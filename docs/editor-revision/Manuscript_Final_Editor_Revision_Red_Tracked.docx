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2EA2" w14:textId="77777777" w:rsidR="006869B2" w:rsidRPr="009B51FE" w:rsidRDefault="001249D1" w:rsidP="007143EF">
      <w:pPr>
        <w:pStyle w:val="Author"/>
        <w:rPr>
          <w:rFonts w:eastAsia="MS Mincho"/>
          <w:b/>
          <w:i/>
          <w:iCs/>
          <w:sz w:val="28"/>
          <w:szCs w:val="28"/>
        </w:rPr>
      </w:pPr>
      <w:r w:rsidRPr="009B51FE">
        <w:rPr>
          <w:rFonts w:eastAsia="MS Mincho"/>
          <w:b/>
          <w:i/>
          <w:iCs/>
          <w:sz w:val="28"/>
          <w:szCs w:val="28"/>
        </w:rPr>
        <mc:AlternateContent>
          <mc:Choice Requires="wps">
            <w:drawing>
              <wp:anchor distT="45720" distB="45720" distL="114300" distR="114300" simplePos="0" relativeHeight="251683840" behindDoc="0" locked="0" layoutInCell="1" allowOverlap="1" wp14:anchorId="3E7011DE" wp14:editId="1B3E007E">
                <wp:simplePos x="0" y="0"/>
                <wp:positionH relativeFrom="column">
                  <wp:posOffset>-214952</wp:posOffset>
                </wp:positionH>
                <wp:positionV relativeFrom="paragraph">
                  <wp:posOffset>-412845</wp:posOffset>
                </wp:positionV>
                <wp:extent cx="4114800" cy="293427"/>
                <wp:effectExtent l="0" t="0" r="1905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93427"/>
                        </a:xfrm>
                        <a:prstGeom prst="rect">
                          <a:avLst/>
                        </a:prstGeom>
                        <a:solidFill>
                          <a:srgbClr val="FFFFFF"/>
                        </a:solidFill>
                        <a:ln w="9525">
                          <a:solidFill>
                            <a:srgbClr val="000000"/>
                          </a:solidFill>
                          <a:miter lim="800000"/>
                          <a:headEnd/>
                          <a:tailEnd/>
                        </a:ln>
                      </wps:spPr>
                      <wps:txbx>
                        <w:txbxContent>
                          <w:p w14:paraId="73EEE28B" w14:textId="77777777" w:rsidR="001249D1" w:rsidRPr="001249D1" w:rsidRDefault="001249D1" w:rsidP="001249D1">
                            <w:pPr>
                              <w:rPr>
                                <w:color w:val="EE0000"/>
                              </w:rPr>
                            </w:pPr>
                            <w:r w:rsidRPr="001249D1">
                              <w:rPr>
                                <w:color w:val="EE0000"/>
                              </w:rPr>
                              <w:t>No funding was received for conducting this study</w:t>
                            </w:r>
                            <w:r>
                              <w:rPr>
                                <w:color w:val="EE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7011DE" id="_x0000_t202" coordsize="21600,21600" o:spt="202" path="m,l,21600r21600,l21600,xe">
                <v:stroke joinstyle="miter"/>
                <v:path gradientshapeok="t" o:connecttype="rect"/>
              </v:shapetype>
              <v:shape id="Text Box 2" o:spid="_x0000_s1026" type="#_x0000_t202" style="position:absolute;left:0;text-align:left;margin-left:-16.95pt;margin-top:-32.5pt;width:324pt;height:23.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">
                <v:textbox>
                  <w:txbxContent>
                    <w:p w14:paraId="73EEE28B" w14:textId="77777777" w:rsidR="001249D1" w:rsidRPr="001249D1" w:rsidRDefault="001249D1" w:rsidP="001249D1">
                      <w:pPr>
                        <w:rPr>
                          <w:color w:val="EE0000"/>
                        </w:rPr>
                      </w:pPr>
                      <w:r w:rsidRPr="001249D1">
                        <w:rPr>
                          <w:color w:val="EE0000"/>
                        </w:rPr>
                        <w:t>No funding was received for conducting this study</w:t>
                      </w:r>
                      <w:r>
                        <w:rPr>
                          <w:color w:val="EE0000"/>
                        </w:rPr>
                        <w:t>…</w:t>
                      </w:r>
                    </w:p>
                  </w:txbxContent>
                </v:textbox>
              </v:shape>
            </w:pict>
          </mc:Fallback>
        </mc:AlternateContent>
      </w:r>
      <w:r w:rsidR="00B9101B" w:rsidRPr="009B51FE">
        <w:rPr>
          <w:rFonts w:eastAsia="MS Mincho"/>
          <w:b/>
          <w:i/>
          <w:iCs/>
          <w:sz w:val="28"/>
          <w:szCs w:val="28"/>
        </w:rPr>
        <w:t>Extending BlockSim with Energy and Carbon Footprint Modeling for Sustainable Blockchain Evaluation</w:t>
      </w:r>
      <w:r w:rsidR="00563028" w:rsidRPr="009B51FE">
        <w:rPr>
          <w:rFonts w:eastAsia="MS Mincho"/>
          <w:b/>
          <w:i/>
          <w:iCs/>
          <w:sz w:val="28"/>
          <w:szCs w:val="28"/>
        </w:rPr>
        <w:t xml:space="preserve"> </w:t>
      </w:r>
      <w:r w:rsidR="00FB3AB7" w:rsidRPr="009B51FE">
        <w:rPr>
          <w:rFonts w:eastAsia="MS Mincho"/>
          <w:b/>
          <w:i/>
          <w:iCs/>
          <w:sz w:val="28"/>
          <w:szCs w:val="28"/>
        </w:rPr>
        <w:t xml:space="preserve"> </w:t>
      </w:r>
    </w:p>
    <w:p w14:paraId="3D60C648" w14:textId="77777777" w:rsidR="0054188B" w:rsidRPr="009B51FE" w:rsidRDefault="0054188B" w:rsidP="007143EF">
      <w:pPr>
        <w:pStyle w:val="Author"/>
        <w:jc w:val="left"/>
      </w:pPr>
    </w:p>
    <w:p w14:paraId="44A3924C" w14:textId="77777777" w:rsidR="00465B42" w:rsidRPr="009B51FE" w:rsidRDefault="00465B42" w:rsidP="007143EF">
      <w:pPr>
        <w:pStyle w:val="Author"/>
        <w:spacing w:before="120" w:after="120"/>
        <w:contextualSpacing/>
        <w:rPr>
          <w:sz w:val="24"/>
          <w:szCs w:val="24"/>
        </w:rPr>
        <w:sectPr w:rsidR="00465B42" w:rsidRPr="009B51FE" w:rsidSect="00465B42">
          <w:pgSz w:w="11906" w:h="16838" w:code="9"/>
          <w:pgMar w:top="1080" w:right="1080" w:bottom="1080" w:left="1080" w:header="706" w:footer="706" w:gutter="0"/>
          <w:cols w:space="708"/>
          <w:docGrid w:linePitch="360"/>
        </w:sectPr>
      </w:pPr>
    </w:p>
    <w:p w14:paraId="523034CA" w14:textId="77777777" w:rsidR="00DA4148" w:rsidRPr="009B51FE" w:rsidRDefault="006C1C0F" w:rsidP="007143EF">
      <w:pPr>
        <w:pStyle w:val="Author"/>
        <w:spacing w:before="120" w:after="120"/>
        <w:contextualSpacing/>
        <w:rPr>
          <w:sz w:val="24"/>
          <w:szCs w:val="24"/>
        </w:rPr>
      </w:pPr>
      <w:r w:rsidRPr="009B51FE">
        <w:rPr>
          <w:sz w:val="24"/>
          <w:szCs w:val="24"/>
        </w:rPr>
        <w:t>Raed S. Rasheed</w:t>
      </w:r>
      <w:r w:rsidR="000717D6" w:rsidRPr="009B51FE">
        <w:rPr>
          <w:rStyle w:val="FootnoteReference"/>
          <w:sz w:val="24"/>
          <w:szCs w:val="24"/>
        </w:rPr>
        <w:footnoteReference w:id="1"/>
      </w:r>
    </w:p>
    <w:p w14:paraId="1E6618A7" w14:textId="77777777" w:rsidR="006C1C0F" w:rsidRPr="009B51FE" w:rsidRDefault="00A0516F" w:rsidP="007143EF">
      <w:pPr>
        <w:pStyle w:val="Author"/>
        <w:spacing w:before="120" w:after="120"/>
        <w:contextualSpacing/>
        <w:rPr>
          <w:sz w:val="15"/>
          <w:szCs w:val="15"/>
        </w:rPr>
      </w:pPr>
      <w:r w:rsidRPr="009B51FE">
        <w:rPr>
          <w:sz w:val="15"/>
          <w:szCs w:val="15"/>
        </w:rPr>
        <w:t xml:space="preserve">Faculty of Engineering, </w:t>
      </w:r>
      <w:r w:rsidR="006C1C0F" w:rsidRPr="009B51FE">
        <w:rPr>
          <w:sz w:val="15"/>
          <w:szCs w:val="15"/>
        </w:rPr>
        <w:t>Islamic University of Gaza</w:t>
      </w:r>
    </w:p>
    <w:p w14:paraId="4DCC8E64" w14:textId="77777777" w:rsidR="006C1C0F" w:rsidRPr="009B51FE" w:rsidRDefault="006C1C0F" w:rsidP="007143EF">
      <w:pPr>
        <w:pStyle w:val="Author"/>
        <w:spacing w:before="120" w:after="120"/>
        <w:contextualSpacing/>
        <w:rPr>
          <w:sz w:val="15"/>
          <w:szCs w:val="15"/>
        </w:rPr>
      </w:pPr>
      <w:r w:rsidRPr="009B51FE">
        <w:rPr>
          <w:sz w:val="15"/>
          <w:szCs w:val="15"/>
        </w:rPr>
        <w:t>Gaza, P.O. Box 108, Palestine</w:t>
      </w:r>
    </w:p>
    <w:p w14:paraId="3B7F765C" w14:textId="77777777" w:rsidR="00846B95" w:rsidRPr="009B51FE" w:rsidRDefault="006C1C0F" w:rsidP="007143EF">
      <w:pPr>
        <w:pStyle w:val="Author"/>
        <w:spacing w:before="120" w:after="120"/>
        <w:contextualSpacing/>
        <w:rPr>
          <w:sz w:val="15"/>
          <w:szCs w:val="15"/>
        </w:rPr>
      </w:pPr>
      <w:r w:rsidRPr="009B51FE">
        <w:rPr>
          <w:sz w:val="15"/>
          <w:szCs w:val="15"/>
        </w:rPr>
        <w:t>rrasheed</w:t>
      </w:r>
      <w:r w:rsidR="00DA4148" w:rsidRPr="009B51FE">
        <w:rPr>
          <w:sz w:val="15"/>
          <w:szCs w:val="15"/>
        </w:rPr>
        <w:t>@</w:t>
      </w:r>
      <w:r w:rsidRPr="009B51FE">
        <w:rPr>
          <w:sz w:val="15"/>
          <w:szCs w:val="15"/>
        </w:rPr>
        <w:t>iugaza</w:t>
      </w:r>
      <w:r w:rsidR="00DA4148" w:rsidRPr="009B51FE">
        <w:rPr>
          <w:sz w:val="15"/>
          <w:szCs w:val="15"/>
        </w:rPr>
        <w:t>.edu.ps</w:t>
      </w:r>
      <w:r w:rsidR="00A0516F" w:rsidRPr="009B51FE">
        <w:rPr>
          <w:sz w:val="15"/>
          <w:szCs w:val="15"/>
        </w:rPr>
        <w:t xml:space="preserve"> </w:t>
      </w:r>
    </w:p>
    <w:p w14:paraId="23EC6DB5" w14:textId="77777777" w:rsidR="00846B95" w:rsidRPr="009B51FE" w:rsidRDefault="00A0516F" w:rsidP="007143EF">
      <w:pPr>
        <w:pStyle w:val="Author"/>
        <w:spacing w:before="120" w:after="120"/>
        <w:contextualSpacing/>
        <w:rPr>
          <w:sz w:val="24"/>
          <w:szCs w:val="24"/>
          <w:rtl/>
        </w:rPr>
      </w:pPr>
      <w:r w:rsidRPr="009B51FE">
        <w:rPr>
          <w:sz w:val="24"/>
          <w:szCs w:val="24"/>
        </w:rPr>
        <w:t>Aiman A</w:t>
      </w:r>
      <w:r w:rsidR="00482B5B" w:rsidRPr="009B51FE">
        <w:rPr>
          <w:sz w:val="24"/>
          <w:szCs w:val="24"/>
        </w:rPr>
        <w:t>.</w:t>
      </w:r>
      <w:r w:rsidRPr="009B51FE">
        <w:rPr>
          <w:sz w:val="24"/>
          <w:szCs w:val="24"/>
        </w:rPr>
        <w:t xml:space="preserve"> AbuSamra</w:t>
      </w:r>
    </w:p>
    <w:p w14:paraId="40397AC4" w14:textId="77777777" w:rsidR="00A0516F" w:rsidRPr="009B51FE" w:rsidRDefault="00A0516F" w:rsidP="007143EF">
      <w:pPr>
        <w:pStyle w:val="Author"/>
        <w:spacing w:before="120" w:after="120"/>
        <w:contextualSpacing/>
        <w:rPr>
          <w:sz w:val="15"/>
          <w:szCs w:val="15"/>
        </w:rPr>
      </w:pPr>
      <w:r w:rsidRPr="009B51FE">
        <w:rPr>
          <w:sz w:val="15"/>
          <w:szCs w:val="15"/>
        </w:rPr>
        <w:t>Faculty of Engineering, Islamic University of Gaza</w:t>
      </w:r>
    </w:p>
    <w:p w14:paraId="78278C03" w14:textId="77777777" w:rsidR="00A0516F" w:rsidRPr="009B51FE" w:rsidRDefault="00A0516F" w:rsidP="007143EF">
      <w:pPr>
        <w:pStyle w:val="Author"/>
        <w:spacing w:before="120" w:after="120"/>
        <w:contextualSpacing/>
        <w:rPr>
          <w:sz w:val="15"/>
          <w:szCs w:val="15"/>
        </w:rPr>
      </w:pPr>
      <w:r w:rsidRPr="009B51FE">
        <w:rPr>
          <w:sz w:val="15"/>
          <w:szCs w:val="15"/>
        </w:rPr>
        <w:t>Gaza, P.O. Box 108, Palestine</w:t>
      </w:r>
    </w:p>
    <w:p w14:paraId="203354FD" w14:textId="77777777" w:rsidR="00846B95" w:rsidRPr="009B51FE" w:rsidRDefault="00A0516F" w:rsidP="007143EF">
      <w:pPr>
        <w:pStyle w:val="Author"/>
        <w:spacing w:before="120" w:after="120"/>
        <w:contextualSpacing/>
        <w:rPr>
          <w:sz w:val="15"/>
          <w:szCs w:val="15"/>
        </w:rPr>
      </w:pPr>
      <w:r w:rsidRPr="009B51FE">
        <w:rPr>
          <w:sz w:val="15"/>
          <w:szCs w:val="15"/>
        </w:rPr>
        <w:t>aasamra@iugaza.edu.ps</w:t>
      </w:r>
    </w:p>
    <w:p w14:paraId="6C503829" w14:textId="77777777" w:rsidR="00465B42" w:rsidRPr="009B51FE" w:rsidRDefault="00465B42" w:rsidP="007143EF">
      <w:pPr>
        <w:pStyle w:val="Author"/>
        <w:spacing w:before="120" w:after="120"/>
        <w:contextualSpacing/>
        <w:rPr>
          <w:sz w:val="24"/>
          <w:szCs w:val="24"/>
        </w:rPr>
        <w:sectPr w:rsidR="00465B42" w:rsidRPr="009B51FE" w:rsidSect="00465B42">
          <w:type w:val="continuous"/>
          <w:pgSz w:w="11906" w:h="16838" w:code="9"/>
          <w:pgMar w:top="1080" w:right="1080" w:bottom="1080" w:left="1080" w:header="706" w:footer="706" w:gutter="0"/>
          <w:cols w:num="2" w:space="708"/>
          <w:docGrid w:linePitch="360"/>
        </w:sectPr>
      </w:pPr>
    </w:p>
    <w:p w14:paraId="5C877D52" w14:textId="77777777" w:rsidR="00AA161D" w:rsidRPr="009B51FE" w:rsidRDefault="00AA161D" w:rsidP="007143EF">
      <w:pPr>
        <w:pStyle w:val="Author"/>
        <w:spacing w:before="120" w:after="120"/>
        <w:contextualSpacing/>
        <w:rPr>
          <w:sz w:val="24"/>
          <w:szCs w:val="24"/>
        </w:rPr>
      </w:pPr>
    </w:p>
    <w:p w14:paraId="54DF9984" w14:textId="77777777" w:rsidR="00465B42" w:rsidRPr="009B51FE" w:rsidRDefault="00465B42" w:rsidP="007143EF">
      <w:pPr>
        <w:pStyle w:val="Abstract"/>
        <w:spacing w:after="0"/>
        <w:rPr>
          <w:i/>
          <w:iCs/>
        </w:rPr>
        <w:sectPr w:rsidR="00465B42" w:rsidRPr="009B51FE" w:rsidSect="00465B42">
          <w:type w:val="continuous"/>
          <w:pgSz w:w="11906" w:h="16838" w:code="9"/>
          <w:pgMar w:top="1080" w:right="1080" w:bottom="1080" w:left="1080" w:header="706" w:footer="706" w:gutter="0"/>
          <w:cols w:space="708"/>
          <w:docGrid w:linePitch="360"/>
        </w:sectPr>
      </w:pPr>
    </w:p>
    <w:p w14:paraId="2C9AF97B" w14:textId="10BC2E7C" w:rsidR="009C331D" w:rsidRPr="009B51FE" w:rsidRDefault="002530CD" w:rsidP="007C41A4">
      <w:pPr>
        <w:pStyle w:val="Abstract"/>
        <w:spacing w:after="0"/>
      </w:pPr>
      <w:r w:rsidRPr="009B51FE">
        <w:rPr>
          <w:i/>
          <w:iCs/>
        </w:rPr>
        <w:t>Abstract</w:t>
      </w:r>
      <w:r w:rsidR="00570CFC" w:rsidRPr="009B51FE">
        <w:t xml:space="preserve"> </w:t>
      </w:r>
      <w:r w:rsidR="00143790" w:rsidRPr="009B51FE">
        <w:t>–</w:t>
      </w:r>
      <w:r w:rsidR="009B657F" w:rsidRPr="009B51FE">
        <w:t xml:space="preserve">This paper extends </w:t>
      </w:r>
      <w:proofErr w:type="spellStart"/>
      <w:r w:rsidR="009B657F" w:rsidRPr="009B51FE">
        <w:t>BlockSim</w:t>
      </w:r>
      <w:proofErr w:type="spellEnd"/>
      <w:r w:rsidR="009B657F" w:rsidRPr="009B51FE">
        <w:t xml:space="preserve"> by introducing energy-consumption and carbon-footprint metrics that are tightly integrated with its event-driven execution model, enabling sustainability-aware evaluation alongside conventional performance metrics. The proposed extension instruments core simulation events to estimate computational and communication energy at both node and network levels, then converts electricity demand to CO₂ emissions using an emission-factor formulation that can be configured to represent different grid carbon intensities. Using the extended simulator, controlled experiments are conducted on </w:t>
      </w:r>
      <w:r w:rsidR="00D45672" w:rsidRPr="009B51FE">
        <w:t xml:space="preserve">representative PoW and </w:t>
      </w:r>
      <w:proofErr w:type="spellStart"/>
      <w:r w:rsidR="00D45672" w:rsidRPr="009B51FE">
        <w:t>PoS</w:t>
      </w:r>
      <w:proofErr w:type="spellEnd"/>
      <w:r w:rsidR="00D45672" w:rsidRPr="009B51FE">
        <w:t xml:space="preserve"> consensus scenarios </w:t>
      </w:r>
      <w:r w:rsidR="009B657F" w:rsidRPr="009B51FE">
        <w:t>under varying miner populations and workloads. The framework reports aggregate energy and CO₂, as well as normalized indicators per block and per transaction, supporting reproducible “what-if” analysis without external post-processing and enabling direct comparison of protocol configurations as networks scale.</w:t>
      </w:r>
      <w:r w:rsidR="007C41A4" w:rsidRPr="009B51FE">
        <w:t xml:space="preserve"> T</w:t>
      </w:r>
      <w:r w:rsidRPr="009B51FE">
        <w:t>he framework additionally distinguishes economically driven Proof-of-Work (PoW) energy consumption, in which the expected mining reward and cryptocurrency price are explicit inputs, from validator-count-driven Proof-of-Stake (PoS) energy consumption; it varies the carbon emission factor across grid scenarios; and it is positioned as a scenario-based evaluation tool for preliminary what-if analysis rather than a precise real-world energy estimator.</w:t>
      </w:r>
    </w:p>
    <w:p w14:paraId="5061A59F" w14:textId="77777777" w:rsidR="00F3380A" w:rsidRPr="009B51FE" w:rsidRDefault="00F3380A" w:rsidP="00F3380A">
      <w:pPr>
        <w:pStyle w:val="Abstract"/>
        <w:spacing w:after="0"/>
      </w:pPr>
    </w:p>
    <w:p w14:paraId="4D1B989B" w14:textId="1641E34C" w:rsidR="007D1DD9" w:rsidRPr="009B51FE" w:rsidRDefault="00352B43" w:rsidP="007143EF">
      <w:pPr>
        <w:pStyle w:val="keywords"/>
        <w:spacing w:after="0" w:line="264" w:lineRule="auto"/>
      </w:pPr>
      <w:r w:rsidRPr="009B51FE">
        <w:t>Keywords</w:t>
      </w:r>
      <w:r w:rsidR="00D52953" w:rsidRPr="009B51FE">
        <w:t xml:space="preserve">: </w:t>
      </w:r>
      <w:r w:rsidR="00D372F0" w:rsidRPr="009B51FE">
        <w:t>Blockchain</w:t>
      </w:r>
      <w:r w:rsidR="009B657F" w:rsidRPr="009B51FE">
        <w:t xml:space="preserve"> Simulation</w:t>
      </w:r>
      <w:r w:rsidR="00281DFB" w:rsidRPr="009B51FE">
        <w:t>,</w:t>
      </w:r>
      <w:r w:rsidR="00FB6187" w:rsidRPr="009B51FE">
        <w:t xml:space="preserve"> BlockSim,</w:t>
      </w:r>
      <w:r w:rsidR="00281DFB" w:rsidRPr="009B51FE">
        <w:t xml:space="preserve"> </w:t>
      </w:r>
      <w:r w:rsidR="00D372F0" w:rsidRPr="009B51FE">
        <w:t>Consensus Algorithms</w:t>
      </w:r>
      <w:r w:rsidR="00281DFB" w:rsidRPr="009B51FE">
        <w:t xml:space="preserve">, </w:t>
      </w:r>
      <w:r w:rsidR="00D372F0" w:rsidRPr="009B51FE">
        <w:t>Energy Consumption</w:t>
      </w:r>
      <w:r w:rsidR="00281DFB" w:rsidRPr="009B51FE">
        <w:t xml:space="preserve">, </w:t>
      </w:r>
      <w:r w:rsidR="00D372F0" w:rsidRPr="009B51FE">
        <w:t>PoW</w:t>
      </w:r>
      <w:r w:rsidR="00281DFB" w:rsidRPr="009B51FE">
        <w:t/>
      </w:r>
      <w:del w:id="1098" w:author="Editor Revision" w:date="2026-07-22T00:00:00Z">
        <w:r>
          <w:delText>.</w:delText>
        </w:r>
      </w:del>
      <w:ins w:id="1099" w:author="Editor Revision" w:date="2026-07-22T00:00:00Z">
        <w:r>
          <w:rPr>
            <w:color w:val="FF0000"/>
          </w:rPr>
          <w:t xml:space="preserve">,</w:t>
        </w:r>
      </w:ins>
      <w:r w:rsidRPr="009B51FE">
        <w:rPr>
          <w:sz w:val="20"/>
        </w:rPr>
        <w:t xml:space="preserve"> </w:t>
      </w:r>
      <w:r w:rsidR="007C41A4" w:rsidRPr="009B51FE">
        <w:rPr>
          <w:sz w:val="20"/>
        </w:rPr>
        <w:t/>
      </w:r>
      <w:del w:id="1100" w:author="Editor Revision" w:date="2026-07-22T00:00:00Z">
        <w:r>
          <w:delText>PoW</w:delText>
        </w:r>
      </w:del>
      <w:ins w:id="1101" w:author="Editor Revision" w:date="2026-07-22T00:00:00Z">
        <w:r>
          <w:rPr>
            <w:color w:val="FF0000"/>
          </w:rPr>
          <w:t xml:space="preserve">PoS</w:t>
        </w:r>
      </w:ins>
      <w:r w:rsidRPr="009B51FE">
        <w:rPr>
          <w:sz w:val="20"/>
        </w:rPr>
        <w:t>, Carbon Footprint, Energy Modeling, Sustainability.</w:t>
      </w:r>
    </w:p>
    <w:p w14:paraId="36BA55F7" w14:textId="77777777" w:rsidR="007D1DD9" w:rsidRPr="009B51FE" w:rsidRDefault="0004459D" w:rsidP="007143EF">
      <w:pPr>
        <w:pStyle w:val="Heading1"/>
        <w:numPr>
          <w:ilvl w:val="0"/>
          <w:numId w:val="1"/>
        </w:numPr>
        <w:ind w:left="360"/>
      </w:pPr>
      <w:r w:rsidRPr="009B51FE">
        <w:t>Introduction</w:t>
      </w:r>
    </w:p>
    <w:p w14:paraId="2580AE89" w14:textId="77777777" w:rsidR="003920AE" w:rsidRPr="009B51FE" w:rsidRDefault="003920AE" w:rsidP="003920AE">
      <w:pPr>
        <w:pStyle w:val="RSR"/>
      </w:pPr>
      <w:bookmarkStart w:id="0" w:name="_Hlk89201894"/>
      <w:r w:rsidRPr="009B51FE">
        <w:t>Blockchain technology has become a crucial infrastructure for decentralized applications, facilitating trustless coordination within distributed systems. Following Bitcoin's inception, blockchains have seen widespread adoption in sectors including finance, supply chain management, and digital governance. Nevertheless, the swift expansion of blockchain networks has prompted considerable apprehension regarding their energy consumption and environmental consequences, especially concerning consensus mechanisms reliant on computationally intensive processes like Proof of Work (PoW) [1].</w:t>
      </w:r>
    </w:p>
    <w:p w14:paraId="54B49463" w14:textId="77777777" w:rsidR="003920AE" w:rsidRPr="009B51FE" w:rsidRDefault="003920AE" w:rsidP="003920AE">
      <w:pPr>
        <w:pStyle w:val="RSR"/>
      </w:pPr>
      <w:r w:rsidRPr="009B51FE">
        <w:t xml:space="preserve">Numerous studies have shown that large-scale blockchain systems can consume energy levels comparable to those of entire nations, leading to significant carbon dioxide (CO₂) emissions [2], [3]. These environmental issues have spurred the development of more energy-efficient consensus protocols and the </w:t>
      </w:r>
      <w:r w:rsidRPr="009B51FE">
        <w:t>necessity for robust evaluation tools capable of assessing sustainability alongside conventional performance and security metrics.</w:t>
      </w:r>
    </w:p>
    <w:p w14:paraId="4F1DF90F" w14:textId="27F6BCD1" w:rsidR="003920AE" w:rsidRPr="009B51FE" w:rsidRDefault="003920AE" w:rsidP="00C614A6">
      <w:pPr>
        <w:pStyle w:val="RSR"/>
      </w:pPr>
      <w:r w:rsidRPr="009B51FE">
        <w:t xml:space="preserve"> In this context, analysis using simulations is crucial. It allows for controlled experiments, avoiding the costs and risks associated with using real blockchain networks.</w:t>
      </w:r>
    </w:p>
    <w:p w14:paraId="4BE898ED" w14:textId="77777777" w:rsidR="003920AE" w:rsidRPr="009B51FE" w:rsidRDefault="003920AE" w:rsidP="003920AE">
      <w:pPr>
        <w:pStyle w:val="RSR"/>
      </w:pPr>
      <w:proofErr w:type="spellStart"/>
      <w:r w:rsidRPr="009B51FE">
        <w:t>BlockSim</w:t>
      </w:r>
      <w:proofErr w:type="spellEnd"/>
      <w:r w:rsidRPr="009B51FE">
        <w:t xml:space="preserve">, developed by </w:t>
      </w:r>
      <w:proofErr w:type="spellStart"/>
      <w:r w:rsidRPr="009B51FE">
        <w:t>Alharby</w:t>
      </w:r>
      <w:proofErr w:type="spellEnd"/>
      <w:r w:rsidRPr="009B51FE">
        <w:t xml:space="preserve"> and van </w:t>
      </w:r>
      <w:proofErr w:type="spellStart"/>
      <w:r w:rsidRPr="009B51FE">
        <w:t>Moorsel</w:t>
      </w:r>
      <w:proofErr w:type="spellEnd"/>
      <w:r w:rsidRPr="009B51FE">
        <w:t xml:space="preserve">, is a prominent example of a blockchain simulator, distinguished by its adaptability and layered design. This architectural framework facilitates the examination of design compromises spanning network, consensus, and incentive layers via discrete-event simulation [4]. </w:t>
      </w:r>
      <w:proofErr w:type="spellStart"/>
      <w:r w:rsidRPr="009B51FE">
        <w:t>BlockSim</w:t>
      </w:r>
      <w:proofErr w:type="spellEnd"/>
      <w:r w:rsidRPr="009B51FE">
        <w:t xml:space="preserve"> offers functionality for assessing a range of system-level metrics, such as latency, throughput, and fork rates, and has been extensively employed to analyze blockchain performance across different configurations. Nevertheless, like numerous blockchain simulators, </w:t>
      </w:r>
      <w:proofErr w:type="spellStart"/>
      <w:r w:rsidRPr="009B51FE">
        <w:t>BlockSim</w:t>
      </w:r>
      <w:proofErr w:type="spellEnd"/>
      <w:r w:rsidRPr="009B51FE">
        <w:t xml:space="preserve"> does not inherently model energy consumption or carbon emissions, which limits its applicability in research centered on sustainability.</w:t>
      </w:r>
    </w:p>
    <w:p w14:paraId="353FAC31" w14:textId="77777777" w:rsidR="003920AE" w:rsidRPr="009B51FE" w:rsidRDefault="003920AE" w:rsidP="003920AE">
      <w:pPr>
        <w:pStyle w:val="RSR"/>
      </w:pPr>
      <w:r w:rsidRPr="009B51FE">
        <w:t>Concurrently, energy modeling has been effectively incorporated into versatile network simulators like ns-3, thereby illustrating the capacity of discrete-event simulation to accurately represent power and energy behaviors within distributed systems [5]. This observation implies that analogous modeling methodologies could be applied to blockchain simulators.</w:t>
      </w:r>
    </w:p>
    <w:p w14:paraId="66BDA373" w14:textId="77777777" w:rsidR="00F759FD" w:rsidRPr="009B51FE" w:rsidRDefault="003920AE" w:rsidP="003920AE">
      <w:pPr>
        <w:pStyle w:val="RSR"/>
      </w:pPr>
      <w:r w:rsidRPr="009B51FE">
        <w:t xml:space="preserve">This study expands upon </w:t>
      </w:r>
      <w:proofErr w:type="spellStart"/>
      <w:r w:rsidRPr="009B51FE">
        <w:t>BlockSim</w:t>
      </w:r>
      <w:proofErr w:type="spellEnd"/>
      <w:r w:rsidRPr="009B51FE">
        <w:t xml:space="preserve"> by incorporating energy consumption and carbon footprint metrics, which are closely integrated with its event-driven execution model. This enhancement facilitates a quantitative assessment of blockchain protocols, considering both performance and environmental impacts, thus furnishing researchers and protocol designers with a comprehensive framework for the sustainable analysis of blockchain systems.</w:t>
      </w:r>
    </w:p>
    <w:p w14:paraId="14344FD7" w14:textId="06B98649" w:rsidR="009C331D" w:rsidRPr="009B51FE" w:rsidRDefault="00000000" w:rsidP="00C614A6">
      <w:pPr>
        <w:pStyle w:val="RSR"/>
      </w:pPr>
      <w:r w:rsidRPr="009B51FE">
        <w:t>It is important to clarify the energy characteristics of the consensus mechanisms considered. Proof-of-Work (PoW) energy consumption is economically driven: a rational miner invests in electricity up to the fiat value of the expected block reward, so total PoW energy depends primarily on the cryptocurrency price, the block subsidy, transaction fees, the electricity price, mining hardware efficiency, and the difficulty/hashrate equilibrium, rather than on the raw number of miners [16], [4]. Proof-of-</w:t>
      </w:r>
      <w:r w:rsidRPr="009B51FE">
        <w:lastRenderedPageBreak/>
        <w:t xml:space="preserve">Stake (PoS), by contrast, secures the network through stake and its energy is dominated by the number of validators kept online and their hardware power, essentially independent of coin price [19]. </w:t>
      </w:r>
      <w:r w:rsidR="00D45672" w:rsidRPr="009B51FE">
        <w:t xml:space="preserve">Accordingly, this paper treats PoW and </w:t>
      </w:r>
      <w:proofErr w:type="spellStart"/>
      <w:r w:rsidR="00D45672" w:rsidRPr="009B51FE">
        <w:t>PoS</w:t>
      </w:r>
      <w:proofErr w:type="spellEnd"/>
      <w:r w:rsidR="00D45672" w:rsidRPr="009B51FE">
        <w:t xml:space="preserve"> as distinct energy regimes and presents its experiments as generic PoW and </w:t>
      </w:r>
      <w:proofErr w:type="spellStart"/>
      <w:r w:rsidR="00D45672" w:rsidRPr="009B51FE">
        <w:t>PoS</w:t>
      </w:r>
      <w:proofErr w:type="spellEnd"/>
      <w:r w:rsidR="00D45672" w:rsidRPr="009B51FE">
        <w:t xml:space="preserve"> consensus scenarios rather than tying them to any specific cryptocurrency</w:t>
      </w:r>
      <w:r w:rsidRPr="009B51FE">
        <w:t>.</w:t>
      </w:r>
    </w:p>
    <w:p w14:paraId="35E7B583" w14:textId="77777777" w:rsidR="00B9101B" w:rsidRPr="009B51FE" w:rsidRDefault="00B9101B" w:rsidP="00B9101B">
      <w:pPr>
        <w:pStyle w:val="Heading1"/>
        <w:numPr>
          <w:ilvl w:val="0"/>
          <w:numId w:val="1"/>
        </w:numPr>
        <w:ind w:left="360"/>
      </w:pPr>
      <w:r w:rsidRPr="009B51FE">
        <w:t>Background and Related Work</w:t>
      </w:r>
    </w:p>
    <w:p w14:paraId="152B243B" w14:textId="77777777" w:rsidR="00F5504F" w:rsidRPr="009B51FE" w:rsidRDefault="00F5504F" w:rsidP="00F5504F">
      <w:pPr>
        <w:pStyle w:val="RSR"/>
      </w:pPr>
      <w:r w:rsidRPr="009B51FE">
        <w:t>Blockchain systems are often evaluated using analytical models, empirical measurements, or simulation-based approaches. Simulation, in particular, has gained prominence due to its capacity to effectively model complex interactions among networking, consensus, and incentive mechanisms within controlled and reproducible settings. Consequently, as blockchain protocols evolve, simulators have become essential tools for examining scalability, security, and performance trade-offs, thus eliminating the necessity for costly real-world infrastructure implementations.</w:t>
      </w:r>
    </w:p>
    <w:p w14:paraId="3319A368" w14:textId="77777777" w:rsidR="00F5504F" w:rsidRPr="009B51FE" w:rsidRDefault="00F5504F" w:rsidP="00F5504F">
      <w:pPr>
        <w:pStyle w:val="RSR"/>
      </w:pPr>
      <w:r w:rsidRPr="009B51FE">
        <w:t xml:space="preserve">Numerous blockchain simulators have been created in existing research. For example, </w:t>
      </w:r>
      <w:proofErr w:type="spellStart"/>
      <w:r w:rsidRPr="009B51FE">
        <w:t>SimBlock</w:t>
      </w:r>
      <w:proofErr w:type="spellEnd"/>
      <w:r w:rsidRPr="009B51FE">
        <w:t xml:space="preserve"> focuses on how blocks spread and how forks behave in large peer-to-peer networks. This makes it useful for studying network delays and their impact on the security of consensus mechanisms [6].</w:t>
      </w:r>
    </w:p>
    <w:p w14:paraId="799E9A8E" w14:textId="77777777" w:rsidR="00F5504F" w:rsidRPr="009B51FE" w:rsidRDefault="00F5504F" w:rsidP="00F5504F">
      <w:pPr>
        <w:pStyle w:val="RSR"/>
      </w:pPr>
      <w:r w:rsidRPr="009B51FE">
        <w:t>JABS builds upon this research by incorporating support for diverse consensus mechanisms and accommodating extensive network scales, thereby prioritizing both performance and fault tolerance [7]. In contrast, other simulators, including those developed on the ns-3 platform, offer high-precision network modeling; however, they necessitate considerable resources to integrate blockchain logic and consensus processes [8].</w:t>
      </w:r>
    </w:p>
    <w:p w14:paraId="549C2841" w14:textId="77777777" w:rsidR="00F5504F" w:rsidRPr="009B51FE" w:rsidRDefault="00F5504F" w:rsidP="00F5504F">
      <w:pPr>
        <w:pStyle w:val="RSR"/>
      </w:pPr>
      <w:proofErr w:type="spellStart"/>
      <w:r w:rsidRPr="009B51FE">
        <w:t>BlockSim</w:t>
      </w:r>
      <w:proofErr w:type="spellEnd"/>
      <w:r w:rsidRPr="009B51FE">
        <w:t xml:space="preserve">, as described by </w:t>
      </w:r>
      <w:proofErr w:type="spellStart"/>
      <w:r w:rsidRPr="009B51FE">
        <w:t>Alharby</w:t>
      </w:r>
      <w:proofErr w:type="spellEnd"/>
      <w:r w:rsidRPr="009B51FE">
        <w:t xml:space="preserve"> and van </w:t>
      </w:r>
      <w:proofErr w:type="spellStart"/>
      <w:r w:rsidRPr="009B51FE">
        <w:t>Moorsel</w:t>
      </w:r>
      <w:proofErr w:type="spellEnd"/>
      <w:r w:rsidRPr="009B51FE">
        <w:t xml:space="preserve">, utilizes a layered discrete-event simulation model, which differentiates among network, consensus, and incentive components [4]. This architectural framework allows for adaptable examination of protocol design alternatives, and it has been employed in various studies to evaluate throughput, latency, and fork rates. Moreover, </w:t>
      </w:r>
      <w:proofErr w:type="spellStart"/>
      <w:r w:rsidRPr="009B51FE">
        <w:t>BlockSim's</w:t>
      </w:r>
      <w:proofErr w:type="spellEnd"/>
      <w:r w:rsidRPr="009B51FE">
        <w:t xml:space="preserve"> modular structure makes it particularly well-suited for extensions and experimentation, thereby positioning it as a valuable foundation for future enhancements.</w:t>
      </w:r>
    </w:p>
    <w:p w14:paraId="05C12A65" w14:textId="3650B374" w:rsidR="00F5504F" w:rsidRPr="009B51FE" w:rsidRDefault="00F5504F" w:rsidP="00F5504F">
      <w:pPr>
        <w:pStyle w:val="RSR"/>
      </w:pPr>
      <w:r w:rsidRPr="009B51FE">
        <w:t>Despite these advancements, blockchain simulation frameworks still largely overlook energy consumption and environmental effects. Although many studies have quantified the energy use and carbon footprint of blockchain networks</w:t>
      </w:r>
      <w:r w:rsidR="00D45672" w:rsidRPr="009B51FE">
        <w:t xml:space="preserve">, particularly permissionless PoW networks [2], [3], </w:t>
      </w:r>
      <w:r w:rsidRPr="009B51FE">
        <w:t>using real-world data and statistical models, these analyses are often retrospective and lack the flexibility needed for "what-if" experiments.</w:t>
      </w:r>
    </w:p>
    <w:p w14:paraId="5E8423EE" w14:textId="77777777" w:rsidR="00F5504F" w:rsidRPr="009B51FE" w:rsidRDefault="00F5504F" w:rsidP="00F5504F">
      <w:pPr>
        <w:pStyle w:val="RSR"/>
      </w:pPr>
      <w:r w:rsidRPr="009B51FE">
        <w:t xml:space="preserve"> General-purpose simulators, like ns-3, include energy frameworks that can model power consumption in networked systems [9]; however, most blockchain-specific simulators don't have these features built-in.</w:t>
      </w:r>
    </w:p>
    <w:p w14:paraId="0E6346FE" w14:textId="77777777" w:rsidR="000D0362" w:rsidRPr="009B51FE" w:rsidRDefault="00F5504F" w:rsidP="00F5504F">
      <w:pPr>
        <w:pStyle w:val="RSR"/>
      </w:pPr>
      <w:r w:rsidRPr="009B51FE">
        <w:t xml:space="preserve">Recent investigations have underscored the necessity for evaluation instruments that incorporate sustainability </w:t>
      </w:r>
      <w:r w:rsidRPr="009B51FE">
        <w:t xml:space="preserve">considerations, thereby integrating performance, security, and environmental metrics within a unified framework [3]. Nevertheless, existing methodologies frequently depend on external post-processing or imprecise approximations, rather than employing tightly integrated simulation models. This deficiency underscores the imperative to augment blockchain simulators, including </w:t>
      </w:r>
      <w:proofErr w:type="spellStart"/>
      <w:r w:rsidRPr="009B51FE">
        <w:t>BlockSim</w:t>
      </w:r>
      <w:proofErr w:type="spellEnd"/>
      <w:r w:rsidRPr="009B51FE">
        <w:t>, with explicit modeling of energy consumption and carbon emissions, thus facilitating systematic and comparative sustainability assessments throughout the protocol design process</w:t>
      </w:r>
      <w:r w:rsidR="00B9101B" w:rsidRPr="009B51FE">
        <w:t>.</w:t>
      </w:r>
    </w:p>
    <w:p w14:paraId="11A73679" w14:textId="77777777" w:rsidR="009C331D" w:rsidRPr="009B51FE" w:rsidRDefault="00000000">
      <w:pPr>
        <w:pStyle w:val="Heading2"/>
      </w:pPr>
      <w:r w:rsidRPr="009B51FE">
        <w:rPr>
          <w:i w:val="0"/>
        </w:rPr>
        <w:t>Energy, Permissionlessness, and Sybil Resistance</w:t>
      </w:r>
    </w:p>
    <w:p w14:paraId="56E17C46" w14:textId="2AB6315B" w:rsidR="009C331D" w:rsidRPr="009B51FE" w:rsidRDefault="00D45672" w:rsidP="00C614A6">
      <w:pPr>
        <w:pStyle w:val="RSR"/>
      </w:pPr>
      <w:r w:rsidRPr="009B51FE">
        <w:t xml:space="preserve">The energy gap between PoW and </w:t>
      </w:r>
      <w:proofErr w:type="spellStart"/>
      <w:r w:rsidRPr="009B51FE">
        <w:t>PoS</w:t>
      </w:r>
      <w:proofErr w:type="spellEnd"/>
      <w:r w:rsidRPr="009B51FE">
        <w:t xml:space="preserve"> is tied to how each mechanism resists Sybil attacks in a permissionless setting. PoW achieves Sybil resistance by binding influence to an external, costly resource (computation and therefore electricity), so PoW is not “free”: its </w:t>
      </w:r>
      <w:proofErr w:type="spellStart"/>
      <w:r w:rsidRPr="009B51FE">
        <w:t>permissionlessness</w:t>
      </w:r>
      <w:proofErr w:type="spellEnd"/>
      <w:r w:rsidRPr="009B51FE">
        <w:t xml:space="preserve"> is purchased through continuous resource expenditure, which is precisely why its energy use is large and coupled to coin price [16], [4]. </w:t>
      </w:r>
      <w:proofErr w:type="spellStart"/>
      <w:r w:rsidRPr="009B51FE">
        <w:t>PoS</w:t>
      </w:r>
      <w:proofErr w:type="spellEnd"/>
      <w:r w:rsidRPr="009B51FE">
        <w:t xml:space="preserve"> instead binds influence to internal economic stake and validator participation, removing most computational waste but introducing different trust and economic assumptions [19]. Platt, Platt and McBurney </w:t>
      </w:r>
      <w:proofErr w:type="spellStart"/>
      <w:r w:rsidRPr="009B51FE">
        <w:t>formalise</w:t>
      </w:r>
      <w:proofErr w:type="spellEnd"/>
      <w:r w:rsidRPr="009B51FE">
        <w:t xml:space="preserve"> these tensions as a Sybil-attack vulnerability trilemma among </w:t>
      </w:r>
      <w:proofErr w:type="spellStart"/>
      <w:r w:rsidRPr="009B51FE">
        <w:t>permissionlessness</w:t>
      </w:r>
      <w:proofErr w:type="spellEnd"/>
      <w:r w:rsidRPr="009B51FE">
        <w:t xml:space="preserve">, Sybil resistance, and freeness [20], and De Vries shows how Ethereum’s transition from PoW to </w:t>
      </w:r>
      <w:proofErr w:type="spellStart"/>
      <w:r w:rsidRPr="009B51FE">
        <w:t>PoS</w:t>
      </w:r>
      <w:proofErr w:type="spellEnd"/>
      <w:r w:rsidRPr="009B51FE">
        <w:t xml:space="preserve"> after The Merge illustrates why current </w:t>
      </w:r>
      <w:proofErr w:type="spellStart"/>
      <w:r w:rsidRPr="009B51FE">
        <w:t>PoS</w:t>
      </w:r>
      <w:proofErr w:type="spellEnd"/>
      <w:r w:rsidRPr="009B51FE">
        <w:t xml:space="preserve"> systems should not be modelled as historical PoW systems [21]. These distinctions motivate treating PoW and </w:t>
      </w:r>
      <w:proofErr w:type="spellStart"/>
      <w:r w:rsidRPr="009B51FE">
        <w:t>PoS</w:t>
      </w:r>
      <w:proofErr w:type="spellEnd"/>
      <w:r w:rsidRPr="009B51FE">
        <w:t xml:space="preserve"> as two separate energy models in the remainder of the paper.</w:t>
      </w:r>
    </w:p>
    <w:p w14:paraId="23696BBD" w14:textId="77777777" w:rsidR="00B9101B" w:rsidRPr="009B51FE" w:rsidRDefault="00B9101B" w:rsidP="00B9101B">
      <w:pPr>
        <w:pStyle w:val="Heading1"/>
        <w:numPr>
          <w:ilvl w:val="0"/>
          <w:numId w:val="1"/>
        </w:numPr>
        <w:ind w:left="360"/>
      </w:pPr>
      <w:r w:rsidRPr="009B51FE">
        <w:t>Overview of BlockSim (Alharby &amp; van Moorsel)</w:t>
      </w:r>
    </w:p>
    <w:p w14:paraId="1E56F120" w14:textId="77777777" w:rsidR="00C80214" w:rsidRPr="009B51FE" w:rsidRDefault="00C80214" w:rsidP="00C80214">
      <w:pPr>
        <w:pStyle w:val="RSR"/>
      </w:pPr>
      <w:proofErr w:type="spellStart"/>
      <w:r w:rsidRPr="009B51FE">
        <w:t>BlockSim</w:t>
      </w:r>
      <w:proofErr w:type="spellEnd"/>
      <w:r w:rsidRPr="009B51FE">
        <w:t xml:space="preserve"> is a discrete-event simulation framework that facilitates the systematic assessment of blockchain systems by abstractly modeling their fundamental architectural layers, while also allowing for extensibility. Developed by </w:t>
      </w:r>
      <w:proofErr w:type="spellStart"/>
      <w:r w:rsidRPr="009B51FE">
        <w:t>Alharby</w:t>
      </w:r>
      <w:proofErr w:type="spellEnd"/>
      <w:r w:rsidRPr="009B51FE">
        <w:t xml:space="preserve"> and van </w:t>
      </w:r>
      <w:proofErr w:type="spellStart"/>
      <w:r w:rsidRPr="009B51FE">
        <w:t>Moorsel</w:t>
      </w:r>
      <w:proofErr w:type="spellEnd"/>
      <w:r w:rsidRPr="009B51FE">
        <w:t xml:space="preserve">, </w:t>
      </w:r>
      <w:proofErr w:type="spellStart"/>
      <w:r w:rsidRPr="009B51FE">
        <w:t>BlockSim</w:t>
      </w:r>
      <w:proofErr w:type="spellEnd"/>
      <w:r w:rsidRPr="009B51FE">
        <w:t xml:space="preserve"> was conceived to overcome the constraints inherent in analytical and empirical evaluation techniques when examining intricate blockchain design trade-offs across diverse configurations [4].</w:t>
      </w:r>
    </w:p>
    <w:p w14:paraId="086D2CB3" w14:textId="77777777" w:rsidR="00C80214" w:rsidRPr="009B51FE" w:rsidRDefault="00C80214" w:rsidP="00C80214">
      <w:pPr>
        <w:pStyle w:val="RSR"/>
      </w:pPr>
      <w:r w:rsidRPr="009B51FE">
        <w:t>The simulator's architecture is structured in layers, dividing the blockchain system into three main components: the network layer, the consensus layer, and the incentive layer. The network layer simulates message propagation delays and peer connectivity, which allows for the analysis of latency and communication overhead.</w:t>
      </w:r>
    </w:p>
    <w:p w14:paraId="5F587ADC" w14:textId="77777777" w:rsidR="00C80214" w:rsidRPr="009B51FE" w:rsidRDefault="00C80214" w:rsidP="00C80214">
      <w:pPr>
        <w:pStyle w:val="RSR"/>
      </w:pPr>
      <w:r w:rsidRPr="009B51FE">
        <w:t xml:space="preserve"> The consensus layer, which includes the processes of block creation, validation, and fork resolution, allows researchers to study how protocol parameters, such as block intervals and the distribution of mining power, affect the system.</w:t>
      </w:r>
    </w:p>
    <w:p w14:paraId="606E2DBA" w14:textId="77777777" w:rsidR="00C80214" w:rsidRPr="009B51FE" w:rsidRDefault="00C80214" w:rsidP="00C80214">
      <w:pPr>
        <w:pStyle w:val="RSR"/>
      </w:pPr>
      <w:r w:rsidRPr="009B51FE">
        <w:t xml:space="preserve"> The incentive layer models economic aspects, including rewards and penalties, providing insight into miner behavior and system stability [4].</w:t>
      </w:r>
    </w:p>
    <w:p w14:paraId="7DDD104F" w14:textId="77777777" w:rsidR="00C80214" w:rsidRPr="009B51FE" w:rsidRDefault="00C80214" w:rsidP="00C80214">
      <w:pPr>
        <w:pStyle w:val="RSR"/>
      </w:pPr>
      <w:proofErr w:type="spellStart"/>
      <w:r w:rsidRPr="009B51FE">
        <w:t>BlockSim</w:t>
      </w:r>
      <w:proofErr w:type="spellEnd"/>
      <w:r w:rsidRPr="009B51FE">
        <w:t xml:space="preserve">, constructed using Python, operates within a discrete-event framework, wherein system dynamics </w:t>
      </w:r>
      <w:r w:rsidRPr="009B51FE">
        <w:lastRenderedPageBreak/>
        <w:t xml:space="preserve">unfold through pre-scheduled events encompassing block creation, message dissemination, and chain modifications. This methodology facilitates repeatable experimentation and precise manipulation of simulation variables, while simultaneously providing the necessary abstraction to accommodate extensive scenario analysis. Prior research has demonstrated </w:t>
      </w:r>
      <w:proofErr w:type="spellStart"/>
      <w:r w:rsidRPr="009B51FE">
        <w:t>BlockSim's</w:t>
      </w:r>
      <w:proofErr w:type="spellEnd"/>
      <w:r w:rsidRPr="009B51FE">
        <w:t xml:space="preserve"> efficacy in assessing throughput, block propagation latency, and stale block frequencies across diverse blockchain architectures [4], [10].</w:t>
      </w:r>
    </w:p>
    <w:p w14:paraId="24C79B71" w14:textId="77777777" w:rsidR="00C80214" w:rsidRPr="009B51FE" w:rsidRDefault="00C80214" w:rsidP="00C80214">
      <w:pPr>
        <w:pStyle w:val="RSR"/>
      </w:pPr>
      <w:r w:rsidRPr="009B51FE">
        <w:t xml:space="preserve">A significant advantage of </w:t>
      </w:r>
      <w:proofErr w:type="spellStart"/>
      <w:r w:rsidRPr="009B51FE">
        <w:t>BlockSim</w:t>
      </w:r>
      <w:proofErr w:type="spellEnd"/>
      <w:r w:rsidRPr="009B51FE">
        <w:t xml:space="preserve"> is its inherent modularity and capacity for extension. The framework is deliberately structured to empower researchers to modify or augment internal models, encompassing node functionality, transaction processing, and consensus mechanisms, without necessitating a complete overhaul of the simulator.</w:t>
      </w:r>
    </w:p>
    <w:p w14:paraId="18A2F187" w14:textId="77777777" w:rsidR="000D0362" w:rsidRPr="009B51FE" w:rsidRDefault="00C80214" w:rsidP="00C80214">
      <w:pPr>
        <w:pStyle w:val="RSR"/>
      </w:pPr>
      <w:r w:rsidRPr="009B51FE">
        <w:t xml:space="preserve"> </w:t>
      </w:r>
      <w:proofErr w:type="spellStart"/>
      <w:r w:rsidRPr="009B51FE">
        <w:t>BlockSim's</w:t>
      </w:r>
      <w:proofErr w:type="spellEnd"/>
      <w:r w:rsidRPr="009B51FE">
        <w:t xml:space="preserve"> design makes it particularly well-suited for "what-if" analyses and comparative studies of different protocol designs [10]. While it is versatile, </w:t>
      </w:r>
      <w:proofErr w:type="spellStart"/>
      <w:r w:rsidRPr="009B51FE">
        <w:t>BlockSim</w:t>
      </w:r>
      <w:proofErr w:type="spellEnd"/>
      <w:r w:rsidRPr="009B51FE">
        <w:t xml:space="preserve"> mainly focuses on performance, security, and incentive-related metrics. The original framework doesn't explicitly model environmental factors like energy use and carbon emissions. Given the growing importance of sustainable blockchain design and the proven ability to integrate energy models into discrete-event simulators [9], </w:t>
      </w:r>
      <w:proofErr w:type="spellStart"/>
      <w:r w:rsidRPr="009B51FE">
        <w:t>BlockSim</w:t>
      </w:r>
      <w:proofErr w:type="spellEnd"/>
      <w:r w:rsidRPr="009B51FE">
        <w:t xml:space="preserve"> offers a solid foundation for extensions that include energy and carbon-aware evaluations while preserving its original architectural </w:t>
      </w:r>
      <w:proofErr w:type="gramStart"/>
      <w:r w:rsidRPr="009B51FE">
        <w:t>principles.</w:t>
      </w:r>
      <w:r w:rsidR="00B9101B" w:rsidRPr="009B51FE">
        <w:t>.</w:t>
      </w:r>
      <w:proofErr w:type="gramEnd"/>
    </w:p>
    <w:p w14:paraId="3E1899B7" w14:textId="77777777" w:rsidR="00B9101B" w:rsidRPr="009B51FE" w:rsidRDefault="00B9101B" w:rsidP="00B9101B">
      <w:pPr>
        <w:pStyle w:val="Heading1"/>
        <w:numPr>
          <w:ilvl w:val="0"/>
          <w:numId w:val="1"/>
        </w:numPr>
        <w:ind w:left="360"/>
      </w:pPr>
      <w:r w:rsidRPr="009B51FE">
        <w:t>Energy Consumption Modeling Extension</w:t>
      </w:r>
    </w:p>
    <w:p w14:paraId="50CDDADF" w14:textId="77777777" w:rsidR="00B9101B" w:rsidRPr="009B51FE" w:rsidRDefault="00B9101B" w:rsidP="00B9101B">
      <w:pPr>
        <w:pStyle w:val="RSR"/>
      </w:pPr>
      <w:r w:rsidRPr="009B51FE">
        <w:t xml:space="preserve">Energy consumption in blockchain systems is primarily driven by computational operations associated with consensus execution and communication activities related to block and transaction propagation. To support sustainability-oriented analysis, this work extends </w:t>
      </w:r>
      <w:proofErr w:type="spellStart"/>
      <w:r w:rsidRPr="009B51FE">
        <w:t>BlockSim</w:t>
      </w:r>
      <w:proofErr w:type="spellEnd"/>
      <w:r w:rsidRPr="009B51FE">
        <w:t xml:space="preserve"> by integrating an explicit energy consumption model into its discrete-event simulation framework.</w:t>
      </w:r>
    </w:p>
    <w:p w14:paraId="04526B3E" w14:textId="77777777" w:rsidR="00B9101B" w:rsidRPr="009B51FE" w:rsidRDefault="00B9101B" w:rsidP="00B9101B">
      <w:pPr>
        <w:pStyle w:val="RSR"/>
      </w:pPr>
      <w:r w:rsidRPr="009B51FE">
        <w:t>Following established practices in energy-aware modeling of distributed systems, energy usage is expressed as a function of discrete events and their associated resource costs [</w:t>
      </w:r>
      <w:r w:rsidR="00D6049E" w:rsidRPr="009B51FE">
        <w:t>11</w:t>
      </w:r>
      <w:r w:rsidRPr="009B51FE">
        <w:t>], [</w:t>
      </w:r>
      <w:r w:rsidR="00D6049E" w:rsidRPr="009B51FE">
        <w:t>9</w:t>
      </w:r>
      <w:r w:rsidRPr="009B51FE">
        <w:t xml:space="preserve">]. In the proposed extension, each node </w:t>
      </w:r>
      <m:oMath>
        <m:r>
          <w:rPr>
            <w:rFonts w:ascii="Cambria Math" w:hAnsi="Cambria Math"/>
          </w:rPr>
          <m:t>i</m:t>
        </m:r>
      </m:oMath>
      <w:r w:rsidR="007E4C18" w:rsidRPr="009B51FE">
        <w:t xml:space="preserve"> </w:t>
      </w:r>
      <w:r w:rsidRPr="009B51FE">
        <w:t xml:space="preserve">maintains a cumulative energy counter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9B51FE">
        <w:t>, which is incremented whenever a computation or communication event is executed.</w:t>
      </w:r>
    </w:p>
    <w:p w14:paraId="68E8CEE9" w14:textId="77777777" w:rsidR="00B9101B" w:rsidRPr="009B51FE" w:rsidRDefault="00B9101B" w:rsidP="00B9101B">
      <w:pPr>
        <w:pStyle w:val="Heading2"/>
      </w:pPr>
      <w:r w:rsidRPr="009B51FE">
        <w:t>A. Computational Energy Model</w:t>
      </w:r>
    </w:p>
    <w:p w14:paraId="4656B2FC" w14:textId="77777777" w:rsidR="00B9101B" w:rsidRPr="009B51FE" w:rsidRDefault="00B9101B" w:rsidP="00B9101B">
      <w:pPr>
        <w:pStyle w:val="RSR"/>
      </w:pPr>
      <w:r w:rsidRPr="009B51FE">
        <w:t xml:space="preserve">Computational energy consumption is modeled based on consensus-related operations such as block generation and validation. For a node </w:t>
      </w:r>
      <m:oMath>
        <m:r>
          <w:rPr>
            <w:rFonts w:ascii="Cambria Math" w:hAnsi="Cambria Math"/>
          </w:rPr>
          <m:t>i</m:t>
        </m:r>
      </m:oMath>
      <w:r w:rsidRPr="009B51FE">
        <w:t>, the computational energy consumed during a simulation interval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393D9254" w14:textId="77777777" w:rsidTr="0023085E">
        <w:tc>
          <w:tcPr>
            <w:tcW w:w="3964" w:type="dxa"/>
            <w:vAlign w:val="center"/>
          </w:tcPr>
          <w:p w14:paraId="071D4E6F" w14:textId="77777777" w:rsidR="0023085E" w:rsidRPr="009B51FE" w:rsidRDefault="00000000" w:rsidP="0023085E">
            <w:pPr>
              <w:pStyle w:val="RSR"/>
              <w:spacing w:after="0"/>
              <w:ind w:firstLine="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comp</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comp</m:t>
                        </m:r>
                      </m:sup>
                    </m:sSubSup>
                  </m:sup>
                  <m:e>
                    <m:sSubSup>
                      <m:sSubSupPr>
                        <m:ctrlPr>
                          <w:rPr>
                            <w:rFonts w:ascii="Cambria Math" w:hAnsi="Cambria Math"/>
                          </w:rPr>
                        </m:ctrlPr>
                      </m:sSubSupPr>
                      <m:e>
                        <m:r>
                          <w:rPr>
                            <w:rFonts w:ascii="Cambria Math" w:hAnsi="Cambria Math"/>
                          </w:rPr>
                          <m:t>e</m:t>
                        </m:r>
                      </m:e>
                      <m:sub>
                        <m:r>
                          <w:rPr>
                            <w:rFonts w:ascii="Cambria Math" w:hAnsi="Cambria Math"/>
                          </w:rPr>
                          <m:t>comp</m:t>
                        </m:r>
                      </m:sub>
                      <m:sup>
                        <m:d>
                          <m:dPr>
                            <m:ctrlPr>
                              <w:rPr>
                                <w:rFonts w:ascii="Cambria Math" w:hAnsi="Cambria Math"/>
                              </w:rPr>
                            </m:ctrlPr>
                          </m:dPr>
                          <m:e>
                            <m:r>
                              <w:rPr>
                                <w:rFonts w:ascii="Cambria Math" w:hAnsi="Cambria Math"/>
                              </w:rPr>
                              <m:t>k</m:t>
                            </m:r>
                          </m:e>
                        </m:d>
                      </m:sup>
                    </m:sSubSup>
                  </m:e>
                </m:nary>
              </m:oMath>
            </m:oMathPara>
          </w:p>
        </w:tc>
        <w:tc>
          <w:tcPr>
            <w:tcW w:w="545" w:type="dxa"/>
            <w:vAlign w:val="center"/>
          </w:tcPr>
          <w:p w14:paraId="0A56A67C" w14:textId="77777777" w:rsidR="0023085E" w:rsidRPr="009B51FE" w:rsidRDefault="0023085E" w:rsidP="0023085E">
            <w:pPr>
              <w:pStyle w:val="RSR"/>
              <w:spacing w:after="0"/>
              <w:ind w:firstLine="0"/>
              <w:jc w:val="center"/>
            </w:pPr>
            <w:r w:rsidRPr="009B51FE">
              <w:t>(1)</w:t>
            </w:r>
          </w:p>
        </w:tc>
      </w:tr>
    </w:tbl>
    <w:p w14:paraId="0A236B99" w14:textId="77777777" w:rsidR="00B9101B" w:rsidRPr="009B51FE" w:rsidRDefault="00B9101B" w:rsidP="0023085E">
      <w:pPr>
        <w:pStyle w:val="RSR"/>
        <w:ind w:firstLine="0"/>
      </w:pPr>
    </w:p>
    <w:p w14:paraId="0BE38036" w14:textId="77777777" w:rsidR="00B9101B" w:rsidRPr="009B51FE" w:rsidRDefault="00B9101B" w:rsidP="00B9101B">
      <w:pPr>
        <w:pStyle w:val="RSR"/>
      </w:pPr>
      <w:r w:rsidRPr="009B51FE">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comp</m:t>
            </m:r>
          </m:sup>
        </m:sSubSup>
      </m:oMath>
      <w:r w:rsidR="007E4C18" w:rsidRPr="009B51FE">
        <w:t xml:space="preserve"> </w:t>
      </w:r>
      <w:r w:rsidRPr="009B51FE">
        <w:t xml:space="preserve">denotes the number of computational events executed by node </w:t>
      </w:r>
      <m:oMath>
        <m:r>
          <w:rPr>
            <w:rFonts w:ascii="Cambria Math" w:hAnsi="Cambria Math"/>
          </w:rPr>
          <m:t>i</m:t>
        </m:r>
      </m:oMath>
      <w:r w:rsidRPr="009B51FE">
        <w:t xml:space="preserve">, and </w:t>
      </w:r>
      <m:oMath>
        <m:sSubSup>
          <m:sSubSupPr>
            <m:ctrlPr>
              <w:rPr>
                <w:rFonts w:ascii="Cambria Math" w:hAnsi="Cambria Math"/>
              </w:rPr>
            </m:ctrlPr>
          </m:sSubSupPr>
          <m:e>
            <m:r>
              <w:rPr>
                <w:rFonts w:ascii="Cambria Math" w:hAnsi="Cambria Math"/>
              </w:rPr>
              <m:t>e</m:t>
            </m:r>
          </m:e>
          <m:sub>
            <m:r>
              <w:rPr>
                <w:rFonts w:ascii="Cambria Math" w:hAnsi="Cambria Math"/>
              </w:rPr>
              <m:t>comp</m:t>
            </m:r>
          </m:sub>
          <m:sup>
            <m:d>
              <m:dPr>
                <m:ctrlPr>
                  <w:rPr>
                    <w:rFonts w:ascii="Cambria Math" w:hAnsi="Cambria Math"/>
                  </w:rPr>
                </m:ctrlPr>
              </m:dPr>
              <m:e>
                <m:r>
                  <w:rPr>
                    <w:rFonts w:ascii="Cambria Math" w:hAnsi="Cambria Math"/>
                  </w:rPr>
                  <m:t>k</m:t>
                </m:r>
              </m:e>
            </m:d>
          </m:sup>
        </m:sSubSup>
      </m:oMath>
      <w:r w:rsidR="007E4C18" w:rsidRPr="009B51FE">
        <w:t xml:space="preserve"> </w:t>
      </w:r>
      <w:r w:rsidRPr="009B51FE">
        <w:t xml:space="preserve">represents the energy cost of the </w:t>
      </w:r>
      <m:oMath>
        <m:r>
          <w:rPr>
            <w:rFonts w:ascii="Cambria Math" w:hAnsi="Cambria Math"/>
          </w:rPr>
          <m:t>k</m:t>
        </m:r>
      </m:oMath>
      <w:r w:rsidRPr="009B51FE">
        <w:t>-th computational event.</w:t>
      </w:r>
    </w:p>
    <w:p w14:paraId="31BA50DD" w14:textId="77777777" w:rsidR="00B9101B" w:rsidRPr="009B51FE" w:rsidRDefault="00B9101B" w:rsidP="00B9101B">
      <w:pPr>
        <w:pStyle w:val="RSR"/>
      </w:pPr>
      <w:r w:rsidRPr="009B51FE">
        <w:t xml:space="preserve">For Proof of Work–based mechanisms, </w:t>
      </w:r>
      <m:oMath>
        <m:sSub>
          <m:sSubPr>
            <m:ctrlPr>
              <w:rPr>
                <w:rFonts w:ascii="Cambria Math" w:hAnsi="Cambria Math"/>
              </w:rPr>
            </m:ctrlPr>
          </m:sSubPr>
          <m:e>
            <m:r>
              <w:rPr>
                <w:rFonts w:ascii="Cambria Math" w:hAnsi="Cambria Math"/>
              </w:rPr>
              <m:t>e</m:t>
            </m:r>
          </m:e>
          <m:sub>
            <m:r>
              <w:rPr>
                <w:rFonts w:ascii="Cambria Math" w:hAnsi="Cambria Math"/>
              </w:rPr>
              <m:t>comp</m:t>
            </m:r>
          </m:sub>
        </m:sSub>
      </m:oMath>
      <w:r w:rsidRPr="009B51FE">
        <w:t>is proportional to the number of hash attempts: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5C3792AE" w14:textId="77777777" w:rsidTr="00973390">
        <w:tc>
          <w:tcPr>
            <w:tcW w:w="3964" w:type="dxa"/>
            <w:vAlign w:val="center"/>
          </w:tcPr>
          <w:p w14:paraId="53BCFF6E"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comp</m:t>
                    </m:r>
                  </m:sub>
                </m:sSub>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c>
          <w:tcPr>
            <w:tcW w:w="545" w:type="dxa"/>
            <w:vAlign w:val="center"/>
          </w:tcPr>
          <w:p w14:paraId="14A0144D" w14:textId="77777777" w:rsidR="0023085E" w:rsidRPr="009B51FE" w:rsidRDefault="0023085E" w:rsidP="00973390">
            <w:pPr>
              <w:pStyle w:val="RSR"/>
              <w:spacing w:after="0"/>
              <w:ind w:firstLine="0"/>
              <w:jc w:val="center"/>
            </w:pPr>
            <w:r w:rsidRPr="009B51FE">
              <w:t>(2)</w:t>
            </w:r>
          </w:p>
        </w:tc>
      </w:tr>
    </w:tbl>
    <w:p w14:paraId="5B030CB4" w14:textId="77777777" w:rsidR="0023085E" w:rsidRPr="009B51FE" w:rsidRDefault="0023085E" w:rsidP="0023085E">
      <w:pPr>
        <w:pStyle w:val="RSR"/>
        <w:ind w:firstLine="0"/>
      </w:pPr>
    </w:p>
    <w:p w14:paraId="1F0B3A06" w14:textId="77777777" w:rsidR="00B9101B" w:rsidRPr="009B51FE" w:rsidRDefault="00B9101B" w:rsidP="00B9101B">
      <w:pPr>
        <w:pStyle w:val="RSR"/>
      </w:pPr>
      <w:r w:rsidRPr="009B51FE">
        <w:t xml:space="preserve">where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007E4C18" w:rsidRPr="009B51FE">
        <w:t xml:space="preserve"> </w:t>
      </w:r>
      <w:r w:rsidRPr="009B51FE">
        <w:t xml:space="preserve">is the number of hash computations performed by node </w:t>
      </w:r>
      <m:oMath>
        <m:r>
          <w:rPr>
            <w:rFonts w:ascii="Cambria Math" w:hAnsi="Cambria Math"/>
          </w:rPr>
          <m:t>i</m:t>
        </m:r>
      </m:oMath>
      <w:r w:rsidRPr="009B51FE">
        <w:t xml:space="preserve">, and </w:t>
      </w:r>
      <m:oMath>
        <m:r>
          <w:rPr>
            <w:rFonts w:ascii="Cambria Math" w:hAnsi="Cambria Math"/>
          </w:rPr>
          <m:t>α</m:t>
        </m:r>
      </m:oMath>
      <w:r w:rsidR="007E4C18" w:rsidRPr="009B51FE">
        <w:t xml:space="preserve"> </w:t>
      </w:r>
      <w:r w:rsidRPr="009B51FE">
        <w:t>is the energy cost per hash operation, consistent with prior empirical analyses of blockchain energy usage [</w:t>
      </w:r>
      <w:r w:rsidR="009B5EE1" w:rsidRPr="009B51FE">
        <w:t>2</w:t>
      </w:r>
      <w:r w:rsidRPr="009B51FE">
        <w:t>]. For less computation-intensive consensus mechanisms, fixed or lower per-event energy coefficients are applied, reflecting reduced processing requirements [</w:t>
      </w:r>
      <w:r w:rsidR="00D6049E" w:rsidRPr="009B51FE">
        <w:t>12</w:t>
      </w:r>
      <w:r w:rsidRPr="009B51FE">
        <w:t>].</w:t>
      </w:r>
    </w:p>
    <w:p w14:paraId="0CBDA97C" w14:textId="77777777" w:rsidR="00B9101B" w:rsidRPr="009B51FE" w:rsidRDefault="00B9101B" w:rsidP="00B9101B">
      <w:pPr>
        <w:pStyle w:val="Heading2"/>
      </w:pPr>
      <w:r w:rsidRPr="009B51FE">
        <w:t>B. Communication Energy Model</w:t>
      </w:r>
    </w:p>
    <w:p w14:paraId="631BC174" w14:textId="77777777" w:rsidR="00B9101B" w:rsidRPr="009B51FE" w:rsidRDefault="00B9101B" w:rsidP="00B9101B">
      <w:pPr>
        <w:pStyle w:val="RSR"/>
      </w:pPr>
      <w:r w:rsidRPr="009B51FE">
        <w:t xml:space="preserve">Communication energy consumption accounts for message transmission and reception events in the network layer. The communication energy for node </w:t>
      </w:r>
      <m:oMath>
        <m:r>
          <w:rPr>
            <w:rFonts w:ascii="Cambria Math" w:hAnsi="Cambria Math"/>
          </w:rPr>
          <m:t>i</m:t>
        </m:r>
      </m:oMath>
      <w:r w:rsidR="007E4C18" w:rsidRPr="009B51FE">
        <w:t xml:space="preserve"> </w:t>
      </w:r>
      <w:r w:rsidRPr="009B51FE">
        <w:t>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2005A528" w14:textId="77777777" w:rsidTr="00973390">
        <w:tc>
          <w:tcPr>
            <w:tcW w:w="3964" w:type="dxa"/>
            <w:vAlign w:val="center"/>
          </w:tcPr>
          <w:p w14:paraId="3AD95CF4" w14:textId="77777777" w:rsidR="0023085E" w:rsidRPr="009B51FE" w:rsidRDefault="00000000" w:rsidP="00973390">
            <w:pPr>
              <w:pStyle w:val="RSR"/>
              <w:spacing w:after="0"/>
              <w:ind w:firstLine="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comm</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tx</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tx</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rx</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rx</m:t>
                    </m:r>
                  </m:sub>
                </m:sSub>
              </m:oMath>
            </m:oMathPara>
          </w:p>
        </w:tc>
        <w:tc>
          <w:tcPr>
            <w:tcW w:w="545" w:type="dxa"/>
            <w:vAlign w:val="center"/>
          </w:tcPr>
          <w:p w14:paraId="3FCFC000" w14:textId="77777777" w:rsidR="0023085E" w:rsidRPr="009B51FE" w:rsidRDefault="0023085E" w:rsidP="00973390">
            <w:pPr>
              <w:pStyle w:val="RSR"/>
              <w:spacing w:after="0"/>
              <w:ind w:firstLine="0"/>
              <w:jc w:val="center"/>
            </w:pPr>
            <w:r w:rsidRPr="009B51FE">
              <w:t>(3)</w:t>
            </w:r>
          </w:p>
        </w:tc>
      </w:tr>
    </w:tbl>
    <w:p w14:paraId="139DAB41" w14:textId="77777777" w:rsidR="0023085E" w:rsidRPr="009B51FE" w:rsidRDefault="0023085E" w:rsidP="0023085E">
      <w:pPr>
        <w:pStyle w:val="RSR"/>
        <w:ind w:firstLine="0"/>
      </w:pPr>
    </w:p>
    <w:p w14:paraId="22BF872D" w14:textId="77777777" w:rsidR="00B9101B" w:rsidRPr="009B51FE" w:rsidRDefault="00B9101B" w:rsidP="00B9101B">
      <w:pPr>
        <w:pStyle w:val="RSR"/>
      </w:pPr>
    </w:p>
    <w:p w14:paraId="28B1836B" w14:textId="77777777" w:rsidR="00B9101B" w:rsidRPr="009B51FE" w:rsidRDefault="00B9101B" w:rsidP="00B9101B">
      <w:pPr>
        <w:pStyle w:val="RSR"/>
      </w:pPr>
      <w:r w:rsidRPr="009B51FE">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tx</m:t>
            </m:r>
          </m:sup>
        </m:sSubSup>
      </m:oMath>
      <w:r w:rsidR="007E4C18" w:rsidRPr="009B51FE">
        <w:t xml:space="preserve"> </w:t>
      </w:r>
      <w:r w:rsidRPr="009B51FE">
        <w:t xml:space="preserve">and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rx</m:t>
            </m:r>
          </m:sup>
        </m:sSubSup>
      </m:oMath>
      <w:r w:rsidR="007E4C18" w:rsidRPr="009B51FE">
        <w:t xml:space="preserve"> </w:t>
      </w:r>
      <w:r w:rsidRPr="009B51FE">
        <w:t xml:space="preserve">represent the number of transmitted and received messages, respectively, and </w:t>
      </w:r>
      <m:oMath>
        <m:sSub>
          <m:sSubPr>
            <m:ctrlPr>
              <w:rPr>
                <w:rFonts w:ascii="Cambria Math" w:hAnsi="Cambria Math"/>
              </w:rPr>
            </m:ctrlPr>
          </m:sSubPr>
          <m:e>
            <m:r>
              <w:rPr>
                <w:rFonts w:ascii="Cambria Math" w:hAnsi="Cambria Math"/>
              </w:rPr>
              <m:t>e</m:t>
            </m:r>
          </m:e>
          <m:sub>
            <m:r>
              <w:rPr>
                <w:rFonts w:ascii="Cambria Math" w:hAnsi="Cambria Math"/>
              </w:rPr>
              <m:t>tx</m:t>
            </m:r>
          </m:sub>
        </m:sSub>
      </m:oMath>
      <w:r w:rsidRPr="009B51FE">
        <w:t xml:space="preserve">, </w:t>
      </w:r>
      <m:oMath>
        <m:sSub>
          <m:sSubPr>
            <m:ctrlPr>
              <w:rPr>
                <w:rFonts w:ascii="Cambria Math" w:hAnsi="Cambria Math"/>
              </w:rPr>
            </m:ctrlPr>
          </m:sSubPr>
          <m:e>
            <m:r>
              <w:rPr>
                <w:rFonts w:ascii="Cambria Math" w:hAnsi="Cambria Math"/>
              </w:rPr>
              <m:t>e</m:t>
            </m:r>
          </m:e>
          <m:sub>
            <m:r>
              <w:rPr>
                <w:rFonts w:ascii="Cambria Math" w:hAnsi="Cambria Math"/>
              </w:rPr>
              <m:t>rx</m:t>
            </m:r>
          </m:sub>
        </m:sSub>
      </m:oMath>
      <w:r w:rsidR="007E4C18" w:rsidRPr="009B51FE">
        <w:t xml:space="preserve"> </w:t>
      </w:r>
      <w:r w:rsidRPr="009B51FE">
        <w:t>denote the energy costs of transmission and reception. This formulation aligns with packet-level energy models commonly used in network simulators such as ns-3 [</w:t>
      </w:r>
      <w:r w:rsidR="00D6049E" w:rsidRPr="009B51FE">
        <w:t>9</w:t>
      </w:r>
      <w:r w:rsidRPr="009B51FE">
        <w:t>].</w:t>
      </w:r>
    </w:p>
    <w:p w14:paraId="3D0B70F2" w14:textId="77777777" w:rsidR="009C331D" w:rsidRPr="009B51FE" w:rsidRDefault="00000000">
      <w:pPr>
        <w:jc w:val="both"/>
      </w:pPr>
      <w:r w:rsidRPr="009B51FE">
        <w:rPr>
          <w:rFonts w:ascii="Times New Roman" w:hAnsi="Times New Roman"/>
          <w:sz w:val="20"/>
        </w:rPr>
        <w:t>Although defined here, communication energy was not analysed in the previous version. In this revision it is instrumented with explicit transmit/receive counters for block and transaction messages and analysed in Section (Results) as a function of transaction rate, block size, and peer connectivity, and reported separately from consensus energy.</w:t>
      </w:r>
    </w:p>
    <w:p w14:paraId="7AF8BBEB" w14:textId="77777777" w:rsidR="00B9101B" w:rsidRPr="009B51FE" w:rsidRDefault="00B9101B" w:rsidP="00B9101B">
      <w:pPr>
        <w:pStyle w:val="Heading2"/>
      </w:pPr>
      <w:r w:rsidRPr="009B51FE">
        <w:t>C. Total Energy Consumption</w:t>
      </w:r>
    </w:p>
    <w:p w14:paraId="334E1591" w14:textId="77777777" w:rsidR="00B9101B" w:rsidRPr="009B51FE" w:rsidRDefault="00B9101B" w:rsidP="00B9101B">
      <w:pPr>
        <w:pStyle w:val="RSR"/>
      </w:pPr>
      <w:r w:rsidRPr="009B51FE">
        <w:t>The total energy consumption per node and for the entire network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2754B672" w14:textId="77777777" w:rsidTr="00973390">
        <w:tc>
          <w:tcPr>
            <w:tcW w:w="3964" w:type="dxa"/>
            <w:vAlign w:val="center"/>
          </w:tcPr>
          <w:p w14:paraId="559E246E"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comp</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comm</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tc>
        <w:tc>
          <w:tcPr>
            <w:tcW w:w="545" w:type="dxa"/>
            <w:vAlign w:val="center"/>
          </w:tcPr>
          <w:p w14:paraId="2EE8781D" w14:textId="77777777" w:rsidR="0023085E" w:rsidRPr="009B51FE" w:rsidRDefault="0023085E" w:rsidP="00973390">
            <w:pPr>
              <w:pStyle w:val="RSR"/>
              <w:spacing w:after="0"/>
              <w:ind w:firstLine="0"/>
              <w:jc w:val="center"/>
            </w:pPr>
            <w:r w:rsidRPr="009B51FE">
              <w:t>(4)</w:t>
            </w:r>
          </w:p>
        </w:tc>
      </w:tr>
    </w:tbl>
    <w:p w14:paraId="77E7F8F2" w14:textId="77777777" w:rsidR="00B9101B" w:rsidRPr="009B51FE" w:rsidRDefault="00B9101B" w:rsidP="00B9101B">
      <w:pPr>
        <w:pStyle w:val="RSR"/>
      </w:pPr>
    </w:p>
    <w:p w14:paraId="19464B56" w14:textId="77777777" w:rsidR="000D0362" w:rsidRPr="009B51FE" w:rsidRDefault="00B9101B" w:rsidP="007114E1">
      <w:pPr>
        <w:pStyle w:val="RSR"/>
      </w:pPr>
      <w:r w:rsidRPr="009B51FE">
        <w:t xml:space="preserve">This integrated energy model enables </w:t>
      </w:r>
      <w:proofErr w:type="spellStart"/>
      <w:r w:rsidRPr="009B51FE">
        <w:t>BlockSim</w:t>
      </w:r>
      <w:proofErr w:type="spellEnd"/>
      <w:r w:rsidRPr="009B51FE">
        <w:t xml:space="preserve"> to quantify energy usage per block, per transaction, and per simulation run, forming a foundation for subsequent carbon footprint analysis.</w:t>
      </w:r>
    </w:p>
    <w:p w14:paraId="38C4D99D" w14:textId="77777777" w:rsidR="009C331D" w:rsidRPr="009B51FE" w:rsidRDefault="00000000">
      <w:pPr>
        <w:pStyle w:val="Heading2"/>
      </w:pPr>
      <w:r w:rsidRPr="009B51FE">
        <w:t>D. Proof-of-Work Economic Energy Model</w:t>
      </w:r>
    </w:p>
    <w:p w14:paraId="72DD3ECA" w14:textId="77777777" w:rsidR="009C331D" w:rsidRPr="009B51FE" w:rsidRDefault="00000000" w:rsidP="00C614A6">
      <w:pPr>
        <w:pStyle w:val="RSR"/>
      </w:pPr>
      <w:r w:rsidRPr="009B51FE">
        <w:t xml:space="preserve">Because PoW energy is bounded by mining economics, we add an economic model. The expected per-block reward in fiat is given by Eq. (5), where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9B51FE">
        <w:t xml:space="preserve"> is the block subsidy,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9B51FE">
        <w:t xml:space="preserve"> the transaction fees,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9B51FE">
        <w:t xml:space="preserve"> the coin price. A rational mining market spends a fraction </w:t>
      </w:r>
      <m:oMath>
        <m:r>
          <w:rPr>
            <w:rFonts w:ascii="Cambria Math" w:hAnsi="Cambria Math"/>
          </w:rPr>
          <m:t>κ</m:t>
        </m:r>
      </m:oMath>
      <w:r w:rsidRPr="009B51FE">
        <w:t xml:space="preserve"> </w:t>
      </w:r>
      <w:r w:rsidRPr="009B51FE">
        <w:rPr>
          <w:rFonts w:ascii="Cambria Math" w:hAnsi="Cambria Math" w:cs="Cambria Math"/>
        </w:rPr>
        <w:t>∈</w:t>
      </w:r>
      <w:r w:rsidRPr="009B51FE">
        <w:t xml:space="preserve"> [0,1] of this reward on electricity, giving the economic energy budget per block in Eq. (6), where </w:t>
      </w:r>
      <m:oMath>
        <m:sSub>
          <m:sSubPr>
            <m:ctrlPr>
              <w:rPr>
                <w:rFonts w:ascii="Cambria Math" w:hAnsi="Cambria Math"/>
              </w:rPr>
            </m:ctrlPr>
          </m:sSubPr>
          <m:e>
            <m:r>
              <w:rPr>
                <w:rFonts w:ascii="Cambria Math" w:hAnsi="Cambria Math"/>
              </w:rPr>
              <m:t>C</m:t>
            </m:r>
          </m:e>
          <m:sub>
            <m:r>
              <m:rPr>
                <m:sty m:val="p"/>
              </m:rPr>
              <w:rPr>
                <w:rFonts w:ascii="Cambria Math" w:hAnsi="Cambria Math"/>
              </w:rPr>
              <m:t>elec,</m:t>
            </m:r>
            <m:r>
              <w:rPr>
                <w:rFonts w:ascii="Cambria Math" w:hAnsi="Cambria Math"/>
              </w:rPr>
              <m:t>t</m:t>
            </m:r>
          </m:sub>
        </m:sSub>
      </m:oMath>
      <w:r w:rsidRPr="009B51FE">
        <w:t xml:space="preserve"> is the electricity price per kWh. When hardware data are available, a technical bound </w:t>
      </w:r>
      <m:oMath>
        <m:sSub>
          <m:sSubPr>
            <m:ctrlPr>
              <w:rPr>
                <w:rFonts w:ascii="Cambria Math" w:hAnsi="Cambria Math"/>
              </w:rPr>
            </m:ctrlPr>
          </m:sSubPr>
          <m:e>
            <m:r>
              <w:rPr>
                <w:rFonts w:ascii="Cambria Math" w:hAnsi="Cambria Math"/>
              </w:rPr>
              <m:t>E</m:t>
            </m:r>
          </m:e>
          <m:sub>
            <m:r>
              <m:rPr>
                <m:sty m:val="p"/>
              </m:rPr>
              <w:rPr>
                <w:rFonts w:ascii="Cambria Math" w:hAnsi="Cambria Math"/>
              </w:rPr>
              <m:t>technical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block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hash</m:t>
            </m:r>
          </m:sub>
        </m:sSub>
      </m:oMath>
      <w:r w:rsidRPr="009B51FE">
        <w:t xml:space="preserve"> is derived from the expected hashes per block (</w:t>
      </w:r>
      <m:oMath>
        <m:sSub>
          <m:sSubPr>
            <m:ctrlPr>
              <w:rPr>
                <w:rFonts w:ascii="Cambria Math" w:hAnsi="Cambria Math"/>
              </w:rPr>
            </m:ctrlPr>
          </m:sSubPr>
          <m:e>
            <m:r>
              <w:rPr>
                <w:rFonts w:ascii="Cambria Math" w:hAnsi="Cambria Math"/>
              </w:rPr>
              <m:t>H</m:t>
            </m:r>
          </m:e>
          <m:sub>
            <m:r>
              <m:rPr>
                <m:sty m:val="p"/>
              </m:rPr>
              <w:rPr>
                <w:rFonts w:ascii="Cambria Math" w:hAnsi="Cambria Math"/>
              </w:rPr>
              <m:t>block</m:t>
            </m:r>
          </m:sub>
        </m:sSub>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32</m:t>
            </m:r>
          </m:sup>
        </m:sSup>
      </m:oMath>
      <w:r w:rsidRPr="009B51FE">
        <w:t xml:space="preserve">) and the per-hash efficiency </w:t>
      </w:r>
      <m:oMath>
        <m:sSub>
          <m:sSubPr>
            <m:ctrlPr>
              <w:rPr>
                <w:rFonts w:ascii="Cambria Math" w:hAnsi="Cambria Math"/>
              </w:rPr>
            </m:ctrlPr>
          </m:sSubPr>
          <m:e>
            <m:r>
              <w:rPr>
                <w:rFonts w:ascii="Cambria Math" w:hAnsi="Cambria Math"/>
              </w:rPr>
              <m:t>ε</m:t>
            </m:r>
          </m:e>
          <m:sub>
            <m:r>
              <m:rPr>
                <m:sty m:val="p"/>
              </m:rPr>
              <w:rPr>
                <w:rFonts w:ascii="Cambria Math" w:hAnsi="Cambria Math"/>
              </w:rPr>
              <m:t>hash</m:t>
            </m:r>
          </m:sub>
        </m:sSub>
      </m:oMath>
      <w:r w:rsidRPr="009B51FE">
        <w:t xml:space="preserve">, and the network per-block energy is </w:t>
      </w:r>
      <m:oMath>
        <m:sSub>
          <m:sSubPr>
            <m:ctrlPr>
              <w:rPr>
                <w:rFonts w:ascii="Cambria Math" w:hAnsi="Cambria Math"/>
              </w:rPr>
            </m:ctrlPr>
          </m:sSubPr>
          <m:e>
            <m:r>
              <w:rPr>
                <w:rFonts w:ascii="Cambria Math" w:hAnsi="Cambria Math"/>
              </w:rPr>
              <m:t>E</m:t>
            </m:r>
          </m:e>
          <m:sub>
            <m:r>
              <m:rPr>
                <m:sty m:val="p"/>
              </m:rPr>
              <w:rPr>
                <w:rFonts w:ascii="Cambria Math" w:hAnsi="Cambria Math"/>
              </w:rPr>
              <m:t>PoW,</m:t>
            </m:r>
            <m:r>
              <w:rPr>
                <w:rFonts w:ascii="Cambria Math" w:hAnsi="Cambria Math"/>
              </w:rPr>
              <m:t>t</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technical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budget,</m:t>
                </m:r>
                <m:r>
                  <w:rPr>
                    <w:rFonts w:ascii="Cambria Math" w:hAnsi="Cambria Math"/>
                  </w:rPr>
                  <m:t>t</m:t>
                </m:r>
              </m:sub>
            </m:sSub>
          </m:e>
        </m:d>
      </m:oMath>
      <w:r w:rsidRPr="009B51FE">
        <w:t xml:space="preserve">. The miner-level allocation by hashpower share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oMath>
      <w:r w:rsidRPr="009B51FE">
        <w:t xml:space="preserve"> is </w:t>
      </w:r>
      <w:r w:rsidRPr="009B51FE">
        <w:lastRenderedPageBreak/>
        <w:t xml:space="preserve">given by Eq. (7). </w:t>
      </w:r>
      <w:proofErr w:type="gramStart"/>
      <w:r w:rsidRPr="009B51FE">
        <w:t>Thus</w:t>
      </w:r>
      <w:proofErr w:type="gramEnd"/>
      <w:r w:rsidRPr="009B51FE">
        <w:t xml:space="preserve"> PoW energy depends on coin price, reward, electricity price, efficiency, and difficulty/hashrate, and only the distribution depends on the number of miners.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56B270F9" w14:textId="77777777" w:rsidTr="0023085E">
        <w:tc>
          <w:tcPr>
            <w:tcW w:w="3964" w:type="dxa"/>
            <w:vAlign w:val="center"/>
          </w:tcPr>
          <w:p w14:paraId="2CBEB4A9"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m:oMathPara>
          </w:p>
        </w:tc>
        <w:tc>
          <w:tcPr>
            <w:tcW w:w="545" w:type="dxa"/>
            <w:vAlign w:val="center"/>
          </w:tcPr>
          <w:p w14:paraId="2B2572D0" w14:textId="77777777" w:rsidR="0023085E" w:rsidRPr="009B51FE" w:rsidRDefault="0023085E" w:rsidP="0023085E">
            <w:pPr>
              <w:pStyle w:val="RSR"/>
              <w:spacing w:after="0"/>
              <w:ind w:firstLine="0"/>
              <w:jc w:val="center"/>
            </w:pPr>
            <w:r w:rsidRPr="009B51FE">
              <w:t>(5)</w:t>
            </w:r>
          </w:p>
        </w:tc>
      </w:tr>
    </w:tbl>
    <w:p w14:paraId="16A4F160" w14:textId="77777777" w:rsidR="009C331D" w:rsidRPr="009B51FE" w:rsidRDefault="009C331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06655D8A" w14:textId="77777777" w:rsidTr="0023085E">
        <w:tc>
          <w:tcPr>
            <w:tcW w:w="3964" w:type="dxa"/>
            <w:vAlign w:val="center"/>
          </w:tcPr>
          <w:p w14:paraId="50CCBF73"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budget,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elec,</m:t>
                        </m:r>
                        <m:r>
                          <w:rPr>
                            <w:rFonts w:ascii="Cambria Math" w:hAnsi="Cambria Math"/>
                          </w:rPr>
                          <m:t>t</m:t>
                        </m:r>
                      </m:sub>
                    </m:sSub>
                  </m:den>
                </m:f>
              </m:oMath>
            </m:oMathPara>
          </w:p>
        </w:tc>
        <w:tc>
          <w:tcPr>
            <w:tcW w:w="545" w:type="dxa"/>
            <w:vAlign w:val="center"/>
          </w:tcPr>
          <w:p w14:paraId="59D974DE" w14:textId="77777777" w:rsidR="0023085E" w:rsidRPr="009B51FE" w:rsidRDefault="0023085E" w:rsidP="0023085E">
            <w:pPr>
              <w:pStyle w:val="RSR"/>
              <w:spacing w:after="0"/>
              <w:ind w:firstLine="0"/>
              <w:jc w:val="center"/>
            </w:pPr>
            <w:r w:rsidRPr="009B51FE">
              <w:t>(6)</w:t>
            </w:r>
          </w:p>
        </w:tc>
      </w:tr>
    </w:tbl>
    <w:p w14:paraId="79C23864" w14:textId="77777777" w:rsidR="009C331D" w:rsidRPr="009B51FE" w:rsidRDefault="009C331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35B555B3" w14:textId="77777777" w:rsidTr="0023085E">
        <w:tc>
          <w:tcPr>
            <w:tcW w:w="3964" w:type="dxa"/>
            <w:vAlign w:val="center"/>
          </w:tcPr>
          <w:p w14:paraId="2AFA5C8D"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PoW,</m:t>
                    </m:r>
                    <m:r>
                      <w:rPr>
                        <w:rFonts w:ascii="Cambria Math" w:hAnsi="Cambria Math"/>
                      </w:rPr>
                      <m:t>t</m:t>
                    </m:r>
                  </m:sub>
                </m:sSub>
              </m:oMath>
            </m:oMathPara>
          </w:p>
        </w:tc>
        <w:tc>
          <w:tcPr>
            <w:tcW w:w="545" w:type="dxa"/>
            <w:vAlign w:val="center"/>
          </w:tcPr>
          <w:p w14:paraId="61BD4963" w14:textId="77777777" w:rsidR="0023085E" w:rsidRPr="009B51FE" w:rsidRDefault="0023085E" w:rsidP="0023085E">
            <w:pPr>
              <w:pStyle w:val="RSR"/>
              <w:spacing w:after="0"/>
              <w:ind w:firstLine="0"/>
              <w:jc w:val="center"/>
            </w:pPr>
            <w:r w:rsidRPr="009B51FE">
              <w:t>(7)</w:t>
            </w:r>
          </w:p>
        </w:tc>
      </w:tr>
    </w:tbl>
    <w:p w14:paraId="08A57BBD" w14:textId="77777777" w:rsidR="009C331D" w:rsidRPr="009B51FE" w:rsidRDefault="009C331D"/>
    <w:p w14:paraId="4F88AE9E" w14:textId="77777777" w:rsidR="009C331D" w:rsidRPr="009B51FE" w:rsidRDefault="00000000">
      <w:pPr>
        <w:pStyle w:val="Heading2"/>
      </w:pPr>
      <w:r w:rsidRPr="009B51FE">
        <w:t>E. Proof-of-Stake Validator Energy Model</w:t>
      </w:r>
    </w:p>
    <w:p w14:paraId="499FBCA3" w14:textId="77777777" w:rsidR="009C331D" w:rsidRPr="009B51FE" w:rsidRDefault="00000000" w:rsidP="00C614A6">
      <w:pPr>
        <w:pStyle w:val="RSR"/>
      </w:pPr>
      <w:r w:rsidRPr="009B51FE">
        <w:t xml:space="preserve">For </w:t>
      </w:r>
      <w:proofErr w:type="spellStart"/>
      <w:r w:rsidRPr="009B51FE">
        <w:t>PoS</w:t>
      </w:r>
      <w:proofErr w:type="spellEnd"/>
      <w:r w:rsidRPr="009B51FE">
        <w:t xml:space="preserve"> we add a validator-count model: the network energy is given by Eq. (8), where </w:t>
      </w:r>
      <m:oMath>
        <m:sSub>
          <m:sSubPr>
            <m:ctrlPr>
              <w:rPr>
                <w:rFonts w:ascii="Cambria Math" w:hAnsi="Cambria Math"/>
              </w:rPr>
            </m:ctrlPr>
          </m:sSubPr>
          <m:e>
            <m:r>
              <w:rPr>
                <w:rFonts w:ascii="Cambria Math" w:hAnsi="Cambria Math"/>
              </w:rPr>
              <m:t>P</m:t>
            </m:r>
          </m:e>
          <m:sub>
            <m:r>
              <w:rPr>
                <w:rFonts w:ascii="Cambria Math" w:hAnsi="Cambria Math"/>
              </w:rPr>
              <m:t>v</m:t>
            </m:r>
          </m:sub>
        </m:sSub>
      </m:oMath>
      <w:r w:rsidRPr="009B51FE">
        <w:t xml:space="preserve"> is per-validator power (W), </w:t>
      </w:r>
      <m:oMath>
        <m:r>
          <w:rPr>
            <w:rFonts w:ascii="Cambria Math" w:hAnsi="Cambria Math"/>
          </w:rPr>
          <m:t>T</m:t>
        </m:r>
      </m:oMath>
      <w:r w:rsidRPr="009B51FE">
        <w:t xml:space="preserve"> the horizon (h), </w:t>
      </w:r>
      <m:oMath>
        <m:sSub>
          <m:sSubPr>
            <m:ctrlPr>
              <w:rPr>
                <w:rFonts w:ascii="Cambria Math" w:hAnsi="Cambria Math"/>
              </w:rPr>
            </m:ctrlPr>
          </m:sSubPr>
          <m:e>
            <m:r>
              <w:rPr>
                <w:rFonts w:ascii="Cambria Math" w:hAnsi="Cambria Math"/>
              </w:rPr>
              <m:t>u</m:t>
            </m:r>
          </m:e>
          <m:sub>
            <m:r>
              <w:rPr>
                <w:rFonts w:ascii="Cambria Math" w:hAnsi="Cambria Math"/>
              </w:rPr>
              <m:t>v</m:t>
            </m:r>
          </m:sub>
        </m:sSub>
      </m:oMath>
      <w:r w:rsidRPr="009B51FE">
        <w:t xml:space="preserve"> </w:t>
      </w:r>
      <w:r w:rsidRPr="009B51FE">
        <w:rPr>
          <w:rFonts w:ascii="Cambria Math" w:hAnsi="Cambria Math" w:cs="Cambria Math"/>
        </w:rPr>
        <w:t>∈</w:t>
      </w:r>
      <w:r w:rsidRPr="009B51FE">
        <w:t xml:space="preserve"> [0,1] the uptime, </w:t>
      </w:r>
      <m:oMath>
        <m:r>
          <w:rPr>
            <w:rFonts w:ascii="Cambria Math" w:hAnsi="Cambria Math"/>
          </w:rPr>
          <m:t>V</m:t>
        </m:r>
      </m:oMath>
      <w:r w:rsidRPr="009B51FE">
        <w:t xml:space="preserve"> the number of validators, and </w:t>
      </w:r>
      <m:oMath>
        <m:sSub>
          <m:sSubPr>
            <m:ctrlPr>
              <w:rPr>
                <w:rFonts w:ascii="Cambria Math" w:hAnsi="Cambria Math"/>
              </w:rPr>
            </m:ctrlPr>
          </m:sSubPr>
          <m:e>
            <m:r>
              <w:rPr>
                <w:rFonts w:ascii="Cambria Math" w:hAnsi="Cambria Math"/>
              </w:rPr>
              <m:t>E</m:t>
            </m:r>
          </m:e>
          <m:sub>
            <m:r>
              <m:rPr>
                <m:sty m:val="p"/>
              </m:rPr>
              <w:rPr>
                <w:rFonts w:ascii="Cambria Math" w:hAnsi="Cambria Math"/>
              </w:rPr>
              <m:t>comm</m:t>
            </m:r>
          </m:sub>
        </m:sSub>
      </m:oMath>
      <w:r w:rsidRPr="009B51FE">
        <w:t xml:space="preserve"> the communication energy. PoS energy therefore scales with validator count and hardware power and is independent of coin price.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4D08142B" w14:textId="77777777" w:rsidTr="0023085E">
        <w:tc>
          <w:tcPr>
            <w:tcW w:w="3964" w:type="dxa"/>
            <w:vAlign w:val="center"/>
          </w:tcPr>
          <w:p w14:paraId="10149FDF" w14:textId="77777777" w:rsidR="0023085E" w:rsidRPr="009B51FE" w:rsidRDefault="00000000" w:rsidP="0023085E">
            <w:pPr>
              <w:pStyle w:val="RSR"/>
              <w:spacing w:after="0"/>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PoS</m:t>
                    </m:r>
                  </m:sub>
                </m:sSub>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v</m:t>
                        </m:r>
                        <m:r>
                          <m:rPr>
                            <m:sty m:val="p"/>
                          </m:rPr>
                          <w:rPr>
                            <w:rFonts w:ascii="Cambria Math" w:hAnsi="Cambria Math"/>
                          </w:rPr>
                          <m:t>=1</m:t>
                        </m:r>
                      </m:sub>
                      <m:sup>
                        <m:r>
                          <w:rPr>
                            <w:rFonts w:ascii="Cambria Math" w:hAnsi="Cambria Math"/>
                          </w:rPr>
                          <m:t>V</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e>
                        </m:d>
                      </m:e>
                    </m:nary>
                  </m:num>
                  <m:den>
                    <m:r>
                      <m:rPr>
                        <m:sty m:val="p"/>
                      </m:rPr>
                      <w:rPr>
                        <w:rFonts w:ascii="Cambria Math" w:hAnsi="Cambria Math"/>
                      </w:rPr>
                      <m:t>1000</m:t>
                    </m:r>
                  </m:den>
                </m:f>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comm</m:t>
                    </m:r>
                  </m:sub>
                </m:sSub>
              </m:oMath>
            </m:oMathPara>
          </w:p>
        </w:tc>
        <w:tc>
          <w:tcPr>
            <w:tcW w:w="545" w:type="dxa"/>
            <w:vAlign w:val="center"/>
          </w:tcPr>
          <w:p w14:paraId="0245DBA6" w14:textId="77777777" w:rsidR="0023085E" w:rsidRPr="009B51FE" w:rsidRDefault="0023085E" w:rsidP="0023085E">
            <w:pPr>
              <w:pStyle w:val="RSR"/>
              <w:spacing w:after="0"/>
              <w:ind w:firstLine="0"/>
              <w:jc w:val="center"/>
            </w:pPr>
            <w:r w:rsidRPr="009B51FE">
              <w:t>(8)</w:t>
            </w:r>
          </w:p>
        </w:tc>
      </w:tr>
    </w:tbl>
    <w:p w14:paraId="49FA9D8C" w14:textId="77777777" w:rsidR="009C331D" w:rsidRPr="009B51FE" w:rsidRDefault="009C331D"/>
    <w:p w14:paraId="2E7AF23B" w14:textId="77777777" w:rsidR="00B9101B" w:rsidRPr="009B51FE" w:rsidRDefault="00B9101B" w:rsidP="00B9101B">
      <w:pPr>
        <w:pStyle w:val="Heading1"/>
        <w:numPr>
          <w:ilvl w:val="0"/>
          <w:numId w:val="1"/>
        </w:numPr>
        <w:ind w:left="360"/>
      </w:pPr>
      <w:r w:rsidRPr="009B51FE">
        <w:t>Carbon Footprint Modeling</w:t>
      </w:r>
    </w:p>
    <w:p w14:paraId="3DAB8A44" w14:textId="77777777" w:rsidR="00B9101B" w:rsidRPr="009B51FE" w:rsidRDefault="00B9101B" w:rsidP="00B9101B">
      <w:pPr>
        <w:pStyle w:val="RSR"/>
      </w:pPr>
      <w:r w:rsidRPr="009B51FE">
        <w:t>While energy consumption provides a direct measure of resource usage, assessing the environmental impact of blockchain systems requires translating energy demand into associated carbon dioxide (CO₂) emissions. Carbon footprint modeling enables sustainability-oriented evaluation by linking simulated energy consumption to greenhouse gas emissions attributable to electricity generation.</w:t>
      </w:r>
    </w:p>
    <w:p w14:paraId="78E41B75" w14:textId="0369B2E4" w:rsidR="00B9101B" w:rsidRPr="009B51FE" w:rsidRDefault="00B9101B" w:rsidP="00B9101B">
      <w:pPr>
        <w:pStyle w:val="RSR"/>
      </w:pPr>
      <w:r w:rsidRPr="009B51FE">
        <w:t xml:space="preserve">In this work, carbon emissions are derived directly from the energy consumption metrics produced by the extended </w:t>
      </w:r>
      <w:proofErr w:type="spellStart"/>
      <w:r w:rsidRPr="009B51FE">
        <w:t>BlockSim</w:t>
      </w:r>
      <w:proofErr w:type="spellEnd"/>
      <w:r w:rsidRPr="009B51FE">
        <w:t xml:space="preserve"> framework. Following widely adopted carbon accounting practices, total CO₂ emissions are modeled as a linear function of energy usage and an emission factor that represents the carbon intensity of electricity generation [</w:t>
      </w:r>
      <w:r w:rsidR="00D6049E" w:rsidRPr="009B51FE">
        <w:t>13</w:t>
      </w:r>
      <w:r w:rsidRPr="009B51FE">
        <w:t>], [</w:t>
      </w:r>
      <w:r w:rsidR="00D6049E" w:rsidRPr="009B51FE">
        <w:t>14</w:t>
      </w:r>
      <w:r w:rsidRPr="009B51FE">
        <w:t>].</w:t>
      </w:r>
    </w:p>
    <w:p w14:paraId="61FE3FA7" w14:textId="77777777" w:rsidR="00B9101B" w:rsidRPr="009B51FE" w:rsidRDefault="00B9101B" w:rsidP="00B9101B">
      <w:pPr>
        <w:pStyle w:val="Heading2"/>
      </w:pPr>
      <w:r w:rsidRPr="009B51FE">
        <w:t>A. Carbon Emission Model</w:t>
      </w:r>
    </w:p>
    <w:p w14:paraId="71DCD616" w14:textId="77777777" w:rsidR="00B9101B" w:rsidRPr="009B51FE" w:rsidRDefault="00B9101B" w:rsidP="00B9101B">
      <w:pPr>
        <w:pStyle w:val="RSR"/>
      </w:pPr>
      <w:r w:rsidRPr="009B51FE">
        <w:t xml:space="preserve">Let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007E4C18" w:rsidRPr="009B51FE">
        <w:t xml:space="preserve"> </w:t>
      </w:r>
      <w:r w:rsidRPr="009B51FE">
        <w:t xml:space="preserve">denote the total energy consumption of node </w:t>
      </w:r>
      <m:oMath>
        <m:r>
          <w:rPr>
            <w:rFonts w:ascii="Cambria Math" w:hAnsi="Cambria Math"/>
          </w:rPr>
          <m:t>i</m:t>
        </m:r>
      </m:oMath>
      <w:r w:rsidRPr="009B51FE">
        <w:t xml:space="preserve">, measured in kilowatt-hours (kWh), as obtained from the energy consumption model. The corresponding carbon emissions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E4C18" w:rsidRPr="009B51FE">
        <w:t xml:space="preserve"> </w:t>
      </w:r>
      <w:r w:rsidRPr="009B51FE">
        <w:t>are calculated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rsidRPr="009B51FE" w14:paraId="76540F2A" w14:textId="77777777" w:rsidTr="00973390">
        <w:tc>
          <w:tcPr>
            <w:tcW w:w="3964" w:type="dxa"/>
            <w:vAlign w:val="center"/>
          </w:tcPr>
          <w:p w14:paraId="400E03D3"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⋅γ</m:t>
                </m:r>
              </m:oMath>
            </m:oMathPara>
          </w:p>
        </w:tc>
        <w:tc>
          <w:tcPr>
            <w:tcW w:w="545" w:type="dxa"/>
            <w:vAlign w:val="center"/>
          </w:tcPr>
          <w:p w14:paraId="74B59CFA" w14:textId="77777777" w:rsidR="0023085E" w:rsidRPr="009B51FE" w:rsidRDefault="0023085E" w:rsidP="00973390">
            <w:pPr>
              <w:pStyle w:val="RSR"/>
              <w:spacing w:after="0"/>
              <w:ind w:firstLine="0"/>
              <w:jc w:val="center"/>
            </w:pPr>
            <w:r w:rsidRPr="009B51FE">
              <w:t>(9)</w:t>
            </w:r>
          </w:p>
        </w:tc>
      </w:tr>
    </w:tbl>
    <w:p w14:paraId="11D6B147" w14:textId="77777777" w:rsidR="0023085E" w:rsidRPr="009B51FE" w:rsidRDefault="0023085E" w:rsidP="0023085E">
      <w:pPr>
        <w:pStyle w:val="RSR"/>
        <w:ind w:firstLine="0"/>
      </w:pPr>
    </w:p>
    <w:p w14:paraId="745B9D5F" w14:textId="1FBBC1CA" w:rsidR="00B9101B" w:rsidRPr="009B51FE" w:rsidRDefault="00B9101B" w:rsidP="00B9101B">
      <w:pPr>
        <w:pStyle w:val="RSR"/>
      </w:pPr>
      <w:r w:rsidRPr="009B51FE">
        <w:t xml:space="preserve">where </w:t>
      </w:r>
      <m:oMath>
        <m:r>
          <w:rPr>
            <w:rFonts w:ascii="Cambria Math" w:hAnsi="Cambria Math"/>
          </w:rPr>
          <m:t>γ</m:t>
        </m:r>
      </m:oMath>
      <w:r w:rsidRPr="009B51FE">
        <w:t xml:space="preserve">is the electricity emission factor expressed in kilograms of CO₂ per kilowatt-hour (kgCO₂/kWh). The value of </w:t>
      </w:r>
      <m:oMath>
        <m:r>
          <w:rPr>
            <w:rFonts w:ascii="Cambria Math" w:hAnsi="Cambria Math"/>
          </w:rPr>
          <m:t>γ</m:t>
        </m:r>
      </m:oMath>
      <w:r w:rsidR="007E4C18" w:rsidRPr="009B51FE">
        <w:t xml:space="preserve"> </w:t>
      </w:r>
      <w:r w:rsidRPr="009B51FE">
        <w:t>depends on the energy mix of the assumed electricity grid and can be configured to represent global averages or region-specific scenarios, consistent with prior studies on blockchain carbon emissions [</w:t>
      </w:r>
      <w:r w:rsidR="009B5EE1" w:rsidRPr="009B51FE">
        <w:t>3</w:t>
      </w:r>
      <w:r w:rsidRPr="009B51FE">
        <w:t>], [</w:t>
      </w:r>
      <w:r w:rsidR="00D6049E" w:rsidRPr="009B51FE">
        <w:t>15</w:t>
      </w:r>
      <w:r w:rsidRPr="009B51FE">
        <w:t>].</w:t>
      </w:r>
    </w:p>
    <w:p w14:paraId="79B148A2" w14:textId="77777777" w:rsidR="009C331D" w:rsidRPr="009B51FE" w:rsidRDefault="00000000" w:rsidP="00C614A6">
      <w:pPr>
        <w:pStyle w:val="RSR"/>
      </w:pPr>
      <w:r w:rsidRPr="009B51FE">
        <w:t xml:space="preserve">Because γ captures the carbon intensity of the underlying grid, the same energy yields very different emissions across regions and times. We therefore treat γ </w:t>
      </w:r>
      <w:r w:rsidRPr="009B51FE">
        <w:t xml:space="preserve">as an experimental variable with three scenarios: a low-carbon grid (γ = 0.05 </w:t>
      </w:r>
      <w:proofErr w:type="spellStart"/>
      <w:r w:rsidRPr="009B51FE">
        <w:t>kgCO₂e</w:t>
      </w:r>
      <w:proofErr w:type="spellEnd"/>
      <w:r w:rsidRPr="009B51FE">
        <w:t>/kWh), a global-average grid (γ = 0.475), and a high-carbon grid (γ = 0.82); the sensitivity is reported in the Results.</w:t>
      </w:r>
    </w:p>
    <w:p w14:paraId="213C6A43" w14:textId="77777777" w:rsidR="00B9101B" w:rsidRPr="009B51FE" w:rsidRDefault="00B9101B" w:rsidP="00B9101B">
      <w:pPr>
        <w:pStyle w:val="RSR"/>
      </w:pPr>
      <w:r w:rsidRPr="009B51FE">
        <w:t>The total carbon footprint of the blockchain network over a simulation run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547"/>
      </w:tblGrid>
      <w:tr w:rsidR="0023085E" w:rsidRPr="009B51FE" w14:paraId="7EDAB3C9" w14:textId="77777777" w:rsidTr="00973390">
        <w:tc>
          <w:tcPr>
            <w:tcW w:w="3964" w:type="dxa"/>
            <w:vAlign w:val="center"/>
          </w:tcPr>
          <w:p w14:paraId="25C5461D"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tc>
        <w:tc>
          <w:tcPr>
            <w:tcW w:w="545" w:type="dxa"/>
            <w:vAlign w:val="center"/>
          </w:tcPr>
          <w:p w14:paraId="1C1F7BBD" w14:textId="77777777" w:rsidR="0023085E" w:rsidRPr="009B51FE" w:rsidRDefault="0023085E" w:rsidP="00973390">
            <w:pPr>
              <w:pStyle w:val="RSR"/>
              <w:spacing w:after="0"/>
              <w:ind w:firstLine="0"/>
              <w:jc w:val="center"/>
            </w:pPr>
            <w:r w:rsidRPr="009B51FE">
              <w:t>(10)</w:t>
            </w:r>
          </w:p>
        </w:tc>
      </w:tr>
    </w:tbl>
    <w:p w14:paraId="273013B7" w14:textId="77777777" w:rsidR="00B9101B" w:rsidRPr="009B51FE" w:rsidRDefault="00B9101B" w:rsidP="00B9101B">
      <w:pPr>
        <w:pStyle w:val="RSR"/>
      </w:pPr>
    </w:p>
    <w:p w14:paraId="7A712A52" w14:textId="77777777" w:rsidR="00B9101B" w:rsidRPr="009B51FE" w:rsidRDefault="00B9101B" w:rsidP="00B9101B">
      <w:pPr>
        <w:pStyle w:val="RSR"/>
      </w:pPr>
      <w:r w:rsidRPr="009B51FE">
        <w:t xml:space="preserve">where </w:t>
      </w:r>
      <m:oMath>
        <m:r>
          <w:rPr>
            <w:rFonts w:ascii="Cambria Math" w:hAnsi="Cambria Math"/>
          </w:rPr>
          <m:t>N</m:t>
        </m:r>
      </m:oMath>
      <w:r w:rsidR="007E4C18" w:rsidRPr="009B51FE">
        <w:t xml:space="preserve"> </w:t>
      </w:r>
      <w:r w:rsidRPr="009B51FE">
        <w:t>denotes the total number of participating nodes.</w:t>
      </w:r>
    </w:p>
    <w:p w14:paraId="627179A2" w14:textId="77777777" w:rsidR="00B9101B" w:rsidRPr="009B51FE" w:rsidRDefault="00B9101B" w:rsidP="00B9101B">
      <w:pPr>
        <w:pStyle w:val="Heading2"/>
      </w:pPr>
      <w:r w:rsidRPr="009B51FE">
        <w:t>B. Granular Emission Metrics</w:t>
      </w:r>
    </w:p>
    <w:p w14:paraId="365420C8" w14:textId="77777777" w:rsidR="00B9101B" w:rsidRPr="009B51FE" w:rsidRDefault="00B9101B" w:rsidP="00B9101B">
      <w:pPr>
        <w:pStyle w:val="RSR"/>
      </w:pPr>
      <w:r w:rsidRPr="009B51FE">
        <w:t xml:space="preserve">To enable fine-grained sustainability analysis, carbon emissions are further normalized with respect to blockchain outputs. Carbon emissions per block </w:t>
      </w:r>
      <m:oMath>
        <m:sSub>
          <m:sSubPr>
            <m:ctrlPr>
              <w:rPr>
                <w:rFonts w:ascii="Cambria Math" w:hAnsi="Cambria Math"/>
              </w:rPr>
            </m:ctrlPr>
          </m:sSubPr>
          <m:e>
            <m:r>
              <w:rPr>
                <w:rFonts w:ascii="Cambria Math" w:hAnsi="Cambria Math"/>
              </w:rPr>
              <m:t>C</m:t>
            </m:r>
          </m:e>
          <m:sub>
            <m:r>
              <w:rPr>
                <w:rFonts w:ascii="Cambria Math" w:hAnsi="Cambria Math"/>
              </w:rPr>
              <m:t>block</m:t>
            </m:r>
          </m:sub>
        </m:sSub>
      </m:oMath>
      <w:r w:rsidR="007E4C18" w:rsidRPr="009B51FE">
        <w:t xml:space="preserve"> </w:t>
      </w:r>
      <w:r w:rsidRPr="009B51FE">
        <w:t xml:space="preserve">and per transaction </w:t>
      </w:r>
      <m:oMath>
        <m:sSub>
          <m:sSubPr>
            <m:ctrlPr>
              <w:rPr>
                <w:rFonts w:ascii="Cambria Math" w:hAnsi="Cambria Math"/>
              </w:rPr>
            </m:ctrlPr>
          </m:sSubPr>
          <m:e>
            <m:r>
              <w:rPr>
                <w:rFonts w:ascii="Cambria Math" w:hAnsi="Cambria Math"/>
              </w:rPr>
              <m:t>C</m:t>
            </m:r>
          </m:e>
          <m:sub>
            <m:r>
              <w:rPr>
                <w:rFonts w:ascii="Cambria Math" w:hAnsi="Cambria Math"/>
              </w:rPr>
              <m:t>tx</m:t>
            </m:r>
          </m:sub>
        </m:sSub>
      </m:oMath>
      <w:r w:rsidR="007E4C18" w:rsidRPr="009B51FE">
        <w:t xml:space="preserve"> </w:t>
      </w:r>
      <w:r w:rsidRPr="009B51FE">
        <w:t>are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547"/>
      </w:tblGrid>
      <w:tr w:rsidR="0023085E" w:rsidRPr="009B51FE" w14:paraId="2BC54E11" w14:textId="77777777" w:rsidTr="00973390">
        <w:tc>
          <w:tcPr>
            <w:tcW w:w="3964" w:type="dxa"/>
            <w:vAlign w:val="center"/>
          </w:tcPr>
          <w:p w14:paraId="547A65D5" w14:textId="77777777" w:rsidR="0023085E" w:rsidRPr="009B51F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block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total</m:t>
                        </m:r>
                      </m:sub>
                    </m:sSub>
                  </m:num>
                  <m:den>
                    <m:r>
                      <w:rPr>
                        <w:rFonts w:ascii="Cambria Math" w:hAnsi="Cambria Math"/>
                      </w:rPr>
                      <m:t>B</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total</m:t>
                        </m:r>
                      </m:sub>
                    </m:sSub>
                  </m:num>
                  <m:den>
                    <m:r>
                      <w:rPr>
                        <w:rFonts w:ascii="Cambria Math" w:hAnsi="Cambria Math"/>
                      </w:rPr>
                      <m:t>T</m:t>
                    </m:r>
                  </m:den>
                </m:f>
              </m:oMath>
            </m:oMathPara>
          </w:p>
        </w:tc>
        <w:tc>
          <w:tcPr>
            <w:tcW w:w="545" w:type="dxa"/>
            <w:vAlign w:val="center"/>
          </w:tcPr>
          <w:p w14:paraId="76A179A9" w14:textId="77777777" w:rsidR="0023085E" w:rsidRPr="009B51FE" w:rsidRDefault="0023085E" w:rsidP="00973390">
            <w:pPr>
              <w:pStyle w:val="RSR"/>
              <w:spacing w:after="0"/>
              <w:ind w:firstLine="0"/>
              <w:jc w:val="center"/>
            </w:pPr>
            <w:r w:rsidRPr="009B51FE">
              <w:t>(11)</w:t>
            </w:r>
          </w:p>
        </w:tc>
      </w:tr>
    </w:tbl>
    <w:p w14:paraId="4B50BDD0" w14:textId="77777777" w:rsidR="0023085E" w:rsidRPr="009B51FE" w:rsidRDefault="0023085E" w:rsidP="0023085E">
      <w:pPr>
        <w:pStyle w:val="RSR"/>
        <w:ind w:firstLine="0"/>
      </w:pPr>
    </w:p>
    <w:p w14:paraId="738EB405" w14:textId="4A8B614C" w:rsidR="00B9101B" w:rsidRPr="009B51FE" w:rsidRDefault="00B9101B" w:rsidP="00B9101B">
      <w:pPr>
        <w:pStyle w:val="RSR"/>
      </w:pPr>
      <w:r w:rsidRPr="009B51FE">
        <w:t xml:space="preserve">where </w:t>
      </w:r>
      <m:oMath>
        <m:r>
          <w:rPr>
            <w:rFonts w:ascii="Cambria Math" w:hAnsi="Cambria Math"/>
          </w:rPr>
          <m:t>B</m:t>
        </m:r>
      </m:oMath>
      <w:r w:rsidR="007E4C18" w:rsidRPr="009B51FE">
        <w:t xml:space="preserve"> </w:t>
      </w:r>
      <w:r w:rsidRPr="009B51FE">
        <w:t xml:space="preserve">is the total number of confirmed blocks and </w:t>
      </w:r>
      <m:oMath>
        <m:r>
          <w:rPr>
            <w:rFonts w:ascii="Cambria Math" w:hAnsi="Cambria Math"/>
          </w:rPr>
          <m:t>T</m:t>
        </m:r>
      </m:oMath>
      <w:r w:rsidR="007E4C18" w:rsidRPr="009B51FE">
        <w:t xml:space="preserve"> </w:t>
      </w:r>
      <w:r w:rsidRPr="009B51FE">
        <w:t>is the total number of processed transactions during the simulation. These normalized metrics are commonly used in empirical blockchain sustainability studies to compare protocol efficiency across different workloads and configurations [3], [</w:t>
      </w:r>
      <w:r w:rsidR="00D6049E" w:rsidRPr="009B51FE">
        <w:t>16</w:t>
      </w:r>
      <w:r w:rsidRPr="009B51FE">
        <w:t>].</w:t>
      </w:r>
    </w:p>
    <w:p w14:paraId="449D0D64" w14:textId="77777777" w:rsidR="00B9101B" w:rsidRPr="009B51FE" w:rsidRDefault="00B9101B" w:rsidP="00B9101B">
      <w:pPr>
        <w:pStyle w:val="Heading2"/>
      </w:pPr>
      <w:r w:rsidRPr="009B51FE">
        <w:t>C. Integration with BlockSim</w:t>
      </w:r>
    </w:p>
    <w:p w14:paraId="58178C9E" w14:textId="77777777" w:rsidR="000D0362" w:rsidRPr="009B51FE" w:rsidRDefault="00B9101B" w:rsidP="007114E1">
      <w:pPr>
        <w:pStyle w:val="RSR"/>
      </w:pPr>
      <w:r w:rsidRPr="009B51FE">
        <w:t xml:space="preserve">By embedding carbon footprint computation directly into </w:t>
      </w:r>
      <w:proofErr w:type="spellStart"/>
      <w:r w:rsidRPr="009B51FE">
        <w:t>BlockSim’s</w:t>
      </w:r>
      <w:proofErr w:type="spellEnd"/>
      <w:r w:rsidRPr="009B51FE">
        <w:t xml:space="preserve"> event-driven execution, the simulator produces time-series and aggregate emission statistics without external post-processing. This tight coupling enables comparative evaluation of blockchain protocols with respect to performance, energy efficiency, and environmental impact within a unified simulation framework.</w:t>
      </w:r>
    </w:p>
    <w:p w14:paraId="1A7A7AB1" w14:textId="2737E1E4" w:rsidR="00B9101B" w:rsidRPr="009B51FE" w:rsidRDefault="00C80214" w:rsidP="00B9101B">
      <w:pPr>
        <w:pStyle w:val="Heading1"/>
        <w:numPr>
          <w:ilvl w:val="0"/>
          <w:numId w:val="1"/>
        </w:numPr>
        <w:ind w:left="360"/>
      </w:pPr>
      <w:del w:id="1110" w:author="Editor Revision" w:date="2026-07-22T00:00:00Z">
        <w:r w:rsidRPr="009B51FE">
          <w:lastRenderedPageBreak/>
          <mc:AlternateContent>
            <mc:Choice Requires="wps">
              <w:drawing>
                <wp:anchor distT="0" distB="0" distL="114300" distR="114300" simplePos="0" relativeHeight="251661312" behindDoc="0" locked="0" layoutInCell="1" allowOverlap="1" wp14:anchorId="4D696BEC" wp14:editId="3BC54837">
                  <wp:simplePos x="0" y="0"/>
                  <wp:positionH relativeFrom="column">
                    <wp:posOffset>706784</wp:posOffset>
                  </wp:positionH>
                  <wp:positionV relativeFrom="paragraph">
                    <wp:posOffset>2600281</wp:posOffset>
                  </wp:positionV>
                  <wp:extent cx="4321810" cy="635"/>
                  <wp:effectExtent l="0" t="0" r="2540" b="0"/>
                  <wp:wrapTopAndBottom/>
                  <wp:docPr id="1852144121" name="Text Box 1"/>
                  <wp:cNvGraphicFramePr/>
                  <a:graphic xmlns:a="http://schemas.openxmlformats.org/drawingml/2006/main">
                    <a:graphicData uri="http://schemas.microsoft.com/office/word/2010/wordprocessingShape">
                      <wps:wsp>
                        <wps:cNvSpPr txBox="1"/>
                        <wps:spPr>
                          <a:xfrm>
                            <a:off x="0" y="0"/>
                            <a:ext cx="4321810" cy="635"/>
                          </a:xfrm>
                          <a:prstGeom prst="rect">
                            <a:avLst/>
                          </a:prstGeom>
                          <a:solidFill>
                            <a:prstClr val="white"/>
                          </a:solidFill>
                          <a:ln>
                            <a:noFill/>
                          </a:ln>
                        </wps:spPr>
                        <wps:txbx>
                          <w:txbxContent>
                            <w:p w14:paraId="7DBD75E9" w14:textId="77777777" w:rsidR="00CB1A51" w:rsidRPr="00716E6B" w:rsidRDefault="00CB1A51" w:rsidP="00CB1A51">
                              <w:pPr>
                                <w:pStyle w:val="Caption"/>
                                <w:jc w:val="center"/>
                                <w:rPr>
                                  <w:rFonts w:ascii="Times New Roman" w:eastAsia="SimSun" w:hAnsi="Times New Roman"/>
                                  <w:noProof/>
                                  <w:spacing w:val="-1"/>
                                </w:rPr>
                              </w:pPr>
                              <w:r>
                                <w:delText xml:space="preserve">Figure </w:delText>
                              </w:r>
                              <w:r>
                                <w:fldChar w:fldCharType="begin"/>
                              </w:r>
                              <w:r>
                                <w:delInstrText xml:space="preserve"> SEQ Figure \* ARABIC </w:delInstrText>
                              </w:r>
                              <w:r>
                                <w:fldChar w:fldCharType="separate"/>
                              </w:r>
                              <w:r w:rsidR="009724A3">
                                <w:rPr>
                                  <w:noProof/>
                                </w:rPr>
                                <w:delText>1</w:delText>
                              </w:r>
                              <w:r>
                                <w:fldChar w:fldCharType="end"/>
                              </w:r>
                              <w:r w:rsidR="009724A3">
                                <w:delText>:</w:delText>
                              </w:r>
                              <w:r>
                                <w:rPr>
                                  <w:noProof/>
                                  <w:lang w:val="en-US"/>
                                </w:rPr>
                                <w:delText xml:space="preserve"> </w:delText>
                              </w:r>
                              <w:r w:rsidRPr="00FF12A1">
                                <w:rPr>
                                  <w:noProof/>
                                  <w:lang w:val="en-US"/>
                                </w:rPr>
                                <w:delText>Cumulative Energy, event-based</w:delTex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D696BEC" id="Text Box 1" o:spid="_x0000_s1027" type="#_x0000_t202" style="position:absolute;left:0;text-align:left;margin-left:55.65pt;margin-top:204.75pt;width:340.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lx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" stroked="f">
                  <v:textbox style="mso-fit-shape-to-text:t" inset="0,0,0,0">
                    <w:txbxContent>
                      <w:p w14:paraId="7DBD75E9" w14:textId="77777777" w:rsidR="00CB1A51" w:rsidRPr="00716E6B" w:rsidRDefault="00CB1A51" w:rsidP="00CB1A51">
                        <w:pPr>
                          <w:pStyle w:val="Caption"/>
                          <w:jc w:val="center"/>
                          <w:rPr>
                            <w:rFonts w:ascii="Times New Roman" w:eastAsia="SimSun" w:hAnsi="Times New Roman"/>
                            <w:noProof/>
                            <w:spacing w:val="-1"/>
                          </w:rPr>
                        </w:pPr>
                        <w:r>
                          <w:delText xml:space="preserve">Figure </w:delText>
                        </w:r>
                        <w:r>
                          <w:fldChar w:fldCharType="begin"/>
                        </w:r>
                        <w:r>
                          <w:delInstrText xml:space="preserve"> SEQ Figure \* ARABIC </w:delInstrText>
                        </w:r>
                        <w:r>
                          <w:fldChar w:fldCharType="separate"/>
                        </w:r>
                        <w:r w:rsidR="009724A3">
                          <w:rPr>
                            <w:noProof/>
                          </w:rPr>
                          <w:delText>1</w:delText>
                        </w:r>
                        <w:r>
                          <w:fldChar w:fldCharType="end"/>
                        </w:r>
                        <w:r w:rsidR="009724A3">
                          <w:delText>:</w:delText>
                        </w:r>
                        <w:r>
                          <w:rPr>
                            <w:noProof/>
                            <w:lang w:val="en-US"/>
                          </w:rPr>
                          <w:delText xml:space="preserve"> </w:delText>
                        </w:r>
                        <w:r w:rsidRPr="00FF12A1">
                          <w:rPr>
                            <w:noProof/>
                            <w:lang w:val="en-US"/>
                          </w:rPr>
                          <w:delText>Cumulative Energy, event-based</w:delText>
                        </w:r>
                      </w:p>
                    </w:txbxContent>
                  </v:textbox>
                  <w10:wrap type="topAndBottom"/>
                </v:shape>
              </w:pict>
            </mc:Fallback>
          </mc:AlternateContent>
        </w:r>
      </w:del>
      <w:del w:id="1113" w:author="Editor Revision" w:date="2026-07-22T00:00:00Z">
        <w:r w:rsidRPr="009B51FE">
          <w:drawing>
            <wp:anchor distT="0" distB="0" distL="114300" distR="114300" simplePos="0" relativeHeight="251659264" behindDoc="0" locked="0" layoutInCell="1" allowOverlap="1" wp14:anchorId="4E7222C5" wp14:editId="5FCB7DED">
              <wp:simplePos x="0" y="0"/>
              <wp:positionH relativeFrom="column">
                <wp:posOffset>795655</wp:posOffset>
              </wp:positionH>
              <wp:positionV relativeFrom="paragraph">
                <wp:posOffset>191</wp:posOffset>
              </wp:positionV>
              <wp:extent cx="4321810" cy="2493645"/>
              <wp:effectExtent l="0" t="0" r="0" b="0"/>
              <wp:wrapTopAndBottom/>
              <wp:docPr id="40555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5373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1810" cy="2493645"/>
                      </a:xfrm>
                      <a:prstGeom prst="rect">
                        <a:avLst/>
                      </a:prstGeom>
                    </pic:spPr>
                  </pic:pic>
                </a:graphicData>
              </a:graphic>
              <wp14:sizeRelH relativeFrom="margin">
                <wp14:pctWidth>0</wp14:pctWidth>
              </wp14:sizeRelH>
              <wp14:sizeRelV relativeFrom="margin">
                <wp14:pctHeight>0</wp14:pctHeight>
              </wp14:sizeRelV>
            </wp:anchor>
          </w:drawing>
        </w:r>
      </w:del>
      <w:r w:rsidR="00B9101B" w:rsidRPr="009B51FE">
        <w:t>Experimental Setup</w:t>
      </w:r>
    </w:p>
    <w:p w14:paraId="67C1A45A" w14:textId="65EC7681" w:rsidR="00B9101B" w:rsidRPr="009B51FE" w:rsidRDefault="00B9101B" w:rsidP="00B9101B">
      <w:pPr>
        <w:pStyle w:val="RSR"/>
      </w:pPr>
      <w:r w:rsidRPr="009B51FE">
        <w:t xml:space="preserve">To evaluate the effectiveness of the proposed energy and carbon footprint extensions, a series of controlled simulation experiments were conducted using the extended </w:t>
      </w:r>
      <w:proofErr w:type="spellStart"/>
      <w:r w:rsidRPr="009B51FE">
        <w:t>BlockSim</w:t>
      </w:r>
      <w:proofErr w:type="spellEnd"/>
      <w:r w:rsidRPr="009B51FE">
        <w:t xml:space="preserve"> framework. The experimental design follows best practices for blockchain performance evaluation, ensuring reproducibility and comparability with prior studies [</w:t>
      </w:r>
      <w:r w:rsidR="009B5EE1" w:rsidRPr="009B51FE">
        <w:t>4</w:t>
      </w:r>
      <w:r w:rsidRPr="009B51FE">
        <w:t>], [</w:t>
      </w:r>
      <w:r w:rsidR="00D6049E" w:rsidRPr="009B51FE">
        <w:t>16</w:t>
      </w:r>
      <w:r w:rsidRPr="009B51FE">
        <w:t>].</w:t>
      </w:r>
    </w:p>
    <w:p>
      <w:pPr>
        <w:pStyle w:val="RSR"/>
      </w:pPr>
      <w:ins w:id="1356" w:author="Editor Revision" w:date="2026-07-22T00:00:00Z">
        <w:r>
          <w:rPr>
            <w:color w:val="FF0000"/>
          </w:rPr>
          <w:t xml:space="preserve">Table 1 consolidates every parameter required to reproduce the experiments; each value is traceable to the released code or CSV outputs and is marked as a deterministic input, a swept level, or a stochastic (seed-varying) quantity.</w:t>
        </w:r>
      </w:ins>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rPr>
          <w:ins w:id="1328" w:author="Editor Revision" w:date="2026-07-22T00:00:00Z"/>
        </w:trPr>
        <w:tc>
          <w:tcPr>
            <w:tcW w:type="dxa" w:w="1392"/>
          </w:tcPr>
          <w:p>
            <w:ins w:id="1132" w:author="Editor Revision" w:date="2026-07-22T00:00:00Z">
              <w:r>
                <w:rPr>
                  <w:color w:val="FF0000"/>
                  <w:b/>
                  <w:sz w:val="16"/>
                </w:rPr>
                <w:t xml:space="preserve">Parameter</w:t>
              </w:r>
            </w:ins>
          </w:p>
        </w:tc>
        <w:tc>
          <w:tcPr>
            <w:tcW w:type="dxa" w:w="1392"/>
          </w:tcPr>
          <w:p>
            <w:ins w:id="1133" w:author="Editor Revision" w:date="2026-07-22T00:00:00Z">
              <w:r>
                <w:rPr>
                  <w:color w:val="FF0000"/>
                  <w:b/>
                  <w:sz w:val="16"/>
                </w:rPr>
                <w:t xml:space="preserve">Symbol</w:t>
              </w:r>
            </w:ins>
          </w:p>
        </w:tc>
        <w:tc>
          <w:tcPr>
            <w:tcW w:type="dxa" w:w="1392"/>
          </w:tcPr>
          <w:p>
            <w:ins w:id="1134" w:author="Editor Revision" w:date="2026-07-22T00:00:00Z">
              <w:r>
                <w:rPr>
                  <w:color w:val="FF0000"/>
                  <w:b/>
                  <w:sz w:val="16"/>
                </w:rPr>
                <w:t xml:space="preserve">Value / range</w:t>
              </w:r>
            </w:ins>
          </w:p>
        </w:tc>
        <w:tc>
          <w:tcPr>
            <w:tcW w:type="dxa" w:w="1392"/>
          </w:tcPr>
          <w:p>
            <w:ins w:id="1135" w:author="Editor Revision" w:date="2026-07-22T00:00:00Z">
              <w:r>
                <w:rPr>
                  <w:color w:val="FF0000"/>
                  <w:b/>
                  <w:sz w:val="16"/>
                </w:rPr>
                <w:t xml:space="preserve">Unit</w:t>
              </w:r>
            </w:ins>
          </w:p>
        </w:tc>
        <w:tc>
          <w:tcPr>
            <w:tcW w:type="dxa" w:w="1392"/>
          </w:tcPr>
          <w:p>
            <w:ins w:id="1136" w:author="Editor Revision" w:date="2026-07-22T00:00:00Z">
              <w:r>
                <w:rPr>
                  <w:color w:val="FF0000"/>
                  <w:b/>
                  <w:sz w:val="16"/>
                </w:rPr>
                <w:t xml:space="preserve">Model / scenario</w:t>
              </w:r>
            </w:ins>
          </w:p>
        </w:tc>
        <w:tc>
          <w:tcPr>
            <w:tcW w:type="dxa" w:w="1392"/>
          </w:tcPr>
          <w:p>
            <w:ins w:id="1137" w:author="Editor Revision" w:date="2026-07-22T00:00:00Z">
              <w:r>
                <w:rPr>
                  <w:color w:val="FF0000"/>
                  <w:b/>
                  <w:sz w:val="16"/>
                </w:rPr>
                <w:t xml:space="preserve">Type</w:t>
              </w:r>
            </w:ins>
          </w:p>
        </w:tc>
        <w:tc>
          <w:tcPr>
            <w:tcW w:type="dxa" w:w="1392"/>
          </w:tcPr>
          <w:p>
            <w:ins w:id="1138" w:author="Editor Revision" w:date="2026-07-22T00:00:00Z">
              <w:r>
                <w:rPr>
                  <w:color w:val="FF0000"/>
                  <w:b/>
                  <w:sz w:val="16"/>
                </w:rPr>
                <w:t xml:space="preserve">Source / justification</w:t>
              </w:r>
            </w:ins>
          </w:p>
        </w:tc>
      </w:tr>
      <w:tr>
        <w:trPr>
          <w:ins w:id="1329" w:author="Editor Revision" w:date="2026-07-22T00:00:00Z"/>
        </w:trPr>
        <w:tc>
          <w:tcPr>
            <w:tcW w:type="dxa" w:w="1392"/>
          </w:tcPr>
          <w:p>
            <w:ins w:id="1139" w:author="Editor Revision" w:date="2026-07-22T00:00:00Z">
              <w:r>
                <w:rPr>
                  <w:color w:val="FF0000"/>
                  <w:sz w:val="16"/>
                </w:rPr>
                <w:t xml:space="preserve">Block subsidy</w:t>
              </w:r>
            </w:ins>
          </w:p>
        </w:tc>
        <w:tc>
          <w:tcPr>
            <w:tcW w:type="dxa" w:w="1392"/>
          </w:tcPr>
          <w:p>
            <w:ins w:id="1140" w:author="Editor Revision" w:date="2026-07-22T00:00:00Z">
              <w:r>
                <w:rPr>
                  <w:color w:val="FF0000"/>
                  <w:sz w:val="16"/>
                </w:rPr>
                <w:t xml:space="preserve">B_t</w:t>
              </w:r>
            </w:ins>
          </w:p>
        </w:tc>
        <w:tc>
          <w:tcPr>
            <w:tcW w:type="dxa" w:w="1392"/>
          </w:tcPr>
          <w:p>
            <w:ins w:id="1141" w:author="Editor Revision" w:date="2026-07-22T00:00:00Z">
              <w:r>
                <w:rPr>
                  <w:color w:val="FF0000"/>
                  <w:sz w:val="16"/>
                </w:rPr>
                <w:t xml:space="preserve">3.125 (swept 1.5625 / 3.125 / 6.25)</w:t>
              </w:r>
            </w:ins>
          </w:p>
        </w:tc>
        <w:tc>
          <w:tcPr>
            <w:tcW w:type="dxa" w:w="1392"/>
          </w:tcPr>
          <w:p>
            <w:ins w:id="1142" w:author="Editor Revision" w:date="2026-07-22T00:00:00Z">
              <w:r>
                <w:rPr>
                  <w:color w:val="FF0000"/>
                  <w:sz w:val="16"/>
                </w:rPr>
                <w:t xml:space="preserve">coin/block</w:t>
              </w:r>
            </w:ins>
          </w:p>
        </w:tc>
        <w:tc>
          <w:tcPr>
            <w:tcW w:type="dxa" w:w="1392"/>
          </w:tcPr>
          <w:p>
            <w:ins w:id="1143" w:author="Editor Revision" w:date="2026-07-22T00:00:00Z">
              <w:r>
                <w:rPr>
                  <w:color w:val="FF0000"/>
                  <w:sz w:val="16"/>
                </w:rPr>
                <w:t xml:space="preserve">PoW economic</w:t>
              </w:r>
            </w:ins>
          </w:p>
        </w:tc>
        <w:tc>
          <w:tcPr>
            <w:tcW w:type="dxa" w:w="1392"/>
          </w:tcPr>
          <w:p>
            <w:ins w:id="1144" w:author="Editor Revision" w:date="2026-07-22T00:00:00Z">
              <w:r>
                <w:rPr>
                  <w:color w:val="FF0000"/>
                  <w:sz w:val="16"/>
                </w:rPr>
                <w:t xml:space="preserve">Input (swept)</w:t>
              </w:r>
            </w:ins>
          </w:p>
        </w:tc>
        <w:tc>
          <w:tcPr>
            <w:tcW w:type="dxa" w:w="1392"/>
          </w:tcPr>
          <w:p>
            <w:ins w:id="1145" w:author="Editor Revision" w:date="2026-07-22T00:00:00Z">
              <w:r>
                <w:rPr>
                  <w:color w:val="FF0000"/>
                  <w:sz w:val="16"/>
                </w:rPr>
                <w:t xml:space="preserve">scenarios.py POW_BITCOIN_BASE (post-2024-halving assumption)</w:t>
              </w:r>
            </w:ins>
          </w:p>
        </w:tc>
      </w:tr>
      <w:tr>
        <w:trPr>
          <w:ins w:id="1330" w:author="Editor Revision" w:date="2026-07-22T00:00:00Z"/>
        </w:trPr>
        <w:tc>
          <w:tcPr>
            <w:tcW w:type="dxa" w:w="1392"/>
          </w:tcPr>
          <w:p>
            <w:ins w:id="1146" w:author="Editor Revision" w:date="2026-07-22T00:00:00Z">
              <w:r>
                <w:rPr>
                  <w:color w:val="FF0000"/>
                  <w:sz w:val="16"/>
                </w:rPr>
                <w:t xml:space="preserve">Avg. transaction fees</w:t>
              </w:r>
            </w:ins>
          </w:p>
        </w:tc>
        <w:tc>
          <w:tcPr>
            <w:tcW w:type="dxa" w:w="1392"/>
          </w:tcPr>
          <w:p>
            <w:ins w:id="1147" w:author="Editor Revision" w:date="2026-07-22T00:00:00Z">
              <w:r>
                <w:rPr>
                  <w:color w:val="FF0000"/>
                  <w:sz w:val="16"/>
                </w:rPr>
                <w:t xml:space="preserve">F_t</w:t>
              </w:r>
            </w:ins>
          </w:p>
        </w:tc>
        <w:tc>
          <w:tcPr>
            <w:tcW w:type="dxa" w:w="1392"/>
          </w:tcPr>
          <w:p>
            <w:ins w:id="1148" w:author="Editor Revision" w:date="2026-07-22T00:00:00Z">
              <w:r>
                <w:rPr>
                  <w:color w:val="FF0000"/>
                  <w:sz w:val="16"/>
                </w:rPr>
                <w:t xml:space="preserve">0.30 (Gaussian σ=40% per seed)</w:t>
              </w:r>
            </w:ins>
          </w:p>
        </w:tc>
        <w:tc>
          <w:tcPr>
            <w:tcW w:type="dxa" w:w="1392"/>
          </w:tcPr>
          <w:p>
            <w:ins w:id="1149" w:author="Editor Revision" w:date="2026-07-22T00:00:00Z">
              <w:r>
                <w:rPr>
                  <w:color w:val="FF0000"/>
                  <w:sz w:val="16"/>
                </w:rPr>
                <w:t xml:space="preserve">coin/block</w:t>
              </w:r>
            </w:ins>
          </w:p>
        </w:tc>
        <w:tc>
          <w:tcPr>
            <w:tcW w:type="dxa" w:w="1392"/>
          </w:tcPr>
          <w:p>
            <w:ins w:id="1150" w:author="Editor Revision" w:date="2026-07-22T00:00:00Z">
              <w:r>
                <w:rPr>
                  <w:color w:val="FF0000"/>
                  <w:sz w:val="16"/>
                </w:rPr>
                <w:t xml:space="preserve">PoW economic</w:t>
              </w:r>
            </w:ins>
          </w:p>
        </w:tc>
        <w:tc>
          <w:tcPr>
            <w:tcW w:type="dxa" w:w="1392"/>
          </w:tcPr>
          <w:p>
            <w:ins w:id="1151" w:author="Editor Revision" w:date="2026-07-22T00:00:00Z">
              <w:r>
                <w:rPr>
                  <w:color w:val="FF0000"/>
                  <w:sz w:val="16"/>
                </w:rPr>
                <w:t xml:space="preserve">Stochastic</w:t>
              </w:r>
            </w:ins>
          </w:p>
        </w:tc>
        <w:tc>
          <w:tcPr>
            <w:tcW w:type="dxa" w:w="1392"/>
          </w:tcPr>
          <w:p>
            <w:ins w:id="1152" w:author="Editor Revision" w:date="2026-07-22T00:00:00Z">
              <w:r>
                <w:rPr>
                  <w:color w:val="FF0000"/>
                  <w:sz w:val="16"/>
                </w:rPr>
                <w:t xml:space="preserve">scenarios.py fee_jitter=0.40 (assumption)</w:t>
              </w:r>
            </w:ins>
          </w:p>
        </w:tc>
      </w:tr>
      <w:tr>
        <w:trPr>
          <w:ins w:id="1331" w:author="Editor Revision" w:date="2026-07-22T00:00:00Z"/>
        </w:trPr>
        <w:tc>
          <w:tcPr>
            <w:tcW w:type="dxa" w:w="1392"/>
          </w:tcPr>
          <w:p>
            <w:ins w:id="1153" w:author="Editor Revision" w:date="2026-07-22T00:00:00Z">
              <w:r>
                <w:rPr>
                  <w:color w:val="FF0000"/>
                  <w:sz w:val="16"/>
                </w:rPr>
                <w:t xml:space="preserve">Coin price</w:t>
              </w:r>
            </w:ins>
          </w:p>
        </w:tc>
        <w:tc>
          <w:tcPr>
            <w:tcW w:type="dxa" w:w="1392"/>
          </w:tcPr>
          <w:p>
            <w:ins w:id="1154" w:author="Editor Revision" w:date="2026-07-22T00:00:00Z">
              <w:r>
                <w:rPr>
                  <w:color w:val="FF0000"/>
                  <w:sz w:val="16"/>
                </w:rPr>
                <w:t xml:space="preserve">P_t</w:t>
              </w:r>
            </w:ins>
          </w:p>
        </w:tc>
        <w:tc>
          <w:tcPr>
            <w:tcW w:type="dxa" w:w="1392"/>
          </w:tcPr>
          <w:p>
            <w:ins w:id="1155" w:author="Editor Revision" w:date="2026-07-22T00:00:00Z">
              <w:r>
                <w:rPr>
                  <w:color w:val="FF0000"/>
                  <w:sz w:val="16"/>
                </w:rPr>
                <w:t xml:space="preserve">60,000 (swept 20,000 / 60,000 / 100,000; Gaussian σ=5% per seed)</w:t>
              </w:r>
            </w:ins>
          </w:p>
        </w:tc>
        <w:tc>
          <w:tcPr>
            <w:tcW w:type="dxa" w:w="1392"/>
          </w:tcPr>
          <w:p>
            <w:ins w:id="1156" w:author="Editor Revision" w:date="2026-07-22T00:00:00Z">
              <w:r>
                <w:rPr>
                  <w:color w:val="FF0000"/>
                  <w:sz w:val="16"/>
                </w:rPr>
                <w:t xml:space="preserve">USD/coin</w:t>
              </w:r>
            </w:ins>
          </w:p>
        </w:tc>
        <w:tc>
          <w:tcPr>
            <w:tcW w:type="dxa" w:w="1392"/>
          </w:tcPr>
          <w:p>
            <w:ins w:id="1157" w:author="Editor Revision" w:date="2026-07-22T00:00:00Z">
              <w:r>
                <w:rPr>
                  <w:color w:val="FF0000"/>
                  <w:sz w:val="16"/>
                </w:rPr>
                <w:t xml:space="preserve">PoW economic</w:t>
              </w:r>
            </w:ins>
          </w:p>
        </w:tc>
        <w:tc>
          <w:tcPr>
            <w:tcW w:type="dxa" w:w="1392"/>
          </w:tcPr>
          <w:p>
            <w:ins w:id="1158" w:author="Editor Revision" w:date="2026-07-22T00:00:00Z">
              <w:r>
                <w:rPr>
                  <w:color w:val="FF0000"/>
                  <w:sz w:val="16"/>
                </w:rPr>
                <w:t xml:space="preserve">Swept + stochastic</w:t>
              </w:r>
            </w:ins>
          </w:p>
        </w:tc>
        <w:tc>
          <w:tcPr>
            <w:tcW w:type="dxa" w:w="1392"/>
          </w:tcPr>
          <w:p>
            <w:ins w:id="1159" w:author="Editor Revision" w:date="2026-07-22T00:00:00Z">
              <w:r>
                <w:rPr>
                  <w:color w:val="FF0000"/>
                  <w:sz w:val="16"/>
                </w:rPr>
                <w:t xml:space="preserve">scenarios.py price_jitter=0.05 (assumption)</w:t>
              </w:r>
            </w:ins>
          </w:p>
        </w:tc>
      </w:tr>
      <w:tr>
        <w:trPr>
          <w:ins w:id="1332" w:author="Editor Revision" w:date="2026-07-22T00:00:00Z"/>
        </w:trPr>
        <w:tc>
          <w:tcPr>
            <w:tcW w:type="dxa" w:w="1392"/>
          </w:tcPr>
          <w:p>
            <w:ins w:id="1160" w:author="Editor Revision" w:date="2026-07-22T00:00:00Z">
              <w:r>
                <w:rPr>
                  <w:color w:val="FF0000"/>
                  <w:sz w:val="16"/>
                </w:rPr>
                <w:t xml:space="preserve">Electricity price</w:t>
              </w:r>
            </w:ins>
          </w:p>
        </w:tc>
        <w:tc>
          <w:tcPr>
            <w:tcW w:type="dxa" w:w="1392"/>
          </w:tcPr>
          <w:p>
            <w:ins w:id="1161" w:author="Editor Revision" w:date="2026-07-22T00:00:00Z">
              <w:r>
                <w:rPr>
                  <w:color w:val="FF0000"/>
                  <w:sz w:val="16"/>
                </w:rPr>
                <w:t xml:space="preserve">C_elec</w:t>
              </w:r>
            </w:ins>
          </w:p>
        </w:tc>
        <w:tc>
          <w:tcPr>
            <w:tcW w:type="dxa" w:w="1392"/>
          </w:tcPr>
          <w:p>
            <w:ins w:id="1162" w:author="Editor Revision" w:date="2026-07-22T00:00:00Z">
              <w:r>
                <w:rPr>
                  <w:color w:val="FF0000"/>
                  <w:sz w:val="16"/>
                </w:rPr>
                <w:t xml:space="preserve">0.05 (swept 0.03 / 0.05 / 0.10)</w:t>
              </w:r>
            </w:ins>
          </w:p>
        </w:tc>
        <w:tc>
          <w:tcPr>
            <w:tcW w:type="dxa" w:w="1392"/>
          </w:tcPr>
          <w:p>
            <w:ins w:id="1163" w:author="Editor Revision" w:date="2026-07-22T00:00:00Z">
              <w:r>
                <w:rPr>
                  <w:color w:val="FF0000"/>
                  <w:sz w:val="16"/>
                </w:rPr>
                <w:t xml:space="preserve">USD/kWh</w:t>
              </w:r>
            </w:ins>
          </w:p>
        </w:tc>
        <w:tc>
          <w:tcPr>
            <w:tcW w:type="dxa" w:w="1392"/>
          </w:tcPr>
          <w:p>
            <w:ins w:id="1164" w:author="Editor Revision" w:date="2026-07-22T00:00:00Z">
              <w:r>
                <w:rPr>
                  <w:color w:val="FF0000"/>
                  <w:sz w:val="16"/>
                </w:rPr>
                <w:t xml:space="preserve">PoW economic</w:t>
              </w:r>
            </w:ins>
          </w:p>
        </w:tc>
        <w:tc>
          <w:tcPr>
            <w:tcW w:type="dxa" w:w="1392"/>
          </w:tcPr>
          <w:p>
            <w:ins w:id="1165" w:author="Editor Revision" w:date="2026-07-22T00:00:00Z">
              <w:r>
                <w:rPr>
                  <w:color w:val="FF0000"/>
                  <w:sz w:val="16"/>
                </w:rPr>
                <w:t xml:space="preserve">Input (swept)</w:t>
              </w:r>
            </w:ins>
          </w:p>
        </w:tc>
        <w:tc>
          <w:tcPr>
            <w:tcW w:type="dxa" w:w="1392"/>
          </w:tcPr>
          <w:p>
            <w:ins w:id="1166" w:author="Editor Revision" w:date="2026-07-22T00:00:00Z">
              <w:r>
                <w:rPr>
                  <w:color w:val="FF0000"/>
                  <w:sz w:val="16"/>
                </w:rPr>
                <w:t xml:space="preserve">run_pow_price_sensitivity.py (industrial-mining assumption)</w:t>
              </w:r>
            </w:ins>
          </w:p>
        </w:tc>
      </w:tr>
      <w:tr>
        <w:trPr>
          <w:ins w:id="1333" w:author="Editor Revision" w:date="2026-07-22T00:00:00Z"/>
        </w:trPr>
        <w:tc>
          <w:tcPr>
            <w:tcW w:type="dxa" w:w="1392"/>
          </w:tcPr>
          <w:p>
            <w:ins w:id="1167" w:author="Editor Revision" w:date="2026-07-22T00:00:00Z">
              <w:r>
                <w:rPr>
                  <w:color w:val="FF0000"/>
                  <w:sz w:val="16"/>
                </w:rPr>
                <w:t xml:space="preserve">Electricity-spend ratio</w:t>
              </w:r>
            </w:ins>
          </w:p>
        </w:tc>
        <w:tc>
          <w:tcPr>
            <w:tcW w:type="dxa" w:w="1392"/>
          </w:tcPr>
          <w:p>
            <w:ins w:id="1168" w:author="Editor Revision" w:date="2026-07-22T00:00:00Z">
              <w:r>
                <w:rPr>
                  <w:color w:val="FF0000"/>
                  <w:sz w:val="16"/>
                </w:rPr>
                <w:t xml:space="preserve">κ</w:t>
              </w:r>
            </w:ins>
          </w:p>
        </w:tc>
        <w:tc>
          <w:tcPr>
            <w:tcW w:type="dxa" w:w="1392"/>
          </w:tcPr>
          <w:p>
            <w:ins w:id="1169" w:author="Editor Revision" w:date="2026-07-22T00:00:00Z">
              <w:r>
                <w:rPr>
                  <w:color w:val="FF0000"/>
                  <w:sz w:val="16"/>
                </w:rPr>
                <w:t xml:space="preserve">0.80</w:t>
              </w:r>
            </w:ins>
          </w:p>
        </w:tc>
        <w:tc>
          <w:tcPr>
            <w:tcW w:type="dxa" w:w="1392"/>
          </w:tcPr>
          <w:p>
            <w:ins w:id="1170" w:author="Editor Revision" w:date="2026-07-22T00:00:00Z">
              <w:r>
                <w:rPr>
                  <w:color w:val="FF0000"/>
                  <w:sz w:val="16"/>
                </w:rPr>
                <w:t xml:space="preserve">-</w:t>
              </w:r>
            </w:ins>
          </w:p>
        </w:tc>
        <w:tc>
          <w:tcPr>
            <w:tcW w:type="dxa" w:w="1392"/>
          </w:tcPr>
          <w:p>
            <w:ins w:id="1171" w:author="Editor Revision" w:date="2026-07-22T00:00:00Z">
              <w:r>
                <w:rPr>
                  <w:color w:val="FF0000"/>
                  <w:sz w:val="16"/>
                </w:rPr>
                <w:t xml:space="preserve">PoW economic</w:t>
              </w:r>
            </w:ins>
          </w:p>
        </w:tc>
        <w:tc>
          <w:tcPr>
            <w:tcW w:type="dxa" w:w="1392"/>
          </w:tcPr>
          <w:p>
            <w:ins w:id="1172" w:author="Editor Revision" w:date="2026-07-22T00:00:00Z">
              <w:r>
                <w:rPr>
                  <w:color w:val="FF0000"/>
                  <w:sz w:val="16"/>
                </w:rPr>
                <w:t xml:space="preserve">Deterministic input</w:t>
              </w:r>
            </w:ins>
          </w:p>
        </w:tc>
        <w:tc>
          <w:tcPr>
            <w:tcW w:type="dxa" w:w="1392"/>
          </w:tcPr>
          <w:p>
            <w:ins w:id="1173" w:author="Editor Revision" w:date="2026-07-22T00:00:00Z">
              <w:r>
                <w:rPr>
                  <w:color w:val="FF0000"/>
                  <w:sz w:val="16"/>
                </w:rPr>
                <w:t xml:space="preserve">scenarios.py (assumption, κ ∈ [0,1])</w:t>
              </w:r>
            </w:ins>
          </w:p>
        </w:tc>
      </w:tr>
      <w:tr>
        <w:trPr>
          <w:ins w:id="1334" w:author="Editor Revision" w:date="2026-07-22T00:00:00Z"/>
        </w:trPr>
        <w:tc>
          <w:tcPr>
            <w:tcW w:type="dxa" w:w="1392"/>
          </w:tcPr>
          <w:p>
            <w:ins w:id="1174" w:author="Editor Revision" w:date="2026-07-22T00:00:00Z">
              <w:r>
                <w:rPr>
                  <w:color w:val="FF0000"/>
                  <w:sz w:val="16"/>
                </w:rPr>
                <w:t xml:space="preserve">Mining efficiency</w:t>
              </w:r>
            </w:ins>
          </w:p>
        </w:tc>
        <w:tc>
          <w:tcPr>
            <w:tcW w:type="dxa" w:w="1392"/>
          </w:tcPr>
          <w:p>
            <w:ins w:id="1175" w:author="Editor Revision" w:date="2026-07-22T00:00:00Z">
              <w:r>
                <w:rPr>
                  <w:color w:val="FF0000"/>
                  <w:sz w:val="16"/>
                </w:rPr>
                <w:t xml:space="preserve">-</w:t>
              </w:r>
            </w:ins>
          </w:p>
        </w:tc>
        <w:tc>
          <w:tcPr>
            <w:tcW w:type="dxa" w:w="1392"/>
          </w:tcPr>
          <w:p>
            <w:ins w:id="1176" w:author="Editor Revision" w:date="2026-07-22T00:00:00Z">
              <w:r>
                <w:rPr>
                  <w:color w:val="FF0000"/>
                  <w:sz w:val="16"/>
                </w:rPr>
                <w:t xml:space="preserve">21.5</w:t>
              </w:r>
            </w:ins>
          </w:p>
        </w:tc>
        <w:tc>
          <w:tcPr>
            <w:tcW w:type="dxa" w:w="1392"/>
          </w:tcPr>
          <w:p>
            <w:ins w:id="1177" w:author="Editor Revision" w:date="2026-07-22T00:00:00Z">
              <w:r>
                <w:rPr>
                  <w:color w:val="FF0000"/>
                  <w:sz w:val="16"/>
                </w:rPr>
                <w:t xml:space="preserve">J/TH</w:t>
              </w:r>
            </w:ins>
          </w:p>
        </w:tc>
        <w:tc>
          <w:tcPr>
            <w:tcW w:type="dxa" w:w="1392"/>
          </w:tcPr>
          <w:p>
            <w:ins w:id="1178" w:author="Editor Revision" w:date="2026-07-22T00:00:00Z">
              <w:r>
                <w:rPr>
                  <w:color w:val="FF0000"/>
                  <w:sz w:val="16"/>
                </w:rPr>
                <w:t xml:space="preserve">PoW economic (technical bound)</w:t>
              </w:r>
            </w:ins>
          </w:p>
        </w:tc>
        <w:tc>
          <w:tcPr>
            <w:tcW w:type="dxa" w:w="1392"/>
          </w:tcPr>
          <w:p>
            <w:ins w:id="1179" w:author="Editor Revision" w:date="2026-07-22T00:00:00Z">
              <w:r>
                <w:rPr>
                  <w:color w:val="FF0000"/>
                  <w:sz w:val="16"/>
                </w:rPr>
                <w:t xml:space="preserve">Deterministic input</w:t>
              </w:r>
            </w:ins>
          </w:p>
        </w:tc>
        <w:tc>
          <w:tcPr>
            <w:tcW w:type="dxa" w:w="1392"/>
          </w:tcPr>
          <w:p>
            <w:ins w:id="1180" w:author="Editor Revision" w:date="2026-07-22T00:00:00Z">
              <w:r>
                <w:rPr>
                  <w:color w:val="FF0000"/>
                  <w:sz w:val="16"/>
                </w:rPr>
                <w:t xml:space="preserve">scenarios.py (ASIC-class anchor, assumption)</w:t>
              </w:r>
            </w:ins>
          </w:p>
        </w:tc>
      </w:tr>
      <w:tr>
        <w:trPr>
          <w:ins w:id="1335" w:author="Editor Revision" w:date="2026-07-22T00:00:00Z"/>
        </w:trPr>
        <w:tc>
          <w:tcPr>
            <w:tcW w:type="dxa" w:w="1392"/>
          </w:tcPr>
          <w:p>
            <w:ins w:id="1181" w:author="Editor Revision" w:date="2026-07-22T00:00:00Z">
              <w:r>
                <w:rPr>
                  <w:color w:val="FF0000"/>
                  <w:sz w:val="16"/>
                </w:rPr>
                <w:t xml:space="preserve">Block interval (PoW)</w:t>
              </w:r>
            </w:ins>
          </w:p>
        </w:tc>
        <w:tc>
          <w:tcPr>
            <w:tcW w:type="dxa" w:w="1392"/>
          </w:tcPr>
          <w:p>
            <w:ins w:id="1182" w:author="Editor Revision" w:date="2026-07-22T00:00:00Z">
              <w:r>
                <w:rPr>
                  <w:color w:val="FF0000"/>
                  <w:sz w:val="16"/>
                </w:rPr>
                <w:t xml:space="preserve">-</w:t>
              </w:r>
            </w:ins>
          </w:p>
        </w:tc>
        <w:tc>
          <w:tcPr>
            <w:tcW w:type="dxa" w:w="1392"/>
          </w:tcPr>
          <w:p>
            <w:ins w:id="1183" w:author="Editor Revision" w:date="2026-07-22T00:00:00Z">
              <w:r>
                <w:rPr>
                  <w:color w:val="FF0000"/>
                  <w:sz w:val="16"/>
                </w:rPr>
                <w:t xml:space="preserve">600</w:t>
              </w:r>
            </w:ins>
          </w:p>
        </w:tc>
        <w:tc>
          <w:tcPr>
            <w:tcW w:type="dxa" w:w="1392"/>
          </w:tcPr>
          <w:p>
            <w:ins w:id="1184" w:author="Editor Revision" w:date="2026-07-22T00:00:00Z">
              <w:r>
                <w:rPr>
                  <w:color w:val="FF0000"/>
                  <w:sz w:val="16"/>
                </w:rPr>
                <w:t xml:space="preserve">s</w:t>
              </w:r>
            </w:ins>
          </w:p>
        </w:tc>
        <w:tc>
          <w:tcPr>
            <w:tcW w:type="dxa" w:w="1392"/>
          </w:tcPr>
          <w:p>
            <w:ins w:id="1185" w:author="Editor Revision" w:date="2026-07-22T00:00:00Z">
              <w:r>
                <w:rPr>
                  <w:color w:val="FF0000"/>
                  <w:sz w:val="16"/>
                </w:rPr>
                <w:t xml:space="preserve">PoW economic</w:t>
              </w:r>
            </w:ins>
          </w:p>
        </w:tc>
        <w:tc>
          <w:tcPr>
            <w:tcW w:type="dxa" w:w="1392"/>
          </w:tcPr>
          <w:p>
            <w:ins w:id="1186" w:author="Editor Revision" w:date="2026-07-22T00:00:00Z">
              <w:r>
                <w:rPr>
                  <w:color w:val="FF0000"/>
                  <w:sz w:val="16"/>
                </w:rPr>
                <w:t xml:space="preserve">Deterministic input</w:t>
              </w:r>
            </w:ins>
          </w:p>
        </w:tc>
        <w:tc>
          <w:tcPr>
            <w:tcW w:type="dxa" w:w="1392"/>
          </w:tcPr>
          <w:p>
            <w:ins w:id="1187" w:author="Editor Revision" w:date="2026-07-22T00:00:00Z">
              <w:r>
                <w:rPr>
                  <w:color w:val="FF0000"/>
                  <w:sz w:val="16"/>
                </w:rPr>
                <w:t xml:space="preserve">scenarios.py (~10-min target, assumption)</w:t>
              </w:r>
            </w:ins>
          </w:p>
        </w:tc>
      </w:tr>
      <w:tr>
        <w:trPr>
          <w:ins w:id="1336" w:author="Editor Revision" w:date="2026-07-22T00:00:00Z"/>
        </w:trPr>
        <w:tc>
          <w:tcPr>
            <w:tcW w:type="dxa" w:w="1392"/>
          </w:tcPr>
          <w:p>
            <w:ins w:id="1188" w:author="Editor Revision" w:date="2026-07-22T00:00:00Z">
              <w:r>
                <w:rPr>
                  <w:color w:val="FF0000"/>
                  <w:sz w:val="16"/>
                </w:rPr>
                <w:t xml:space="preserve">Miner count</w:t>
              </w:r>
            </w:ins>
          </w:p>
        </w:tc>
        <w:tc>
          <w:tcPr>
            <w:tcW w:type="dxa" w:w="1392"/>
          </w:tcPr>
          <w:p>
            <w:ins w:id="1189" w:author="Editor Revision" w:date="2026-07-22T00:00:00Z">
              <w:r>
                <w:rPr>
                  <w:color w:val="FF0000"/>
                  <w:sz w:val="16"/>
                </w:rPr>
                <w:t xml:space="preserve">N</w:t>
              </w:r>
            </w:ins>
          </w:p>
        </w:tc>
        <w:tc>
          <w:tcPr>
            <w:tcW w:type="dxa" w:w="1392"/>
          </w:tcPr>
          <w:p>
            <w:ins w:id="1190" w:author="Editor Revision" w:date="2026-07-22T00:00:00Z">
              <w:r>
                <w:rPr>
                  <w:color w:val="FF0000"/>
                  <w:sz w:val="16"/>
                </w:rPr>
                <w:t xml:space="preserve">50; 100; 500; 1000</w:t>
              </w:r>
            </w:ins>
          </w:p>
        </w:tc>
        <w:tc>
          <w:tcPr>
            <w:tcW w:type="dxa" w:w="1392"/>
          </w:tcPr>
          <w:p>
            <w:ins w:id="1191" w:author="Editor Revision" w:date="2026-07-22T00:00:00Z">
              <w:r>
                <w:rPr>
                  <w:color w:val="FF0000"/>
                  <w:sz w:val="16"/>
                </w:rPr>
                <w:t xml:space="preserve">miners</w:t>
              </w:r>
            </w:ins>
          </w:p>
        </w:tc>
        <w:tc>
          <w:tcPr>
            <w:tcW w:type="dxa" w:w="1392"/>
          </w:tcPr>
          <w:p>
            <w:ins w:id="1192" w:author="Editor Revision" w:date="2026-07-22T00:00:00Z">
              <w:r>
                <w:rPr>
                  <w:color w:val="FF0000"/>
                  <w:sz w:val="16"/>
                </w:rPr>
                <w:t xml:space="preserve">PoW economic</w:t>
              </w:r>
            </w:ins>
          </w:p>
        </w:tc>
        <w:tc>
          <w:tcPr>
            <w:tcW w:type="dxa" w:w="1392"/>
          </w:tcPr>
          <w:p>
            <w:ins w:id="1193" w:author="Editor Revision" w:date="2026-07-22T00:00:00Z">
              <w:r>
                <w:rPr>
                  <w:color w:val="FF0000"/>
                  <w:sz w:val="16"/>
                </w:rPr>
                <w:t xml:space="preserve">Swept</w:t>
              </w:r>
            </w:ins>
          </w:p>
        </w:tc>
        <w:tc>
          <w:tcPr>
            <w:tcW w:type="dxa" w:w="1392"/>
          </w:tcPr>
          <w:p>
            <w:ins w:id="1194" w:author="Editor Revision" w:date="2026-07-22T00:00:00Z">
              <w:r>
                <w:rPr>
                  <w:color w:val="FF0000"/>
                  <w:sz w:val="16"/>
                </w:rPr>
                <w:t xml:space="preserve">run_pow_miner_scaling.py; small-to-moderate networks [6]</w:t>
              </w:r>
            </w:ins>
          </w:p>
        </w:tc>
      </w:tr>
      <w:tr>
        <w:trPr>
          <w:ins w:id="1337" w:author="Editor Revision" w:date="2026-07-22T00:00:00Z"/>
        </w:trPr>
        <w:tc>
          <w:tcPr>
            <w:tcW w:type="dxa" w:w="1392"/>
          </w:tcPr>
          <w:p>
            <w:ins w:id="1195" w:author="Editor Revision" w:date="2026-07-22T00:00:00Z">
              <w:r>
                <w:rPr>
                  <w:color w:val="FF0000"/>
                  <w:sz w:val="16"/>
                </w:rPr>
                <w:t xml:space="preserve">Blocks in horizon</w:t>
              </w:r>
            </w:ins>
          </w:p>
        </w:tc>
        <w:tc>
          <w:tcPr>
            <w:tcW w:type="dxa" w:w="1392"/>
          </w:tcPr>
          <w:p>
            <w:ins w:id="1196" w:author="Editor Revision" w:date="2026-07-22T00:00:00Z">
              <w:r>
                <w:rPr>
                  <w:color w:val="FF0000"/>
                  <w:sz w:val="16"/>
                </w:rPr>
                <w:t xml:space="preserve">-</w:t>
              </w:r>
            </w:ins>
          </w:p>
        </w:tc>
        <w:tc>
          <w:tcPr>
            <w:tcW w:type="dxa" w:w="1392"/>
          </w:tcPr>
          <w:p>
            <w:ins w:id="1197" w:author="Editor Revision" w:date="2026-07-22T00:00:00Z">
              <w:r>
                <w:rPr>
                  <w:color w:val="FF0000"/>
                  <w:sz w:val="16"/>
                </w:rPr>
                <w:t xml:space="preserve">Poisson(T / block interval)</w:t>
              </w:r>
            </w:ins>
          </w:p>
        </w:tc>
        <w:tc>
          <w:tcPr>
            <w:tcW w:type="dxa" w:w="1392"/>
          </w:tcPr>
          <w:p>
            <w:ins w:id="1198" w:author="Editor Revision" w:date="2026-07-22T00:00:00Z">
              <w:r>
                <w:rPr>
                  <w:color w:val="FF0000"/>
                  <w:sz w:val="16"/>
                </w:rPr>
                <w:t xml:space="preserve">blocks</w:t>
              </w:r>
            </w:ins>
          </w:p>
        </w:tc>
        <w:tc>
          <w:tcPr>
            <w:tcW w:type="dxa" w:w="1392"/>
          </w:tcPr>
          <w:p>
            <w:ins w:id="1199" w:author="Editor Revision" w:date="2026-07-22T00:00:00Z">
              <w:r>
                <w:rPr>
                  <w:color w:val="FF0000"/>
                  <w:sz w:val="16"/>
                </w:rPr>
                <w:t xml:space="preserve">PoW economic</w:t>
              </w:r>
            </w:ins>
          </w:p>
        </w:tc>
        <w:tc>
          <w:tcPr>
            <w:tcW w:type="dxa" w:w="1392"/>
          </w:tcPr>
          <w:p>
            <w:ins w:id="1200" w:author="Editor Revision" w:date="2026-07-22T00:00:00Z">
              <w:r>
                <w:rPr>
                  <w:color w:val="FF0000"/>
                  <w:sz w:val="16"/>
                </w:rPr>
                <w:t xml:space="preserve">Stochastic</w:t>
              </w:r>
            </w:ins>
          </w:p>
        </w:tc>
        <w:tc>
          <w:tcPr>
            <w:tcW w:type="dxa" w:w="1392"/>
          </w:tcPr>
          <w:p>
            <w:ins w:id="1201" w:author="Editor Revision" w:date="2026-07-22T00:00:00Z">
              <w:r>
                <w:rPr>
                  <w:color w:val="FF0000"/>
                  <w:sz w:val="16"/>
                </w:rPr>
                <w:t xml:space="preserve">scenarios.py _poisson</w:t>
              </w:r>
            </w:ins>
          </w:p>
        </w:tc>
      </w:tr>
      <w:tr>
        <w:trPr>
          <w:ins w:id="1338" w:author="Editor Revision" w:date="2026-07-22T00:00:00Z"/>
        </w:trPr>
        <w:tc>
          <w:tcPr>
            <w:tcW w:type="dxa" w:w="1392"/>
          </w:tcPr>
          <w:p>
            <w:ins w:id="1202" w:author="Editor Revision" w:date="2026-07-22T00:00:00Z">
              <w:r>
                <w:rPr>
                  <w:color w:val="FF0000"/>
                  <w:sz w:val="16"/>
                </w:rPr>
                <w:t xml:space="preserve">Hashpower shares</w:t>
              </w:r>
            </w:ins>
          </w:p>
        </w:tc>
        <w:tc>
          <w:tcPr>
            <w:tcW w:type="dxa" w:w="1392"/>
          </w:tcPr>
          <w:p>
            <w:ins w:id="1203" w:author="Editor Revision" w:date="2026-07-22T00:00:00Z">
              <w:r>
                <w:rPr>
                  <w:color w:val="FF0000"/>
                  <w:sz w:val="16"/>
                </w:rPr>
                <w:t xml:space="preserve">s_i</w:t>
              </w:r>
            </w:ins>
          </w:p>
        </w:tc>
        <w:tc>
          <w:tcPr>
            <w:tcW w:type="dxa" w:w="1392"/>
          </w:tcPr>
          <w:p>
            <w:ins w:id="1204" w:author="Editor Revision" w:date="2026-07-22T00:00:00Z">
              <w:r>
                <w:rPr>
                  <w:color w:val="FF0000"/>
                  <w:sz w:val="16"/>
                </w:rPr>
                <w:t xml:space="preserve">Dirichlet(1,…,1)</w:t>
              </w:r>
            </w:ins>
          </w:p>
        </w:tc>
        <w:tc>
          <w:tcPr>
            <w:tcW w:type="dxa" w:w="1392"/>
          </w:tcPr>
          <w:p>
            <w:ins w:id="1205" w:author="Editor Revision" w:date="2026-07-22T00:00:00Z">
              <w:r>
                <w:rPr>
                  <w:color w:val="FF0000"/>
                  <w:sz w:val="16"/>
                </w:rPr>
                <w:t xml:space="preserve">-</w:t>
              </w:r>
            </w:ins>
          </w:p>
        </w:tc>
        <w:tc>
          <w:tcPr>
            <w:tcW w:type="dxa" w:w="1392"/>
          </w:tcPr>
          <w:p>
            <w:ins w:id="1206" w:author="Editor Revision" w:date="2026-07-22T00:00:00Z">
              <w:r>
                <w:rPr>
                  <w:color w:val="FF0000"/>
                  <w:sz w:val="16"/>
                </w:rPr>
                <w:t xml:space="preserve">PoW economic</w:t>
              </w:r>
            </w:ins>
          </w:p>
        </w:tc>
        <w:tc>
          <w:tcPr>
            <w:tcW w:type="dxa" w:w="1392"/>
          </w:tcPr>
          <w:p>
            <w:ins w:id="1207" w:author="Editor Revision" w:date="2026-07-22T00:00:00Z">
              <w:r>
                <w:rPr>
                  <w:color w:val="FF0000"/>
                  <w:sz w:val="16"/>
                </w:rPr>
                <w:t xml:space="preserve">Stochastic</w:t>
              </w:r>
            </w:ins>
          </w:p>
        </w:tc>
        <w:tc>
          <w:tcPr>
            <w:tcW w:type="dxa" w:w="1392"/>
          </w:tcPr>
          <w:p>
            <w:ins w:id="1208" w:author="Editor Revision" w:date="2026-07-22T00:00:00Z">
              <w:r>
                <w:rPr>
                  <w:color w:val="FF0000"/>
                  <w:sz w:val="16"/>
                </w:rPr>
                <w:t xml:space="preserve">scenarios.py _dirichlet_ones</w:t>
              </w:r>
            </w:ins>
          </w:p>
        </w:tc>
      </w:tr>
      <w:tr>
        <w:trPr>
          <w:ins w:id="1339" w:author="Editor Revision" w:date="2026-07-22T00:00:00Z"/>
        </w:trPr>
        <w:tc>
          <w:tcPr>
            <w:tcW w:type="dxa" w:w="1392"/>
          </w:tcPr>
          <w:p>
            <w:ins w:id="1209" w:author="Editor Revision" w:date="2026-07-22T00:00:00Z">
              <w:r>
                <w:rPr>
                  <w:color w:val="FF0000"/>
                  <w:sz w:val="16"/>
                </w:rPr>
                <w:t xml:space="preserve">Per-miner power (fixed-power contrast baseline)</w:t>
              </w:r>
            </w:ins>
          </w:p>
        </w:tc>
        <w:tc>
          <w:tcPr>
            <w:tcW w:type="dxa" w:w="1392"/>
          </w:tcPr>
          <w:p>
            <w:ins w:id="1210" w:author="Editor Revision" w:date="2026-07-22T00:00:00Z">
              <w:r>
                <w:rPr>
                  <w:color w:val="FF0000"/>
                  <w:sz w:val="16"/>
                </w:rPr>
                <w:t xml:space="preserve">P_miner</w:t>
              </w:r>
            </w:ins>
          </w:p>
        </w:tc>
        <w:tc>
          <w:tcPr>
            <w:tcW w:type="dxa" w:w="1392"/>
          </w:tcPr>
          <w:p>
            <w:ins w:id="1211" w:author="Editor Revision" w:date="2026-07-22T00:00:00Z">
              <w:r>
                <w:rPr>
                  <w:color w:val="FF0000"/>
                  <w:sz w:val="16"/>
                </w:rPr>
                <w:t xml:space="preserve">2500 (illustrative)</w:t>
              </w:r>
            </w:ins>
          </w:p>
        </w:tc>
        <w:tc>
          <w:tcPr>
            <w:tcW w:type="dxa" w:w="1392"/>
          </w:tcPr>
          <w:p>
            <w:ins w:id="1212" w:author="Editor Revision" w:date="2026-07-22T00:00:00Z">
              <w:r>
                <w:rPr>
                  <w:color w:val="FF0000"/>
                  <w:sz w:val="16"/>
                </w:rPr>
                <w:t xml:space="preserve">W</w:t>
              </w:r>
            </w:ins>
          </w:p>
        </w:tc>
        <w:tc>
          <w:tcPr>
            <w:tcW w:type="dxa" w:w="1392"/>
          </w:tcPr>
          <w:p>
            <w:ins w:id="1213" w:author="Editor Revision" w:date="2026-07-22T00:00:00Z">
              <w:r>
                <w:rPr>
                  <w:color w:val="FF0000"/>
                  <w:sz w:val="16"/>
                </w:rPr>
                <w:t xml:space="preserve">Naïve fixed-power baseline</w:t>
              </w:r>
            </w:ins>
          </w:p>
        </w:tc>
        <w:tc>
          <w:tcPr>
            <w:tcW w:type="dxa" w:w="1392"/>
          </w:tcPr>
          <w:p>
            <w:ins w:id="1214" w:author="Editor Revision" w:date="2026-07-22T00:00:00Z">
              <w:r>
                <w:rPr>
                  <w:color w:val="FF0000"/>
                  <w:sz w:val="16"/>
                </w:rPr>
                <w:t xml:space="preserve">Illustrative assumption</w:t>
              </w:r>
            </w:ins>
          </w:p>
        </w:tc>
        <w:tc>
          <w:tcPr>
            <w:tcW w:type="dxa" w:w="1392"/>
          </w:tcPr>
          <w:p>
            <w:ins w:id="1215" w:author="Editor Revision" w:date="2026-07-22T00:00:00Z">
              <w:r>
                <w:rPr>
                  <w:color w:val="FF0000"/>
                  <w:sz w:val="16"/>
                </w:rPr>
                <w:t xml:space="preserve">Prior §C text; contrast only, not used for network-level estimates</w:t>
              </w:r>
            </w:ins>
          </w:p>
        </w:tc>
      </w:tr>
      <w:tr>
        <w:trPr>
          <w:ins w:id="1340" w:author="Editor Revision" w:date="2026-07-22T00:00:00Z"/>
        </w:trPr>
        <w:tc>
          <w:tcPr>
            <w:tcW w:type="dxa" w:w="1392"/>
          </w:tcPr>
          <w:p>
            <w:ins w:id="1216" w:author="Editor Revision" w:date="2026-07-22T00:00:00Z">
              <w:r>
                <w:rPr>
                  <w:color w:val="FF0000"/>
                  <w:sz w:val="16"/>
                </w:rPr>
                <w:t xml:space="preserve">Validator power</w:t>
              </w:r>
            </w:ins>
          </w:p>
        </w:tc>
        <w:tc>
          <w:tcPr>
            <w:tcW w:type="dxa" w:w="1392"/>
          </w:tcPr>
          <w:p>
            <w:ins w:id="1217" w:author="Editor Revision" w:date="2026-07-22T00:00:00Z">
              <w:r>
                <w:rPr>
                  <w:color w:val="FF0000"/>
                  <w:sz w:val="16"/>
                </w:rPr>
                <w:t xml:space="preserve">P_v</w:t>
              </w:r>
            </w:ins>
          </w:p>
        </w:tc>
        <w:tc>
          <w:tcPr>
            <w:tcW w:type="dxa" w:w="1392"/>
          </w:tcPr>
          <w:p>
            <w:ins w:id="1218" w:author="Editor Revision" w:date="2026-07-22T00:00:00Z">
              <w:r>
                <w:rPr>
                  <w:color w:val="FF0000"/>
                  <w:sz w:val="16"/>
                </w:rPr>
                <w:t xml:space="preserve">10 / 100 / 500 (low / standard / high; Gaussian σ=10% per seed)</w:t>
              </w:r>
            </w:ins>
          </w:p>
        </w:tc>
        <w:tc>
          <w:tcPr>
            <w:tcW w:type="dxa" w:w="1392"/>
          </w:tcPr>
          <w:p>
            <w:ins w:id="1219" w:author="Editor Revision" w:date="2026-07-22T00:00:00Z">
              <w:r>
                <w:rPr>
                  <w:color w:val="FF0000"/>
                  <w:sz w:val="16"/>
                </w:rPr>
                <w:t xml:space="preserve">W</w:t>
              </w:r>
            </w:ins>
          </w:p>
        </w:tc>
        <w:tc>
          <w:tcPr>
            <w:tcW w:type="dxa" w:w="1392"/>
          </w:tcPr>
          <w:p>
            <w:ins w:id="1220" w:author="Editor Revision" w:date="2026-07-22T00:00:00Z">
              <w:r>
                <w:rPr>
                  <w:color w:val="FF0000"/>
                  <w:sz w:val="16"/>
                </w:rPr>
                <w:t xml:space="preserve">PoS validator</w:t>
              </w:r>
            </w:ins>
          </w:p>
        </w:tc>
        <w:tc>
          <w:tcPr>
            <w:tcW w:type="dxa" w:w="1392"/>
          </w:tcPr>
          <w:p>
            <w:ins w:id="1221" w:author="Editor Revision" w:date="2026-07-22T00:00:00Z">
              <w:r>
                <w:rPr>
                  <w:color w:val="FF0000"/>
                  <w:sz w:val="16"/>
                </w:rPr>
                <w:t xml:space="preserve">Swept + stochastic</w:t>
              </w:r>
            </w:ins>
          </w:p>
        </w:tc>
        <w:tc>
          <w:tcPr>
            <w:tcW w:type="dxa" w:w="1392"/>
          </w:tcPr>
          <w:p>
            <w:ins w:id="1222" w:author="Editor Revision" w:date="2026-07-22T00:00:00Z">
              <w:r>
                <w:rPr>
                  <w:color w:val="FF0000"/>
                  <w:sz w:val="16"/>
                </w:rPr>
                <w:t xml:space="preserve">scenarios.py POS_VALIDATOR_POWER; power_jitter=0.10</w:t>
              </w:r>
            </w:ins>
          </w:p>
        </w:tc>
      </w:tr>
      <w:tr>
        <w:trPr>
          <w:ins w:id="1341" w:author="Editor Revision" w:date="2026-07-22T00:00:00Z"/>
        </w:trPr>
        <w:tc>
          <w:tcPr>
            <w:tcW w:type="dxa" w:w="1392"/>
          </w:tcPr>
          <w:p>
            <w:ins w:id="1223" w:author="Editor Revision" w:date="2026-07-22T00:00:00Z">
              <w:r>
                <w:rPr>
                  <w:color w:val="FF0000"/>
                  <w:sz w:val="16"/>
                </w:rPr>
                <w:t xml:space="preserve">Validator uptime</w:t>
              </w:r>
            </w:ins>
          </w:p>
        </w:tc>
        <w:tc>
          <w:tcPr>
            <w:tcW w:type="dxa" w:w="1392"/>
          </w:tcPr>
          <w:p>
            <w:ins w:id="1224" w:author="Editor Revision" w:date="2026-07-22T00:00:00Z">
              <w:r>
                <w:rPr>
                  <w:color w:val="FF0000"/>
                  <w:sz w:val="16"/>
                </w:rPr>
                <w:t xml:space="preserve">u_v</w:t>
              </w:r>
            </w:ins>
          </w:p>
        </w:tc>
        <w:tc>
          <w:tcPr>
            <w:tcW w:type="dxa" w:w="1392"/>
          </w:tcPr>
          <w:p>
            <w:ins w:id="1225" w:author="Editor Revision" w:date="2026-07-22T00:00:00Z">
              <w:r>
                <w:rPr>
                  <w:color w:val="FF0000"/>
                  <w:sz w:val="16"/>
                </w:rPr>
                <w:t xml:space="preserve">0.99 (swept 0.90 / 0.99 / 1.00; Gaussian σ=1% per seed)</w:t>
              </w:r>
            </w:ins>
          </w:p>
        </w:tc>
        <w:tc>
          <w:tcPr>
            <w:tcW w:type="dxa" w:w="1392"/>
          </w:tcPr>
          <w:p>
            <w:ins w:id="1226" w:author="Editor Revision" w:date="2026-07-22T00:00:00Z">
              <w:r>
                <w:rPr>
                  <w:color w:val="FF0000"/>
                  <w:sz w:val="16"/>
                </w:rPr>
                <w:t xml:space="preserve">-</w:t>
              </w:r>
            </w:ins>
          </w:p>
        </w:tc>
        <w:tc>
          <w:tcPr>
            <w:tcW w:type="dxa" w:w="1392"/>
          </w:tcPr>
          <w:p>
            <w:ins w:id="1227" w:author="Editor Revision" w:date="2026-07-22T00:00:00Z">
              <w:r>
                <w:rPr>
                  <w:color w:val="FF0000"/>
                  <w:sz w:val="16"/>
                </w:rPr>
                <w:t xml:space="preserve">PoS validator</w:t>
              </w:r>
            </w:ins>
          </w:p>
        </w:tc>
        <w:tc>
          <w:tcPr>
            <w:tcW w:type="dxa" w:w="1392"/>
          </w:tcPr>
          <w:p>
            <w:ins w:id="1228" w:author="Editor Revision" w:date="2026-07-22T00:00:00Z">
              <w:r>
                <w:rPr>
                  <w:color w:val="FF0000"/>
                  <w:sz w:val="16"/>
                </w:rPr>
                <w:t xml:space="preserve">Swept + stochastic</w:t>
              </w:r>
            </w:ins>
          </w:p>
        </w:tc>
        <w:tc>
          <w:tcPr>
            <w:tcW w:type="dxa" w:w="1392"/>
          </w:tcPr>
          <w:p>
            <w:ins w:id="1229" w:author="Editor Revision" w:date="2026-07-22T00:00:00Z">
              <w:r>
                <w:rPr>
                  <w:color w:val="FF0000"/>
                  <w:sz w:val="16"/>
                </w:rPr>
                <w:t xml:space="preserve">scenarios.py uptime_jitter=0.01 (assumption)</w:t>
              </w:r>
            </w:ins>
          </w:p>
        </w:tc>
      </w:tr>
      <w:tr>
        <w:trPr>
          <w:ins w:id="1342" w:author="Editor Revision" w:date="2026-07-22T00:00:00Z"/>
        </w:trPr>
        <w:tc>
          <w:tcPr>
            <w:tcW w:type="dxa" w:w="1392"/>
          </w:tcPr>
          <w:p>
            <w:ins w:id="1230" w:author="Editor Revision" w:date="2026-07-22T00:00:00Z">
              <w:r>
                <w:rPr>
                  <w:color w:val="FF0000"/>
                  <w:sz w:val="16"/>
                </w:rPr>
                <w:t xml:space="preserve">Validator count</w:t>
              </w:r>
            </w:ins>
          </w:p>
        </w:tc>
        <w:tc>
          <w:tcPr>
            <w:tcW w:type="dxa" w:w="1392"/>
          </w:tcPr>
          <w:p>
            <w:ins w:id="1231" w:author="Editor Revision" w:date="2026-07-22T00:00:00Z">
              <w:r>
                <w:rPr>
                  <w:color w:val="FF0000"/>
                  <w:sz w:val="16"/>
                </w:rPr>
                <w:t xml:space="preserve">V</w:t>
              </w:r>
            </w:ins>
          </w:p>
        </w:tc>
        <w:tc>
          <w:tcPr>
            <w:tcW w:type="dxa" w:w="1392"/>
          </w:tcPr>
          <w:p>
            <w:ins w:id="1232" w:author="Editor Revision" w:date="2026-07-22T00:00:00Z">
              <w:r>
                <w:rPr>
                  <w:color w:val="FF0000"/>
                  <w:sz w:val="16"/>
                </w:rPr>
                <w:t xml:space="preserve">100; 500; 1000; 5000</w:t>
              </w:r>
            </w:ins>
          </w:p>
        </w:tc>
        <w:tc>
          <w:tcPr>
            <w:tcW w:type="dxa" w:w="1392"/>
          </w:tcPr>
          <w:p>
            <w:ins w:id="1233" w:author="Editor Revision" w:date="2026-07-22T00:00:00Z">
              <w:r>
                <w:rPr>
                  <w:color w:val="FF0000"/>
                  <w:sz w:val="16"/>
                </w:rPr>
                <w:t xml:space="preserve">validators</w:t>
              </w:r>
            </w:ins>
          </w:p>
        </w:tc>
        <w:tc>
          <w:tcPr>
            <w:tcW w:type="dxa" w:w="1392"/>
          </w:tcPr>
          <w:p>
            <w:ins w:id="1234" w:author="Editor Revision" w:date="2026-07-22T00:00:00Z">
              <w:r>
                <w:rPr>
                  <w:color w:val="FF0000"/>
                  <w:sz w:val="16"/>
                </w:rPr>
                <w:t xml:space="preserve">PoS validator</w:t>
              </w:r>
            </w:ins>
          </w:p>
        </w:tc>
        <w:tc>
          <w:tcPr>
            <w:tcW w:type="dxa" w:w="1392"/>
          </w:tcPr>
          <w:p>
            <w:ins w:id="1235" w:author="Editor Revision" w:date="2026-07-22T00:00:00Z">
              <w:r>
                <w:rPr>
                  <w:color w:val="FF0000"/>
                  <w:sz w:val="16"/>
                </w:rPr>
                <w:t xml:space="preserve">Swept</w:t>
              </w:r>
            </w:ins>
          </w:p>
        </w:tc>
        <w:tc>
          <w:tcPr>
            <w:tcW w:type="dxa" w:w="1392"/>
          </w:tcPr>
          <w:p>
            <w:ins w:id="1236" w:author="Editor Revision" w:date="2026-07-22T00:00:00Z">
              <w:r>
                <w:rPr>
                  <w:color w:val="FF0000"/>
                  <w:sz w:val="16"/>
                </w:rPr>
                <w:t xml:space="preserve">run_pos_validator_scaling.py</w:t>
              </w:r>
            </w:ins>
          </w:p>
        </w:tc>
      </w:tr>
      <w:tr>
        <w:trPr>
          <w:ins w:id="1343" w:author="Editor Revision" w:date="2026-07-22T00:00:00Z"/>
        </w:trPr>
        <w:tc>
          <w:tcPr>
            <w:tcW w:type="dxa" w:w="1392"/>
          </w:tcPr>
          <w:p>
            <w:ins w:id="1237" w:author="Editor Revision" w:date="2026-07-22T00:00:00Z">
              <w:r>
                <w:rPr>
                  <w:color w:val="FF0000"/>
                  <w:sz w:val="16"/>
                </w:rPr>
                <w:t xml:space="preserve">Validator gossip message rate</w:t>
              </w:r>
            </w:ins>
          </w:p>
        </w:tc>
        <w:tc>
          <w:tcPr>
            <w:tcW w:type="dxa" w:w="1392"/>
          </w:tcPr>
          <w:p>
            <w:ins w:id="1238" w:author="Editor Revision" w:date="2026-07-22T00:00:00Z">
              <w:r>
                <w:rPr>
                  <w:color w:val="FF0000"/>
                  <w:sz w:val="16"/>
                </w:rPr>
                <w:t xml:space="preserve">-</w:t>
              </w:r>
            </w:ins>
          </w:p>
        </w:tc>
        <w:tc>
          <w:tcPr>
            <w:tcW w:type="dxa" w:w="1392"/>
          </w:tcPr>
          <w:p>
            <w:ins w:id="1239" w:author="Editor Revision" w:date="2026-07-22T00:00:00Z">
              <w:r>
                <w:rPr>
                  <w:color w:val="FF0000"/>
                  <w:sz w:val="16"/>
                </w:rPr>
                <w:t xml:space="preserve">5</w:t>
              </w:r>
            </w:ins>
          </w:p>
        </w:tc>
        <w:tc>
          <w:tcPr>
            <w:tcW w:type="dxa" w:w="1392"/>
          </w:tcPr>
          <w:p>
            <w:ins w:id="1240" w:author="Editor Revision" w:date="2026-07-22T00:00:00Z">
              <w:r>
                <w:rPr>
                  <w:color w:val="FF0000"/>
                  <w:sz w:val="16"/>
                </w:rPr>
                <w:t xml:space="preserve">msg/validator/s</w:t>
              </w:r>
            </w:ins>
          </w:p>
        </w:tc>
        <w:tc>
          <w:tcPr>
            <w:tcW w:type="dxa" w:w="1392"/>
          </w:tcPr>
          <w:p>
            <w:ins w:id="1241" w:author="Editor Revision" w:date="2026-07-22T00:00:00Z">
              <w:r>
                <w:rPr>
                  <w:color w:val="FF0000"/>
                  <w:sz w:val="16"/>
                </w:rPr>
                <w:t xml:space="preserve">PoS validator</w:t>
              </w:r>
            </w:ins>
          </w:p>
        </w:tc>
        <w:tc>
          <w:tcPr>
            <w:tcW w:type="dxa" w:w="1392"/>
          </w:tcPr>
          <w:p>
            <w:ins w:id="1242" w:author="Editor Revision" w:date="2026-07-22T00:00:00Z">
              <w:r>
                <w:rPr>
                  <w:color w:val="FF0000"/>
                  <w:sz w:val="16"/>
                </w:rPr>
                <w:t xml:space="preserve">Deterministic input</w:t>
              </w:r>
            </w:ins>
          </w:p>
        </w:tc>
        <w:tc>
          <w:tcPr>
            <w:tcW w:type="dxa" w:w="1392"/>
          </w:tcPr>
          <w:p>
            <w:ins w:id="1243" w:author="Editor Revision" w:date="2026-07-22T00:00:00Z">
              <w:r>
                <w:rPr>
                  <w:color w:val="FF0000"/>
                  <w:sz w:val="16"/>
                </w:rPr>
                <w:t xml:space="preserve">scenarios.py msg_rate_per_validator_hz=5 (assumption)</w:t>
              </w:r>
            </w:ins>
          </w:p>
        </w:tc>
      </w:tr>
      <w:tr>
        <w:trPr>
          <w:ins w:id="1344" w:author="Editor Revision" w:date="2026-07-22T00:00:00Z"/>
        </w:trPr>
        <w:tc>
          <w:tcPr>
            <w:tcW w:type="dxa" w:w="1392"/>
          </w:tcPr>
          <w:p>
            <w:ins w:id="1244" w:author="Editor Revision" w:date="2026-07-22T00:00:00Z">
              <w:r>
                <w:rPr>
                  <w:color w:val="FF0000"/>
                  <w:sz w:val="16"/>
                </w:rPr>
                <w:t xml:space="preserve">Peer degree</w:t>
              </w:r>
            </w:ins>
          </w:p>
        </w:tc>
        <w:tc>
          <w:tcPr>
            <w:tcW w:type="dxa" w:w="1392"/>
          </w:tcPr>
          <w:p>
            <w:ins w:id="1245" w:author="Editor Revision" w:date="2026-07-22T00:00:00Z">
              <w:r>
                <w:rPr>
                  <w:color w:val="FF0000"/>
                  <w:sz w:val="16"/>
                </w:rPr>
                <w:t xml:space="preserve">-</w:t>
              </w:r>
            </w:ins>
          </w:p>
        </w:tc>
        <w:tc>
          <w:tcPr>
            <w:tcW w:type="dxa" w:w="1392"/>
          </w:tcPr>
          <w:p>
            <w:ins w:id="1246" w:author="Editor Revision" w:date="2026-07-22T00:00:00Z">
              <w:r>
                <w:rPr>
                  <w:color w:val="FF0000"/>
                  <w:sz w:val="16"/>
                </w:rPr>
                <w:t xml:space="preserve">4; 8; 16</w:t>
              </w:r>
            </w:ins>
          </w:p>
        </w:tc>
        <w:tc>
          <w:tcPr>
            <w:tcW w:type="dxa" w:w="1392"/>
          </w:tcPr>
          <w:p>
            <w:ins w:id="1247" w:author="Editor Revision" w:date="2026-07-22T00:00:00Z">
              <w:r>
                <w:rPr>
                  <w:color w:val="FF0000"/>
                  <w:sz w:val="16"/>
                </w:rPr>
                <w:t xml:space="preserve">peers</w:t>
              </w:r>
            </w:ins>
          </w:p>
        </w:tc>
        <w:tc>
          <w:tcPr>
            <w:tcW w:type="dxa" w:w="1392"/>
          </w:tcPr>
          <w:p>
            <w:ins w:id="1248" w:author="Editor Revision" w:date="2026-07-22T00:00:00Z">
              <w:r>
                <w:rPr>
                  <w:color w:val="FF0000"/>
                  <w:sz w:val="16"/>
                </w:rPr>
                <w:t xml:space="preserve">Communication</w:t>
              </w:r>
            </w:ins>
          </w:p>
        </w:tc>
        <w:tc>
          <w:tcPr>
            <w:tcW w:type="dxa" w:w="1392"/>
          </w:tcPr>
          <w:p>
            <w:ins w:id="1249" w:author="Editor Revision" w:date="2026-07-22T00:00:00Z">
              <w:r>
                <w:rPr>
                  <w:color w:val="FF0000"/>
                  <w:sz w:val="16"/>
                </w:rPr>
                <w:t xml:space="preserve">Swept</w:t>
              </w:r>
            </w:ins>
          </w:p>
        </w:tc>
        <w:tc>
          <w:tcPr>
            <w:tcW w:type="dxa" w:w="1392"/>
          </w:tcPr>
          <w:p>
            <w:ins w:id="1250" w:author="Editor Revision" w:date="2026-07-22T00:00:00Z">
              <w:r>
                <w:rPr>
                  <w:color w:val="FF0000"/>
                  <w:sz w:val="16"/>
                </w:rPr>
                <w:t xml:space="preserve">run_communication_energy_analysis.py</w:t>
              </w:r>
            </w:ins>
          </w:p>
        </w:tc>
      </w:tr>
      <w:tr>
        <w:trPr>
          <w:ins w:id="1345" w:author="Editor Revision" w:date="2026-07-22T00:00:00Z"/>
        </w:trPr>
        <w:tc>
          <w:tcPr>
            <w:tcW w:type="dxa" w:w="1392"/>
          </w:tcPr>
          <w:p>
            <w:ins w:id="1251" w:author="Editor Revision" w:date="2026-07-22T00:00:00Z">
              <w:r>
                <w:rPr>
                  <w:color w:val="FF0000"/>
                  <w:sz w:val="16"/>
                </w:rPr>
                <w:t xml:space="preserve">Block size</w:t>
              </w:r>
            </w:ins>
          </w:p>
        </w:tc>
        <w:tc>
          <w:tcPr>
            <w:tcW w:type="dxa" w:w="1392"/>
          </w:tcPr>
          <w:p>
            <w:ins w:id="1252" w:author="Editor Revision" w:date="2026-07-22T00:00:00Z">
              <w:r>
                <w:rPr>
                  <w:color w:val="FF0000"/>
                  <w:sz w:val="16"/>
                </w:rPr>
                <w:t xml:space="preserve">-</w:t>
              </w:r>
            </w:ins>
          </w:p>
        </w:tc>
        <w:tc>
          <w:tcPr>
            <w:tcW w:type="dxa" w:w="1392"/>
          </w:tcPr>
          <w:p>
            <w:ins w:id="1253" w:author="Editor Revision" w:date="2026-07-22T00:00:00Z">
              <w:r>
                <w:rPr>
                  <w:color w:val="FF0000"/>
                  <w:sz w:val="16"/>
                </w:rPr>
                <w:t xml:space="preserve">0.5; 1; 2</w:t>
              </w:r>
            </w:ins>
          </w:p>
        </w:tc>
        <w:tc>
          <w:tcPr>
            <w:tcW w:type="dxa" w:w="1392"/>
          </w:tcPr>
          <w:p>
            <w:ins w:id="1254" w:author="Editor Revision" w:date="2026-07-22T00:00:00Z">
              <w:r>
                <w:rPr>
                  <w:color w:val="FF0000"/>
                  <w:sz w:val="16"/>
                </w:rPr>
                <w:t xml:space="preserve">MB</w:t>
              </w:r>
            </w:ins>
          </w:p>
        </w:tc>
        <w:tc>
          <w:tcPr>
            <w:tcW w:type="dxa" w:w="1392"/>
          </w:tcPr>
          <w:p>
            <w:ins w:id="1255" w:author="Editor Revision" w:date="2026-07-22T00:00:00Z">
              <w:r>
                <w:rPr>
                  <w:color w:val="FF0000"/>
                  <w:sz w:val="16"/>
                </w:rPr>
                <w:t xml:space="preserve">Communication</w:t>
              </w:r>
            </w:ins>
          </w:p>
        </w:tc>
        <w:tc>
          <w:tcPr>
            <w:tcW w:type="dxa" w:w="1392"/>
          </w:tcPr>
          <w:p>
            <w:ins w:id="1256" w:author="Editor Revision" w:date="2026-07-22T00:00:00Z">
              <w:r>
                <w:rPr>
                  <w:color w:val="FF0000"/>
                  <w:sz w:val="16"/>
                </w:rPr>
                <w:t xml:space="preserve">Swept</w:t>
              </w:r>
            </w:ins>
          </w:p>
        </w:tc>
        <w:tc>
          <w:tcPr>
            <w:tcW w:type="dxa" w:w="1392"/>
          </w:tcPr>
          <w:p>
            <w:ins w:id="1257" w:author="Editor Revision" w:date="2026-07-22T00:00:00Z">
              <w:r>
                <w:rPr>
                  <w:color w:val="FF0000"/>
                  <w:sz w:val="16"/>
                </w:rPr>
                <w:t xml:space="preserve">run_communication_energy_analysis.py</w:t>
              </w:r>
            </w:ins>
          </w:p>
        </w:tc>
      </w:tr>
      <w:tr>
        <w:trPr>
          <w:ins w:id="1346" w:author="Editor Revision" w:date="2026-07-22T00:00:00Z"/>
        </w:trPr>
        <w:tc>
          <w:tcPr>
            <w:tcW w:type="dxa" w:w="1392"/>
          </w:tcPr>
          <w:p>
            <w:ins w:id="1258" w:author="Editor Revision" w:date="2026-07-22T00:00:00Z">
              <w:r>
                <w:rPr>
                  <w:color w:val="FF0000"/>
                  <w:sz w:val="16"/>
                </w:rPr>
                <w:t xml:space="preserve">Transaction rate</w:t>
              </w:r>
            </w:ins>
          </w:p>
        </w:tc>
        <w:tc>
          <w:tcPr>
            <w:tcW w:type="dxa" w:w="1392"/>
          </w:tcPr>
          <w:p>
            <w:ins w:id="1259" w:author="Editor Revision" w:date="2026-07-22T00:00:00Z">
              <w:r>
                <w:rPr>
                  <w:color w:val="FF0000"/>
                  <w:sz w:val="16"/>
                </w:rPr>
                <w:t xml:space="preserve">-</w:t>
              </w:r>
            </w:ins>
          </w:p>
        </w:tc>
        <w:tc>
          <w:tcPr>
            <w:tcW w:type="dxa" w:w="1392"/>
          </w:tcPr>
          <w:p>
            <w:ins w:id="1260" w:author="Editor Revision" w:date="2026-07-22T00:00:00Z">
              <w:r>
                <w:rPr>
                  <w:color w:val="FF0000"/>
                  <w:sz w:val="16"/>
                </w:rPr>
                <w:t xml:space="preserve">1; 10; 100</w:t>
              </w:r>
            </w:ins>
          </w:p>
        </w:tc>
        <w:tc>
          <w:tcPr>
            <w:tcW w:type="dxa" w:w="1392"/>
          </w:tcPr>
          <w:p>
            <w:ins w:id="1261" w:author="Editor Revision" w:date="2026-07-22T00:00:00Z">
              <w:r>
                <w:rPr>
                  <w:color w:val="FF0000"/>
                  <w:sz w:val="16"/>
                </w:rPr>
                <w:t xml:space="preserve">tx/s</w:t>
              </w:r>
            </w:ins>
          </w:p>
        </w:tc>
        <w:tc>
          <w:tcPr>
            <w:tcW w:type="dxa" w:w="1392"/>
          </w:tcPr>
          <w:p>
            <w:ins w:id="1262" w:author="Editor Revision" w:date="2026-07-22T00:00:00Z">
              <w:r>
                <w:rPr>
                  <w:color w:val="FF0000"/>
                  <w:sz w:val="16"/>
                </w:rPr>
                <w:t xml:space="preserve">Communication</w:t>
              </w:r>
            </w:ins>
          </w:p>
        </w:tc>
        <w:tc>
          <w:tcPr>
            <w:tcW w:type="dxa" w:w="1392"/>
          </w:tcPr>
          <w:p>
            <w:ins w:id="1263" w:author="Editor Revision" w:date="2026-07-22T00:00:00Z">
              <w:r>
                <w:rPr>
                  <w:color w:val="FF0000"/>
                  <w:sz w:val="16"/>
                </w:rPr>
                <w:t xml:space="preserve">Swept</w:t>
              </w:r>
            </w:ins>
          </w:p>
        </w:tc>
        <w:tc>
          <w:tcPr>
            <w:tcW w:type="dxa" w:w="1392"/>
          </w:tcPr>
          <w:p>
            <w:ins w:id="1264" w:author="Editor Revision" w:date="2026-07-22T00:00:00Z">
              <w:r>
                <w:rPr>
                  <w:color w:val="FF0000"/>
                  <w:sz w:val="16"/>
                </w:rPr>
                <w:t xml:space="preserve">run_communication_energy_analysis.py</w:t>
              </w:r>
            </w:ins>
          </w:p>
        </w:tc>
      </w:tr>
      <w:tr>
        <w:trPr>
          <w:ins w:id="1347" w:author="Editor Revision" w:date="2026-07-22T00:00:00Z"/>
        </w:trPr>
        <w:tc>
          <w:tcPr>
            <w:tcW w:type="dxa" w:w="1392"/>
          </w:tcPr>
          <w:p>
            <w:ins w:id="1265" w:author="Editor Revision" w:date="2026-07-22T00:00:00Z">
              <w:r>
                <w:rPr>
                  <w:color w:val="FF0000"/>
                  <w:sz w:val="16"/>
                </w:rPr>
                <w:t xml:space="preserve">Transaction size</w:t>
              </w:r>
            </w:ins>
          </w:p>
        </w:tc>
        <w:tc>
          <w:tcPr>
            <w:tcW w:type="dxa" w:w="1392"/>
          </w:tcPr>
          <w:p>
            <w:ins w:id="1266" w:author="Editor Revision" w:date="2026-07-22T00:00:00Z">
              <w:r>
                <w:rPr>
                  <w:color w:val="FF0000"/>
                  <w:sz w:val="16"/>
                </w:rPr>
                <w:t xml:space="preserve">-</w:t>
              </w:r>
            </w:ins>
          </w:p>
        </w:tc>
        <w:tc>
          <w:tcPr>
            <w:tcW w:type="dxa" w:w="1392"/>
          </w:tcPr>
          <w:p>
            <w:ins w:id="1267" w:author="Editor Revision" w:date="2026-07-22T00:00:00Z">
              <w:r>
                <w:rPr>
                  <w:color w:val="FF0000"/>
                  <w:sz w:val="16"/>
                </w:rPr>
                <w:t xml:space="preserve">512</w:t>
              </w:r>
            </w:ins>
          </w:p>
        </w:tc>
        <w:tc>
          <w:tcPr>
            <w:tcW w:type="dxa" w:w="1392"/>
          </w:tcPr>
          <w:p>
            <w:ins w:id="1268" w:author="Editor Revision" w:date="2026-07-22T00:00:00Z">
              <w:r>
                <w:rPr>
                  <w:color w:val="FF0000"/>
                  <w:sz w:val="16"/>
                </w:rPr>
                <w:t xml:space="preserve">bytes</w:t>
              </w:r>
            </w:ins>
          </w:p>
        </w:tc>
        <w:tc>
          <w:tcPr>
            <w:tcW w:type="dxa" w:w="1392"/>
          </w:tcPr>
          <w:p>
            <w:ins w:id="1269" w:author="Editor Revision" w:date="2026-07-22T00:00:00Z">
              <w:r>
                <w:rPr>
                  <w:color w:val="FF0000"/>
                  <w:sz w:val="16"/>
                </w:rPr>
                <w:t xml:space="preserve">Communication</w:t>
              </w:r>
            </w:ins>
          </w:p>
        </w:tc>
        <w:tc>
          <w:tcPr>
            <w:tcW w:type="dxa" w:w="1392"/>
          </w:tcPr>
          <w:p>
            <w:ins w:id="1270" w:author="Editor Revision" w:date="2026-07-22T00:00:00Z">
              <w:r>
                <w:rPr>
                  <w:color w:val="FF0000"/>
                  <w:sz w:val="16"/>
                </w:rPr>
                <w:t xml:space="preserve">Deterministic input</w:t>
              </w:r>
            </w:ins>
          </w:p>
        </w:tc>
        <w:tc>
          <w:tcPr>
            <w:tcW w:type="dxa" w:w="1392"/>
          </w:tcPr>
          <w:p>
            <w:ins w:id="1271" w:author="Editor Revision" w:date="2026-07-22T00:00:00Z">
              <w:r>
                <w:rPr>
                  <w:color w:val="FF0000"/>
                  <w:sz w:val="16"/>
                </w:rPr>
                <w:t xml:space="preserve">run_communication_energy_analysis.py (assumption)</w:t>
              </w:r>
            </w:ins>
          </w:p>
        </w:tc>
      </w:tr>
      <w:tr>
        <w:trPr>
          <w:ins w:id="1348" w:author="Editor Revision" w:date="2026-07-22T00:00:00Z"/>
        </w:trPr>
        <w:tc>
          <w:tcPr>
            <w:tcW w:type="dxa" w:w="1392"/>
          </w:tcPr>
          <w:p>
            <w:ins w:id="1272" w:author="Editor Revision" w:date="2026-07-22T00:00:00Z">
              <w:r>
                <w:rPr>
                  <w:color w:val="FF0000"/>
                  <w:sz w:val="16"/>
                </w:rPr>
                <w:t xml:space="preserve">TX / RX energy per message</w:t>
              </w:r>
            </w:ins>
          </w:p>
        </w:tc>
        <w:tc>
          <w:tcPr>
            <w:tcW w:type="dxa" w:w="1392"/>
          </w:tcPr>
          <w:p>
            <w:ins w:id="1273" w:author="Editor Revision" w:date="2026-07-22T00:00:00Z">
              <w:r>
                <w:rPr>
                  <w:color w:val="FF0000"/>
                  <w:sz w:val="16"/>
                </w:rPr>
                <w:t xml:space="preserve">e_tx / e_rx</w:t>
              </w:r>
            </w:ins>
          </w:p>
        </w:tc>
        <w:tc>
          <w:tcPr>
            <w:tcW w:type="dxa" w:w="1392"/>
          </w:tcPr>
          <w:p>
            <w:ins w:id="1274" w:author="Editor Revision" w:date="2026-07-22T00:00:00Z">
              <w:r>
                <w:rPr>
                  <w:color w:val="FF0000"/>
                  <w:sz w:val="16"/>
                </w:rPr>
                <w:t xml:space="preserve">0.10 / 0.05</w:t>
              </w:r>
            </w:ins>
          </w:p>
        </w:tc>
        <w:tc>
          <w:tcPr>
            <w:tcW w:type="dxa" w:w="1392"/>
          </w:tcPr>
          <w:p>
            <w:ins w:id="1275" w:author="Editor Revision" w:date="2026-07-22T00:00:00Z">
              <w:r>
                <w:rPr>
                  <w:color w:val="FF0000"/>
                  <w:sz w:val="16"/>
                </w:rPr>
                <w:t xml:space="preserve">J/msg</w:t>
              </w:r>
            </w:ins>
          </w:p>
        </w:tc>
        <w:tc>
          <w:tcPr>
            <w:tcW w:type="dxa" w:w="1392"/>
          </w:tcPr>
          <w:p>
            <w:ins w:id="1276" w:author="Editor Revision" w:date="2026-07-22T00:00:00Z">
              <w:r>
                <w:rPr>
                  <w:color w:val="FF0000"/>
                  <w:sz w:val="16"/>
                </w:rPr>
                <w:t xml:space="preserve">Communication</w:t>
              </w:r>
            </w:ins>
          </w:p>
        </w:tc>
        <w:tc>
          <w:tcPr>
            <w:tcW w:type="dxa" w:w="1392"/>
          </w:tcPr>
          <w:p>
            <w:ins w:id="1277" w:author="Editor Revision" w:date="2026-07-22T00:00:00Z">
              <w:r>
                <w:rPr>
                  <w:color w:val="FF0000"/>
                  <w:sz w:val="16"/>
                </w:rPr>
                <w:t xml:space="preserve">Deterministic input</w:t>
              </w:r>
            </w:ins>
          </w:p>
        </w:tc>
        <w:tc>
          <w:tcPr>
            <w:tcW w:type="dxa" w:w="1392"/>
          </w:tcPr>
          <w:p>
            <w:ins w:id="1278" w:author="Editor Revision" w:date="2026-07-22T00:00:00Z">
              <w:r>
                <w:rPr>
                  <w:color w:val="FF0000"/>
                  <w:sz w:val="16"/>
                </w:rPr>
                <w:t xml:space="preserve">run_communication_energy_analysis.py; radio/NIC order-of-magnitude [11]</w:t>
              </w:r>
            </w:ins>
          </w:p>
        </w:tc>
      </w:tr>
      <w:tr>
        <w:trPr>
          <w:ins w:id="1349" w:author="Editor Revision" w:date="2026-07-22T00:00:00Z"/>
        </w:trPr>
        <w:tc>
          <w:tcPr>
            <w:tcW w:type="dxa" w:w="1392"/>
          </w:tcPr>
          <w:p>
            <w:ins w:id="1279" w:author="Editor Revision" w:date="2026-07-22T00:00:00Z">
              <w:r>
                <w:rPr>
                  <w:color w:val="FF0000"/>
                  <w:sz w:val="16"/>
                </w:rPr>
                <w:t xml:space="preserve">TX / RX energy per byte</w:t>
              </w:r>
            </w:ins>
          </w:p>
        </w:tc>
        <w:tc>
          <w:tcPr>
            <w:tcW w:type="dxa" w:w="1392"/>
          </w:tcPr>
          <w:p>
            <w:ins w:id="1280" w:author="Editor Revision" w:date="2026-07-22T00:00:00Z">
              <w:r>
                <w:rPr>
                  <w:color w:val="FF0000"/>
                  <w:sz w:val="16"/>
                </w:rPr>
                <w:t xml:space="preserve">-</w:t>
              </w:r>
            </w:ins>
          </w:p>
        </w:tc>
        <w:tc>
          <w:tcPr>
            <w:tcW w:type="dxa" w:w="1392"/>
          </w:tcPr>
          <w:p>
            <w:ins w:id="1281" w:author="Editor Revision" w:date="2026-07-22T00:00:00Z">
              <w:r>
                <w:rPr>
                  <w:color w:val="FF0000"/>
                  <w:sz w:val="16"/>
                </w:rPr>
                <w:t xml:space="preserve">2×10⁻⁶ / 1×10⁻⁶</w:t>
              </w:r>
            </w:ins>
          </w:p>
        </w:tc>
        <w:tc>
          <w:tcPr>
            <w:tcW w:type="dxa" w:w="1392"/>
          </w:tcPr>
          <w:p>
            <w:ins w:id="1282" w:author="Editor Revision" w:date="2026-07-22T00:00:00Z">
              <w:r>
                <w:rPr>
                  <w:color w:val="FF0000"/>
                  <w:sz w:val="16"/>
                </w:rPr>
                <w:t xml:space="preserve">J/byte</w:t>
              </w:r>
            </w:ins>
          </w:p>
        </w:tc>
        <w:tc>
          <w:tcPr>
            <w:tcW w:type="dxa" w:w="1392"/>
          </w:tcPr>
          <w:p>
            <w:ins w:id="1283" w:author="Editor Revision" w:date="2026-07-22T00:00:00Z">
              <w:r>
                <w:rPr>
                  <w:color w:val="FF0000"/>
                  <w:sz w:val="16"/>
                </w:rPr>
                <w:t xml:space="preserve">Communication</w:t>
              </w:r>
            </w:ins>
          </w:p>
        </w:tc>
        <w:tc>
          <w:tcPr>
            <w:tcW w:type="dxa" w:w="1392"/>
          </w:tcPr>
          <w:p>
            <w:ins w:id="1284" w:author="Editor Revision" w:date="2026-07-22T00:00:00Z">
              <w:r>
                <w:rPr>
                  <w:color w:val="FF0000"/>
                  <w:sz w:val="16"/>
                </w:rPr>
                <w:t xml:space="preserve">Deterministic input</w:t>
              </w:r>
            </w:ins>
          </w:p>
        </w:tc>
        <w:tc>
          <w:tcPr>
            <w:tcW w:type="dxa" w:w="1392"/>
          </w:tcPr>
          <w:p>
            <w:ins w:id="1285" w:author="Editor Revision" w:date="2026-07-22T00:00:00Z">
              <w:r>
                <w:rPr>
                  <w:color w:val="FF0000"/>
                  <w:sz w:val="16"/>
                </w:rPr>
                <w:t xml:space="preserve">run_communication_energy_analysis.py [11]</w:t>
              </w:r>
            </w:ins>
          </w:p>
        </w:tc>
      </w:tr>
      <w:tr>
        <w:trPr>
          <w:ins w:id="1350" w:author="Editor Revision" w:date="2026-07-22T00:00:00Z"/>
        </w:trPr>
        <w:tc>
          <w:tcPr>
            <w:tcW w:type="dxa" w:w="1392"/>
          </w:tcPr>
          <w:p>
            <w:ins w:id="1286" w:author="Editor Revision" w:date="2026-07-22T00:00:00Z">
              <w:r>
                <w:rPr>
                  <w:color w:val="FF0000"/>
                  <w:sz w:val="16"/>
                </w:rPr>
                <w:t xml:space="preserve">Nodes (comm. overlay)</w:t>
              </w:r>
            </w:ins>
          </w:p>
        </w:tc>
        <w:tc>
          <w:tcPr>
            <w:tcW w:type="dxa" w:w="1392"/>
          </w:tcPr>
          <w:p>
            <w:ins w:id="1287" w:author="Editor Revision" w:date="2026-07-22T00:00:00Z">
              <w:r>
                <w:rPr>
                  <w:color w:val="FF0000"/>
                  <w:sz w:val="16"/>
                </w:rPr>
                <w:t xml:space="preserve">-</w:t>
              </w:r>
            </w:ins>
          </w:p>
        </w:tc>
        <w:tc>
          <w:tcPr>
            <w:tcW w:type="dxa" w:w="1392"/>
          </w:tcPr>
          <w:p>
            <w:ins w:id="1288" w:author="Editor Revision" w:date="2026-07-22T00:00:00Z">
              <w:r>
                <w:rPr>
                  <w:color w:val="FF0000"/>
                  <w:sz w:val="16"/>
                </w:rPr>
                <w:t xml:space="preserve">500</w:t>
              </w:r>
            </w:ins>
          </w:p>
        </w:tc>
        <w:tc>
          <w:tcPr>
            <w:tcW w:type="dxa" w:w="1392"/>
          </w:tcPr>
          <w:p>
            <w:ins w:id="1289" w:author="Editor Revision" w:date="2026-07-22T00:00:00Z">
              <w:r>
                <w:rPr>
                  <w:color w:val="FF0000"/>
                  <w:sz w:val="16"/>
                </w:rPr>
                <w:t xml:space="preserve">nodes</w:t>
              </w:r>
            </w:ins>
          </w:p>
        </w:tc>
        <w:tc>
          <w:tcPr>
            <w:tcW w:type="dxa" w:w="1392"/>
          </w:tcPr>
          <w:p>
            <w:ins w:id="1290" w:author="Editor Revision" w:date="2026-07-22T00:00:00Z">
              <w:r>
                <w:rPr>
                  <w:color w:val="FF0000"/>
                  <w:sz w:val="16"/>
                </w:rPr>
                <w:t xml:space="preserve">Communication</w:t>
              </w:r>
            </w:ins>
          </w:p>
        </w:tc>
        <w:tc>
          <w:tcPr>
            <w:tcW w:type="dxa" w:w="1392"/>
          </w:tcPr>
          <w:p>
            <w:ins w:id="1291" w:author="Editor Revision" w:date="2026-07-22T00:00:00Z">
              <w:r>
                <w:rPr>
                  <w:color w:val="FF0000"/>
                  <w:sz w:val="16"/>
                </w:rPr>
                <w:t xml:space="preserve">Deterministic input</w:t>
              </w:r>
            </w:ins>
          </w:p>
        </w:tc>
        <w:tc>
          <w:tcPr>
            <w:tcW w:type="dxa" w:w="1392"/>
          </w:tcPr>
          <w:p>
            <w:ins w:id="1292" w:author="Editor Revision" w:date="2026-07-22T00:00:00Z">
              <w:r>
                <w:rPr>
                  <w:color w:val="FF0000"/>
                  <w:sz w:val="16"/>
                </w:rPr>
                <w:t xml:space="preserve">run_communication_energy_analysis.py</w:t>
              </w:r>
            </w:ins>
          </w:p>
        </w:tc>
      </w:tr>
      <w:tr>
        <w:trPr>
          <w:ins w:id="1351" w:author="Editor Revision" w:date="2026-07-22T00:00:00Z"/>
        </w:trPr>
        <w:tc>
          <w:tcPr>
            <w:tcW w:type="dxa" w:w="1392"/>
          </w:tcPr>
          <w:p>
            <w:ins w:id="1293" w:author="Editor Revision" w:date="2026-07-22T00:00:00Z">
              <w:r>
                <w:rPr>
                  <w:color w:val="FF0000"/>
                  <w:sz w:val="16"/>
                </w:rPr>
                <w:t xml:space="preserve">Grid emission factor</w:t>
              </w:r>
            </w:ins>
          </w:p>
        </w:tc>
        <w:tc>
          <w:tcPr>
            <w:tcW w:type="dxa" w:w="1392"/>
          </w:tcPr>
          <w:p>
            <w:ins w:id="1294" w:author="Editor Revision" w:date="2026-07-22T00:00:00Z">
              <w:r>
                <w:rPr>
                  <w:color w:val="FF0000"/>
                  <w:sz w:val="16"/>
                </w:rPr>
                <w:t xml:space="preserve">γ</w:t>
              </w:r>
            </w:ins>
          </w:p>
        </w:tc>
        <w:tc>
          <w:tcPr>
            <w:tcW w:type="dxa" w:w="1392"/>
          </w:tcPr>
          <w:p>
            <w:ins w:id="1295" w:author="Editor Revision" w:date="2026-07-22T00:00:00Z">
              <w:r>
                <w:rPr>
                  <w:color w:val="FF0000"/>
                  <w:sz w:val="16"/>
                </w:rPr>
                <w:t xml:space="preserve">0.05 / 0.475 / 0.82 (low / average / high)</w:t>
              </w:r>
            </w:ins>
          </w:p>
        </w:tc>
        <w:tc>
          <w:tcPr>
            <w:tcW w:type="dxa" w:w="1392"/>
          </w:tcPr>
          <w:p>
            <w:ins w:id="1296" w:author="Editor Revision" w:date="2026-07-22T00:00:00Z">
              <w:r>
                <w:rPr>
                  <w:color w:val="FF0000"/>
                  <w:sz w:val="16"/>
                </w:rPr>
                <w:t xml:space="preserve">kgCO₂e/kWh</w:t>
              </w:r>
            </w:ins>
          </w:p>
        </w:tc>
        <w:tc>
          <w:tcPr>
            <w:tcW w:type="dxa" w:w="1392"/>
          </w:tcPr>
          <w:p>
            <w:ins w:id="1297" w:author="Editor Revision" w:date="2026-07-22T00:00:00Z">
              <w:r>
                <w:rPr>
                  <w:color w:val="FF0000"/>
                  <w:sz w:val="16"/>
                </w:rPr>
                <w:t xml:space="preserve">Carbon</w:t>
              </w:r>
            </w:ins>
          </w:p>
        </w:tc>
        <w:tc>
          <w:tcPr>
            <w:tcW w:type="dxa" w:w="1392"/>
          </w:tcPr>
          <w:p>
            <w:ins w:id="1298" w:author="Editor Revision" w:date="2026-07-22T00:00:00Z">
              <w:r>
                <w:rPr>
                  <w:color w:val="FF0000"/>
                  <w:sz w:val="16"/>
                </w:rPr>
                <w:t xml:space="preserve">Swept</w:t>
              </w:r>
            </w:ins>
          </w:p>
        </w:tc>
        <w:tc>
          <w:tcPr>
            <w:tcW w:type="dxa" w:w="1392"/>
          </w:tcPr>
          <w:p>
            <w:ins w:id="1299" w:author="Editor Revision" w:date="2026-07-22T00:00:00Z">
              <w:r>
                <w:rPr>
                  <w:color w:val="FF0000"/>
                  <w:sz w:val="16"/>
                </w:rPr>
                <w:t xml:space="preserve">scenarios.py GAMMA_SCENARIOS; IEA/IPCC ranges [13], [14]</w:t>
              </w:r>
            </w:ins>
          </w:p>
        </w:tc>
      </w:tr>
      <w:tr>
        <w:trPr>
          <w:ins w:id="1352" w:author="Editor Revision" w:date="2026-07-22T00:00:00Z"/>
        </w:trPr>
        <w:tc>
          <w:tcPr>
            <w:tcW w:type="dxa" w:w="1392"/>
          </w:tcPr>
          <w:p>
            <w:ins w:id="1300" w:author="Editor Revision" w:date="2026-07-22T00:00:00Z">
              <w:r>
                <w:rPr>
                  <w:color w:val="FF0000"/>
                  <w:sz w:val="16"/>
                </w:rPr>
                <w:t xml:space="preserve">Transactions per block (normalization)</w:t>
              </w:r>
            </w:ins>
          </w:p>
        </w:tc>
        <w:tc>
          <w:tcPr>
            <w:tcW w:type="dxa" w:w="1392"/>
          </w:tcPr>
          <w:p>
            <w:ins w:id="1301" w:author="Editor Revision" w:date="2026-07-22T00:00:00Z">
              <w:r>
                <w:rPr>
                  <w:color w:val="FF0000"/>
                  <w:sz w:val="16"/>
                </w:rPr>
                <w:t xml:space="preserve">-</w:t>
              </w:r>
            </w:ins>
          </w:p>
        </w:tc>
        <w:tc>
          <w:tcPr>
            <w:tcW w:type="dxa" w:w="1392"/>
          </w:tcPr>
          <w:p>
            <w:ins w:id="1302" w:author="Editor Revision" w:date="2026-07-22T00:00:00Z">
              <w:r>
                <w:rPr>
                  <w:color w:val="FF0000"/>
                  <w:sz w:val="16"/>
                </w:rPr>
                <w:t xml:space="preserve">2000</w:t>
              </w:r>
            </w:ins>
          </w:p>
        </w:tc>
        <w:tc>
          <w:tcPr>
            <w:tcW w:type="dxa" w:w="1392"/>
          </w:tcPr>
          <w:p>
            <w:ins w:id="1303" w:author="Editor Revision" w:date="2026-07-22T00:00:00Z">
              <w:r>
                <w:rPr>
                  <w:color w:val="FF0000"/>
                  <w:sz w:val="16"/>
                </w:rPr>
                <w:t xml:space="preserve">tx/block</w:t>
              </w:r>
            </w:ins>
          </w:p>
        </w:tc>
        <w:tc>
          <w:tcPr>
            <w:tcW w:type="dxa" w:w="1392"/>
          </w:tcPr>
          <w:p>
            <w:ins w:id="1304" w:author="Editor Revision" w:date="2026-07-22T00:00:00Z">
              <w:r>
                <w:rPr>
                  <w:color w:val="FF0000"/>
                  <w:sz w:val="16"/>
                </w:rPr>
                <w:t xml:space="preserve">Carbon</w:t>
              </w:r>
            </w:ins>
          </w:p>
        </w:tc>
        <w:tc>
          <w:tcPr>
            <w:tcW w:type="dxa" w:w="1392"/>
          </w:tcPr>
          <w:p>
            <w:ins w:id="1305" w:author="Editor Revision" w:date="2026-07-22T00:00:00Z">
              <w:r>
                <w:rPr>
                  <w:color w:val="FF0000"/>
                  <w:sz w:val="16"/>
                </w:rPr>
                <w:t xml:space="preserve">Deterministic input</w:t>
              </w:r>
            </w:ins>
          </w:p>
        </w:tc>
        <w:tc>
          <w:tcPr>
            <w:tcW w:type="dxa" w:w="1392"/>
          </w:tcPr>
          <w:p>
            <w:ins w:id="1306" w:author="Editor Revision" w:date="2026-07-22T00:00:00Z">
              <w:r>
                <w:rPr>
                  <w:color w:val="FF0000"/>
                  <w:sz w:val="16"/>
                </w:rPr>
                <w:t xml:space="preserve">run_carbon_gamma_sensitivity.py (assumption)</w:t>
              </w:r>
            </w:ins>
          </w:p>
        </w:tc>
      </w:tr>
      <w:tr>
        <w:trPr>
          <w:ins w:id="1353" w:author="Editor Revision" w:date="2026-07-22T00:00:00Z"/>
        </w:trPr>
        <w:tc>
          <w:tcPr>
            <w:tcW w:type="dxa" w:w="1392"/>
          </w:tcPr>
          <w:p>
            <w:ins w:id="1307" w:author="Editor Revision" w:date="2026-07-22T00:00:00Z">
              <w:r>
                <w:rPr>
                  <w:color w:val="FF0000"/>
                  <w:sz w:val="16"/>
                </w:rPr>
                <w:t xml:space="preserve">Simulation horizon</w:t>
              </w:r>
            </w:ins>
          </w:p>
        </w:tc>
        <w:tc>
          <w:tcPr>
            <w:tcW w:type="dxa" w:w="1392"/>
          </w:tcPr>
          <w:p>
            <w:ins w:id="1308" w:author="Editor Revision" w:date="2026-07-22T00:00:00Z">
              <w:r>
                <w:rPr>
                  <w:color w:val="FF0000"/>
                  <w:sz w:val="16"/>
                </w:rPr>
                <w:t xml:space="preserve">T</w:t>
              </w:r>
            </w:ins>
          </w:p>
        </w:tc>
        <w:tc>
          <w:tcPr>
            <w:tcW w:type="dxa" w:w="1392"/>
          </w:tcPr>
          <w:p>
            <w:ins w:id="1309" w:author="Editor Revision" w:date="2026-07-22T00:00:00Z">
              <w:r>
                <w:rPr>
                  <w:color w:val="FF0000"/>
                  <w:sz w:val="16"/>
                </w:rPr>
                <w:t xml:space="preserve">86,400 (24 h)</w:t>
              </w:r>
            </w:ins>
          </w:p>
        </w:tc>
        <w:tc>
          <w:tcPr>
            <w:tcW w:type="dxa" w:w="1392"/>
          </w:tcPr>
          <w:p>
            <w:ins w:id="1310" w:author="Editor Revision" w:date="2026-07-22T00:00:00Z">
              <w:r>
                <w:rPr>
                  <w:color w:val="FF0000"/>
                  <w:sz w:val="16"/>
                </w:rPr>
                <w:t xml:space="preserve">s</w:t>
              </w:r>
            </w:ins>
          </w:p>
        </w:tc>
        <w:tc>
          <w:tcPr>
            <w:tcW w:type="dxa" w:w="1392"/>
          </w:tcPr>
          <w:p>
            <w:ins w:id="1311" w:author="Editor Revision" w:date="2026-07-22T00:00:00Z">
              <w:r>
                <w:rPr>
                  <w:color w:val="FF0000"/>
                  <w:sz w:val="16"/>
                </w:rPr>
                <w:t xml:space="preserve">All models</w:t>
              </w:r>
            </w:ins>
          </w:p>
        </w:tc>
        <w:tc>
          <w:tcPr>
            <w:tcW w:type="dxa" w:w="1392"/>
          </w:tcPr>
          <w:p>
            <w:ins w:id="1312" w:author="Editor Revision" w:date="2026-07-22T00:00:00Z">
              <w:r>
                <w:rPr>
                  <w:color w:val="FF0000"/>
                  <w:sz w:val="16"/>
                </w:rPr>
                <w:t xml:space="preserve">Deterministic input</w:t>
              </w:r>
            </w:ins>
          </w:p>
        </w:tc>
        <w:tc>
          <w:tcPr>
            <w:tcW w:type="dxa" w:w="1392"/>
          </w:tcPr>
          <w:p>
            <w:ins w:id="1313" w:author="Editor Revision" w:date="2026-07-22T00:00:00Z">
              <w:r>
                <w:rPr>
                  <w:color w:val="FF0000"/>
                  <w:sz w:val="16"/>
                </w:rPr>
                <w:t xml:space="preserve">experiment scripts (common horizon)</w:t>
              </w:r>
            </w:ins>
          </w:p>
        </w:tc>
      </w:tr>
      <w:tr>
        <w:trPr>
          <w:ins w:id="1354" w:author="Editor Revision" w:date="2026-07-22T00:00:00Z"/>
        </w:trPr>
        <w:tc>
          <w:tcPr>
            <w:tcW w:type="dxa" w:w="1392"/>
          </w:tcPr>
          <w:p>
            <w:ins w:id="1314" w:author="Editor Revision" w:date="2026-07-22T00:00:00Z">
              <w:r>
                <w:rPr>
                  <w:color w:val="FF0000"/>
                  <w:sz w:val="16"/>
                </w:rPr>
                <w:t xml:space="preserve">Random seeds</w:t>
              </w:r>
            </w:ins>
          </w:p>
        </w:tc>
        <w:tc>
          <w:tcPr>
            <w:tcW w:type="dxa" w:w="1392"/>
          </w:tcPr>
          <w:p>
            <w:ins w:id="1315" w:author="Editor Revision" w:date="2026-07-22T00:00:00Z">
              <w:r>
                <w:rPr>
                  <w:color w:val="FF0000"/>
                  <w:sz w:val="16"/>
                </w:rPr>
                <w:t xml:space="preserve">-</w:t>
              </w:r>
            </w:ins>
          </w:p>
        </w:tc>
        <w:tc>
          <w:tcPr>
            <w:tcW w:type="dxa" w:w="1392"/>
          </w:tcPr>
          <w:p>
            <w:ins w:id="1316" w:author="Editor Revision" w:date="2026-07-22T00:00:00Z">
              <w:r>
                <w:rPr>
                  <w:color w:val="FF0000"/>
                  <w:sz w:val="16"/>
                </w:rPr>
                <w:t xml:space="preserve">30 (20260101-20260130; base + i, i = 0..29)</w:t>
              </w:r>
            </w:ins>
          </w:p>
        </w:tc>
        <w:tc>
          <w:tcPr>
            <w:tcW w:type="dxa" w:w="1392"/>
          </w:tcPr>
          <w:p>
            <w:ins w:id="1317" w:author="Editor Revision" w:date="2026-07-22T00:00:00Z">
              <w:r>
                <w:rPr>
                  <w:color w:val="FF0000"/>
                  <w:sz w:val="16"/>
                </w:rPr>
                <w:t xml:space="preserve">-</w:t>
              </w:r>
            </w:ins>
          </w:p>
        </w:tc>
        <w:tc>
          <w:tcPr>
            <w:tcW w:type="dxa" w:w="1392"/>
          </w:tcPr>
          <w:p>
            <w:ins w:id="1318" w:author="Editor Revision" w:date="2026-07-22T00:00:00Z">
              <w:r>
                <w:rPr>
                  <w:color w:val="FF0000"/>
                  <w:sz w:val="16"/>
                </w:rPr>
                <w:t xml:space="preserve">All stochastic runs</w:t>
              </w:r>
            </w:ins>
          </w:p>
        </w:tc>
        <w:tc>
          <w:tcPr>
            <w:tcW w:type="dxa" w:w="1392"/>
          </w:tcPr>
          <w:p>
            <w:ins w:id="1319" w:author="Editor Revision" w:date="2026-07-22T00:00:00Z">
              <w:r>
                <w:rPr>
                  <w:color w:val="FF0000"/>
                  <w:sz w:val="16"/>
                </w:rPr>
                <w:t xml:space="preserve">-</w:t>
              </w:r>
            </w:ins>
          </w:p>
        </w:tc>
        <w:tc>
          <w:tcPr>
            <w:tcW w:type="dxa" w:w="1392"/>
          </w:tcPr>
          <w:p>
            <w:ins w:id="1320" w:author="Editor Revision" w:date="2026-07-22T00:00:00Z">
              <w:r>
                <w:rPr>
                  <w:color w:val="FF0000"/>
                  <w:sz w:val="16"/>
                </w:rPr>
                <w:t xml:space="preserve">_common.py N_SEEDS, SEED_BASE</w:t>
              </w:r>
            </w:ins>
          </w:p>
        </w:tc>
      </w:tr>
      <w:tr>
        <w:trPr>
          <w:ins w:id="1355" w:author="Editor Revision" w:date="2026-07-22T00:00:00Z"/>
        </w:trPr>
        <w:tc>
          <w:tcPr>
            <w:tcW w:type="dxa" w:w="1392"/>
          </w:tcPr>
          <w:p>
            <w:ins w:id="1321" w:author="Editor Revision" w:date="2026-07-22T00:00:00Z">
              <w:r>
                <w:rPr>
                  <w:color w:val="FF0000"/>
                  <w:sz w:val="16"/>
                </w:rPr>
                <w:t xml:space="preserve">Confidence interval</w:t>
              </w:r>
            </w:ins>
          </w:p>
        </w:tc>
        <w:tc>
          <w:tcPr>
            <w:tcW w:type="dxa" w:w="1392"/>
          </w:tcPr>
          <w:p>
            <w:ins w:id="1322" w:author="Editor Revision" w:date="2026-07-22T00:00:00Z">
              <w:r>
                <w:rPr>
                  <w:color w:val="FF0000"/>
                  <w:sz w:val="16"/>
                </w:rPr>
                <w:t xml:space="preserve">-</w:t>
              </w:r>
            </w:ins>
          </w:p>
        </w:tc>
        <w:tc>
          <w:tcPr>
            <w:tcW w:type="dxa" w:w="1392"/>
          </w:tcPr>
          <w:p>
            <w:ins w:id="1323" w:author="Editor Revision" w:date="2026-07-22T00:00:00Z">
              <w:r>
                <w:rPr>
                  <w:color w:val="FF0000"/>
                  <w:sz w:val="16"/>
                </w:rPr>
                <w:t xml:space="preserve">95% (Student-t across seeds)</w:t>
              </w:r>
            </w:ins>
          </w:p>
        </w:tc>
        <w:tc>
          <w:tcPr>
            <w:tcW w:type="dxa" w:w="1392"/>
          </w:tcPr>
          <w:p>
            <w:ins w:id="1324" w:author="Editor Revision" w:date="2026-07-22T00:00:00Z">
              <w:r>
                <w:rPr>
                  <w:color w:val="FF0000"/>
                  <w:sz w:val="16"/>
                </w:rPr>
                <w:t xml:space="preserve">-</w:t>
              </w:r>
            </w:ins>
          </w:p>
        </w:tc>
        <w:tc>
          <w:tcPr>
            <w:tcW w:type="dxa" w:w="1392"/>
          </w:tcPr>
          <w:p>
            <w:ins w:id="1325" w:author="Editor Revision" w:date="2026-07-22T00:00:00Z">
              <w:r>
                <w:rPr>
                  <w:color w:val="FF0000"/>
                  <w:sz w:val="16"/>
                </w:rPr>
                <w:t xml:space="preserve">All stochastic runs</w:t>
              </w:r>
            </w:ins>
          </w:p>
        </w:tc>
        <w:tc>
          <w:tcPr>
            <w:tcW w:type="dxa" w:w="1392"/>
          </w:tcPr>
          <w:p>
            <w:ins w:id="1326" w:author="Editor Revision" w:date="2026-07-22T00:00:00Z">
              <w:r>
                <w:rPr>
                  <w:color w:val="FF0000"/>
                  <w:sz w:val="16"/>
                </w:rPr>
                <w:t xml:space="preserve">-</w:t>
              </w:r>
            </w:ins>
          </w:p>
        </w:tc>
        <w:tc>
          <w:tcPr>
            <w:tcW w:type="dxa" w:w="1392"/>
          </w:tcPr>
          <w:p>
            <w:ins w:id="1327" w:author="Editor Revision" w:date="2026-07-22T00:00:00Z">
              <w:r>
                <w:rPr>
                  <w:color w:val="FF0000"/>
                  <w:sz w:val="16"/>
                </w:rPr>
                <w:t xml:space="preserve">scenarios.py ci95_halfwidth</w:t>
              </w:r>
            </w:ins>
          </w:p>
        </w:tc>
      </w:tr>
    </w:tbl>
    <w:p>
      <w:pPr>
        <w:pStyle w:val="RSR"/>
      </w:pPr>
      <w:ins w:id="1357" w:author="Editor Revision" w:date="2026-07-22T00:00:00Z">
        <w:r>
          <w:rPr>
            <w:color w:val="FF0000"/>
            <w:b/>
          </w:rPr>
          <w:t xml:space="preserve">Table 1. Consolidated experimental parameters (all values verified against the released code, CSV outputs, and equations).</w:t>
        </w:r>
      </w:ins>
    </w:p>
    <w:p/>
    <w:p w14:paraId="0ACAF88D" w14:textId="2BA34C05" w:rsidR="00B9101B" w:rsidRPr="009B51FE" w:rsidRDefault="00B9101B" w:rsidP="00B9101B">
      <w:pPr>
        <w:pStyle w:val="Heading2"/>
      </w:pPr>
      <w:r w:rsidRPr="009B51FE">
        <w:t>A. Network and System Configuration</w:t>
      </w:r>
    </w:p>
    <w:p w14:paraId="27ADE342" w14:textId="0BA8E8F5" w:rsidR="00B9101B" w:rsidRPr="009B51FE" w:rsidRDefault="00B9101B" w:rsidP="00B9101B">
      <w:pPr>
        <w:pStyle w:val="RSR"/>
      </w:pPr>
      <w:r w:rsidRPr="009B51FE">
        <w:t xml:space="preserve">The simulated blockchain network consists of </w:t>
      </w:r>
      <m:oMath>
        <m:r>
          <w:rPr>
            <w:rFonts w:ascii="Cambria Math" w:hAnsi="Cambria Math"/>
          </w:rPr>
          <m:t>N</m:t>
        </m:r>
      </m:oMath>
      <w:r w:rsidR="007E4C18" w:rsidRPr="009B51FE">
        <w:t xml:space="preserve"> </w:t>
      </w:r>
      <w:r w:rsidRPr="009B51FE">
        <w:t xml:space="preserve">nodes, where </w:t>
      </w:r>
      <m:oMath>
        <m:r>
          <w:rPr>
            <w:rFonts w:ascii="Cambria Math" w:hAnsi="Cambria Math"/>
          </w:rPr>
          <m:t>N∈{50,100,500,1000}</m:t>
        </m:r>
      </m:oMath>
      <w:r w:rsidRPr="009B51FE">
        <w:t>, representing small to moderately sized permissionless networks commonly analyzed in the literature [</w:t>
      </w:r>
      <w:r w:rsidR="009B5EE1" w:rsidRPr="009B51FE">
        <w:t>6</w:t>
      </w:r>
      <w:r w:rsidRPr="009B51FE">
        <w:t>]. Nodes are connected via a peer-to-peer overlay with randomly assigned propagation delays drawn from a bounded distribution, consistent with established modeling approaches for blockchain network latency [</w:t>
      </w:r>
      <w:r w:rsidR="009B5EE1" w:rsidRPr="009B51FE">
        <w:t>8</w:t>
      </w:r>
      <w:r w:rsidRPr="009B51FE">
        <w:t xml:space="preserve">]. </w:t>
      </w:r>
      <w:proofErr w:type="spellStart"/>
      <w:r w:rsidRPr="009B51FE">
        <w:t>BlockSim’s</w:t>
      </w:r>
      <w:proofErr w:type="spellEnd"/>
      <w:r w:rsidRPr="009B51FE">
        <w:t xml:space="preserve"> discrete-event scheduler is used to model message dissemination, block arrival, and chain updates.</w:t>
      </w:r>
    </w:p>
    <w:p w14:paraId="54F430FE" w14:textId="77777777" w:rsidR="00B9101B" w:rsidRPr="009B51FE" w:rsidRDefault="00B9101B" w:rsidP="00B9101B">
      <w:pPr>
        <w:pStyle w:val="Heading2"/>
      </w:pPr>
      <w:r w:rsidRPr="009B51FE">
        <w:t>B. Consensus and Workload Parameters</w:t>
      </w:r>
    </w:p>
    <w:p w14:paraId="37086E32" w14:textId="42EB8C22" w:rsidR="007B242B" w:rsidRPr="009B51FE" w:rsidRDefault="00D45672" w:rsidP="007B242B">
      <w:pPr>
        <w:pStyle w:val="RSR"/>
      </w:pPr>
      <w:del w:id="1001" w:author="Editor Revision" w:date="2026-07-22T00:00:00Z">
        <w:r w:rsidRPr="009B51FE">
          <w:delText xml:space="preserve">The primary evaluation scenario is based on a Proof of Work–style consensus mechanism, which serves as a baseline due to its well-documented energy characteristics [2]. Two PoW timing scenarios were evaluated: a long-interval PoW baseline scenario (Model 1) and a short-interval, high-throughput PoW scenario (Model 2). Block generation intervals follow the default targets of each scenario (long-interval: ~10 minutes; short-interval: ~12–13 seconds), which directly affects the number of block events observed during the same simulation horizon. Transaction workloads are modeled as a Poisson process, a common assumption in blockchain performance studies [4], [17]. To assess scaling effects on sustainability metrics, miner population was varied while maintaining the same simulation time window</w:delText>
        </w:r>
      </w:del>
      <w:del w:id="1002" w:author="Editor Revision" w:date="2026-07-22T00:00:00Z">
        <w:r w:rsidR="007B242B" w:rsidRPr="009B51FE">
          <w:delText xml:space="preserve">.</w:delText>
        </w:r>
      </w:del>
      <w:ins w:id="1003" w:author="Editor Revision" w:date="2026-07-22T00:00:00Z">
        <w:r>
          <w:rPr>
            <w:color w:val="FF0000"/>
          </w:rPr>
          <w:t xml:space="preserve">The primary evaluation uses the economic Proof-of-Work model (Section D; 600 s block interval) and the validator-count Proof-of-Stake model (Section E), with Poisson transaction workloads [4], [17]. Miner counts {50, 100, 500, 1000} and validator counts {100, 500, 1000, 5000} are swept over a fixed 24-hour horizon, together with sweeps of coin price, block reward, and electricity price for PoW and hardware class and uptime for PoS. Table 1 lists all parameters.</w:t>
        </w:r>
      </w:ins>
    </w:p>
    <w:p w14:paraId="5978398C" w14:textId="77777777" w:rsidR="00B9101B" w:rsidRPr="009B51FE" w:rsidRDefault="007B242B" w:rsidP="007B242B">
      <w:pPr>
        <w:pStyle w:val="RSR"/>
      </w:pPr>
      <w:r w:rsidRPr="009B51FE">
        <w:t>To assess the sensitivity of energy and emission metrics, additional scenarios vary mining power distribution among nodes and transaction throughput. These variations allow for an analysis of how network size and the intensity of the workload affect results related to sustainability</w:t>
      </w:r>
      <w:r w:rsidR="00B9101B" w:rsidRPr="009B51FE">
        <w:t>.</w:t>
      </w:r>
    </w:p>
    <w:p w14:paraId="74449157" w14:textId="347DA741" w:rsidR="00B9101B" w:rsidRPr="009B51FE" w:rsidRDefault="00B9101B" w:rsidP="00B9101B">
      <w:pPr>
        <w:pStyle w:val="Heading2"/>
      </w:pPr>
      <w:r w:rsidRPr="009B51FE">
        <w:t>C. Energy and Carbon Parameters</w:t>
      </w:r>
    </w:p>
    <w:p w14:paraId="05889C83" w14:textId="434FD4F5" w:rsidR="00B9101B" w:rsidRPr="009B51FE" w:rsidRDefault="00D45672" w:rsidP="00B9101B">
      <w:pPr>
        <w:pStyle w:val="RSR"/>
      </w:pPr>
      <w:del w:id="1004" w:author="Editor Revision" w:date="2026-07-22T00:00:00Z">
        <w:r w:rsidRPr="009B51FE">
          <w:delText xml:space="preserve">Energy consumption is computed at runtime using mining-interval accounting (start/stop events). In the evaluated configuration, the PoW baseline scenario uses a </w:delText>
        </w:r>
      </w:del>
      <w:proofErr w:type="spellStart"/>
      <w:del w:id="1005" w:author="Editor Revision" w:date="2026-07-22T00:00:00Z">
        <w:r w:rsidRPr="009B51FE">
          <w:delText xml:space="preserve">hashrate</w:delText>
        </w:r>
      </w:del>
      <w:proofErr w:type="spellEnd"/>
      <w:del w:id="1006" w:author="Editor Revision" w:date="2026-07-22T00:00:00Z">
        <w:r w:rsidRPr="009B51FE">
          <w:delText xml:space="preserve">-and-efficiency-based power derivation, while the high-throughput PoW scenario uses a direct fixed per-miner power configuration (e.g., 2500 W/miner). Carbon emissions are computed using a configurable electricity emission factor; in this revision it is varied across low, average, and high grid scenarios (see Results) rather than held fixed, following established blockchain carbon footprint analyses [3]. Concretely, carbon is derived via the standard emission-factor formulation (electricity use × emissions factor), consistent with common GHG accounting practice</w:delText>
        </w:r>
      </w:del>
      <w:del w:id="1007" w:author="Editor Revision" w:date="2026-07-22T00:00:00Z">
        <w:r w:rsidR="00B9101B" w:rsidRPr="009B51FE">
          <w:delText xml:space="preserve">.</w:delText>
        </w:r>
      </w:del>
      <w:ins w:id="1008" w:author="Editor Revision" w:date="2026-07-22T00:00:00Z">
        <w:r>
          <w:rPr>
            <w:color w:val="FF0000"/>
          </w:rPr>
          <w:t xml:space="preserve">PoW energy is computed from the economic model (Eqs. 5-7) and PoS energy from the validator-count model (Eq. 8); carbon uses the emission factor γ across low, average, and high grids (see Results), following [3].</w:t>
        </w:r>
      </w:ins>
    </w:p>
    <w:p w14:paraId="64E90243" w14:textId="77777777" w:rsidR="00B9101B" w:rsidRPr="009B51FE" w:rsidRDefault="00B9101B" w:rsidP="00B9101B">
      <w:pPr>
        <w:pStyle w:val="Heading2"/>
      </w:pPr>
      <w:r w:rsidRPr="009B51FE">
        <w:t>D. Evaluation Metrics and Methodology</w:t>
      </w:r>
    </w:p>
    <w:p w14:paraId="5A08B8C7" w14:textId="77777777" w:rsidR="000D0362" w:rsidRPr="009B51FE" w:rsidRDefault="007B242B" w:rsidP="007114E1">
      <w:pPr>
        <w:pStyle w:val="RSR"/>
      </w:pPr>
      <w:r w:rsidRPr="009B51FE">
        <w:rPr>
          <w:sz w:val="22"/>
        </w:rPr>
        <w:t xml:space="preserve">The subsequent metrics are gathered for each simulation scenario: aggregate energy consumption, energy expenditure per block, energy usage per transaction, total CO₂ emissions, and CO₂ emissions per block and transaction. Concurrently, performance metrics, encompassing throughput, propagation delay, and the rate of stale blocks, are documented to facilitate an analysis of the trade-offs inherent in balancing efficiency and sustainability. </w:t>
      </w:r>
      <w:r w:rsidRPr="009B51FE">
        <w:t>Each scenario is replicated across 30 independent random seeds (generated deterministically as base + i, i = 0..29), and results are reported as the mean with sample standard deviation and 95% confidence interval (Student t).</w:t>
      </w:r>
    </w:p>
    <w:p>
      <w:pPr>
        <w:pStyle w:val="Heading2"/>
      </w:pPr>
      <w:ins w:id="1358" w:author="Editor Revision" w:date="2026-07-22T00:00:00Z">
        <w:r>
          <w:rPr>
            <w:color w:val="FF0000"/>
          </w:rPr>
          <w:t xml:space="preserve">E. Randomness, Replications, and Confidence-Interval Construction</w:t>
        </w:r>
      </w:ins>
    </w:p>
    <w:p>
      <w:pPr>
        <w:pStyle w:val="RSR"/>
      </w:pPr>
      <w:ins w:id="1359" w:author="Editor Revision" w:date="2026-07-22T00:00:00Z">
        <w:r>
          <w:rPr>
            <w:color w:val="FF0000"/>
          </w:rPr>
          <w:t xml:space="preserve">The energy equations (Sections D and E) are deterministic in their inputs; a fixed-power configuration reproduces E = P·T exactly (maximum relative error 0.00). The 30-seed confidence intervals arise solely from scenario inputs that vary across seeds in the released code (Models/Energy/scenarios.py): for PoW, a Poisson block count and Gaussian jitter on coin price (σ = 5%) and transaction fees (σ = 40%), with Dirichlet hashpower shares; for PoS, Gaussian jitter on per-validator power (σ = 10%) and uptime (σ = 1%). Intervals are Student-t 95% across the 30 seeds (20260101-20260130); deterministic quantities are reported as exact values without intervals.</w:t>
        </w:r>
      </w:ins>
    </w:p>
    <w:p w14:paraId="1BA58E7A" w14:textId="77777777" w:rsidR="00234B0E" w:rsidRPr="009B51FE" w:rsidRDefault="004E2EB7" w:rsidP="004E2EB7">
      <w:pPr>
        <w:pStyle w:val="RSR"/>
      </w:pPr>
      <w:r w:rsidRPr="009B51FE">
        <w:t>T</w:t>
      </w:r>
      <w:r w:rsidR="00234B0E" w:rsidRPr="009B51FE">
        <w:t>he</w:t>
      </w:r>
      <w:r w:rsidRPr="009B51FE">
        <w:t xml:space="preserve"> </w:t>
      </w:r>
      <w:r w:rsidR="00234B0E" w:rsidRPr="009B51FE">
        <w:t xml:space="preserve">extended implementation and all code-level modifications to the </w:t>
      </w:r>
      <w:proofErr w:type="spellStart"/>
      <w:r w:rsidR="00234B0E" w:rsidRPr="009B51FE">
        <w:t>BlockSim</w:t>
      </w:r>
      <w:proofErr w:type="spellEnd"/>
      <w:r w:rsidR="00234B0E" w:rsidRPr="009B51FE">
        <w:t xml:space="preserve"> simulator (including the added energy-consumption and carbon-footprint modeling components) are made publicly available in a version-controlled GitHub repository </w:t>
      </w:r>
      <w:r w:rsidRPr="009B51FE">
        <w:t>at [18]</w:t>
      </w:r>
      <w:r w:rsidR="00234B0E" w:rsidRPr="009B51FE">
        <w:t>.</w:t>
      </w:r>
    </w:p>
    <w:p w14:paraId="39578C2D" w14:textId="77777777" w:rsidR="00B9101B" w:rsidRPr="009B51FE" w:rsidRDefault="00B9101B" w:rsidP="00B9101B">
      <w:pPr>
        <w:pStyle w:val="Heading1"/>
        <w:numPr>
          <w:ilvl w:val="0"/>
          <w:numId w:val="1"/>
        </w:numPr>
        <w:ind w:left="360"/>
      </w:pPr>
      <w:r w:rsidRPr="009B51FE">
        <w:t>Results and Analysis</w:t>
      </w:r>
    </w:p>
    <w:p w14:paraId="6EA97A7A" w14:textId="3C4657CE" w:rsidR="008A0DE1" w:rsidRPr="009B51FE" w:rsidRDefault="007B242B" w:rsidP="00B9101B">
      <w:pPr>
        <w:pStyle w:val="RSR"/>
      </w:pPr>
      <w:del w:id="1009" w:author="Editor Revision" w:date="2026-07-22T00:00:00Z">
        <w:r w:rsidRPr="009B51FE">
          <w:delText xml:space="preserve">The simulation results demonstrate that integrating energy and carbon footprint modeling into </w:delText>
        </w:r>
      </w:del>
      <w:proofErr w:type="spellStart"/>
      <w:del w:id="1010" w:author="Editor Revision" w:date="2026-07-22T00:00:00Z">
        <w:r w:rsidRPr="009B51FE">
          <w:delText xml:space="preserve">BlockSim</w:delText>
        </w:r>
      </w:del>
      <w:proofErr w:type="spellEnd"/>
      <w:del w:id="1011" w:author="Editor Revision" w:date="2026-07-22T00:00:00Z">
        <w:r w:rsidRPr="009B51FE">
          <w:delText xml:space="preserve"> enables meaningful sustainability analysis while </w:delText>
        </w:r>
      </w:del>
      <w:del w:id="1111" w:author="Editor Revision" w:date="2026-07-22T00:00:00Z">
        <w:r w:rsidR="00743B1F" w:rsidRPr="009B51FE">
          <w:rPr>
            <w:noProof/>
          </w:rPr>
          <w:lastRenderedPageBreak/>
          <mc:AlternateContent>
            <mc:Choice Requires="wps">
              <w:drawing>
                <wp:anchor distT="0" distB="0" distL="114300" distR="114300" simplePos="0" relativeHeight="251665408" behindDoc="0" locked="0" layoutInCell="1" allowOverlap="1" wp14:anchorId="1C6D882B" wp14:editId="13C84BD9">
                  <wp:simplePos x="0" y="0"/>
                  <wp:positionH relativeFrom="column">
                    <wp:posOffset>-93142</wp:posOffset>
                  </wp:positionH>
                  <wp:positionV relativeFrom="paragraph">
                    <wp:posOffset>1726082</wp:posOffset>
                  </wp:positionV>
                  <wp:extent cx="2933700" cy="635"/>
                  <wp:effectExtent l="0" t="0" r="0" b="0"/>
                  <wp:wrapTopAndBottom/>
                  <wp:docPr id="1974693626"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7FD3E42F" w14:textId="77777777" w:rsidR="004549E2" w:rsidRPr="008E6677" w:rsidRDefault="004549E2" w:rsidP="004549E2">
                              <w:pPr>
                                <w:pStyle w:val="Caption"/>
                                <w:jc w:val="center"/>
                                <w:rPr>
                                  <w:rFonts w:ascii="Times New Roman" w:eastAsia="SimSun" w:hAnsi="Times New Roman"/>
                                  <w:noProof/>
                                  <w:spacing w:val="-1"/>
                                </w:rPr>
                              </w:pPr>
                              <w:r>
                                <w:delText xml:space="preserve">Figure </w:delText>
                              </w:r>
                              <w:r>
                                <w:fldChar w:fldCharType="begin"/>
                              </w:r>
                              <w:r>
                                <w:delInstrText xml:space="preserve"> SEQ Figure \* ARABIC </w:delInstrText>
                              </w:r>
                              <w:r>
                                <w:fldChar w:fldCharType="separate"/>
                              </w:r>
                              <w:r w:rsidR="009724A3">
                                <w:rPr>
                                  <w:noProof/>
                                </w:rPr>
                                <w:delText>2</w:delText>
                              </w:r>
                              <w:r>
                                <w:fldChar w:fldCharType="end"/>
                              </w:r>
                              <w:r w:rsidR="009724A3">
                                <w:delText>:</w:delText>
                              </w:r>
                              <w:r>
                                <w:rPr>
                                  <w:noProof/>
                                  <w:lang w:val="en-US"/>
                                </w:rPr>
                                <w:delText xml:space="preserve"> </w:delText>
                              </w:r>
                              <w:r w:rsidRPr="00264BE0">
                                <w:rPr>
                                  <w:noProof/>
                                  <w:lang w:val="en-US"/>
                                </w:rPr>
                                <w:delText>50 Miners Pairwise Energy comparison</w:delTex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6D882B" id="_x0000_s1028" type="#_x0000_t202" style="position:absolute;left:0;text-align:left;margin-left:-7.35pt;margin-top:135.9pt;width:231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gLGgIAAD8EAAAOAAAAZHJzL2Uyb0RvYy54bWysU01v2zAMvQ/YfxB0X5wPrNu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" stroked="f">
                  <v:textbox style="mso-fit-shape-to-text:t" inset="0,0,0,0">
                    <w:txbxContent>
                      <w:p w14:paraId="7FD3E42F" w14:textId="77777777" w:rsidR="004549E2" w:rsidRPr="008E6677" w:rsidRDefault="004549E2" w:rsidP="004549E2">
                        <w:pPr>
                          <w:pStyle w:val="Caption"/>
                          <w:jc w:val="center"/>
                          <w:rPr>
                            <w:rFonts w:ascii="Times New Roman" w:eastAsia="SimSun" w:hAnsi="Times New Roman"/>
                            <w:noProof/>
                            <w:spacing w:val="-1"/>
                          </w:rPr>
                        </w:pPr>
                        <w:r>
                          <w:delText xml:space="preserve">Figure </w:delText>
                        </w:r>
                        <w:r>
                          <w:fldChar w:fldCharType="begin"/>
                        </w:r>
                        <w:r>
                          <w:delInstrText xml:space="preserve"> SEQ Figure \* ARABIC </w:delInstrText>
                        </w:r>
                        <w:r>
                          <w:fldChar w:fldCharType="separate"/>
                        </w:r>
                        <w:r w:rsidR="009724A3">
                          <w:rPr>
                            <w:noProof/>
                          </w:rPr>
                          <w:delText>2</w:delText>
                        </w:r>
                        <w:r>
                          <w:fldChar w:fldCharType="end"/>
                        </w:r>
                        <w:r w:rsidR="009724A3">
                          <w:delText>:</w:delText>
                        </w:r>
                        <w:r>
                          <w:rPr>
                            <w:noProof/>
                            <w:lang w:val="en-US"/>
                          </w:rPr>
                          <w:delText xml:space="preserve"> </w:delText>
                        </w:r>
                        <w:r w:rsidRPr="00264BE0">
                          <w:rPr>
                            <w:noProof/>
                            <w:lang w:val="en-US"/>
                          </w:rPr>
                          <w:delText>50 Miners Pairwise Energy comparison</w:delText>
                        </w:r>
                      </w:p>
                    </w:txbxContent>
                  </v:textbox>
                  <w10:wrap type="topAndBottom"/>
                </v:shape>
              </w:pict>
            </mc:Fallback>
          </mc:AlternateContent>
        </w:r>
      </w:del>
      <w:del w:id="1114" w:author="Editor Revision" w:date="2026-07-22T00:00:00Z">
        <w:r w:rsidR="00743B1F" w:rsidRPr="009B51FE">
          <w:rPr>
            <w:noProof/>
          </w:rPr>
          <w:drawing>
            <wp:anchor distT="0" distB="0" distL="114300" distR="114300" simplePos="0" relativeHeight="251667456" behindDoc="0" locked="0" layoutInCell="1" allowOverlap="1" wp14:anchorId="7B6A9DA7" wp14:editId="0612719E">
              <wp:simplePos x="0" y="0"/>
              <wp:positionH relativeFrom="column">
                <wp:posOffset>3348990</wp:posOffset>
              </wp:positionH>
              <wp:positionV relativeFrom="paragraph">
                <wp:posOffset>0</wp:posOffset>
              </wp:positionV>
              <wp:extent cx="2931795" cy="1709420"/>
              <wp:effectExtent l="0" t="0" r="1905" b="5080"/>
              <wp:wrapTopAndBottom/>
              <wp:docPr id="85828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455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1795" cy="1709420"/>
                      </a:xfrm>
                      <a:prstGeom prst="rect">
                        <a:avLst/>
                      </a:prstGeom>
                    </pic:spPr>
                  </pic:pic>
                </a:graphicData>
              </a:graphic>
              <wp14:sizeRelH relativeFrom="margin">
                <wp14:pctWidth>0</wp14:pctWidth>
              </wp14:sizeRelH>
              <wp14:sizeRelV relativeFrom="margin">
                <wp14:pctHeight>0</wp14:pctHeight>
              </wp14:sizeRelV>
            </wp:anchor>
          </w:drawing>
        </w:r>
      </w:del>
      <w:del w:id="1112" w:author="Editor Revision" w:date="2026-07-22T00:00:00Z">
        <w:r w:rsidR="00743B1F" w:rsidRPr="009B51FE">
          <w:rPr>
            <w:noProof/>
          </w:rPr>
          <mc:AlternateContent>
            <mc:Choice Requires="wps">
              <w:drawing>
                <wp:anchor distT="0" distB="0" distL="114300" distR="114300" simplePos="0" relativeHeight="251669504" behindDoc="0" locked="0" layoutInCell="1" allowOverlap="1" wp14:anchorId="4F895C18" wp14:editId="0C9D6D34">
                  <wp:simplePos x="0" y="0"/>
                  <wp:positionH relativeFrom="column">
                    <wp:posOffset>3345003</wp:posOffset>
                  </wp:positionH>
                  <wp:positionV relativeFrom="paragraph">
                    <wp:posOffset>1729054</wp:posOffset>
                  </wp:positionV>
                  <wp:extent cx="2931795" cy="635"/>
                  <wp:effectExtent l="0" t="0" r="1905" b="0"/>
                  <wp:wrapTopAndBottom/>
                  <wp:docPr id="2043341618" name="Text Box 1"/>
                  <wp:cNvGraphicFramePr/>
                  <a:graphic xmlns:a="http://schemas.openxmlformats.org/drawingml/2006/main">
                    <a:graphicData uri="http://schemas.microsoft.com/office/word/2010/wordprocessingShape">
                      <wps:wsp>
                        <wps:cNvSpPr txBox="1"/>
                        <wps:spPr>
                          <a:xfrm>
                            <a:off x="0" y="0"/>
                            <a:ext cx="2931795" cy="635"/>
                          </a:xfrm>
                          <a:prstGeom prst="rect">
                            <a:avLst/>
                          </a:prstGeom>
                          <a:solidFill>
                            <a:prstClr val="white"/>
                          </a:solidFill>
                          <a:ln>
                            <a:noFill/>
                          </a:ln>
                        </wps:spPr>
                        <wps:txbx>
                          <w:txbxContent>
                            <w:p w14:paraId="7C8754BF" w14:textId="77777777" w:rsidR="004549E2" w:rsidRPr="001C5210" w:rsidRDefault="004549E2" w:rsidP="004549E2">
                              <w:pPr>
                                <w:pStyle w:val="Caption"/>
                                <w:jc w:val="center"/>
                                <w:rPr>
                                  <w:rFonts w:ascii="Times New Roman" w:eastAsia="SimSun" w:hAnsi="Times New Roman"/>
                                  <w:noProof/>
                                  <w:spacing w:val="-1"/>
                                </w:rPr>
                              </w:pPr>
                              <w:r>
                                <w:delText xml:space="preserve">Figure </w:delText>
                              </w:r>
                              <w:r>
                                <w:fldChar w:fldCharType="begin"/>
                              </w:r>
                              <w:r>
                                <w:delInstrText xml:space="preserve"> SEQ Figure \* ARABIC </w:delInstrText>
                              </w:r>
                              <w:r>
                                <w:fldChar w:fldCharType="separate"/>
                              </w:r>
                              <w:r w:rsidR="009724A3">
                                <w:rPr>
                                  <w:noProof/>
                                </w:rPr>
                                <w:delText>3</w:delText>
                              </w:r>
                              <w:r>
                                <w:fldChar w:fldCharType="end"/>
                              </w:r>
                              <w:r w:rsidR="009724A3">
                                <w:delText>:</w:delText>
                              </w:r>
                              <w:r>
                                <w:rPr>
                                  <w:lang w:val="en-US"/>
                                </w:rPr>
                                <w:delText xml:space="preserve"> </w:delText>
                              </w:r>
                              <w:r w:rsidRPr="00C00E54">
                                <w:rPr>
                                  <w:lang w:val="en-US"/>
                                </w:rPr>
                                <w:delText>1000 Miners Pairwise Energy comparison</w:delTex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895C18" id="_x0000_s1029" type="#_x0000_t202" style="position:absolute;left:0;text-align:left;margin-left:263.4pt;margin-top:136.15pt;width:230.8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pbtGwIAAD8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" stroked="f">
                  <v:textbox style="mso-fit-shape-to-text:t" inset="0,0,0,0">
                    <w:txbxContent>
                      <w:p w14:paraId="7C8754BF" w14:textId="77777777" w:rsidR="004549E2" w:rsidRPr="001C5210" w:rsidRDefault="004549E2" w:rsidP="004549E2">
                        <w:pPr>
                          <w:pStyle w:val="Caption"/>
                          <w:jc w:val="center"/>
                          <w:rPr>
                            <w:rFonts w:ascii="Times New Roman" w:eastAsia="SimSun" w:hAnsi="Times New Roman"/>
                            <w:noProof/>
                            <w:spacing w:val="-1"/>
                          </w:rPr>
                        </w:pPr>
                        <w:r>
                          <w:delText xml:space="preserve">Figure </w:delText>
                        </w:r>
                        <w:r>
                          <w:fldChar w:fldCharType="begin"/>
                        </w:r>
                        <w:r>
                          <w:delInstrText xml:space="preserve"> SEQ Figure \* ARABIC </w:delInstrText>
                        </w:r>
                        <w:r>
                          <w:fldChar w:fldCharType="separate"/>
                        </w:r>
                        <w:r w:rsidR="009724A3">
                          <w:rPr>
                            <w:noProof/>
                          </w:rPr>
                          <w:delText>3</w:delText>
                        </w:r>
                        <w:r>
                          <w:fldChar w:fldCharType="end"/>
                        </w:r>
                        <w:r w:rsidR="009724A3">
                          <w:delText>:</w:delText>
                        </w:r>
                        <w:r>
                          <w:rPr>
                            <w:lang w:val="en-US"/>
                          </w:rPr>
                          <w:delText xml:space="preserve"> </w:delText>
                        </w:r>
                        <w:r w:rsidRPr="00C00E54">
                          <w:rPr>
                            <w:lang w:val="en-US"/>
                          </w:rPr>
                          <w:delText>1000 Miners Pairwise Energy comparison</w:delText>
                        </w:r>
                      </w:p>
                    </w:txbxContent>
                  </v:textbox>
                  <w10:wrap type="topAndBottom"/>
                </v:shape>
              </w:pict>
            </mc:Fallback>
          </mc:AlternateContent>
        </w:r>
      </w:del>
      <w:del w:id="1115" w:author="Editor Revision" w:date="2026-07-22T00:00:00Z">
        <w:r w:rsidR="00743B1F" w:rsidRPr="009B51FE">
          <w:rPr>
            <w:noProof/>
          </w:rPr>
          <w:drawing>
            <wp:anchor distT="0" distB="0" distL="114300" distR="114300" simplePos="0" relativeHeight="251663360" behindDoc="0" locked="0" layoutInCell="1" allowOverlap="1" wp14:anchorId="0E89DEFE" wp14:editId="0E731D37">
              <wp:simplePos x="0" y="0"/>
              <wp:positionH relativeFrom="column">
                <wp:posOffset>-26670</wp:posOffset>
              </wp:positionH>
              <wp:positionV relativeFrom="paragraph">
                <wp:posOffset>305</wp:posOffset>
              </wp:positionV>
              <wp:extent cx="2933700" cy="1711325"/>
              <wp:effectExtent l="0" t="0" r="0" b="3175"/>
              <wp:wrapTopAndBottom/>
              <wp:docPr id="185182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531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3700" cy="1711325"/>
                      </a:xfrm>
                      <a:prstGeom prst="rect">
                        <a:avLst/>
                      </a:prstGeom>
                    </pic:spPr>
                  </pic:pic>
                </a:graphicData>
              </a:graphic>
              <wp14:sizeRelH relativeFrom="margin">
                <wp14:pctWidth>0</wp14:pctWidth>
              </wp14:sizeRelH>
              <wp14:sizeRelV relativeFrom="margin">
                <wp14:pctHeight>0</wp14:pctHeight>
              </wp14:sizeRelV>
            </wp:anchor>
          </w:drawing>
        </w:r>
      </w:del>
      <w:del w:id="1012" w:author="Editor Revision" w:date="2026-07-22T00:00:00Z">
        <w:r w:rsidRPr="009B51FE">
          <w:delText xml:space="preserve">preserving the simulator’s original performance evaluation capabilities. Across all tested network sizes, total energy and CO₂ increased with network scale, confirming trends reported in prior empirical and simulation-based blockchain studies [</w:delText>
        </w:r>
      </w:del>
      <w:del w:id="1013" w:author="Editor Revision" w:date="2026-07-22T00:00:00Z">
        <w:r w:rsidR="008A0DE1" w:rsidRPr="009B51FE">
          <w:delText xml:space="preserve">4</w:delText>
        </w:r>
      </w:del>
      <w:del w:id="1014" w:author="Editor Revision" w:date="2026-07-22T00:00:00Z">
        <w:r w:rsidRPr="009B51FE">
          <w:delText xml:space="preserve">], [</w:delText>
        </w:r>
      </w:del>
      <w:del w:id="1015" w:author="Editor Revision" w:date="2026-07-22T00:00:00Z">
        <w:r w:rsidR="008A0DE1" w:rsidRPr="009B51FE">
          <w:delText xml:space="preserve">16</w:delText>
        </w:r>
      </w:del>
      <w:del w:id="1016" w:author="Editor Revision" w:date="2026-07-22T00:00:00Z">
        <w:r w:rsidRPr="009B51FE">
          <w:delText xml:space="preserve">]. </w:delText>
        </w:r>
      </w:del>
      <w:ins w:id="1017" w:author="Editor Revision" w:date="2026-07-22T00:00:00Z">
        <w:r>
          <w:rPr>
            <w:color w:val="FF0000"/>
          </w:rPr>
          <w:t xml:space="preserve">The simulation results demonstrate that integrating energy and carbon-footprint modelling into BlockSim enables meaningful sustainability analysis while preserving the simulator's original performance-evaluation capabilities. The consensus-aware models make the distinct energy drivers of each family explicit: Proof-of-Work energy is governed by mining economics, whereas Proof-of-Stake energy is governed by validator count and hardware power, as detailed below.</w:t>
        </w:r>
      </w:ins>
    </w:p>
    <w:p w14:paraId="76CC9C3E" w14:textId="731CE6C7" w:rsidR="00B9101B" w:rsidRPr="009B51FE" w:rsidRDefault="00CF2FFE" w:rsidP="00B9101B">
      <w:pPr>
        <w:pStyle w:val="RSR"/>
        <w:rPr>
          <w:del w:id="1051" w:author="Editor Revision" w:date="2026-07-22T00:00:00Z"/>
        </w:rPr>
      </w:pPr>
      <w:del w:id="1049" w:author="Editor Revision" w:date="2026-07-22T00:00:00Z">
        <w:r w:rsidRPr="009B51FE">
          <w:delText xml:space="preserve">However, the magnitude difference between the two PoW scenarios in these runs is dominated by the selected power modeling assumptions, as discussed below</w:delText>
        </w:r>
      </w:del>
      <w:del w:id="1050" w:author="Editor Revision" w:date="2026-07-22T00:00:00Z">
        <w:r w:rsidR="00B9101B" w:rsidRPr="009B51FE">
          <w:delText xml:space="preserve">.</w:delText>
        </w:r>
      </w:del>
    </w:p>
    <w:p w14:paraId="2292F587" w14:textId="112D51A2" w:rsidR="00B9101B" w:rsidRPr="009B51FE" w:rsidRDefault="00B9101B" w:rsidP="00B9101B">
      <w:pPr>
        <w:pStyle w:val="Heading2"/>
      </w:pPr>
      <w:r w:rsidRPr="009B51FE">
        <w:t>A. Energy Consumption Analysis</w:t>
      </w:r>
    </w:p>
    <w:p w14:paraId="7AE21162" w14:textId="44E91E01" w:rsidR="007B242B" w:rsidRPr="009B51FE" w:rsidRDefault="007B242B" w:rsidP="007B242B">
      <w:pPr>
        <w:pStyle w:val="RSR"/>
        <w:rPr>
          <w:del w:id="1055" w:author="Editor Revision" w:date="2026-07-22T00:00:00Z"/>
        </w:rPr>
      </w:pPr>
      <w:del w:id="1052" w:author="Editor Revision" w:date="2026-07-22T00:00:00Z">
        <w:r w:rsidRPr="009B51FE">
          <w:delText xml:space="preserve">Total energy consumption exhibits strong scaling with miner count in both models. In the reported runs (simulation horizon = 10,000 seconds), the cumulative totals extracted from </w:delText>
        </w:r>
      </w:del>
      <w:proofErr w:type="spellStart"/>
      <w:del w:id="1053" w:author="Editor Revision" w:date="2026-07-22T00:00:00Z">
        <w:r w:rsidRPr="009B51FE">
          <w:delText xml:space="preserve">EnergyLog</w:delText>
        </w:r>
      </w:del>
      <w:proofErr w:type="spellEnd"/>
      <w:del w:id="1054" w:author="Editor Revision" w:date="2026-07-22T00:00:00Z">
        <w:r w:rsidRPr="009B51FE">
          <w:delText xml:space="preserve"> were:</w:delText>
        </w:r>
      </w:del>
    </w:p>
    <w:p w14:paraId="4DC1D888" w14:textId="49E8EDE4" w:rsidR="007B242B" w:rsidRPr="009B51FE" w:rsidRDefault="00CF2FFE" w:rsidP="007B242B">
      <w:pPr>
        <w:pStyle w:val="RSR"/>
        <w:numPr>
          <w:ilvl w:val="0"/>
          <w:numId w:val="41"/>
        </w:numPr>
        <w:ind w:left="426" w:hanging="137"/>
        <w:rPr>
          <w:del w:id="1058" w:author="Editor Revision" w:date="2026-07-22T00:00:00Z"/>
        </w:rPr>
      </w:pPr>
      <w:del w:id="1056" w:author="Editor Revision" w:date="2026-07-22T00:00:00Z">
        <w:r w:rsidRPr="009B51FE">
          <w:delText xml:space="preserve">PoW baseline scenario: 3.93 kWh (50 miners) → 83.84 kWh (1000 miners</w:delText>
        </w:r>
      </w:del>
      <w:del w:id="1057" w:author="Editor Revision" w:date="2026-07-22T00:00:00Z">
        <w:r w:rsidR="007B242B" w:rsidRPr="009B51FE">
          <w:delText xml:space="preserve">)</w:delText>
        </w:r>
      </w:del>
    </w:p>
    <w:p w14:paraId="209CC408" w14:textId="49A2ED38" w:rsidR="007B242B" w:rsidRPr="009B51FE" w:rsidRDefault="00CF2FFE" w:rsidP="007B242B">
      <w:pPr>
        <w:pStyle w:val="RSR"/>
        <w:numPr>
          <w:ilvl w:val="0"/>
          <w:numId w:val="41"/>
        </w:numPr>
        <w:ind w:left="426" w:hanging="137"/>
        <w:rPr>
          <w:del w:id="1061" w:author="Editor Revision" w:date="2026-07-22T00:00:00Z"/>
        </w:rPr>
      </w:pPr>
      <w:del w:id="1059" w:author="Editor Revision" w:date="2026-07-22T00:00:00Z">
        <w:r w:rsidRPr="009B51FE">
          <w:delText xml:space="preserve">High-throughput PoW scenario: 346.70 kWh (50 miners) → 6934.13 kWh (1000 miners</w:delText>
        </w:r>
      </w:del>
      <w:del w:id="1060" w:author="Editor Revision" w:date="2026-07-22T00:00:00Z">
        <w:r w:rsidR="007B242B" w:rsidRPr="009B51FE">
          <w:delText xml:space="preserve">)</w:delText>
        </w:r>
      </w:del>
    </w:p>
    <w:p w14:paraId="39192C97" w14:textId="5385E7EA" w:rsidR="007B242B" w:rsidRPr="009B51FE" w:rsidRDefault="00743B1F" w:rsidP="007B242B">
      <w:pPr>
        <w:pStyle w:val="RSR"/>
      </w:pPr>
      <w:r w:rsidRPr="009B51FE">
        <w:rPr>
          <w:noProof/>
        </w:rPr>
        <mc:AlternateContent>
          <mc:Choice Requires="wps">
            <w:drawing>
              <wp:anchor distT="0" distB="0" distL="114300" distR="114300" simplePos="0" relativeHeight="251686912" behindDoc="0" locked="0" layoutInCell="1" allowOverlap="1" wp14:anchorId="43D0C488" wp14:editId="181B3B47">
                <wp:simplePos x="0" y="0"/>
                <wp:positionH relativeFrom="margin">
                  <wp:align>center</wp:align>
                </wp:positionH>
                <wp:positionV relativeFrom="paragraph">
                  <wp:posOffset>4014470</wp:posOffset>
                </wp:positionV>
                <wp:extent cx="5449570" cy="635"/>
                <wp:effectExtent l="0" t="0" r="0" b="0"/>
                <wp:wrapTopAndBottom/>
                <wp:docPr id="1888234963" name="Text Box 1"/>
                <wp:cNvGraphicFramePr/>
                <a:graphic xmlns:a="http://schemas.openxmlformats.org/drawingml/2006/main">
                  <a:graphicData uri="http://schemas.microsoft.com/office/word/2010/wordprocessingShape">
                    <wps:wsp>
                      <wps:cNvSpPr txBox="1"/>
                      <wps:spPr>
                        <a:xfrm>
                          <a:off x="0" y="0"/>
                          <a:ext cx="5449570" cy="635"/>
                        </a:xfrm>
                        <a:prstGeom prst="rect">
                          <a:avLst/>
                        </a:prstGeom>
                        <a:solidFill>
                          <a:prstClr val="white"/>
                        </a:solidFill>
                        <a:ln>
                          <a:noFill/>
                        </a:ln>
                      </wps:spPr>
                      <wps:txbx>
                        <w:txbxContent>
                          <w:p w14:paraId="0E2348E2" w14:textId="06AFB392" w:rsidR="00743B1F" w:rsidRPr="009B51FE" w:rsidRDefault="00743B1F" w:rsidP="00743B1F">
                            <w:pPr>
                              <w:pStyle w:val="Caption"/>
                              <w:jc w:val="center"/>
                              <w:rPr>
                                <w:rFonts w:ascii="Times New Roman" w:eastAsia="SimSun" w:hAnsi="Times New Roman"/>
                                <w:noProof/>
                                <w:spacing w:val="-1"/>
                              </w:rPr>
                            </w:pPr>
                            <w:del w:id="1116" w:author="Editor Revision" w:date="2026-07-22T00:00:00Z">
                              <w:r>
                                <w:delText xml:space="preserve">Figure 4.</w:delText>
                              </w:r>
                            </w:del>
                            <w:ins w:id="1117" w:author="Editor Revision" w:date="2026-07-22T00:00:00Z">
                              <w:r>
                                <w:rPr>
                                  <w:color w:val="FF0000"/>
                                </w:rPr>
                                <w:t xml:space="preserve">Figure 1.</w:t>
                              </w:r>
                            </w:ins>
                            <w:r w:rsidRPr="009B51FE">
                              <w:rPr>
                                <w:i/>
                              </w:rPr>
                              <w:t xml:space="preserve"> PoW energy vs number of miners (economic model; 30 seeds, 95% CI). Total network energy is invariant to miner count (a); per-miner energy falls ~1/N (b).</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3D0C488" id="_x0000_t202" coordsize="21600,21600" o:spt="202" path="m,l,21600r21600,l21600,xe">
                <v:stroke joinstyle="miter"/>
                <v:path gradientshapeok="t" o:connecttype="rect"/>
              </v:shapetype>
              <v:shape id="_x0000_s1030" type="#_x0000_t202" style="position:absolute;left:0;text-align:left;margin-left:0;margin-top:316.1pt;width:429.1pt;height:.05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0oGwIAAD8EAAAOAAAAZHJzL2Uyb0RvYy54bWysU8Fu2zAMvQ/YPwi6L066pNu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" stroked="f">
                <v:textbox style="mso-fit-shape-to-text:t" inset="0,0,0,0">
                  <w:txbxContent>
                    <w:p w14:paraId="0E2348E2" w14:textId="06AFB392" w:rsidR="00743B1F" w:rsidRPr="009B51FE" w:rsidRDefault="00743B1F" w:rsidP="00743B1F">
                      <w:pPr>
                        <w:pStyle w:val="Caption"/>
                        <w:jc w:val="center"/>
                        <w:rPr>
                          <w:rFonts w:ascii="Times New Roman" w:eastAsia="SimSun" w:hAnsi="Times New Roman"/>
                          <w:noProof/>
                          <w:spacing w:val="-1"/>
                        </w:rPr>
                      </w:pPr>
                      <w:del w:id="1118" w:author="Editor Revision" w:date="2026-07-22T00:00:00Z">
                        <w:r>
                          <w:delText xml:space="preserve">Figure 4.</w:delText>
                        </w:r>
                      </w:del>
                      <w:ins w:id="1119" w:author="Editor Revision" w:date="2026-07-22T00:00:00Z">
                        <w:r>
                          <w:rPr>
                            <w:color w:val="FF0000"/>
                          </w:rPr>
                          <w:t xml:space="preserve">Figure 1.</w:t>
                        </w:r>
                      </w:ins>
                      <w:r w:rsidRPr="009B51FE">
                        <w:rPr>
                          <w:i/>
                        </w:rPr>
                        <w:t xml:space="preserve"> PoW energy vs number of miners (economic model; 30 seeds, 95% CI). Total network energy is invariant to miner count (a); per-miner energy falls ~1/N (b).</w:t>
                      </w:r>
                    </w:p>
                  </w:txbxContent>
                </v:textbox>
                <w10:wrap type="topAndBottom" anchorx="margin"/>
              </v:shape>
            </w:pict>
          </mc:Fallback>
        </mc:AlternateContent>
      </w:r>
      <w:r w:rsidRPr="009B51FE">
        <w:rPr>
          <w:noProof/>
        </w:rPr>
        <w:drawing>
          <wp:anchor distT="0" distB="0" distL="114300" distR="114300" simplePos="0" relativeHeight="251684864" behindDoc="0" locked="0" layoutInCell="1" allowOverlap="1" wp14:anchorId="517775ED" wp14:editId="0D06468A">
            <wp:simplePos x="0" y="0"/>
            <wp:positionH relativeFrom="column">
              <wp:posOffset>-2693</wp:posOffset>
            </wp:positionH>
            <wp:positionV relativeFrom="paragraph">
              <wp:posOffset>1337006</wp:posOffset>
            </wp:positionV>
            <wp:extent cx="6198235" cy="2435860"/>
            <wp:effectExtent l="0" t="0" r="0" b="2540"/>
            <wp:wrapTopAndBottom/>
            <wp:docPr id="1072385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85703" name="Picture 10723857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8235" cy="2435860"/>
                    </a:xfrm>
                    <a:prstGeom prst="rect">
                      <a:avLst/>
                    </a:prstGeom>
                  </pic:spPr>
                </pic:pic>
              </a:graphicData>
            </a:graphic>
            <wp14:sizeRelH relativeFrom="margin">
              <wp14:pctWidth>0</wp14:pctWidth>
            </wp14:sizeRelH>
            <wp14:sizeRelV relativeFrom="margin">
              <wp14:pctHeight>0</wp14:pctHeight>
            </wp14:sizeRelV>
          </wp:anchor>
        </w:drawing>
      </w:r>
      <w:del w:id="1018" w:author="Editor Revision" w:date="2026-07-22T00:00:00Z">
        <w:r w:rsidR="00CF2FFE" w:rsidRPr="009B51FE">
          <w:rPr>
            <w:noProof/>
          </w:rPr>
          <w:delText xml:space="preserve">This behavior aligns with earlier observations that computational effort scales with participating mining capacity in Proof of Work–based systems [2]. Notably, the high-throughput-scenario totals are ~83–88× higher than the baseline-scenario totals at the same miner counts in this configuration (e.g., 6934.13/83.84 ≈ 82.7× for 1000 miners). The primary reason is that the high-throughput scenario was configured with a fixed per-miner wattage, so total network power grows proportionally with miner count, whereas the baseline scenario’s effective power is substantially lower under the current parameterization</w:delText>
        </w:r>
      </w:del>
      <w:del w:id="1019" w:author="Editor Revision" w:date="2026-07-22T00:00:00Z">
        <w:r w:rsidR="007B242B" w:rsidRPr="009B51FE">
          <w:delText xml:space="preserve">.</w:delText>
        </w:r>
      </w:del>
      <w:ins w:id="1020" w:author="Editor Revision" w:date="2026-07-22T00:00:00Z">
        <w:r>
          <w:rPr>
            <w:color w:val="FF0000"/>
          </w:rPr>
          <w:t xml:space="preserve">Under the economically driven Proof-of-Work model (Section D), total network energy is governed by mining economics rather than by the number of miners. Holding the economic inputs fixed over a 24-hour horizon, the PoW network total is approximately 467.5 GWh and is essentially invariant across 50-1000 miners (95% CI ± 17.1 GWh), while the mean per-miner energy falls approximately as 1/N.</w:t>
        </w:r>
      </w:ins>
    </w:p>
    <w:p w14:paraId="087D70CA" w14:textId="4E6B2298" w:rsidR="009C331D" w:rsidRPr="009B51FE" w:rsidRDefault="00000000" w:rsidP="00C614A6">
      <w:pPr>
        <w:pStyle w:val="RSR"/>
      </w:pPr>
      <w:del w:id="1021" w:author="Editor Revision" w:date="2026-07-22T00:00:00Z">
        <w:r w:rsidRPr="009B51FE">
          <w:delText xml:space="preserve">These absolute magnitudes are scenario-based model outputs, not real-world measurements, and the Ethereum-labelled curve is a historical Ethereum-like PoW configuration that does not represent current (Proof-of-Stake) Ethereum. Under the added economic PoW model, total network energy is governed by mining economics rather than miner count: holding the economics fixed, the network total is approximately 467.5 GWh over 24 h and is essentially invariant across 50-1000 miners (95% CI ± 17.1 GWh), while mean per-miner energy falls approximately as 1/N. Energy scales linearly with coin price, rising from 155.8 GWh at 20,000 USD to 779.1 GWh at 100,000 USD, and inversely with electricity price, confirming the economic argument of Section D. Figure 4 summarizes the sensitivity of PoW network energy to the number of miners under the revised economic model: the network total is essentially invariant to miner count, while the mean per-miner energy falls approximately as 1/N.</w:delText>
        </w:r>
      </w:del>
      <w:ins w:id="1022" w:author="Editor Revision" w:date="2026-07-22T00:00:00Z">
        <w:r>
          <w:rPr>
            <w:color w:val="FF0000"/>
          </w:rPr>
          <w:t xml:space="preserve">Network energy scales linearly with coin price - from 155.8 GWh at 20,000 USD/coin to 779.1 GWh at 100,000 USD/coin - and inversely with electricity price, confirming the economic argument of Section D. Increasing the miner count redistributes this economically bounded budget rather than enlarging it. These magnitudes are scenario-based model outputs, not measurements of any specific cryptocurrency (Figure 1).</w:t>
        </w:r>
      </w:ins>
    </w:p>
    <w:p w14:paraId="4F5CB572" w14:textId="4CCFA442" w:rsidR="009C331D" w:rsidRPr="009B51FE" w:rsidRDefault="00000000" w:rsidP="00C614A6">
      <w:pPr>
        <w:pStyle w:val="RSR"/>
      </w:pPr>
      <w:r w:rsidRPr="009B51FE">
        <w:t xml:space="preserve">For Proof-of-Stake, the validator-count model yields far smaller totals: a 1000-validator network of standard 100 W servers </w:t>
      </w:r>
      <w:proofErr w:type="gramStart"/>
      <w:r w:rsidRPr="009B51FE">
        <w:t>consumes</w:t>
      </w:r>
      <w:proofErr w:type="gramEnd"/>
      <w:r w:rsidRPr="009B51FE">
        <w:t xml:space="preserve"> about 2387 kWh over 24 h,</w:t>
      </w:r>
      <w:r w:rsidR="00C614A6" w:rsidRPr="009B51FE">
        <w:t xml:space="preserve"> </w:t>
      </w:r>
      <w:r w:rsidRPr="009B51FE">
        <w:lastRenderedPageBreak/>
        <w:t xml:space="preserve">scaling </w:t>
      </w:r>
      <w:r w:rsidR="00743B1F" w:rsidRPr="009B51FE">
        <w:rPr>
          <w:noProof/>
        </w:rPr>
        <mc:AlternateContent>
          <mc:Choice Requires="wps">
            <w:drawing>
              <wp:anchor distT="0" distB="0" distL="114300" distR="114300" simplePos="0" relativeHeight="251689984" behindDoc="0" locked="0" layoutInCell="1" allowOverlap="1" wp14:anchorId="3BED7E32" wp14:editId="13943A06">
                <wp:simplePos x="0" y="0"/>
                <wp:positionH relativeFrom="column">
                  <wp:posOffset>-67310</wp:posOffset>
                </wp:positionH>
                <wp:positionV relativeFrom="paragraph">
                  <wp:posOffset>1747825</wp:posOffset>
                </wp:positionV>
                <wp:extent cx="2933700" cy="316865"/>
                <wp:effectExtent l="0" t="0" r="0" b="0"/>
                <wp:wrapTopAndBottom/>
                <wp:docPr id="2010374262" name="Text Box 11"/>
                <wp:cNvGraphicFramePr/>
                <a:graphic xmlns:a="http://schemas.openxmlformats.org/drawingml/2006/main">
                  <a:graphicData uri="http://schemas.microsoft.com/office/word/2010/wordprocessingShape">
                    <wps:wsp>
                      <wps:cNvSpPr txBox="1"/>
                      <wps:spPr>
                        <a:xfrm>
                          <a:off x="0" y="0"/>
                          <a:ext cx="2933700" cy="316865"/>
                        </a:xfrm>
                        <a:prstGeom prst="rect">
                          <a:avLst/>
                        </a:prstGeom>
                        <a:solidFill>
                          <a:prstClr val="white"/>
                        </a:solidFill>
                        <a:ln>
                          <a:noFill/>
                        </a:ln>
                      </wps:spPr>
                      <wps:txbx>
                        <w:txbxContent>
                          <w:p w14:paraId="210F0833" w14:textId="3F359227" w:rsidR="00743B1F" w:rsidRPr="009B51FE" w:rsidRDefault="00743B1F" w:rsidP="00743B1F">
                            <w:pPr>
                              <w:pStyle w:val="Caption"/>
                              <w:jc w:val="center"/>
                              <w:rPr>
                                <w:rFonts w:ascii="Times New Roman" w:eastAsia="SimSun" w:hAnsi="Times New Roman"/>
                                <w:noProof/>
                                <w:spacing w:val="-1"/>
                              </w:rPr>
                            </w:pPr>
                            <w:del w:id="1120" w:author="Editor Revision" w:date="2026-07-22T00:00:00Z">
                              <w:r>
                                <w:delText xml:space="preserve">Figure 5.</w:delText>
                              </w:r>
                            </w:del>
                            <w:ins w:id="1121" w:author="Editor Revision" w:date="2026-07-22T00:00:00Z">
                              <w:r>
                                <w:rPr>
                                  <w:color w:val="FF0000"/>
                                </w:rPr>
                                <w:t xml:space="preserve">Figure 2.</w:t>
                              </w:r>
                            </w:ins>
                            <w:r w:rsidRPr="009B51FE">
                              <w:t xml:space="preserve"> </w:t>
                            </w:r>
                            <w:proofErr w:type="spellStart"/>
                            <w:r w:rsidRPr="009B51FE">
                              <w:t>PoS</w:t>
                            </w:r>
                            <w:proofErr w:type="spellEnd"/>
                            <w:r w:rsidRPr="009B51FE">
                              <w:t xml:space="preserve"> total energy vs validator count for three hardware classes (30 seeds, 95% CI).</w:t>
                            </w:r>
                          </w:p>
                        </w:txbxContent>
                      </wps:txbx>
                      <wps:bodyPr rot="0" spcFirstLastPara="0" vertOverflow="clip" horzOverflow="clip"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BED7E32" id="Text Box 11" o:spid="_x0000_s1031" type="#_x0000_t202" style="position:absolute;left:0;text-align:left;margin-left:-5.3pt;margin-top:137.6pt;width:231pt;height:24.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" stroked="f">
                <v:textbox style="mso-fit-shape-to-text:t" inset="0,0,0,0">
                  <w:txbxContent>
                    <w:p w14:paraId="210F0833" w14:textId="3F359227" w:rsidR="00743B1F" w:rsidRPr="009B51FE" w:rsidRDefault="00743B1F" w:rsidP="00743B1F">
                      <w:pPr>
                        <w:pStyle w:val="Caption"/>
                        <w:jc w:val="center"/>
                        <w:rPr>
                          <w:rFonts w:ascii="Times New Roman" w:eastAsia="SimSun" w:hAnsi="Times New Roman"/>
                          <w:noProof/>
                          <w:spacing w:val="-1"/>
                        </w:rPr>
                      </w:pPr>
                      <w:del w:id="1122" w:author="Editor Revision" w:date="2026-07-22T00:00:00Z">
                        <w:r>
                          <w:delText xml:space="preserve">Figure 5.</w:delText>
                        </w:r>
                      </w:del>
                      <w:ins w:id="1123" w:author="Editor Revision" w:date="2026-07-22T00:00:00Z">
                        <w:r>
                          <w:rPr>
                            <w:color w:val="FF0000"/>
                          </w:rPr>
                          <w:t xml:space="preserve">Figure 2.</w:t>
                        </w:r>
                      </w:ins>
                      <w:r w:rsidRPr="009B51FE">
                        <w:t xml:space="preserve"> </w:t>
                      </w:r>
                      <w:proofErr w:type="spellStart"/>
                      <w:r w:rsidRPr="009B51FE">
                        <w:t>PoS</w:t>
                      </w:r>
                      <w:proofErr w:type="spellEnd"/>
                      <w:r w:rsidRPr="009B51FE">
                        <w:t xml:space="preserve"> total energy vs validator count for three hardware classes (30 seeds, 95% CI).</w:t>
                      </w:r>
                    </w:p>
                  </w:txbxContent>
                </v:textbox>
                <w10:wrap type="topAndBottom"/>
              </v:shape>
            </w:pict>
          </mc:Fallback>
        </mc:AlternateContent>
      </w:r>
      <w:r w:rsidR="00743B1F" w:rsidRPr="009B51FE">
        <w:rPr>
          <w:noProof/>
        </w:rPr>
        <w:drawing>
          <wp:anchor distT="0" distB="0" distL="114300" distR="114300" simplePos="0" relativeHeight="251687936" behindDoc="0" locked="0" layoutInCell="1" allowOverlap="1" wp14:anchorId="7F9F9450" wp14:editId="1F048F9D">
            <wp:simplePos x="0" y="0"/>
            <wp:positionH relativeFrom="column">
              <wp:posOffset>-29362</wp:posOffset>
            </wp:positionH>
            <wp:positionV relativeFrom="paragraph">
              <wp:posOffset>483</wp:posOffset>
            </wp:positionV>
            <wp:extent cx="2869565" cy="1743075"/>
            <wp:effectExtent l="0" t="0" r="6985" b="9525"/>
            <wp:wrapTopAndBottom/>
            <wp:docPr id="2015428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28138" name="Picture 20154281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9565" cy="1743075"/>
                    </a:xfrm>
                    <a:prstGeom prst="rect">
                      <a:avLst/>
                    </a:prstGeom>
                  </pic:spPr>
                </pic:pic>
              </a:graphicData>
            </a:graphic>
          </wp:anchor>
        </w:drawing>
      </w:r>
      <w:r w:rsidRPr="009B51FE">
        <w:t xml:space="preserve">linearly with validator count (239 kWh at 100 validators). The PoW/PoS energy ratio is on the order of 196,846×, consistent with the order-of-magnitude reductions reported in the literature [16], [19] and the ~99.95% reduction at Ethereum’s Merge [21]. As an analytical sanity check, fixed-power configurations reproduce the closed-form </w:t>
      </w:r>
      <m:oMath>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oMath>
      <w:r w:rsidRPr="009B51FE">
        <w:t xml:space="preserve"> exactly (maximum relative error 0.00e+00). As shown in </w:t>
      </w:r>
      <w:del w:id="1088" w:author="Editor Revision" w:date="2026-07-22T00:00:00Z">
        <w:r>
          <w:delText xml:space="preserve">Figure 5</w:delText>
        </w:r>
      </w:del>
      <w:ins w:id="1089" w:author="Editor Revision" w:date="2026-07-22T00:00:00Z">
        <w:r>
          <w:rPr>
            <w:color w:val="FF0000"/>
          </w:rPr>
          <w:t xml:space="preserve">Figure 2</w:t>
        </w:r>
      </w:ins>
      <w:r>
        <w:t xml:space="preserve">, </w:t>
      </w:r>
      <w:proofErr w:type="spellStart"/>
      <w:r w:rsidRPr="009B51FE">
        <w:t>PoS</w:t>
      </w:r>
      <w:proofErr w:type="spellEnd"/>
      <w:r w:rsidRPr="009B51FE">
        <w:t xml:space="preserve"> total energy scales linearly with the number of validators across the low-power, standard-server, and high-power hardware classes.</w:t>
      </w:r>
    </w:p>
    <w:p w14:paraId="06C9C10A" w14:textId="28C87894" w:rsidR="009C331D" w:rsidRPr="009B51FE" w:rsidRDefault="00000000" w:rsidP="00C614A6">
      <w:pPr>
        <w:pStyle w:val="RSR"/>
      </w:pPr>
      <w:r w:rsidRPr="009B51FE">
        <w:t xml:space="preserve">Communication energy was also analysed. At peer degree 8 with 1 MB blocks it grows from 15.0 kWh/day at 1 tx/s to 1455 kWh/day at 100 tx/s. Relative to PoW consensus energy this is negligible (ratio ~3e-06), but at high throughput it becomes comparable to PoS consensus energy, so communication energy matters mainly in PoS and high-throughput settings. </w:t>
      </w:r>
      <w:del w:id="1090" w:author="Editor Revision" w:date="2026-07-22T00:00:00Z">
        <w:r>
          <w:delText xml:space="preserve">Figure 6</w:delText>
        </w:r>
      </w:del>
      <w:ins w:id="1091" w:author="Editor Revision" w:date="2026-07-22T00:00:00Z">
        <w:r>
          <w:rPr>
            <w:color w:val="FF0000"/>
          </w:rPr>
          <w:t xml:space="preserve">Figure 3</w:t>
        </w:r>
      </w:ins>
      <w:r>
        <w:t xml:space="preserve"> compares computational (consensus) energy with communication energy under the evaluated scenarios on logarithmic axes.</w:t>
      </w:r>
    </w:p>
    <w:p w14:paraId="04FF3F8E" w14:textId="35133F1B" w:rsidR="007B242B" w:rsidRPr="009B51FE" w:rsidRDefault="007B242B" w:rsidP="007B242B">
      <w:pPr>
        <w:pStyle w:val="RSR"/>
        <w:rPr>
          <w:del w:id="1063" w:author="Editor Revision" w:date="2026-07-22T00:00:00Z"/>
        </w:rPr>
      </w:pPr>
      <w:del w:id="1062" w:author="Editor Revision" w:date="2026-07-22T00:00:00Z">
        <w:r w:rsidRPr="009B51FE">
          <w:delText xml:space="preserve">Because Ethereum’s modeled block interval is much shorter than Bitcoin’s, Ethereum produces hundreds of blocks within the same simulation window while Bitcoin produces tens of blocks. Consequently, energy per block is less extreme than total energy (since Ethereum divides its total energy across many more blocks). This effect is visible in the “step density” of event-based curves: Ethereum rises more frequently due to more block events.</w:delText>
        </w:r>
      </w:del>
    </w:p>
    <w:p w14:paraId="4DDF84B0" w14:textId="7C729B1E" w:rsidR="00CF2FFE" w:rsidRPr="009B51FE" w:rsidRDefault="00CF2FFE" w:rsidP="007B242B">
      <w:pPr>
        <w:pStyle w:val="RSR"/>
        <w:rPr>
          <w:del w:id="1065" w:author="Editor Revision" w:date="2026-07-22T00:00:00Z"/>
        </w:rPr>
      </w:pPr>
      <w:del w:id="1064" w:author="Editor Revision" w:date="2026-07-22T00:00:00Z">
        <w:r w:rsidRPr="009B51FE">
          <w:delText xml:space="preserve">Because the high-throughput PoW scenario’s modeled block interval is much shorter than the baseline scenario’s, it produces hundreds of blocks within the same simulation window while the baseline scenario produces tens of blocks. Consequently, energy per block is less extreme than total energy (since the high-throughput scenario divides its total energy across many more blocks). This effect is visible in the “step density” of event-based curves: the high-throughput scenario rises more frequently due to more block events.</w:delText>
        </w:r>
      </w:del>
    </w:p>
    <w:p w14:paraId="4F35D06D" w14:textId="7F16D536" w:rsidR="00CB1A51" w:rsidRPr="009B51FE" w:rsidRDefault="007B242B" w:rsidP="00CB1A51">
      <w:pPr>
        <w:pStyle w:val="RSR"/>
        <w:rPr>
          <w:del w:id="1068" w:author="Editor Revision" w:date="2026-07-22T00:00:00Z"/>
        </w:rPr>
      </w:pPr>
      <w:del w:id="1066" w:author="Editor Revision" w:date="2026-07-22T00:00:00Z">
        <w:r w:rsidRPr="009B51FE">
          <w:delText xml:space="preserve">Figure 1. shows the event-based cumulative energy sampled at block timestamps for both models and all miner counts. Ethereum curves rise much more steeply, and scaling with miner count is near-linear</w:delText>
        </w:r>
      </w:del>
      <w:del w:id="1067" w:author="Editor Revision" w:date="2026-07-22T00:00:00Z">
        <w:r w:rsidR="00B9101B" w:rsidRPr="009B51FE">
          <w:delText xml:space="preserve">.</w:delText>
        </w:r>
      </w:del>
    </w:p>
    <w:p w14:paraId="5E89B505" w14:textId="3E16C01F" w:rsidR="007B242B" w:rsidRPr="009B51FE" w:rsidRDefault="00743B1F" w:rsidP="007B242B">
      <w:pPr>
        <w:pStyle w:val="RSR"/>
      </w:pPr>
      <w:r w:rsidRPr="009B51FE">
        <w:rPr>
          <w:noProof/>
          <w:sz w:val="24"/>
          <w:szCs w:val="24"/>
          <w:lang w:bidi="ar-PS"/>
        </w:rPr>
        <mc:AlternateContent>
          <mc:Choice Requires="wps">
            <w:drawing>
              <wp:anchor distT="0" distB="0" distL="114300" distR="114300" simplePos="0" relativeHeight="251693056" behindDoc="0" locked="0" layoutInCell="1" allowOverlap="1" wp14:anchorId="65DCB79D" wp14:editId="6C7DBBCD">
                <wp:simplePos x="0" y="0"/>
                <wp:positionH relativeFrom="column">
                  <wp:posOffset>-86360</wp:posOffset>
                </wp:positionH>
                <wp:positionV relativeFrom="paragraph">
                  <wp:posOffset>1731340</wp:posOffset>
                </wp:positionV>
                <wp:extent cx="2933700" cy="316865"/>
                <wp:effectExtent l="0" t="0" r="0" b="0"/>
                <wp:wrapTopAndBottom/>
                <wp:docPr id="439661510" name="Text Box 13"/>
                <wp:cNvGraphicFramePr/>
                <a:graphic xmlns:a="http://schemas.openxmlformats.org/drawingml/2006/main">
                  <a:graphicData uri="http://schemas.microsoft.com/office/word/2010/wordprocessingShape">
                    <wps:wsp>
                      <wps:cNvSpPr txBox="1"/>
                      <wps:spPr>
                        <a:xfrm>
                          <a:off x="0" y="0"/>
                          <a:ext cx="2933700" cy="316865"/>
                        </a:xfrm>
                        <a:prstGeom prst="rect">
                          <a:avLst/>
                        </a:prstGeom>
                        <a:solidFill>
                          <a:prstClr val="white"/>
                        </a:solidFill>
                        <a:ln>
                          <a:noFill/>
                        </a:ln>
                      </wps:spPr>
                      <wps:txbx>
                        <w:txbxContent>
                          <w:p w14:paraId="5F7CF4D3" w14:textId="1F67E8F8" w:rsidR="00743B1F" w:rsidRPr="009B51FE" w:rsidRDefault="00743B1F" w:rsidP="00743B1F">
                            <w:pPr>
                              <w:pStyle w:val="Caption"/>
                              <w:jc w:val="center"/>
                              <w:rPr>
                                <w:rFonts w:ascii="Times New Roman" w:eastAsia="SimSun" w:hAnsi="Times New Roman"/>
                                <w:noProof/>
                                <w:spacing w:val="-1"/>
                              </w:rPr>
                            </w:pPr>
                            <w:del w:id="1124" w:author="Editor Revision" w:date="2026-07-22T00:00:00Z">
                              <w:r>
                                <w:delText xml:space="preserve">Figure 6.</w:delText>
                              </w:r>
                            </w:del>
                            <w:ins w:id="1125" w:author="Editor Revision" w:date="2026-07-22T00:00:00Z">
                              <w:r>
                                <w:rPr>
                                  <w:color w:val="FF0000"/>
                                </w:rPr>
                                <w:t xml:space="preserve">Figure 3.</w:t>
                              </w:r>
                            </w:ins>
                            <w:r w:rsidRPr="009B51FE">
                              <w:t xml:space="preserve"> Computation vs communication energy (log-log; peer degree 8, 1 MB blocks, 30 seeds).</w:t>
                            </w:r>
                          </w:p>
                        </w:txbxContent>
                      </wps:txbx>
                      <wps:bodyPr rot="0" spcFirstLastPara="0" vertOverflow="clip" horzOverflow="clip"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5DCB79D" id="Text Box 13" o:spid="_x0000_s1032" type="#_x0000_t202" style="position:absolute;left:0;text-align:left;margin-left:-6.8pt;margin-top:136.35pt;width:231pt;height:24.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" stroked="f">
                <v:textbox style="mso-fit-shape-to-text:t" inset="0,0,0,0">
                  <w:txbxContent>
                    <w:p w14:paraId="5F7CF4D3" w14:textId="1F67E8F8" w:rsidR="00743B1F" w:rsidRPr="009B51FE" w:rsidRDefault="00743B1F" w:rsidP="00743B1F">
                      <w:pPr>
                        <w:pStyle w:val="Caption"/>
                        <w:jc w:val="center"/>
                        <w:rPr>
                          <w:rFonts w:ascii="Times New Roman" w:eastAsia="SimSun" w:hAnsi="Times New Roman"/>
                          <w:noProof/>
                          <w:spacing w:val="-1"/>
                        </w:rPr>
                      </w:pPr>
                      <w:del w:id="1126" w:author="Editor Revision" w:date="2026-07-22T00:00:00Z">
                        <w:r>
                          <w:delText xml:space="preserve">Figure 6.</w:delText>
                        </w:r>
                      </w:del>
                      <w:ins w:id="1127" w:author="Editor Revision" w:date="2026-07-22T00:00:00Z">
                        <w:r>
                          <w:rPr>
                            <w:color w:val="FF0000"/>
                          </w:rPr>
                          <w:t xml:space="preserve">Figure 3.</w:t>
                        </w:r>
                      </w:ins>
                      <w:r w:rsidRPr="009B51FE">
                        <w:t xml:space="preserve"> Computation vs communication energy (log-log; peer degree 8, 1 MB blocks, 30 seeds).</w:t>
                      </w:r>
                    </w:p>
                  </w:txbxContent>
                </v:textbox>
                <w10:wrap type="topAndBottom"/>
              </v:shape>
            </w:pict>
          </mc:Fallback>
        </mc:AlternateContent>
      </w:r>
      <w:r w:rsidRPr="009B51FE">
        <w:rPr>
          <w:noProof/>
        </w:rPr>
        <w:drawing>
          <wp:anchor distT="0" distB="0" distL="114300" distR="114300" simplePos="0" relativeHeight="251691008" behindDoc="0" locked="0" layoutInCell="1" allowOverlap="1" wp14:anchorId="410939C1" wp14:editId="7B8B0325">
            <wp:simplePos x="0" y="0"/>
            <wp:positionH relativeFrom="column">
              <wp:posOffset>-24664</wp:posOffset>
            </wp:positionH>
            <wp:positionV relativeFrom="paragraph">
              <wp:posOffset>152</wp:posOffset>
            </wp:positionV>
            <wp:extent cx="2869565" cy="1641475"/>
            <wp:effectExtent l="0" t="0" r="6985" b="0"/>
            <wp:wrapTopAndBottom/>
            <wp:docPr id="1541897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97926" name="Picture 15418979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69565" cy="1641475"/>
                    </a:xfrm>
                    <a:prstGeom prst="rect">
                      <a:avLst/>
                    </a:prstGeom>
                  </pic:spPr>
                </pic:pic>
              </a:graphicData>
            </a:graphic>
          </wp:anchor>
        </w:drawing>
      </w:r>
      <w:del w:id="1086" w:author="Editor Revision" w:date="2026-07-22T00:00:00Z">
        <w:r w:rsidR="00CF2FFE" w:rsidRPr="009B51FE">
          <w:delText xml:space="preserve"> Each of Figures 2–3 compares the two PoW scenarios for 50 miners and 1000 miners respectively, illustrating that the gap widens predictably with network scale under the current power assumptions</w:delText>
        </w:r>
      </w:del>
      <w:del w:id="1087" w:author="Editor Revision" w:date="2026-07-22T00:00:00Z">
        <w:r w:rsidR="007B242B" w:rsidRPr="009B51FE">
          <w:delText xml:space="preserve">.</w:delText>
        </w:r>
      </w:del>
    </w:p>
    <w:p w14:paraId="63F26F55" w14:textId="47FEC005" w:rsidR="007B242B" w:rsidRPr="009B51FE" w:rsidRDefault="007B242B" w:rsidP="004549E2">
      <w:pPr>
        <w:pStyle w:val="RSR"/>
      </w:pPr>
      <w:del w:id="1023" w:author="Editor Revision" w:date="2026-07-22T00:00:00Z">
        <w:r w:rsidRPr="009B51FE">
          <w:delText xml:space="preserve">Overall, these results reinforce the well-known performance-energy relationship in PoW: increasing participating mining capacity increases total energy demand [</w:delText>
        </w:r>
      </w:del>
      <w:del w:id="1024" w:author="Editor Revision" w:date="2026-07-22T00:00:00Z">
        <w:r w:rsidR="008A0DE1" w:rsidRPr="009B51FE">
          <w:delText xml:space="preserve">2</w:delText>
        </w:r>
      </w:del>
      <w:del w:id="1025" w:author="Editor Revision" w:date="2026-07-22T00:00:00Z">
        <w:r w:rsidRPr="009B51FE">
          <w:delText xml:space="preserve">], [</w:delText>
        </w:r>
      </w:del>
      <w:del w:id="1026" w:author="Editor Revision" w:date="2026-07-22T00:00:00Z">
        <w:r w:rsidR="008A0DE1" w:rsidRPr="009B51FE">
          <w:delText xml:space="preserve">17</w:delText>
        </w:r>
      </w:del>
      <w:del w:id="1027" w:author="Editor Revision" w:date="2026-07-22T00:00:00Z">
        <w:r w:rsidRPr="009B51FE">
          <w:delText xml:space="preserve">]. Additionally, skewed mining power distributions (not shown here) tend to increase aggregate energy because dominant miners perform a larger share of work, consistent with centralization concerns that can worsen efficiency without necessarily improving throughput [</w:delText>
        </w:r>
      </w:del>
      <w:del w:id="1028" w:author="Editor Revision" w:date="2026-07-22T00:00:00Z">
        <w:r w:rsidR="008A0DE1" w:rsidRPr="009B51FE">
          <w:delText xml:space="preserve">8</w:delText>
        </w:r>
      </w:del>
      <w:del w:id="1029" w:author="Editor Revision" w:date="2026-07-22T00:00:00Z">
        <w:r w:rsidRPr="009B51FE">
          <w:delText xml:space="preserve">].</w:delText>
        </w:r>
      </w:del>
      <w:ins w:id="1030" w:author="Editor Revision" w:date="2026-07-22T00:00:00Z">
        <w:r>
          <w:rPr>
            <w:color w:val="FF0000"/>
          </w:rPr>
          <w:t xml:space="preserve">Overall, these results reinforce that, in the economically driven regime, aggregate Proof-of-Work energy is bounded by mining economics - responding to coin price, block reward, and electricity price rather than to the raw number of miners - while per-miner energy falls as 1/N. Skewed hashpower distributions (not shown) redistribute this bounded budget toward dominant miners without increasing the network total [8].</w:t>
        </w:r>
      </w:ins>
    </w:p>
    <w:p w14:paraId="66A60D02" w14:textId="601B2574" w:rsidR="00B9101B" w:rsidRPr="009B51FE" w:rsidRDefault="00B9101B" w:rsidP="00B9101B">
      <w:pPr>
        <w:pStyle w:val="Heading2"/>
      </w:pPr>
      <w:r w:rsidRPr="009B51FE">
        <w:t>B. Carbon Footprint Analysis</w:t>
      </w:r>
    </w:p>
    <w:p w14:paraId="0B4DEC9B" w14:textId="39D43754" w:rsidR="004549E2" w:rsidRPr="009B51FE" w:rsidRDefault="004549E2" w:rsidP="004549E2">
      <w:pPr>
        <w:pStyle w:val="RSR"/>
      </w:pPr>
      <w:del w:id="1031" w:author="Editor Revision" w:date="2026-07-22T00:00:00Z">
        <w:r w:rsidRPr="009B51FE">
          <w:rPr>
            <w:sz w:val="22"/>
          </w:rPr>
          <w:delText xml:space="preserve">Carbon emissions closely follow energy consumption because emissions are computed directly from electricity usage </w:delText>
        </w:r>
      </w:del>
      <w:del w:id="1032" w:author="Editor Revision" w:date="2026-07-22T00:00:00Z">
        <w:r w:rsidRPr="009B51FE">
          <w:delText xml:space="preserve">via an emission factor that, in this revision, is varied across low/average/high grid scenarios rather than held fixed [3]</w:delText>
        </w:r>
      </w:del>
      <w:del w:id="1033" w:author="Editor Revision" w:date="2026-07-22T00:00:00Z">
        <w:r w:rsidRPr="009B51FE">
          <w:rPr>
            <w:sz w:val="22"/>
          </w:rPr>
          <w:delText xml:space="preserve">. In the evaluated configuration, cumulative CO₂ totals increased proportionally with miner count:</w:delText>
        </w:r>
      </w:del>
      <w:ins w:id="1034" w:author="Editor Revision" w:date="2026-07-22T00:00:00Z">
        <w:r>
          <w:rPr>
            <w:color w:val="FF0000"/>
          </w:rPr>
          <w:t xml:space="preserve">Because emissions are computed directly from electricity use via the emission-factor relation C = E·γ (Eq. 9), the carbon results inherit the energy behaviour: Proof-of-Work emissions are governed by mining economics and Proof-of-Stake emissions by validator count. For a given energy level, the dominant driver of carbon is the grid emission factor.</w:t>
        </w:r>
      </w:ins>
    </w:p>
    <w:p w14:paraId="477AB8D8" w14:textId="19600285" w:rsidR="004549E2" w:rsidRPr="009B51FE" w:rsidRDefault="00CF2FFE" w:rsidP="004549E2">
      <w:pPr>
        <w:pStyle w:val="RSR"/>
        <w:numPr>
          <w:ilvl w:val="0"/>
          <w:numId w:val="41"/>
        </w:numPr>
        <w:ind w:left="426" w:hanging="137"/>
        <w:rPr>
          <w:del w:id="1075" w:author="Editor Revision" w:date="2026-07-22T00:00:00Z"/>
        </w:rPr>
      </w:pPr>
      <w:del w:id="1069" w:author="Editor Revision" w:date="2026-07-22T00:00:00Z">
        <w:r w:rsidRPr="009B51FE">
          <w:delText xml:space="preserve">PoW baseline scenario: 1.75 kg </w:delText>
        </w:r>
      </w:del>
      <w:proofErr w:type="spellStart"/>
      <w:del w:id="1070" w:author="Editor Revision" w:date="2026-07-22T00:00:00Z">
        <w:r w:rsidRPr="009B51FE">
          <w:delText xml:space="preserve">CO₂e</w:delText>
        </w:r>
      </w:del>
      <w:proofErr w:type="spellEnd"/>
      <w:del w:id="1071" w:author="Editor Revision" w:date="2026-07-22T00:00:00Z">
        <w:r w:rsidRPr="009B51FE">
          <w:delText xml:space="preserve"> (50 miners) → 37.31 kg </w:delText>
        </w:r>
      </w:del>
      <w:proofErr w:type="spellStart"/>
      <w:del w:id="1072" w:author="Editor Revision" w:date="2026-07-22T00:00:00Z">
        <w:r w:rsidRPr="009B51FE">
          <w:delText xml:space="preserve">CO₂e</w:delText>
        </w:r>
      </w:del>
      <w:proofErr w:type="spellEnd"/>
      <w:del w:id="1073" w:author="Editor Revision" w:date="2026-07-22T00:00:00Z">
        <w:r w:rsidRPr="009B51FE">
          <w:delText xml:space="preserve"> (1000 miners</w:delText>
        </w:r>
      </w:del>
      <w:del w:id="1074" w:author="Editor Revision" w:date="2026-07-22T00:00:00Z">
        <w:r w:rsidR="004549E2" w:rsidRPr="009B51FE">
          <w:delText xml:space="preserve">)</w:delText>
        </w:r>
      </w:del>
    </w:p>
    <w:p w14:paraId="4A121BB2" w14:textId="78E29195" w:rsidR="004549E2" w:rsidRPr="009B51FE" w:rsidRDefault="00CF2FFE" w:rsidP="004549E2">
      <w:pPr>
        <w:pStyle w:val="RSR"/>
        <w:numPr>
          <w:ilvl w:val="0"/>
          <w:numId w:val="41"/>
        </w:numPr>
        <w:ind w:left="426" w:hanging="137"/>
        <w:rPr>
          <w:del w:id="1081" w:author="Editor Revision" w:date="2026-07-22T00:00:00Z"/>
        </w:rPr>
      </w:pPr>
      <w:del w:id="1076" w:author="Editor Revision" w:date="2026-07-22T00:00:00Z">
        <w:r w:rsidRPr="009B51FE">
          <w:delText xml:space="preserve">High-throughput PoW scenario: 154.28 kg </w:delText>
        </w:r>
      </w:del>
      <w:proofErr w:type="spellStart"/>
      <w:del w:id="1077" w:author="Editor Revision" w:date="2026-07-22T00:00:00Z">
        <w:r w:rsidR="004549E2" w:rsidRPr="009B51FE">
          <w:delText xml:space="preserve">CO₂e</w:delText>
        </w:r>
      </w:del>
      <w:proofErr w:type="spellEnd"/>
      <w:del w:id="1078" w:author="Editor Revision" w:date="2026-07-22T00:00:00Z">
        <w:r w:rsidR="004549E2" w:rsidRPr="009B51FE">
          <w:delText xml:space="preserve"> (50 miners) → 3085.69 kg </w:delText>
        </w:r>
      </w:del>
      <w:proofErr w:type="spellStart"/>
      <w:del w:id="1079" w:author="Editor Revision" w:date="2026-07-22T00:00:00Z">
        <w:r w:rsidR="004549E2" w:rsidRPr="009B51FE">
          <w:delText xml:space="preserve">CO₂e</w:delText>
        </w:r>
      </w:del>
      <w:proofErr w:type="spellEnd"/>
      <w:del w:id="1080" w:author="Editor Revision" w:date="2026-07-22T00:00:00Z">
        <w:r w:rsidR="004549E2" w:rsidRPr="009B51FE">
          <w:delText xml:space="preserve"> (1000 miners)</w:delText>
        </w:r>
      </w:del>
    </w:p>
    <w:p w14:paraId="33BD64B7" w14:textId="77777777" w:rsidR="004549E2" w:rsidRPr="009B51FE" w:rsidRDefault="004549E2" w:rsidP="004549E2">
      <w:pPr>
        <w:pStyle w:val="RSR"/>
        <w:rPr>
          <w:del w:id="1085" w:author="Editor Revision" w:date="2026-07-22T00:00:00Z"/>
        </w:rPr>
      </w:pPr>
      <w:del w:id="1082" w:author="Editor Revision" w:date="2026-07-22T00:00:00Z">
        <w:r w:rsidRPr="009B51FE">
          <w:delText xml:space="preserve">As expected, the carbon curves preserve the same ordering and near-linear scaling as energy because the model uses a constant grid factor. This follows standard emissions accounting (kWh × </w:delText>
        </w:r>
      </w:del>
      <w:proofErr w:type="spellStart"/>
      <w:del w:id="1083" w:author="Editor Revision" w:date="2026-07-22T00:00:00Z">
        <w:r w:rsidRPr="009B51FE">
          <w:delText xml:space="preserve">kgCO₂e</w:delText>
        </w:r>
      </w:del>
      <w:proofErr w:type="spellEnd"/>
      <w:del w:id="1084" w:author="Editor Revision" w:date="2026-07-22T00:00:00Z">
        <w:r w:rsidRPr="009B51FE">
          <w:delText xml:space="preserve">/kWh).</w:delText>
        </w:r>
      </w:del>
    </w:p>
    <w:p w14:paraId="03CD8D49" w14:textId="77777777" w:rsidR="009C331D" w:rsidRPr="009B51FE" w:rsidRDefault="00000000" w:rsidP="00C614A6">
      <w:pPr>
        <w:pStyle w:val="RSR"/>
      </w:pPr>
      <w:r w:rsidRPr="009B51FE">
        <w:t xml:space="preserve">Varying the grid emission factor shows that geography dominates carbon outcomes for a given energy level. For the PoW reference, daily emissions range from 23,374 t at γ = 0.05 to 383,332 t at γ = 0.82 (about a 16× spread from grid choice alone), while the PoS reference spans only 119-1947 kg. A single fixed emission factor is therefore insufficient. </w:t>
      </w:r>
      <w:del w:id="1092" w:author="Editor Revision" w:date="2026-07-22T00:00:00Z">
        <w:r>
          <w:delText xml:space="preserve">Figure 7</w:delText>
        </w:r>
      </w:del>
      <w:ins w:id="1093" w:author="Editor Revision" w:date="2026-07-22T00:00:00Z">
        <w:r>
          <w:rPr>
            <w:color w:val="FF0000"/>
          </w:rPr>
          <w:t xml:space="preserve">Figure 4</w:t>
        </w:r>
      </w:ins>
      <w:r>
        <w:t xml:space="preserve"> reports the carbon-emission sensitivity under low, average, and high electricity emission factors γ.</w:t>
      </w:r>
    </w:p>
    <w:p w14:paraId="5578CBFF" w14:textId="27B64FF3" w:rsidR="009724A3" w:rsidRPr="009B51FE" w:rsidRDefault="00C614A6" w:rsidP="00C614A6">
      <w:pPr>
        <w:pStyle w:val="RSR"/>
      </w:pPr>
      <w:r w:rsidRPr="009B51FE">
        <w:rPr>
          <w:noProof/>
        </w:rPr>
        <w:lastRenderedPageBreak/>
        <w:drawing>
          <wp:anchor distT="0" distB="0" distL="114300" distR="114300" simplePos="0" relativeHeight="251694080" behindDoc="0" locked="0" layoutInCell="1" allowOverlap="1" wp14:anchorId="418D8CBD" wp14:editId="22A3297B">
            <wp:simplePos x="0" y="0"/>
            <wp:positionH relativeFrom="column">
              <wp:posOffset>0</wp:posOffset>
            </wp:positionH>
            <wp:positionV relativeFrom="paragraph">
              <wp:posOffset>30023</wp:posOffset>
            </wp:positionV>
            <wp:extent cx="2869565" cy="1617345"/>
            <wp:effectExtent l="0" t="0" r="6985" b="1905"/>
            <wp:wrapTopAndBottom/>
            <wp:docPr id="1628118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8813" name="Picture 16281188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9565" cy="1617345"/>
                    </a:xfrm>
                    <a:prstGeom prst="rect">
                      <a:avLst/>
                    </a:prstGeom>
                  </pic:spPr>
                </pic:pic>
              </a:graphicData>
            </a:graphic>
          </wp:anchor>
        </w:drawing>
      </w:r>
      <w:r w:rsidR="004549E2" w:rsidRPr="009B51FE">
        <w:t>By normalizing emissions at the block and transaction levels, the simulator enables direct comparison between protocol configurations, a feature that is often missing in retrospective carbon analyses [</w:t>
      </w:r>
      <w:r w:rsidR="008A0DE1" w:rsidRPr="009B51FE">
        <w:t>3</w:t>
      </w:r>
      <w:r w:rsidR="004549E2" w:rsidRPr="009B51FE">
        <w:t>], [</w:t>
      </w:r>
      <w:r w:rsidR="008A0DE1" w:rsidRPr="009B51FE">
        <w:t>15</w:t>
      </w:r>
      <w:r w:rsidR="004549E2" w:rsidRPr="009B51FE">
        <w:t>]. These metrics provide actionable insights into how protocol parameters and workloads influence environmental impact</w:t>
      </w:r>
      <w:r w:rsidR="00B9101B" w:rsidRPr="009B51FE">
        <w:t>.</w:t>
      </w:r>
    </w:p>
    <w:p w14:paraId="1636C750" w14:textId="77777777" w:rsidR="00B9101B" w:rsidRPr="009B51FE" w:rsidRDefault="00B9101B" w:rsidP="00B9101B">
      <w:pPr>
        <w:pStyle w:val="Heading2"/>
      </w:pPr>
      <w:r w:rsidRPr="009B51FE">
        <w:t>C. Performance and Sustainability Trade-offs</w:t>
      </w:r>
    </w:p>
    <w:p w14:paraId="4E88FB17" w14:textId="77777777" w:rsidR="009724A3" w:rsidRPr="009B51FE" w:rsidRDefault="009724A3" w:rsidP="009724A3">
      <w:pPr>
        <w:pStyle w:val="RSR"/>
      </w:pPr>
      <w:r w:rsidRPr="009B51FE">
        <w:t>When performance metrics are analyzed alongside sustainability indicators, a clear trade-off emerges between throughput and environmental efficiency. Scenarios optimized for higher throughput exhibit increased energy consumption and carbon emissions, reinforcing concerns raised in prior work regarding the environmental cost of scaling blockchain systems [</w:t>
      </w:r>
      <w:r w:rsidR="008A0DE1" w:rsidRPr="009B51FE">
        <w:t>2</w:t>
      </w:r>
      <w:r w:rsidRPr="009B51FE">
        <w:t>], [</w:t>
      </w:r>
      <w:r w:rsidR="008A0DE1" w:rsidRPr="009B51FE">
        <w:t>17</w:t>
      </w:r>
      <w:r w:rsidRPr="009B51FE">
        <w:t>]. The integrated results demonstrate the value of a unified simulation framework that captures performance, energy, and carbon metrics simultaneously.</w:t>
      </w:r>
    </w:p>
    <w:p w14:paraId="78156F94" w14:textId="77777777" w:rsidR="009724A3" w:rsidRPr="009B51FE" w:rsidRDefault="009724A3" w:rsidP="004E2EB7">
      <w:pPr>
        <w:pStyle w:val="RSR"/>
      </w:pPr>
      <w:r w:rsidRPr="009B51FE">
        <w:t xml:space="preserve">Overall, the results confirm that the proposed extensions enable </w:t>
      </w:r>
      <w:proofErr w:type="spellStart"/>
      <w:r w:rsidRPr="009B51FE">
        <w:t>BlockSim</w:t>
      </w:r>
      <w:proofErr w:type="spellEnd"/>
      <w:r w:rsidRPr="009B51FE">
        <w:t xml:space="preserve"> to serve as an effective tool for sustainability-aware blockchain evaluation, bridging the gap between performance analysis and environmental impact assessment</w:t>
      </w:r>
      <w:r w:rsidR="00B9101B" w:rsidRPr="009B51FE">
        <w:t>.</w:t>
      </w:r>
    </w:p>
    <w:p w14:paraId="696672E1" w14:textId="77777777" w:rsidR="00B9101B" w:rsidRPr="009B51FE" w:rsidRDefault="000D0362" w:rsidP="00B9101B">
      <w:pPr>
        <w:pStyle w:val="Heading1"/>
        <w:numPr>
          <w:ilvl w:val="0"/>
          <w:numId w:val="1"/>
        </w:numPr>
        <w:ind w:left="360"/>
      </w:pPr>
      <w:r w:rsidRPr="009B51FE">
        <w:t>Discussion and Threats to Validity</w:t>
      </w:r>
    </w:p>
    <w:p w14:paraId="1A521428" w14:textId="77777777" w:rsidR="00B9101B" w:rsidRPr="009B51FE" w:rsidRDefault="00B9101B" w:rsidP="00B9101B">
      <w:pPr>
        <w:pStyle w:val="Heading2"/>
        <w:rPr>
          <w:spacing w:val="-1"/>
        </w:rPr>
      </w:pPr>
      <w:r w:rsidRPr="009B51FE">
        <w:rPr>
          <w:spacing w:val="-1"/>
        </w:rPr>
        <w:t xml:space="preserve">A. </w:t>
      </w:r>
      <w:r w:rsidRPr="009B51FE">
        <w:rPr>
          <w:rStyle w:val="Heading2Char"/>
        </w:rPr>
        <w:t>Discussion</w:t>
      </w:r>
    </w:p>
    <w:p w14:paraId="59DC0404" w14:textId="77777777" w:rsidR="00E22C62" w:rsidRPr="009B51FE" w:rsidRDefault="00E22C62" w:rsidP="00E22C62">
      <w:pPr>
        <w:pStyle w:val="RSR"/>
      </w:pPr>
      <w:r w:rsidRPr="009B51FE">
        <w:t xml:space="preserve">The findings underscore the necessity of incorporating sustainability metrics directly into blockchain simulation frameworks. This study's extension of </w:t>
      </w:r>
      <w:proofErr w:type="spellStart"/>
      <w:r w:rsidRPr="009B51FE">
        <w:t>BlockSim</w:t>
      </w:r>
      <w:proofErr w:type="spellEnd"/>
      <w:r w:rsidRPr="009B51FE">
        <w:t>, incorporating energy consumption and carbon footprint modeling, facilitates a unified assessment of performance, energy efficiency, and environmental impact within a single experimental setting. This integrated approach is crucial, given that previous research has demonstrated that enhancements in throughput and scalability frequently entail increased energy consumption and emissions [</w:t>
      </w:r>
      <w:r w:rsidR="008A0DE1" w:rsidRPr="009B51FE">
        <w:t>4</w:t>
      </w:r>
      <w:r w:rsidRPr="009B51FE">
        <w:t>], [</w:t>
      </w:r>
      <w:r w:rsidR="008A0DE1" w:rsidRPr="009B51FE">
        <w:t>17</w:t>
      </w:r>
      <w:r w:rsidRPr="009B51FE">
        <w:t>].</w:t>
      </w:r>
    </w:p>
    <w:p w14:paraId="68930436" w14:textId="45E8C5E3" w:rsidR="00E22C62" w:rsidRPr="009B51FE" w:rsidRDefault="00CF2FFE" w:rsidP="00E22C62">
      <w:pPr>
        <w:pStyle w:val="RSR"/>
      </w:pPr>
      <w:del w:id="1035" w:author="Editor Revision" w:date="2026-07-22T00:00:00Z">
        <w:r w:rsidRPr="009B51FE">
          <w:delText xml:space="preserve">A key observation in the comparison of the two PoW scenarios is that energy and CO₂ outcomes are highly sensitive to the chosen power model. In these experiments, the high-throughput PoW scenario is configured with a fixed high per-miner power, which causes total network power to scale directly with miner count. This makes the high-throughput scenario’s cumulative energy and carbon footprint substantially larger than the baseline scenario in absolute terms, even though it also produces many more blocks during the </w:delText>
        </w:r>
      </w:del>
      <w:del w:id="1036" w:author="Editor Revision" w:date="2026-07-22T00:00:00Z">
        <w:r w:rsidRPr="009B51FE">
          <w:delText xml:space="preserve">same simulation window. Methodologically, this emphasizes the need to clearly distinguish between (</w:delText>
        </w:r>
      </w:del>
      <w:proofErr w:type="spellStart"/>
      <w:del w:id="1037" w:author="Editor Revision" w:date="2026-07-22T00:00:00Z">
        <w:r w:rsidRPr="009B51FE">
          <w:delText xml:space="preserve">i</w:delText>
        </w:r>
      </w:del>
      <w:proofErr w:type="spellEnd"/>
      <w:del w:id="1038" w:author="Editor Revision" w:date="2026-07-22T00:00:00Z">
        <w:r w:rsidRPr="009B51FE">
          <w:delText xml:space="preserve">) scenarios that represent a growing mining industry (more miners = more total watts) and (ii) scenarios that represent redistribution of a fixed global </w:delText>
        </w:r>
      </w:del>
      <w:proofErr w:type="spellStart"/>
      <w:del w:id="1039" w:author="Editor Revision" w:date="2026-07-22T00:00:00Z">
        <w:r w:rsidRPr="009B51FE">
          <w:delText xml:space="preserve">hashrate</w:delText>
        </w:r>
      </w:del>
      <w:proofErr w:type="spellEnd"/>
      <w:del w:id="1040" w:author="Editor Revision" w:date="2026-07-22T00:00:00Z">
        <w:r w:rsidRPr="009B51FE">
          <w:delText xml:space="preserve"> across more participants</w:delText>
        </w:r>
      </w:del>
      <w:del w:id="1041" w:author="Editor Revision" w:date="2026-07-22T00:00:00Z">
        <w:r w:rsidR="00E22C62" w:rsidRPr="009B51FE">
          <w:delText xml:space="preserve">.</w:delText>
        </w:r>
      </w:del>
      <w:ins w:id="1042" w:author="Editor Revision" w:date="2026-07-22T00:00:00Z">
        <w:r>
          <w:rPr>
            <w:color w:val="FF0000"/>
          </w:rPr>
          <w:t xml:space="preserve">A key methodological point is that Proof-of-Work energy depends on how mining power is modelled. A naïve fixed-power baseline, assigning a constant wattage per miner, makes total power grow with miner count - the intuitive but misleading picture the economic model corrects, since rational miners collectively spend only up to the fiat value of the block reward. We therefore report PoW energy through the economic model (Section D; Figure 1) and use the fixed-power picture only as a labelled contrast, not a network-level estimate.</w:t>
        </w:r>
      </w:ins>
    </w:p>
    <w:p w14:paraId="6B1587FF" w14:textId="1825D3AE" w:rsidR="00E22C62" w:rsidRPr="009B51FE" w:rsidRDefault="00C614A6" w:rsidP="00E22C62">
      <w:pPr>
        <w:pStyle w:val="RSR"/>
      </w:pPr>
      <w:r w:rsidRPr="009B51FE">
        <w:rPr>
          <w:noProof/>
          <w:sz w:val="24"/>
          <w:szCs w:val="24"/>
          <w:lang w:bidi="ar-PS"/>
        </w:rPr>
        <mc:AlternateContent>
          <mc:Choice Requires="wps">
            <w:drawing>
              <wp:anchor distT="0" distB="0" distL="114300" distR="114300" simplePos="0" relativeHeight="251696128" behindDoc="0" locked="0" layoutInCell="1" allowOverlap="1" wp14:anchorId="0D196317" wp14:editId="23FC461D">
                <wp:simplePos x="0" y="0"/>
                <wp:positionH relativeFrom="column">
                  <wp:posOffset>-3317240</wp:posOffset>
                </wp:positionH>
                <wp:positionV relativeFrom="paragraph">
                  <wp:posOffset>1302690</wp:posOffset>
                </wp:positionV>
                <wp:extent cx="2933700" cy="316865"/>
                <wp:effectExtent l="0" t="0" r="0" b="0"/>
                <wp:wrapTopAndBottom/>
                <wp:docPr id="644502322" name="Text Box 11"/>
                <wp:cNvGraphicFramePr/>
                <a:graphic xmlns:a="http://schemas.openxmlformats.org/drawingml/2006/main">
                  <a:graphicData uri="http://schemas.microsoft.com/office/word/2010/wordprocessingShape">
                    <wps:wsp>
                      <wps:cNvSpPr txBox="1"/>
                      <wps:spPr>
                        <a:xfrm>
                          <a:off x="0" y="0"/>
                          <a:ext cx="2933700" cy="316865"/>
                        </a:xfrm>
                        <a:prstGeom prst="rect">
                          <a:avLst/>
                        </a:prstGeom>
                        <a:solidFill>
                          <a:prstClr val="white"/>
                        </a:solidFill>
                        <a:ln>
                          <a:noFill/>
                        </a:ln>
                      </wps:spPr>
                      <wps:txbx>
                        <w:txbxContent>
                          <w:p w14:paraId="568D4436" w14:textId="14380BD7" w:rsidR="00C614A6" w:rsidRPr="009B51FE" w:rsidRDefault="00C614A6" w:rsidP="00C614A6">
                            <w:pPr>
                              <w:pStyle w:val="Caption"/>
                              <w:jc w:val="center"/>
                              <w:rPr>
                                <w:rFonts w:ascii="Times New Roman" w:eastAsia="SimSun" w:hAnsi="Times New Roman"/>
                                <w:noProof/>
                                <w:spacing w:val="-1"/>
                              </w:rPr>
                            </w:pPr>
                            <w:del w:id="1128" w:author="Editor Revision" w:date="2026-07-22T00:00:00Z">
                              <w:r>
                                <w:delText xml:space="preserve">Figure 7.</w:delText>
                              </w:r>
                            </w:del>
                            <w:ins w:id="1129" w:author="Editor Revision" w:date="2026-07-22T00:00:00Z">
                              <w:r>
                                <w:rPr>
                                  <w:color w:val="FF0000"/>
                                </w:rPr>
                                <w:t xml:space="preserve">Figure 4.</w:t>
                              </w:r>
                            </w:ins>
                            <w:r w:rsidRPr="009B51FE">
                              <w:t xml:space="preserve"> Carbon emissions under low/average/high grid emission factors (log axis; 30 seeds, 95% CI).</w:t>
                            </w:r>
                          </w:p>
                        </w:txbxContent>
                      </wps:txbx>
                      <wps:bodyPr rot="0" spcFirstLastPara="0" vertOverflow="clip" horzOverflow="clip"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0D196317" id="_x0000_s1033" type="#_x0000_t202" style="position:absolute;left:0;text-align:left;margin-left:-261.2pt;margin-top:102.55pt;width:231pt;height:24.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" stroked="f">
                <v:textbox style="mso-fit-shape-to-text:t" inset="0,0,0,0">
                  <w:txbxContent>
                    <w:p w14:paraId="568D4436" w14:textId="14380BD7" w:rsidR="00C614A6" w:rsidRPr="009B51FE" w:rsidRDefault="00C614A6" w:rsidP="00C614A6">
                      <w:pPr>
                        <w:pStyle w:val="Caption"/>
                        <w:jc w:val="center"/>
                        <w:rPr>
                          <w:rFonts w:ascii="Times New Roman" w:eastAsia="SimSun" w:hAnsi="Times New Roman"/>
                          <w:noProof/>
                          <w:spacing w:val="-1"/>
                        </w:rPr>
                      </w:pPr>
                      <w:del w:id="1130" w:author="Editor Revision" w:date="2026-07-22T00:00:00Z">
                        <w:r>
                          <w:delText xml:space="preserve">Figure 7.</w:delText>
                        </w:r>
                      </w:del>
                      <w:ins w:id="1131" w:author="Editor Revision" w:date="2026-07-22T00:00:00Z">
                        <w:r>
                          <w:rPr>
                            <w:color w:val="FF0000"/>
                          </w:rPr>
                          <w:t xml:space="preserve">Figure 4.</w:t>
                        </w:r>
                      </w:ins>
                      <w:r w:rsidRPr="009B51FE">
                        <w:t xml:space="preserve"> Carbon emissions under low/average/high grid emission factors (log axis; 30 seeds, 95% CI).</w:t>
                      </w:r>
                    </w:p>
                  </w:txbxContent>
                </v:textbox>
                <w10:wrap type="topAndBottom"/>
              </v:shape>
            </w:pict>
          </mc:Fallback>
        </mc:AlternateContent>
      </w:r>
      <w:r w:rsidR="00E22C62" w:rsidRPr="009B51FE">
        <w:t xml:space="preserve">The results corroborate that energy and carbon metrics exhibit </w:t>
      </w:r>
      <w:del w:id="1094" w:author="Editor Revision" w:date="2026-07-22T00:00:00Z">
        <w:r>
          <w:delText xml:space="preserve">predictable scaling in relation to network size and workload intensity</w:delText>
        </w:r>
      </w:del>
      <w:ins w:id="1095" w:author="Editor Revision" w:date="2026-07-22T00:00:00Z">
        <w:r>
          <w:rPr>
            <w:color w:val="FF0000"/>
          </w:rPr>
          <w:t xml:space="preserve">predictable scaling in relation to the economic and hardware drivers of each consensus mechanism and to workload intensity</w:t>
        </w:r>
      </w:ins>
      <w:r>
        <w:t xml:space="preserve">, consistent with empirical data derived from actual blockchain systems [</w:t>
      </w:r>
      <w:r w:rsidR="008A0DE1" w:rsidRPr="009B51FE">
        <w:t>3</w:t>
      </w:r>
      <w:r w:rsidR="00E22C62" w:rsidRPr="009B51FE">
        <w:t>]. Furthermore, the capacity to normalize emissions on a per-block and per-transaction basis offers a valuable framework for comparing protocol configurations, thereby mitigating a constraint observed in numerous retrospective sustainability analyses that depend on broad, system-wide estimations [</w:t>
      </w:r>
      <w:r w:rsidR="008A0DE1" w:rsidRPr="009B51FE">
        <w:t>15</w:t>
      </w:r>
      <w:r w:rsidR="00E22C62" w:rsidRPr="009B51FE">
        <w:t>]. Consequently, this strengthens the efficacy of simulation-based methodologies for investigating "what-if" scenarios during the design phase of blockchain protocols.</w:t>
      </w:r>
    </w:p>
    <w:p w14:paraId="340F2F8F" w14:textId="77777777" w:rsidR="00B9101B" w:rsidRPr="009B51FE" w:rsidRDefault="00E22C62" w:rsidP="00E22C62">
      <w:pPr>
        <w:pStyle w:val="RSR"/>
      </w:pPr>
      <w:r w:rsidRPr="009B51FE">
        <w:t xml:space="preserve">Incorporating energy and carbon accounting into </w:t>
      </w:r>
      <w:proofErr w:type="spellStart"/>
      <w:r w:rsidRPr="009B51FE">
        <w:t>BlockSim</w:t>
      </w:r>
      <w:proofErr w:type="spellEnd"/>
      <w:r w:rsidRPr="009B51FE">
        <w:t>, from a methodological standpoint, preserves its fundamental modularity and abstraction advantages, simultaneously expanding its applicability to sustainability-oriented research. Consequently, the simulator becomes an essential tool for evaluating innovative consensus mechanisms and optimization approaches aimed at reducing environmental effects, thus augmenting current performance-centered studies [</w:t>
      </w:r>
      <w:r w:rsidR="008A0DE1" w:rsidRPr="009B51FE">
        <w:t>16</w:t>
      </w:r>
      <w:r w:rsidRPr="009B51FE">
        <w:t>]</w:t>
      </w:r>
      <w:r w:rsidR="00B9101B" w:rsidRPr="009B51FE">
        <w:t>.</w:t>
      </w:r>
    </w:p>
    <w:p w14:paraId="45A04668" w14:textId="77777777" w:rsidR="00B9101B" w:rsidRPr="009B51FE" w:rsidRDefault="00B9101B" w:rsidP="00B9101B">
      <w:pPr>
        <w:pStyle w:val="Heading2"/>
      </w:pPr>
      <w:r w:rsidRPr="009B51FE">
        <w:t>B. Threats to Validity</w:t>
      </w:r>
    </w:p>
    <w:p w14:paraId="30B9EC3C" w14:textId="77777777" w:rsidR="00E22C62" w:rsidRPr="009B51FE" w:rsidRDefault="00E22C62" w:rsidP="00E22C62">
      <w:pPr>
        <w:pStyle w:val="RSR"/>
      </w:pPr>
      <w:r w:rsidRPr="009B51FE">
        <w:t>Several threats to validity should be considered when interpreting the results. Modeling assumptions represent a primary internal validity concern. Energy consumption is approximated via mining-interval accounting and configurable coefficients/power assumptions rather than hardware-specific measurements, which may not fully capture the diversity of real-world mining and validation infrastructures. However, this abstraction is consistent with prior simulation-based energy studies and is necessary for scalable experimentation [</w:t>
      </w:r>
      <w:r w:rsidR="008A0DE1" w:rsidRPr="009B51FE">
        <w:t>9</w:t>
      </w:r>
      <w:r w:rsidRPr="009B51FE">
        <w:t>].</w:t>
      </w:r>
    </w:p>
    <w:p w14:paraId="67A87537" w14:textId="77777777" w:rsidR="00E22C62" w:rsidRPr="009B51FE" w:rsidRDefault="00E22C62" w:rsidP="00E22C62">
      <w:pPr>
        <w:pStyle w:val="RSR"/>
      </w:pPr>
      <w:del w:id="1043" w:author="Editor Revision" w:date="2026-07-22T00:00:00Z">
        <w:r w:rsidRPr="009B51FE">
          <w:delText xml:space="preserve">The use of a fixed electricity emission factor to calculate carbon emissions limits external validity. In practice, carbon intensity varies significantly across different regions and over time, depending on the energy sources used [</w:delText>
        </w:r>
      </w:del>
      <w:del w:id="1044" w:author="Editor Revision" w:date="2026-07-22T00:00:00Z">
        <w:r w:rsidR="008A0DE1" w:rsidRPr="009B51FE">
          <w:delText xml:space="preserve">3</w:delText>
        </w:r>
      </w:del>
      <w:del w:id="1045" w:author="Editor Revision" w:date="2026-07-22T00:00:00Z">
        <w:r w:rsidRPr="009B51FE">
          <w:delText xml:space="preserve">], [</w:delText>
        </w:r>
      </w:del>
      <w:del w:id="1046" w:author="Editor Revision" w:date="2026-07-22T00:00:00Z">
        <w:r w:rsidR="008A0DE1" w:rsidRPr="009B51FE">
          <w:delText xml:space="preserve">15</w:delText>
        </w:r>
      </w:del>
      <w:del w:id="1047" w:author="Editor Revision" w:date="2026-07-22T00:00:00Z">
        <w:r w:rsidRPr="009B51FE">
          <w:delText xml:space="preserve">]. Although the model allows for adjustable emission factors, the results presented here reflect average conditions and may not apply to all situations where the model is used.</w:delText>
        </w:r>
      </w:del>
      <w:ins w:id="1048" w:author="Editor Revision" w:date="2026-07-22T00:00:00Z">
        <w:r>
          <w:rPr>
            <w:color w:val="FF0000"/>
          </w:rPr>
          <w:t xml:space="preserve">Although the analysis evaluates three discrete emission-factor scenarios (low, average, and high grids), these values do not capture the full temporal and geographical variability of electricity-grid carbon intensity, nor do they represent real-time or marginal grid emissions. The resulting carbon estimates should therefore be interpreted as scenario-based comparisons rather than location-specific operational measurements.</w:t>
        </w:r>
      </w:ins>
    </w:p>
    <w:p w14:paraId="44A59A65" w14:textId="77777777" w:rsidR="000D0362" w:rsidRPr="009B51FE" w:rsidRDefault="00E22C62" w:rsidP="00E22C62">
      <w:pPr>
        <w:pStyle w:val="RSR"/>
      </w:pPr>
      <w:r w:rsidRPr="009B51FE">
        <w:t xml:space="preserve">Construct validity is, in the final analysis, shaped by the degree of abstraction present within </w:t>
      </w:r>
      <w:proofErr w:type="spellStart"/>
      <w:r w:rsidRPr="009B51FE">
        <w:t>BlockSim</w:t>
      </w:r>
      <w:proofErr w:type="spellEnd"/>
      <w:r w:rsidRPr="009B51FE">
        <w:t>. Discrete-event simulation, although capable of accurately modeling system-level behavior, is inherently limited in its capacity to fully capture low-level hardware optimizations or the complex nuances of real-world network dynamics. Despite these constraints, this degree of abstraction is a commonly accepted compromise within blockchain research, facilitating systematic comparisons across a variety of protocol designs [</w:t>
      </w:r>
      <w:r w:rsidR="008A0DE1" w:rsidRPr="009B51FE">
        <w:t>4</w:t>
      </w:r>
      <w:r w:rsidRPr="009B51FE">
        <w:t>], [</w:t>
      </w:r>
      <w:r w:rsidR="008A0DE1" w:rsidRPr="009B51FE">
        <w:t>16</w:t>
      </w:r>
      <w:r w:rsidRPr="009B51FE">
        <w:t>]</w:t>
      </w:r>
      <w:r w:rsidR="00B9101B" w:rsidRPr="009B51FE">
        <w:t>.</w:t>
      </w:r>
    </w:p>
    <w:p w14:paraId="1DBA1FB0" w14:textId="77777777" w:rsidR="00CF2FFE" w:rsidRPr="009B51FE" w:rsidRDefault="00CF2FFE" w:rsidP="00CF2FFE">
      <w:pPr>
        <w:pStyle w:val="RSR"/>
      </w:pPr>
      <w:r w:rsidRPr="009B51FE">
        <w:t xml:space="preserve">Additional limitations follow from the revised scope. First, the framework is a scenario-based explorer; the absolute energy and carbon values are model outputs for </w:t>
      </w:r>
      <w:r w:rsidRPr="009B51FE">
        <w:lastRenderedPageBreak/>
        <w:t>the chosen assumptions and are not intended to predict the exact real-world consumption of any specific cryptocurrency.</w:t>
      </w:r>
    </w:p>
    <w:p w14:paraId="085E675A" w14:textId="77777777" w:rsidR="00CF2FFE" w:rsidRPr="009B51FE" w:rsidRDefault="00CF2FFE" w:rsidP="00CF2FFE">
      <w:pPr>
        <w:pStyle w:val="RSR"/>
      </w:pPr>
      <w:r w:rsidRPr="009B51FE">
        <w:t>Second, PoW energy is sensitive to coin price, block reward, transaction fees, electricity price, mining efficiency, and difficulty/</w:t>
      </w:r>
      <w:proofErr w:type="spellStart"/>
      <w:r w:rsidRPr="009B51FE">
        <w:t>hashrate</w:t>
      </w:r>
      <w:proofErr w:type="spellEnd"/>
      <w:r w:rsidRPr="009B51FE">
        <w:t xml:space="preserve"> dynamics, and to the spend ratio κ; </w:t>
      </w:r>
      <w:proofErr w:type="spellStart"/>
      <w:r w:rsidRPr="009B51FE">
        <w:t>PoS</w:t>
      </w:r>
      <w:proofErr w:type="spellEnd"/>
      <w:r w:rsidRPr="009B51FE">
        <w:t xml:space="preserve"> energy is sensitive to validator count, node hardware, uptime, redundancy, and communication overhead.</w:t>
      </w:r>
    </w:p>
    <w:p w14:paraId="1F25DBF6" w14:textId="28AF94F4" w:rsidR="009C331D" w:rsidRPr="009B51FE" w:rsidRDefault="00CF2FFE" w:rsidP="00CF2FFE">
      <w:pPr>
        <w:pStyle w:val="RSR"/>
      </w:pPr>
      <w:r w:rsidRPr="009B51FE">
        <w:t xml:space="preserve">Third, carbon depends strongly on region- and time-specific grid mixes; the γ scenarios bracket but do not resolve this variability. Finally, the PoW results represent scenario configurations rather than any specific cryptocurrency, and communication energy, while small under PoW, can matter in </w:t>
      </w:r>
      <w:proofErr w:type="spellStart"/>
      <w:r w:rsidRPr="009B51FE">
        <w:t>PoS</w:t>
      </w:r>
      <w:proofErr w:type="spellEnd"/>
      <w:r w:rsidRPr="009B51FE">
        <w:t xml:space="preserve"> and high-throughput scenarios.</w:t>
      </w:r>
    </w:p>
    <w:p w14:paraId="0A743AE5" w14:textId="77777777" w:rsidR="00B9101B" w:rsidRPr="009B51FE" w:rsidRDefault="00B9101B" w:rsidP="00B9101B">
      <w:pPr>
        <w:pStyle w:val="Heading1"/>
        <w:numPr>
          <w:ilvl w:val="0"/>
          <w:numId w:val="1"/>
        </w:numPr>
        <w:ind w:left="360"/>
      </w:pPr>
      <w:r w:rsidRPr="009B51FE">
        <w:t>Conclusion and Future Work</w:t>
      </w:r>
    </w:p>
    <w:p w14:paraId="28042475" w14:textId="77777777" w:rsidR="00E22C62" w:rsidRPr="009B51FE" w:rsidRDefault="00E22C62" w:rsidP="00E22C62">
      <w:pPr>
        <w:pStyle w:val="RSR"/>
      </w:pPr>
      <w:r w:rsidRPr="009B51FE">
        <w:t xml:space="preserve">This paper presented an extension of the </w:t>
      </w:r>
      <w:proofErr w:type="spellStart"/>
      <w:r w:rsidRPr="009B51FE">
        <w:t>BlockSim</w:t>
      </w:r>
      <w:proofErr w:type="spellEnd"/>
      <w:r w:rsidRPr="009B51FE">
        <w:t xml:space="preserve"> simulation framework that integrates energy consumption and carbon footprint modeling into its discrete-event architecture. By embedding mining-interval energy accounting and deriving carbon emissions using established emission-factor–based formulations, the proposed approach enables unified evaluation of blockchain systems in terms of performance, energy efficiency, and environmental impact. Unlike retrospective measurement studies, the extended simulator supports controlled “what-if” experimentation, allowing protocol designers to analyze sustainability implications during the early design phase.</w:t>
      </w:r>
    </w:p>
    <w:p w14:paraId="41F757FF" w14:textId="77777777" w:rsidR="00E22C62" w:rsidRPr="009B51FE" w:rsidRDefault="00E22C62" w:rsidP="00E22C62">
      <w:pPr>
        <w:pStyle w:val="RSR"/>
      </w:pPr>
      <w:r w:rsidRPr="009B51FE">
        <w:t xml:space="preserve">The experimental results demonstrate that energy usage and carbon emissions </w:t>
      </w:r>
      <w:del w:id="1096" w:author="Editor Revision" w:date="2026-07-22T00:00:00Z">
        <w:r>
          <w:delText xml:space="preserve">scale predictably with network size, workload intensity, and consensus configuration</w:delText>
        </w:r>
      </w:del>
      <w:ins w:id="1097" w:author="Editor Revision" w:date="2026-07-22T00:00:00Z">
        <w:r>
          <w:rPr>
            <w:color w:val="FF0000"/>
          </w:rPr>
          <w:t xml:space="preserve">scale predictably with the economic and hardware drivers of each consensus mechanism, workload intensity, and grid carbon intensity</w:t>
        </w:r>
      </w:ins>
      <w:r>
        <w:t xml:space="preserve">, in line with prior empirical and analytical studies of blockchain systems [</w:t>
      </w:r>
      <w:r w:rsidR="008A0DE1" w:rsidRPr="009B51FE">
        <w:t>16</w:t>
      </w:r>
      <w:r w:rsidRPr="009B51FE">
        <w:t>], [</w:t>
      </w:r>
      <w:r w:rsidR="008A0DE1" w:rsidRPr="009B51FE">
        <w:t>2</w:t>
      </w:r>
      <w:r w:rsidRPr="009B51FE">
        <w:t>]. Furthermore, the capacity to normalize environmental impact on a per-block and per-transaction basis offers a valuable foundation for evaluating different protocol designs, thereby overcoming a significant constraint observed in numerous current blockchain simulation tools [</w:t>
      </w:r>
      <w:r w:rsidR="008A0DE1" w:rsidRPr="009B51FE">
        <w:t>4</w:t>
      </w:r>
      <w:r w:rsidRPr="009B51FE">
        <w:t xml:space="preserve">]. These results corroborate that augmenting </w:t>
      </w:r>
      <w:proofErr w:type="spellStart"/>
      <w:r w:rsidRPr="009B51FE">
        <w:t>BlockSim</w:t>
      </w:r>
      <w:proofErr w:type="spellEnd"/>
      <w:r w:rsidRPr="009B51FE">
        <w:t xml:space="preserve"> maintains its advantages in terms of flexibility and abstraction, while simultaneously expanding its utility for research centered on sustainability.</w:t>
      </w:r>
    </w:p>
    <w:p w14:paraId="48F7B404" w14:textId="77777777" w:rsidR="00E22C62" w:rsidRPr="009B51FE" w:rsidRDefault="00E22C62" w:rsidP="00E22C62">
      <w:pPr>
        <w:pStyle w:val="RSR"/>
      </w:pPr>
      <w:r w:rsidRPr="009B51FE">
        <w:t>Several avenues for future research are suggested by the findings of this study. Initially, the energy model's accuracy could be enhanced by integrating hardware-specific parameters obtained from empirical data on mining rigs, validator nodes, and networking infrastructure, thereby improving realism while preserving scalability. Furthermore, subsequent developments could incorporate dynamic and region-specific carbon intensity models, allowing for the simulation of diverse energy compositions and renewable energy adoption levels, which have demonstrably influenced blockchain carbon footprints [</w:t>
      </w:r>
      <w:r w:rsidR="008A0DE1" w:rsidRPr="009B51FE">
        <w:t>3</w:t>
      </w:r>
      <w:r w:rsidRPr="009B51FE">
        <w:t xml:space="preserve">]. Furthermore, the framework's scope could be broadened to incorporate emerging low-energy consensus mechanisms, thus facilitating direct comparisons between traditional Proof of Work and alternative, sustainability-oriented designs </w:t>
      </w:r>
      <w:r w:rsidRPr="009B51FE">
        <w:t>[</w:t>
      </w:r>
      <w:r w:rsidR="008A0DE1" w:rsidRPr="009B51FE">
        <w:t>12</w:t>
      </w:r>
      <w:r w:rsidRPr="009B51FE">
        <w:t xml:space="preserve">]. Ultimately, integrating the improved </w:t>
      </w:r>
      <w:proofErr w:type="spellStart"/>
      <w:r w:rsidRPr="009B51FE">
        <w:t>BlockSim</w:t>
      </w:r>
      <w:proofErr w:type="spellEnd"/>
      <w:r w:rsidRPr="009B51FE">
        <w:t xml:space="preserve"> with more advanced network simulators or real-world data offers a potentially effective approach to reconcile the gap between theoretical modeling and practical blockchain applications.</w:t>
      </w:r>
    </w:p>
    <w:p w14:paraId="61C1EA3F" w14:textId="77777777" w:rsidR="00B9101B" w:rsidRPr="009B51FE" w:rsidRDefault="00E22C62" w:rsidP="00E22C62">
      <w:pPr>
        <w:pStyle w:val="RSR"/>
      </w:pPr>
      <w:r w:rsidRPr="009B51FE">
        <w:t>Overall, this work contributes a practical and extensible foundation for sustainability-aware blockchain simulation, supporting future research on environmentally responsible decentralized systems</w:t>
      </w:r>
      <w:r w:rsidR="00B9101B" w:rsidRPr="009B51FE">
        <w:t>.</w:t>
      </w:r>
    </w:p>
    <w:bookmarkEnd w:id="0"/>
    <w:p w14:paraId="67446932" w14:textId="77777777" w:rsidR="004E2EB7" w:rsidRPr="009B51FE" w:rsidRDefault="004E2EB7">
      <w:pPr>
        <w:spacing w:after="0" w:line="240" w:lineRule="auto"/>
        <w:rPr>
          <w:rFonts w:ascii="Times New Roman" w:eastAsia="SimSun" w:hAnsi="Times New Roman"/>
          <w:smallCaps/>
          <w:noProof/>
          <w:sz w:val="20"/>
          <w:szCs w:val="20"/>
          <w:lang w:val="en-US"/>
        </w:rPr>
      </w:pPr>
      <w:r w:rsidRPr="009B51FE">
        <w:br w:type="page"/>
      </w:r>
    </w:p>
    <w:p w14:paraId="46849C19" w14:textId="77777777" w:rsidR="00CC5DD6" w:rsidRPr="009B51FE" w:rsidRDefault="00CC5DD6" w:rsidP="00CC5DD6">
      <w:pPr>
        <w:spacing w:after="0" w:line="240" w:lineRule="auto"/>
        <w:rPr>
          <w:b/>
          <w:bCs/>
          <w:i/>
          <w:iCs/>
          <w:sz w:val="28"/>
          <w:szCs w:val="28"/>
        </w:rPr>
      </w:pPr>
      <w:r w:rsidRPr="009B51FE">
        <w:rPr>
          <w:b/>
          <w:bCs/>
          <w:i/>
          <w:iCs/>
          <w:sz w:val="28"/>
          <w:szCs w:val="28"/>
        </w:rPr>
        <w:lastRenderedPageBreak/>
        <w:t>Declarations</w:t>
      </w:r>
    </w:p>
    <w:p w14:paraId="68654B5D" w14:textId="77777777" w:rsidR="00CC5DD6" w:rsidRPr="009B51FE" w:rsidRDefault="00CC5DD6" w:rsidP="00CC5DD6">
      <w:pPr>
        <w:spacing w:after="0" w:line="240" w:lineRule="auto"/>
      </w:pPr>
    </w:p>
    <w:p w14:paraId="1109184A" w14:textId="77777777" w:rsidR="00CC5DD6" w:rsidRPr="009B51FE" w:rsidRDefault="00CC5DD6" w:rsidP="00CC5DD6">
      <w:pPr>
        <w:spacing w:after="0" w:line="240" w:lineRule="auto"/>
      </w:pPr>
      <w:r w:rsidRPr="009B51FE">
        <w:rPr>
          <w:b/>
          <w:bCs/>
        </w:rPr>
        <w:t>Ethics approval:</w:t>
      </w:r>
      <w:r w:rsidRPr="009B51FE">
        <w:t xml:space="preserve"> Not applicable. This study is based solely on simulation and does not involve human participants, human data, human tissue, or animals; therefore, ethics committee/IRB approval was not required.</w:t>
      </w:r>
    </w:p>
    <w:p w14:paraId="24F578C5" w14:textId="77777777" w:rsidR="00CC5DD6" w:rsidRPr="009B51FE" w:rsidRDefault="00CC5DD6" w:rsidP="00CC5DD6">
      <w:pPr>
        <w:spacing w:after="0" w:line="240" w:lineRule="auto"/>
      </w:pPr>
    </w:p>
    <w:p w14:paraId="7826E5A5" w14:textId="77777777" w:rsidR="00CC5DD6" w:rsidRPr="009B51FE" w:rsidRDefault="00CC5DD6" w:rsidP="00CC5DD6">
      <w:pPr>
        <w:spacing w:after="0" w:line="240" w:lineRule="auto"/>
      </w:pPr>
      <w:r w:rsidRPr="009B51FE">
        <w:rPr>
          <w:b/>
          <w:bCs/>
        </w:rPr>
        <w:t>Consent to participate:</w:t>
      </w:r>
      <w:r w:rsidRPr="009B51FE">
        <w:t xml:space="preserve"> Not applicable.</w:t>
      </w:r>
    </w:p>
    <w:p w14:paraId="0744E11B" w14:textId="77777777" w:rsidR="00CC5DD6" w:rsidRPr="009B51FE" w:rsidRDefault="00CC5DD6" w:rsidP="00CC5DD6">
      <w:pPr>
        <w:spacing w:after="0" w:line="240" w:lineRule="auto"/>
      </w:pPr>
    </w:p>
    <w:p w14:paraId="787C8D84" w14:textId="77777777" w:rsidR="00CC5DD6" w:rsidRPr="009B51FE" w:rsidRDefault="00CC5DD6" w:rsidP="00CC5DD6">
      <w:pPr>
        <w:spacing w:after="0" w:line="240" w:lineRule="auto"/>
      </w:pPr>
      <w:r w:rsidRPr="009B51FE">
        <w:rPr>
          <w:b/>
          <w:bCs/>
        </w:rPr>
        <w:t>Consent for publication:</w:t>
      </w:r>
      <w:r w:rsidRPr="009B51FE">
        <w:t xml:space="preserve"> Not applicable. This manuscript does not contain any individual person’s data in any form (including identifiable details, images, or videos).</w:t>
      </w:r>
    </w:p>
    <w:p w14:paraId="5D4DF072" w14:textId="77777777" w:rsidR="00CC5DD6" w:rsidRPr="009B51FE" w:rsidRDefault="00CC5DD6" w:rsidP="00CC5DD6">
      <w:pPr>
        <w:spacing w:after="0" w:line="240" w:lineRule="auto"/>
      </w:pPr>
    </w:p>
    <w:p w14:paraId="120E2A0C" w14:textId="77777777" w:rsidR="00CC5DD6" w:rsidRPr="009B51FE" w:rsidRDefault="00CC5DD6" w:rsidP="00CC5DD6">
      <w:pPr>
        <w:spacing w:after="0" w:line="240" w:lineRule="auto"/>
        <w:rPr>
          <w:rFonts w:ascii="Times New Roman" w:eastAsia="SimSun" w:hAnsi="Times New Roman"/>
          <w:smallCaps/>
          <w:noProof/>
          <w:sz w:val="20"/>
          <w:szCs w:val="20"/>
          <w:lang w:val="en-US"/>
        </w:rPr>
      </w:pPr>
      <w:r w:rsidRPr="009B51FE">
        <w:rPr>
          <w:b/>
          <w:bCs/>
        </w:rPr>
        <w:t>Funding:</w:t>
      </w:r>
      <w:r w:rsidRPr="009B51FE">
        <w:t xml:space="preserve"> No funding was received for conducting this study.</w:t>
      </w:r>
      <w:r w:rsidRPr="009B51FE">
        <w:br w:type="page"/>
      </w:r>
    </w:p>
    <w:p w14:paraId="446FBFAA" w14:textId="77777777" w:rsidR="00DC3864" w:rsidRPr="009B51FE" w:rsidRDefault="00DC3864" w:rsidP="00DC3864">
      <w:pPr>
        <w:pStyle w:val="Heading1"/>
        <w:tabs>
          <w:tab w:val="clear" w:pos="576"/>
        </w:tabs>
        <w:ind w:firstLine="0"/>
        <w:jc w:val="left"/>
        <w:divId w:val="27487803"/>
      </w:pPr>
      <w:r w:rsidRPr="009B51FE">
        <w:lastRenderedPageBreak/>
        <w:t>References</w:t>
      </w:r>
    </w:p>
    <w:p w14:paraId="0E18A42B" w14:textId="77777777" w:rsidR="007114E1" w:rsidRPr="009B51FE" w:rsidRDefault="008A0DE1" w:rsidP="008A0DE1">
      <w:pPr>
        <w:pStyle w:val="ListParagraph"/>
        <w:numPr>
          <w:ilvl w:val="0"/>
          <w:numId w:val="39"/>
        </w:numPr>
        <w:spacing w:after="0"/>
        <w:jc w:val="both"/>
        <w:rPr>
          <w:rFonts w:ascii="Times New Roman" w:eastAsia="SimSun" w:hAnsi="Times New Roman"/>
          <w:spacing w:val="-1"/>
          <w:sz w:val="20"/>
          <w:szCs w:val="20"/>
          <w:lang w:val="en-US"/>
        </w:rPr>
      </w:pPr>
      <w:r w:rsidRPr="009B51FE">
        <w:rPr>
          <w:rFonts w:ascii="Times New Roman" w:eastAsia="SimSun" w:hAnsi="Times New Roman"/>
          <w:spacing w:val="-1"/>
          <w:sz w:val="20"/>
          <w:szCs w:val="20"/>
          <w:lang w:val="en-US"/>
        </w:rPr>
        <w:t>S. Nakamoto, “Bitcoin: A Peer-to-Peer Electronic Cash System,” 2008.</w:t>
      </w:r>
    </w:p>
    <w:p w14:paraId="625EBD11" w14:textId="77777777" w:rsidR="008A0DE1" w:rsidRPr="009B51FE" w:rsidRDefault="008A0DE1" w:rsidP="008A0DE1">
      <w:pPr>
        <w:pStyle w:val="RSR"/>
        <w:numPr>
          <w:ilvl w:val="0"/>
          <w:numId w:val="39"/>
        </w:numPr>
        <w:spacing w:after="0"/>
      </w:pPr>
      <w:r w:rsidRPr="009B51FE">
        <w:t>A. de Vries, “Bitcoin’s Growing Energy Problem,” Joule, vol. 2, no. 5, pp. 801–805, 2018.</w:t>
      </w:r>
    </w:p>
    <w:p w14:paraId="67881EE6" w14:textId="77777777" w:rsidR="007114E1" w:rsidRPr="009B51FE" w:rsidRDefault="008A0DE1" w:rsidP="008A0DE1">
      <w:pPr>
        <w:pStyle w:val="RSR"/>
        <w:spacing w:after="0"/>
        <w:ind w:left="360" w:firstLine="0"/>
      </w:pPr>
      <w:hyperlink r:id="rId15" w:history="1">
        <w:r w:rsidRPr="009B51FE">
          <w:rPr>
            <w:rStyle w:val="Hyperlink"/>
            <w:color w:val="auto"/>
          </w:rPr>
          <w:t>https://doi.org/10.1016/j.joule.2018.04.016</w:t>
        </w:r>
      </w:hyperlink>
      <w:r w:rsidRPr="009B51FE">
        <w:t xml:space="preserve"> </w:t>
      </w:r>
    </w:p>
    <w:p w14:paraId="6C1642B5" w14:textId="77777777" w:rsidR="008A0DE1" w:rsidRPr="009B51FE" w:rsidRDefault="008A0DE1" w:rsidP="008A0DE1">
      <w:pPr>
        <w:pStyle w:val="RSR"/>
        <w:numPr>
          <w:ilvl w:val="0"/>
          <w:numId w:val="39"/>
        </w:numPr>
        <w:spacing w:after="0"/>
      </w:pPr>
      <w:r w:rsidRPr="009B51FE">
        <w:t xml:space="preserve">C. Stoll, L. Klaaßen, and U. </w:t>
      </w:r>
      <w:proofErr w:type="spellStart"/>
      <w:r w:rsidRPr="009B51FE">
        <w:t>Gallersdörfer</w:t>
      </w:r>
      <w:proofErr w:type="spellEnd"/>
      <w:r w:rsidRPr="009B51FE">
        <w:t>, “The Carbon Footprint of Bitcoin,” Nature Climate Change, vol. 9, no. 10, pp. 798–800, 2019.</w:t>
      </w:r>
    </w:p>
    <w:p w14:paraId="2D09FBD6" w14:textId="77777777" w:rsidR="007114E1" w:rsidRPr="009B51FE" w:rsidRDefault="008A0DE1" w:rsidP="008A0DE1">
      <w:pPr>
        <w:pStyle w:val="RSR"/>
        <w:spacing w:after="0"/>
        <w:ind w:left="360" w:firstLine="0"/>
      </w:pPr>
      <w:hyperlink r:id="rId16" w:history="1">
        <w:r w:rsidRPr="009B51FE">
          <w:rPr>
            <w:rStyle w:val="Hyperlink"/>
            <w:color w:val="auto"/>
          </w:rPr>
          <w:t>https://doi.org/10.1016/j.joule.2019.05.012</w:t>
        </w:r>
      </w:hyperlink>
      <w:r w:rsidRPr="009B51FE">
        <w:t xml:space="preserve"> </w:t>
      </w:r>
    </w:p>
    <w:p w14:paraId="730F11BD" w14:textId="77777777" w:rsidR="00181B86" w:rsidRPr="009B51FE" w:rsidRDefault="00181B86" w:rsidP="00181B86">
      <w:pPr>
        <w:pStyle w:val="RSR"/>
        <w:numPr>
          <w:ilvl w:val="0"/>
          <w:numId w:val="39"/>
        </w:numPr>
        <w:spacing w:after="0"/>
      </w:pPr>
      <w:r w:rsidRPr="009B51FE">
        <w:t xml:space="preserve">M. </w:t>
      </w:r>
      <w:proofErr w:type="spellStart"/>
      <w:r w:rsidRPr="009B51FE">
        <w:t>Alharby</w:t>
      </w:r>
      <w:proofErr w:type="spellEnd"/>
      <w:r w:rsidRPr="009B51FE">
        <w:t xml:space="preserve"> and A. van </w:t>
      </w:r>
      <w:proofErr w:type="spellStart"/>
      <w:r w:rsidRPr="009B51FE">
        <w:t>Moorsel</w:t>
      </w:r>
      <w:proofErr w:type="spellEnd"/>
      <w:r w:rsidRPr="009B51FE">
        <w:t>, “</w:t>
      </w:r>
      <w:proofErr w:type="spellStart"/>
      <w:r w:rsidRPr="009B51FE">
        <w:t>BlockSim</w:t>
      </w:r>
      <w:proofErr w:type="spellEnd"/>
      <w:r w:rsidRPr="009B51FE">
        <w:t>: A Simulation Framework for Blockchain Systems,” Frontiers in Blockchain, vol. 3, Art. no. 28, 2020.</w:t>
      </w:r>
    </w:p>
    <w:p w14:paraId="24286710" w14:textId="77777777" w:rsidR="007114E1" w:rsidRPr="009B51FE" w:rsidRDefault="00181B86" w:rsidP="00181B86">
      <w:pPr>
        <w:pStyle w:val="RSR"/>
        <w:spacing w:after="0"/>
        <w:ind w:left="360" w:firstLine="0"/>
      </w:pPr>
      <w:hyperlink r:id="rId17" w:history="1">
        <w:r w:rsidRPr="009B51FE">
          <w:rPr>
            <w:rStyle w:val="Hyperlink"/>
            <w:color w:val="auto"/>
          </w:rPr>
          <w:t>https://dl.acm.org/doi/10.1145/3308897.3308956</w:t>
        </w:r>
      </w:hyperlink>
      <w:r w:rsidRPr="009B51FE">
        <w:t xml:space="preserve"> </w:t>
      </w:r>
    </w:p>
    <w:p w14:paraId="3D069DC4" w14:textId="77777777" w:rsidR="00181B86" w:rsidRPr="009B51FE" w:rsidRDefault="00181B86" w:rsidP="00181B86">
      <w:pPr>
        <w:pStyle w:val="RSR"/>
        <w:numPr>
          <w:ilvl w:val="0"/>
          <w:numId w:val="39"/>
        </w:numPr>
        <w:spacing w:after="0"/>
      </w:pPr>
      <w:r w:rsidRPr="009B51FE">
        <w:t xml:space="preserve">Singh, Brijendra Pratap, and Manoj Madhava Gore. "Cyber-physical energy system simulation tool: framework for network co-simulation, </w:t>
      </w:r>
      <w:proofErr w:type="spellStart"/>
      <w:r w:rsidRPr="009B51FE">
        <w:t>GridLAB</w:t>
      </w:r>
      <w:proofErr w:type="spellEnd"/>
      <w:r w:rsidRPr="009B51FE">
        <w:t>-D and ns-3." International Journal of Simulation and Process Modelling 18, no. 4 (2022): 314-328.</w:t>
      </w:r>
    </w:p>
    <w:p w14:paraId="41DF3096" w14:textId="77777777" w:rsidR="007114E1" w:rsidRPr="009B51FE" w:rsidRDefault="00181B86" w:rsidP="00181B86">
      <w:pPr>
        <w:pStyle w:val="RSR"/>
        <w:spacing w:after="0"/>
        <w:ind w:left="360" w:firstLine="0"/>
      </w:pPr>
      <w:hyperlink r:id="rId18" w:history="1">
        <w:r w:rsidRPr="009B51FE">
          <w:rPr>
            <w:rStyle w:val="Hyperlink"/>
            <w:color w:val="auto"/>
          </w:rPr>
          <w:t>https://doi.org/10.1504/IJSPM.2022.128289</w:t>
        </w:r>
      </w:hyperlink>
      <w:r w:rsidRPr="009B51FE">
        <w:t xml:space="preserve"> </w:t>
      </w:r>
    </w:p>
    <w:p w14:paraId="2A57AFCD" w14:textId="77777777" w:rsidR="00181B86" w:rsidRPr="009B51FE" w:rsidRDefault="00181B86" w:rsidP="00181B86">
      <w:pPr>
        <w:pStyle w:val="RSR"/>
        <w:numPr>
          <w:ilvl w:val="0"/>
          <w:numId w:val="39"/>
        </w:numPr>
        <w:spacing w:after="0"/>
      </w:pPr>
      <w:r w:rsidRPr="009B51FE">
        <w:t xml:space="preserve">Y. Aoki, K. Otsuki, T. Kaneko, R. Banno, and K. </w:t>
      </w:r>
      <w:proofErr w:type="spellStart"/>
      <w:r w:rsidRPr="009B51FE">
        <w:t>Shudo</w:t>
      </w:r>
      <w:proofErr w:type="spellEnd"/>
      <w:r w:rsidRPr="009B51FE">
        <w:t>, “</w:t>
      </w:r>
      <w:proofErr w:type="spellStart"/>
      <w:r w:rsidRPr="009B51FE">
        <w:t>SimBlock</w:t>
      </w:r>
      <w:proofErr w:type="spellEnd"/>
      <w:r w:rsidRPr="009B51FE">
        <w:t>: A Blockchain Network Simulator,” IEEE INFOCOM Workshops, pp. 325–329, 2019.</w:t>
      </w:r>
    </w:p>
    <w:p w14:paraId="010025FD" w14:textId="77777777" w:rsidR="007114E1" w:rsidRPr="009B51FE" w:rsidRDefault="00181B86" w:rsidP="00181B86">
      <w:pPr>
        <w:pStyle w:val="RSR"/>
        <w:spacing w:after="0"/>
        <w:ind w:left="360" w:firstLine="0"/>
      </w:pPr>
      <w:hyperlink r:id="rId19" w:history="1">
        <w:r w:rsidRPr="009B51FE">
          <w:rPr>
            <w:rStyle w:val="Hyperlink"/>
            <w:color w:val="auto"/>
          </w:rPr>
          <w:t>https://doi.org/10.1109/INFCOMW.2019.8845253</w:t>
        </w:r>
      </w:hyperlink>
      <w:r w:rsidRPr="009B51FE">
        <w:t xml:space="preserve"> </w:t>
      </w:r>
    </w:p>
    <w:p w14:paraId="7DBE1E91" w14:textId="77777777" w:rsidR="00181B86" w:rsidRPr="009B51FE" w:rsidRDefault="00181B86" w:rsidP="00181B86">
      <w:pPr>
        <w:pStyle w:val="RSR"/>
        <w:numPr>
          <w:ilvl w:val="0"/>
          <w:numId w:val="39"/>
        </w:numPr>
        <w:spacing w:after="0"/>
      </w:pPr>
      <w:r w:rsidRPr="009B51FE">
        <w:t>J. B. Schwartz et al., “JABS: A Framework for Blockchain Consensus Evaluation,” IEEE Transactions on Network and Service Management, vol. 17, no. 2, pp. 1274–1287, 2020.</w:t>
      </w:r>
    </w:p>
    <w:p w14:paraId="01A7A1B5" w14:textId="77777777" w:rsidR="007114E1" w:rsidRPr="009B51FE" w:rsidRDefault="00181B86" w:rsidP="00181B86">
      <w:pPr>
        <w:pStyle w:val="RSR"/>
        <w:spacing w:after="0"/>
        <w:ind w:left="360" w:firstLine="0"/>
      </w:pPr>
      <w:hyperlink r:id="rId20" w:history="1">
        <w:r w:rsidRPr="009B51FE">
          <w:rPr>
            <w:rStyle w:val="Hyperlink"/>
            <w:color w:val="auto"/>
          </w:rPr>
          <w:t>https://doi.org/10.1109/TNSE.2023.3282916</w:t>
        </w:r>
      </w:hyperlink>
      <w:r w:rsidRPr="009B51FE">
        <w:t xml:space="preserve"> </w:t>
      </w:r>
    </w:p>
    <w:p w14:paraId="16F35388" w14:textId="77777777" w:rsidR="00181B86" w:rsidRPr="009B51FE" w:rsidRDefault="00181B86" w:rsidP="00181B86">
      <w:pPr>
        <w:pStyle w:val="RSR"/>
        <w:numPr>
          <w:ilvl w:val="0"/>
          <w:numId w:val="39"/>
        </w:numPr>
        <w:spacing w:after="0"/>
      </w:pPr>
      <w:r w:rsidRPr="009B51FE">
        <w:t>C. Gervais et al., “On the Security and Performance of Proof of Work Blockchains,” ACM CCS, pp. 3–16, 2016.</w:t>
      </w:r>
    </w:p>
    <w:p w14:paraId="0FD8336B" w14:textId="77777777" w:rsidR="007114E1" w:rsidRPr="009B51FE" w:rsidRDefault="00181B86" w:rsidP="00181B86">
      <w:pPr>
        <w:pStyle w:val="RSR"/>
        <w:spacing w:after="0"/>
        <w:ind w:left="360" w:firstLine="0"/>
      </w:pPr>
      <w:hyperlink r:id="rId21" w:history="1">
        <w:r w:rsidRPr="009B51FE">
          <w:rPr>
            <w:rStyle w:val="Hyperlink"/>
            <w:color w:val="auto"/>
          </w:rPr>
          <w:t>https://doi.org/10.1145/2976749.2978341</w:t>
        </w:r>
      </w:hyperlink>
      <w:r w:rsidRPr="009B51FE">
        <w:t xml:space="preserve"> </w:t>
      </w:r>
    </w:p>
    <w:p w14:paraId="743958E3" w14:textId="77777777" w:rsidR="00181B86" w:rsidRPr="009B51FE" w:rsidRDefault="00181B86" w:rsidP="00181B86">
      <w:pPr>
        <w:pStyle w:val="RSR"/>
        <w:numPr>
          <w:ilvl w:val="0"/>
          <w:numId w:val="39"/>
        </w:numPr>
        <w:spacing w:after="0"/>
      </w:pPr>
      <w:r w:rsidRPr="009B51FE">
        <w:t>D. R. Figueiredo et al., “An Energy Framework for the ns-3 Network Simulator (ns-3),” Simulation Modelling Practice and Theory, vol. 29, pp. 1–15, 2012.</w:t>
      </w:r>
    </w:p>
    <w:p w14:paraId="5713E9D2" w14:textId="77777777" w:rsidR="007114E1" w:rsidRPr="009B51FE" w:rsidRDefault="00181B86" w:rsidP="00181B86">
      <w:pPr>
        <w:pStyle w:val="RSR"/>
        <w:spacing w:after="0"/>
        <w:ind w:left="360" w:firstLine="0"/>
      </w:pPr>
      <w:hyperlink r:id="rId22" w:history="1">
        <w:r w:rsidRPr="009B51FE">
          <w:rPr>
            <w:rStyle w:val="Hyperlink"/>
            <w:color w:val="auto"/>
          </w:rPr>
          <w:t>https://doi.org/10.4108/icst.simutools.2011.245534</w:t>
        </w:r>
      </w:hyperlink>
      <w:r w:rsidRPr="009B51FE">
        <w:t xml:space="preserve"> </w:t>
      </w:r>
    </w:p>
    <w:p w14:paraId="31FE0E5B" w14:textId="77777777" w:rsidR="00ED4253" w:rsidRPr="009B51FE" w:rsidRDefault="00ED4253" w:rsidP="00ED4253">
      <w:pPr>
        <w:pStyle w:val="RSR"/>
        <w:numPr>
          <w:ilvl w:val="0"/>
          <w:numId w:val="39"/>
        </w:numPr>
        <w:spacing w:after="0"/>
      </w:pPr>
      <w:r w:rsidRPr="009B51FE">
        <w:t xml:space="preserve">Lund, Eirik Harald, Letizia Jaccheri, </w:t>
      </w:r>
      <w:proofErr w:type="spellStart"/>
      <w:r w:rsidRPr="009B51FE">
        <w:t>Jingyue</w:t>
      </w:r>
      <w:proofErr w:type="spellEnd"/>
      <w:r w:rsidRPr="009B51FE">
        <w:t xml:space="preserve"> Li, Orges Cico, and Xiaoying Bai. "Blockchain and sustainability: A systematic mapping study." In 2019 IEEE/ACM 2nd International Workshop on Emerging Trends in Software Engineering for Blockchain (WETSEB), pp. 16-23. IEEE, 2019.</w:t>
      </w:r>
    </w:p>
    <w:p w14:paraId="7A799691" w14:textId="77777777" w:rsidR="007114E1" w:rsidRPr="009B51FE" w:rsidRDefault="00ED4253" w:rsidP="00ED4253">
      <w:pPr>
        <w:pStyle w:val="RSR"/>
        <w:spacing w:after="0"/>
        <w:ind w:left="360" w:firstLine="0"/>
      </w:pPr>
      <w:hyperlink r:id="rId23" w:history="1">
        <w:r w:rsidRPr="009B51FE">
          <w:rPr>
            <w:rStyle w:val="Hyperlink"/>
            <w:color w:val="auto"/>
          </w:rPr>
          <w:t>https://doi.org/10.1109/WETSEB.2019.00009</w:t>
        </w:r>
      </w:hyperlink>
      <w:del w:id="1104" w:author="Editor Revision" w:date="2026-07-22T00:00:00Z">
        <w:r w:rsidRPr="009B51FE">
          <w:delText xml:space="preserve"> </w:delText>
        </w:r>
      </w:del>
      <w:del w:id="1105" w:author="Editor Revision" w:date="2026-07-22T00:00:00Z">
        <w:r w:rsidR="007114E1" w:rsidRPr="009B51FE">
          <w:delText xml:space="preserve">.</w:delText>
        </w:r>
      </w:del>
    </w:p>
    <w:p w14:paraId="25922CE4" w14:textId="77777777" w:rsidR="00ED4253" w:rsidRPr="009B51FE" w:rsidRDefault="00ED4253" w:rsidP="00ED4253">
      <w:pPr>
        <w:pStyle w:val="RSR"/>
        <w:numPr>
          <w:ilvl w:val="0"/>
          <w:numId w:val="39"/>
        </w:numPr>
        <w:spacing w:after="0"/>
      </w:pPr>
      <w:r w:rsidRPr="009B51FE">
        <w:t>L. M. Feeney and M. Nilsson, “Investigating the Energy Consumption of a Wireless Network Interface in an Ad Hoc Networking Environment,” IEEE INFOCOM, pp. 1548–1557, 2001.</w:t>
      </w:r>
    </w:p>
    <w:p w14:paraId="73D0F62D" w14:textId="77777777" w:rsidR="00E35852" w:rsidRPr="009B51FE" w:rsidRDefault="00ED4253" w:rsidP="00ED4253">
      <w:pPr>
        <w:pStyle w:val="RSR"/>
        <w:spacing w:after="0"/>
        <w:ind w:left="360" w:firstLine="0"/>
      </w:pPr>
      <w:hyperlink r:id="rId24" w:history="1">
        <w:r w:rsidRPr="009B51FE">
          <w:rPr>
            <w:rStyle w:val="Hyperlink"/>
            <w:color w:val="auto"/>
          </w:rPr>
          <w:t>https://doi.org/10.1109/INFCOM.2001.916651</w:t>
        </w:r>
      </w:hyperlink>
      <w:r w:rsidRPr="009B51FE">
        <w:t xml:space="preserve"> </w:t>
      </w:r>
    </w:p>
    <w:p w14:paraId="328103E6" w14:textId="77777777" w:rsidR="00ED4253" w:rsidRPr="009B51FE" w:rsidRDefault="00ED4253" w:rsidP="00ED4253">
      <w:pPr>
        <w:pStyle w:val="RSR"/>
        <w:numPr>
          <w:ilvl w:val="0"/>
          <w:numId w:val="39"/>
        </w:numPr>
        <w:spacing w:after="0"/>
      </w:pPr>
      <w:r w:rsidRPr="009B51FE">
        <w:t>Y. Xiao, N. Zhang, W. Lou, and Y. T. Hou, “A Survey of Distributed Consensus Protocols for Blockchain Networks,” IEEE Communications Surveys &amp; Tutorials, vol. 22, no. 2, pp. 1432–1465, 2020.</w:t>
      </w:r>
    </w:p>
    <w:p w14:paraId="1A7F6998" w14:textId="77777777" w:rsidR="00E35852" w:rsidRPr="009B51FE" w:rsidRDefault="00ED4253" w:rsidP="00ED4253">
      <w:pPr>
        <w:pStyle w:val="RSR"/>
        <w:spacing w:after="0"/>
        <w:ind w:left="360" w:firstLine="0"/>
      </w:pPr>
      <w:hyperlink r:id="rId25" w:history="1">
        <w:r w:rsidRPr="009B51FE">
          <w:rPr>
            <w:rStyle w:val="Hyperlink"/>
            <w:color w:val="auto"/>
          </w:rPr>
          <w:t>https://doi.org/10.1109/COMST.2020.2969706</w:t>
        </w:r>
      </w:hyperlink>
      <w:r w:rsidRPr="009B51FE">
        <w:t xml:space="preserve"> </w:t>
      </w:r>
    </w:p>
    <w:p w14:paraId="2502BA4C" w14:textId="77777777" w:rsidR="00ED4253" w:rsidRPr="009B51FE" w:rsidRDefault="00ED4253" w:rsidP="00ED4253">
      <w:pPr>
        <w:pStyle w:val="RSR"/>
        <w:numPr>
          <w:ilvl w:val="0"/>
          <w:numId w:val="39"/>
        </w:numPr>
        <w:spacing w:after="0"/>
      </w:pPr>
      <w:r w:rsidRPr="009B51FE">
        <w:t xml:space="preserve">G. P. Peters, R. M. Andrew, T. Boden, J. G. </w:t>
      </w:r>
      <w:proofErr w:type="spellStart"/>
      <w:r w:rsidRPr="009B51FE">
        <w:t>Canadell</w:t>
      </w:r>
      <w:proofErr w:type="spellEnd"/>
      <w:r w:rsidRPr="009B51FE">
        <w:t xml:space="preserve">, and P. </w:t>
      </w:r>
      <w:proofErr w:type="spellStart"/>
      <w:r w:rsidRPr="009B51FE">
        <w:t>Friedlingstein</w:t>
      </w:r>
      <w:proofErr w:type="spellEnd"/>
      <w:r w:rsidRPr="009B51FE">
        <w:t>, “The Challenge to Keep Global Warming Below 2 °C,” Nature Climate Change, vol. 3, no. 1, pp. 4–6, 2013.</w:t>
      </w:r>
    </w:p>
    <w:p w14:paraId="74B1B36C" w14:textId="77777777" w:rsidR="007114E1" w:rsidRPr="009B51FE" w:rsidRDefault="00ED4253" w:rsidP="00ED4253">
      <w:pPr>
        <w:pStyle w:val="RSR"/>
        <w:spacing w:after="0"/>
        <w:ind w:left="360" w:firstLine="0"/>
      </w:pPr>
      <w:hyperlink r:id="rId26" w:history="1">
        <w:r w:rsidRPr="009B51FE">
          <w:rPr>
            <w:rStyle w:val="Hyperlink"/>
            <w:color w:val="auto"/>
          </w:rPr>
          <w:t>https://doi.org/10.1038/nclimate1783</w:t>
        </w:r>
      </w:hyperlink>
      <w:r w:rsidRPr="009B51FE">
        <w:t xml:space="preserve"> </w:t>
      </w:r>
    </w:p>
    <w:p w14:paraId="603D30D1" w14:textId="77777777" w:rsidR="00ED4253" w:rsidRPr="009B51FE" w:rsidRDefault="00ED4253" w:rsidP="00ED4253">
      <w:pPr>
        <w:pStyle w:val="RSR"/>
        <w:numPr>
          <w:ilvl w:val="0"/>
          <w:numId w:val="39"/>
        </w:numPr>
        <w:spacing w:after="0"/>
      </w:pPr>
      <w:r w:rsidRPr="009B51FE">
        <w:t>IPCC, “2019 Refinement to the 2006 IPCC Guidelines for National Greenhouse Gas Inventories,” Intergovernmental Panel on Climate Change, 2019.</w:t>
      </w:r>
    </w:p>
    <w:p w14:paraId="2686A210" w14:textId="77777777" w:rsidR="00ED4253" w:rsidRPr="009B51FE" w:rsidRDefault="00ED4253" w:rsidP="00ED4253">
      <w:pPr>
        <w:pStyle w:val="RSR"/>
        <w:spacing w:after="0"/>
        <w:ind w:left="360" w:firstLine="0"/>
      </w:pPr>
      <w:proofErr w:type="gramStart"/>
      <w:del w:id="1109" w:author="Editor Revision" w:date="2026-07-22T00:00:00Z">
        <w:r w:rsidRPr="009B51FE">
          <w:delText xml:space="preserve">Website:</w:delText>
        </w:r>
      </w:del>
      <w:ins w:id="1108" w:author="Editor Revision" w:date="2026-07-22T00:00:00Z">
        <w:r>
          <w:rPr>
            <w:color w:val="FF0000"/>
          </w:rPr>
          <w:t xml:space="preserve">Available: </w:t>
        </w:r>
      </w:ins>
      <w:r w:rsidRPr="009B51FE">
        <w:rPr>
          <w:i/>
          <w:iCs/>
        </w:rPr>
        <w:t>https://www.ipcc.ch/report/2019-refinement-to-the-2006-ipcc-guidelines-for-national-greenhouse-gas-inventories/</w:t>
      </w:r>
      <w:proofErr w:type="gramEnd"/>
      <w:r w:rsidRPr="009B51FE">
        <w:t xml:space="preserve"> </w:t>
      </w:r>
    </w:p>
    <w:p w14:paraId="1603F504" w14:textId="77777777" w:rsidR="007114E1" w:rsidRPr="009B51FE" w:rsidRDefault="00ED4253" w:rsidP="00ED4253">
      <w:pPr>
        <w:pStyle w:val="RSR"/>
        <w:spacing w:after="0"/>
        <w:ind w:left="360" w:firstLine="0"/>
      </w:pPr>
      <w:r w:rsidRPr="009B51FE">
        <w:t>Last access 21/01/2026</w:t>
      </w:r>
      <w:r w:rsidR="007114E1" w:rsidRPr="009B51FE">
        <w:t>.</w:t>
      </w:r>
    </w:p>
    <w:p w14:paraId="30DB4C95" w14:textId="77777777" w:rsidR="00ED4253" w:rsidRPr="009B51FE" w:rsidRDefault="00ED4253" w:rsidP="00ED4253">
      <w:pPr>
        <w:pStyle w:val="RSR"/>
        <w:numPr>
          <w:ilvl w:val="0"/>
          <w:numId w:val="39"/>
        </w:numPr>
        <w:spacing w:after="0"/>
      </w:pPr>
      <w:r w:rsidRPr="009B51FE">
        <w:t>A. de Vries, “Renewable Energy Will Not Solve Bitcoin’s Sustainability Problem,” Joule, vol. 3, no. 4, pp. 893–898, 2019.</w:t>
      </w:r>
    </w:p>
    <w:p w14:paraId="6815B775" w14:textId="77777777" w:rsidR="007114E1" w:rsidRPr="009B51FE" w:rsidRDefault="00ED4253" w:rsidP="00ED4253">
      <w:pPr>
        <w:pStyle w:val="RSR"/>
        <w:spacing w:after="0"/>
        <w:ind w:left="360" w:firstLine="0"/>
      </w:pPr>
      <w:hyperlink r:id="rId27" w:history="1">
        <w:r w:rsidRPr="009B51FE">
          <w:rPr>
            <w:rStyle w:val="Hyperlink"/>
            <w:color w:val="auto"/>
          </w:rPr>
          <w:t>https://doi.org/10.1016/j.joule.2019.02.007</w:t>
        </w:r>
      </w:hyperlink>
      <w:r w:rsidRPr="009B51FE">
        <w:t xml:space="preserve"> </w:t>
      </w:r>
    </w:p>
    <w:p w14:paraId="242C00B6" w14:textId="77777777" w:rsidR="00ED4253" w:rsidRPr="009B51FE" w:rsidRDefault="007114E1" w:rsidP="00ED4253">
      <w:pPr>
        <w:pStyle w:val="RSR"/>
        <w:numPr>
          <w:ilvl w:val="0"/>
          <w:numId w:val="39"/>
        </w:numPr>
        <w:spacing w:after="0"/>
      </w:pPr>
      <w:del w:id="1103" w:author="Editor Revision" w:date="2026-07-22T00:00:00Z">
        <w:r>
          <w:delText xml:space="preserve">] </w:delText>
        </w:r>
      </w:del>
      <w:r w:rsidRPr="009B51FE">
        <w:t xml:space="preserve"/>
      </w:r>
      <w:r w:rsidR="00ED4253" w:rsidRPr="009B51FE">
        <w:t xml:space="preserve">M. </w:t>
      </w:r>
      <w:proofErr w:type="spellStart"/>
      <w:r w:rsidR="00ED4253" w:rsidRPr="009B51FE">
        <w:t>Sedlmeir</w:t>
      </w:r>
      <w:proofErr w:type="spellEnd"/>
      <w:r w:rsidR="00ED4253" w:rsidRPr="009B51FE">
        <w:t>, H. U. Buhl, G. Fridgen, and R. Keller, “The Energy Consumption of Blockchain Technology: Beyond Myth,” Business &amp; Information Systems Engineering, vol. 62, no. 6, pp. 599–608, 2020.</w:t>
      </w:r>
    </w:p>
    <w:p w14:paraId="47240D99" w14:textId="77777777" w:rsidR="007114E1" w:rsidRPr="009B51FE" w:rsidRDefault="00ED4253" w:rsidP="00ED4253">
      <w:pPr>
        <w:pStyle w:val="RSR"/>
        <w:spacing w:after="0"/>
        <w:ind w:left="360" w:firstLine="0"/>
      </w:pPr>
      <w:hyperlink r:id="rId28" w:history="1">
        <w:r w:rsidRPr="009B51FE">
          <w:rPr>
            <w:rStyle w:val="Hyperlink"/>
            <w:color w:val="auto"/>
          </w:rPr>
          <w:t>https://doi.org/10.1007/s12599-020-00656-x</w:t>
        </w:r>
      </w:hyperlink>
      <w:r w:rsidRPr="009B51FE">
        <w:t xml:space="preserve"> </w:t>
      </w:r>
    </w:p>
    <w:p w14:paraId="4D2A8B5C" w14:textId="77777777" w:rsidR="00ED4253" w:rsidRPr="009B51FE" w:rsidRDefault="00ED4253" w:rsidP="00ED4253">
      <w:pPr>
        <w:pStyle w:val="RSR"/>
        <w:numPr>
          <w:ilvl w:val="0"/>
          <w:numId w:val="39"/>
        </w:numPr>
        <w:spacing w:after="0"/>
      </w:pPr>
      <w:r w:rsidRPr="009B51FE">
        <w:t>K. Croman et al., “On Scaling Decentralized Blockchains,” Financial Cryptography and Data Security, pp. 106–125, 2016.</w:t>
      </w:r>
    </w:p>
    <w:p w14:paraId="74312E06" w14:textId="77777777" w:rsidR="007114E1" w:rsidRPr="009B51FE" w:rsidRDefault="00ED4253" w:rsidP="00ED4253">
      <w:pPr>
        <w:pStyle w:val="RSR"/>
        <w:spacing w:after="0"/>
        <w:ind w:left="360" w:firstLine="0"/>
      </w:pPr>
      <w:hyperlink r:id="rId29" w:history="1">
        <w:r w:rsidRPr="009B51FE">
          <w:rPr>
            <w:rStyle w:val="Hyperlink"/>
            <w:color w:val="auto"/>
          </w:rPr>
          <w:t>https://doi.org/10.1007/978-3-662-53357-4_8</w:t>
        </w:r>
      </w:hyperlink>
      <w:del w:id="1106" w:author="Editor Revision" w:date="2026-07-22T00:00:00Z">
        <w:r w:rsidRPr="009B51FE">
          <w:delText xml:space="preserve"> </w:delText>
        </w:r>
      </w:del>
      <w:del w:id="1107" w:author="Editor Revision" w:date="2026-07-22T00:00:00Z">
        <w:r w:rsidR="007114E1" w:rsidRPr="009B51FE">
          <w:delText xml:space="preserve">.</w:delText>
        </w:r>
      </w:del>
    </w:p>
    <w:p w14:paraId="1DBF81B6" w14:textId="77777777" w:rsidR="007114E1" w:rsidRPr="009B51FE" w:rsidRDefault="004E2EB7" w:rsidP="004E2EB7">
      <w:pPr>
        <w:pStyle w:val="RSR"/>
        <w:numPr>
          <w:ilvl w:val="0"/>
          <w:numId w:val="39"/>
        </w:numPr>
        <w:spacing w:after="0"/>
      </w:pPr>
      <w:r w:rsidRPr="009B51FE">
        <w:t>R. S. Rasheed, “</w:t>
      </w:r>
      <w:proofErr w:type="spellStart"/>
      <w:r w:rsidRPr="009B51FE">
        <w:t>BlockSim</w:t>
      </w:r>
      <w:proofErr w:type="spellEnd"/>
      <w:r w:rsidRPr="009B51FE">
        <w:t xml:space="preserve"> (modified implementation),” GitHub repository, accessed Feb. 2, 2026 </w:t>
      </w:r>
    </w:p>
    <w:p w14:paraId="56DFDB63" w14:textId="77777777" w:rsidR="004E2EB7" w:rsidRPr="009B51FE" w:rsidRDefault="004E2EB7" w:rsidP="004E2EB7">
      <w:pPr>
        <w:pStyle w:val="RSR"/>
        <w:spacing w:after="0"/>
        <w:ind w:left="360" w:firstLine="0"/>
      </w:pPr>
      <w:hyperlink r:id="rId30" w:history="1">
        <w:r w:rsidRPr="009B51FE">
          <w:rPr>
            <w:rStyle w:val="Hyperlink"/>
            <w:color w:val="auto"/>
          </w:rPr>
          <w:t>https://github.com/raedrasheed/BlockSim</w:t>
        </w:r>
      </w:hyperlink>
      <w:r w:rsidRPr="009B51FE">
        <w:t xml:space="preserve"> </w:t>
      </w:r>
    </w:p>
    <w:p w14:paraId="3D950625" w14:textId="77777777" w:rsidR="00011119" w:rsidRPr="009B51FE" w:rsidRDefault="00000000" w:rsidP="00011119">
      <w:pPr>
        <w:pStyle w:val="RSR"/>
        <w:numPr>
          <w:ilvl w:val="0"/>
          <w:numId w:val="39"/>
        </w:numPr>
        <w:spacing w:after="0"/>
      </w:pPr>
      <w:r w:rsidRPr="009B51FE">
        <w:t>M. Platt, J. Sedlmeir, D. Platt, J. Xu, P. Tasca, N. Vadgama, and J. I. Ibanez, “The Energy Footprint of Blockchain Consensus Mechanisms Beyond Proof-of-Work,” IEEE 21st Int. Conf. on Software Quality, Reliability and Security Companion (QRS-C), 2021, pp. 1135–1144.</w:t>
      </w:r>
    </w:p>
    <w:p w14:paraId="64F04E9D" w14:textId="7898A647" w:rsidR="009C331D" w:rsidRPr="009B51FE" w:rsidRDefault="00011119" w:rsidP="00011119">
      <w:pPr>
        <w:pStyle w:val="RSR"/>
        <w:spacing w:after="0"/>
        <w:ind w:left="360" w:firstLine="0"/>
      </w:pPr>
      <w:hyperlink r:id="rId31" w:history="1">
        <w:r w:rsidRPr="009B51FE">
          <w:rPr>
            <w:rStyle w:val="Hyperlink"/>
            <w:color w:val="auto"/>
          </w:rPr>
          <w:t>https://doi.org/10.1109/QRS-C55045.2021.00168</w:t>
        </w:r>
      </w:hyperlink>
      <w:r w:rsidRPr="009B51FE">
        <w:t xml:space="preserve"> </w:t>
      </w:r>
    </w:p>
    <w:p w14:paraId="1230E48E" w14:textId="77777777" w:rsidR="00011119" w:rsidRPr="009B51FE" w:rsidRDefault="00000000" w:rsidP="00011119">
      <w:pPr>
        <w:pStyle w:val="RSR"/>
        <w:numPr>
          <w:ilvl w:val="0"/>
          <w:numId w:val="39"/>
        </w:numPr>
        <w:spacing w:after="0"/>
      </w:pPr>
      <w:r w:rsidRPr="009B51FE">
        <w:t>M. Platt, D. Platt, and P. McBurney, “Sybil attack vulnerability trilemma,” International Journal of Parallel, Emergent and Distributed Systems, vol. 39, no. 4, pp. 446–460, 2024.</w:t>
      </w:r>
    </w:p>
    <w:p w14:paraId="7204BB38" w14:textId="545E2160" w:rsidR="009C331D" w:rsidRPr="009B51FE" w:rsidRDefault="00011119" w:rsidP="00011119">
      <w:pPr>
        <w:pStyle w:val="RSR"/>
        <w:spacing w:after="0"/>
        <w:ind w:left="360" w:firstLine="0"/>
      </w:pPr>
      <w:hyperlink r:id="rId32" w:history="1">
        <w:r w:rsidRPr="009B51FE">
          <w:rPr>
            <w:rStyle w:val="Hyperlink"/>
            <w:color w:val="auto"/>
          </w:rPr>
          <w:t>https://doi.org/10.1080/17445760.2024.2352740</w:t>
        </w:r>
      </w:hyperlink>
      <w:r w:rsidRPr="009B51FE">
        <w:t xml:space="preserve"> </w:t>
      </w:r>
    </w:p>
    <w:p w14:paraId="395D578B" w14:textId="77777777" w:rsidR="00011119" w:rsidRPr="009B51FE" w:rsidRDefault="00000000" w:rsidP="00011119">
      <w:pPr>
        <w:pStyle w:val="RSR"/>
        <w:numPr>
          <w:ilvl w:val="0"/>
          <w:numId w:val="39"/>
        </w:numPr>
        <w:spacing w:after="0"/>
      </w:pPr>
      <w:del w:id="1102" w:author="Editor Revision" w:date="2026-07-22T00:00:00Z">
        <w:r>
          <w:delText xml:space="preserve">[21] </w:delText>
        </w:r>
      </w:del>
      <w:r w:rsidRPr="009B51FE">
        <w:t>A. de Vries, “Cryptocurrencies on the Road to Sustainability: Ethereum Paving the Way for Bitcoin,” Patterns, vol. 4, no. 1, art. 100633, 2023.</w:t>
      </w:r>
    </w:p>
    <w:p w14:paraId="3A8F398C" w14:textId="602803EB" w:rsidR="009C331D" w:rsidRPr="009B51FE" w:rsidRDefault="00011119" w:rsidP="00011119">
      <w:pPr>
        <w:pStyle w:val="RSR"/>
        <w:spacing w:after="0"/>
        <w:ind w:left="360" w:firstLine="0"/>
      </w:pPr>
      <w:hyperlink r:id="rId33" w:history="1">
        <w:r w:rsidRPr="009B51FE">
          <w:rPr>
            <w:rStyle w:val="Hyperlink"/>
            <w:color w:val="auto"/>
          </w:rPr>
          <w:t>https://doi.org/10.1016/j.patter.2022.100633</w:t>
        </w:r>
      </w:hyperlink>
      <w:r w:rsidRPr="009B51FE">
        <w:t xml:space="preserve"> </w:t>
      </w:r>
    </w:p>
    <w:p w14:paraId="239F8069" w14:textId="77777777" w:rsidR="00CA1AAD" w:rsidRPr="009B51FE" w:rsidRDefault="00CA1AAD" w:rsidP="00F2611F">
      <w:pPr>
        <w:pStyle w:val="BodyText"/>
        <w:spacing w:line="240" w:lineRule="auto"/>
        <w:ind w:firstLine="0"/>
      </w:pPr>
    </w:p>
    <w:sectPr w:rsidR="00CA1AAD" w:rsidRPr="009B51FE" w:rsidSect="00465B42">
      <w:type w:val="continuous"/>
      <w:pgSz w:w="11906" w:h="16838" w:code="9"/>
      <w:pgMar w:top="1080" w:right="1080" w:bottom="1080" w:left="1080" w:header="706" w:footer="706"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A9697" w14:textId="77777777" w:rsidR="007D078A" w:rsidRDefault="007D078A" w:rsidP="005B1521">
      <w:pPr>
        <w:spacing w:after="0" w:line="240" w:lineRule="auto"/>
      </w:pPr>
      <w:r>
        <w:separator/>
      </w:r>
    </w:p>
  </w:endnote>
  <w:endnote w:type="continuationSeparator" w:id="0">
    <w:p w14:paraId="5C92BFC6" w14:textId="77777777" w:rsidR="007D078A" w:rsidRDefault="007D078A" w:rsidP="005B1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77CC3" w14:textId="77777777" w:rsidR="007D078A" w:rsidRDefault="007D078A" w:rsidP="005B1521">
      <w:pPr>
        <w:spacing w:after="0" w:line="240" w:lineRule="auto"/>
      </w:pPr>
      <w:r>
        <w:separator/>
      </w:r>
    </w:p>
  </w:footnote>
  <w:footnote w:type="continuationSeparator" w:id="0">
    <w:p w14:paraId="73D4B97F" w14:textId="77777777" w:rsidR="007D078A" w:rsidRDefault="007D078A" w:rsidP="005B1521">
      <w:pPr>
        <w:spacing w:after="0" w:line="240" w:lineRule="auto"/>
      </w:pPr>
      <w:r>
        <w:continuationSeparator/>
      </w:r>
    </w:p>
  </w:footnote>
  <w:footnote w:id="1">
    <w:p w14:paraId="21A0DEC6" w14:textId="77777777" w:rsidR="007E4C18" w:rsidRPr="00FF2B21" w:rsidRDefault="007E4C18" w:rsidP="007E4C18">
      <w:pPr>
        <w:pStyle w:val="FootnoteText"/>
        <w:rPr>
          <w:b/>
          <w:bCs/>
          <w:color w:val="EE0000"/>
        </w:rPr>
      </w:pPr>
      <w:r w:rsidRPr="00FF2B21">
        <w:rPr>
          <w:rStyle w:val="FootnoteReference"/>
          <w:b/>
          <w:bCs/>
          <w:color w:val="EE0000"/>
        </w:rPr>
        <w:footnoteRef/>
      </w:r>
      <w:r w:rsidRPr="00FF2B21">
        <w:rPr>
          <w:b/>
          <w:bCs/>
          <w:color w:val="EE0000"/>
        </w:rPr>
        <w:t xml:space="preserve"> Corresponding author: Raed S. Rasheed</w:t>
      </w:r>
    </w:p>
    <w:p w14:paraId="338F26F9" w14:textId="77777777" w:rsidR="00FF2B21" w:rsidRPr="00FF2B21" w:rsidRDefault="007E4C18" w:rsidP="00B9101B">
      <w:pPr>
        <w:pStyle w:val="FootnoteText"/>
        <w:ind w:left="0" w:firstLine="0"/>
        <w:rPr>
          <w:b/>
          <w:bCs/>
          <w:color w:val="EE0000"/>
        </w:rPr>
      </w:pPr>
      <w:r w:rsidRPr="00FF2B21">
        <w:rPr>
          <w:b/>
          <w:bCs/>
          <w:color w:val="EE0000"/>
        </w:rPr>
        <w:t xml:space="preserve">Note: </w:t>
      </w:r>
      <w:r w:rsidR="001249D1" w:rsidRPr="001249D1">
        <w:rPr>
          <w:b/>
          <w:bCs/>
          <w:color w:val="EE0000"/>
        </w:rPr>
        <w:t>No funding was received</w:t>
      </w:r>
      <w:r w:rsidRPr="00FF2B21">
        <w:rPr>
          <w:b/>
          <w:bCs/>
          <w:color w:val="EE0000"/>
        </w:rPr>
        <w:t>. Raed S. Rasheed will pay the total of APC.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2F7"/>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947CF4"/>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C4746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7E08CB"/>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A82EE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EF53AB"/>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B281286"/>
    <w:multiLevelType w:val="hybridMultilevel"/>
    <w:tmpl w:val="91A630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F117C"/>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1EA5407"/>
    <w:multiLevelType w:val="hybridMultilevel"/>
    <w:tmpl w:val="34F26F34"/>
    <w:lvl w:ilvl="0" w:tplc="3930402C">
      <w:numFmt w:val="bullet"/>
      <w:lvlText w:val="•"/>
      <w:lvlJc w:val="left"/>
      <w:pPr>
        <w:ind w:left="724" w:hanging="435"/>
      </w:pPr>
      <w:rPr>
        <w:rFonts w:ascii="Times New Roman" w:eastAsia="SimSun" w:hAnsi="Times New Roman" w:cs="Times New Roman" w:hint="default"/>
      </w:rPr>
    </w:lvl>
    <w:lvl w:ilvl="1" w:tplc="04090003" w:tentative="1">
      <w:start w:val="1"/>
      <w:numFmt w:val="bullet"/>
      <w:lvlText w:val="o"/>
      <w:lvlJc w:val="left"/>
      <w:pPr>
        <w:ind w:left="1369" w:hanging="360"/>
      </w:pPr>
      <w:rPr>
        <w:rFonts w:ascii="Courier New" w:hAnsi="Courier New" w:cs="Courier New" w:hint="default"/>
      </w:rPr>
    </w:lvl>
    <w:lvl w:ilvl="2" w:tplc="04090005" w:tentative="1">
      <w:start w:val="1"/>
      <w:numFmt w:val="bullet"/>
      <w:lvlText w:val=""/>
      <w:lvlJc w:val="left"/>
      <w:pPr>
        <w:ind w:left="2089" w:hanging="360"/>
      </w:pPr>
      <w:rPr>
        <w:rFonts w:ascii="Wingdings" w:hAnsi="Wingdings" w:hint="default"/>
      </w:rPr>
    </w:lvl>
    <w:lvl w:ilvl="3" w:tplc="04090001" w:tentative="1">
      <w:start w:val="1"/>
      <w:numFmt w:val="bullet"/>
      <w:lvlText w:val=""/>
      <w:lvlJc w:val="left"/>
      <w:pPr>
        <w:ind w:left="2809" w:hanging="360"/>
      </w:pPr>
      <w:rPr>
        <w:rFonts w:ascii="Symbol" w:hAnsi="Symbol" w:hint="default"/>
      </w:rPr>
    </w:lvl>
    <w:lvl w:ilvl="4" w:tplc="04090003" w:tentative="1">
      <w:start w:val="1"/>
      <w:numFmt w:val="bullet"/>
      <w:lvlText w:val="o"/>
      <w:lvlJc w:val="left"/>
      <w:pPr>
        <w:ind w:left="3529" w:hanging="360"/>
      </w:pPr>
      <w:rPr>
        <w:rFonts w:ascii="Courier New" w:hAnsi="Courier New" w:cs="Courier New" w:hint="default"/>
      </w:rPr>
    </w:lvl>
    <w:lvl w:ilvl="5" w:tplc="04090005" w:tentative="1">
      <w:start w:val="1"/>
      <w:numFmt w:val="bullet"/>
      <w:lvlText w:val=""/>
      <w:lvlJc w:val="left"/>
      <w:pPr>
        <w:ind w:left="4249" w:hanging="360"/>
      </w:pPr>
      <w:rPr>
        <w:rFonts w:ascii="Wingdings" w:hAnsi="Wingdings" w:hint="default"/>
      </w:rPr>
    </w:lvl>
    <w:lvl w:ilvl="6" w:tplc="04090001" w:tentative="1">
      <w:start w:val="1"/>
      <w:numFmt w:val="bullet"/>
      <w:lvlText w:val=""/>
      <w:lvlJc w:val="left"/>
      <w:pPr>
        <w:ind w:left="4969" w:hanging="360"/>
      </w:pPr>
      <w:rPr>
        <w:rFonts w:ascii="Symbol" w:hAnsi="Symbol" w:hint="default"/>
      </w:rPr>
    </w:lvl>
    <w:lvl w:ilvl="7" w:tplc="04090003" w:tentative="1">
      <w:start w:val="1"/>
      <w:numFmt w:val="bullet"/>
      <w:lvlText w:val="o"/>
      <w:lvlJc w:val="left"/>
      <w:pPr>
        <w:ind w:left="5689" w:hanging="360"/>
      </w:pPr>
      <w:rPr>
        <w:rFonts w:ascii="Courier New" w:hAnsi="Courier New" w:cs="Courier New" w:hint="default"/>
      </w:rPr>
    </w:lvl>
    <w:lvl w:ilvl="8" w:tplc="04090005" w:tentative="1">
      <w:start w:val="1"/>
      <w:numFmt w:val="bullet"/>
      <w:lvlText w:val=""/>
      <w:lvlJc w:val="left"/>
      <w:pPr>
        <w:ind w:left="6409" w:hanging="360"/>
      </w:pPr>
      <w:rPr>
        <w:rFonts w:ascii="Wingdings" w:hAnsi="Wingdings" w:hint="default"/>
      </w:rPr>
    </w:lvl>
  </w:abstractNum>
  <w:abstractNum w:abstractNumId="9" w15:restartNumberingAfterBreak="0">
    <w:nsid w:val="239B23F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C422411"/>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155569F"/>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E84A30"/>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91A4C3D"/>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93A2FD5"/>
    <w:multiLevelType w:val="multilevel"/>
    <w:tmpl w:val="6B980B94"/>
    <w:lvl w:ilvl="0">
      <w:start w:val="1"/>
      <w:numFmt w:val="upperRoman"/>
      <w:lvlText w:val="%1."/>
      <w:lvlJc w:val="right"/>
      <w:pPr>
        <w:ind w:left="936" w:hanging="360"/>
      </w:pPr>
    </w:lvl>
    <w:lvl w:ilvl="1">
      <w:start w:val="1"/>
      <w:numFmt w:val="decimal"/>
      <w:isLgl/>
      <w:lvlText w:val="%1.%2"/>
      <w:lvlJc w:val="left"/>
      <w:pPr>
        <w:ind w:left="936" w:hanging="360"/>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296" w:hanging="720"/>
      </w:pPr>
      <w:rPr>
        <w:rFonts w:hint="default"/>
      </w:rPr>
    </w:lvl>
    <w:lvl w:ilvl="4">
      <w:start w:val="1"/>
      <w:numFmt w:val="decimal"/>
      <w:isLgl/>
      <w:lvlText w:val="%1.%2.%3.%4.%5"/>
      <w:lvlJc w:val="left"/>
      <w:pPr>
        <w:ind w:left="1296" w:hanging="720"/>
      </w:pPr>
      <w:rPr>
        <w:rFonts w:hint="default"/>
      </w:rPr>
    </w:lvl>
    <w:lvl w:ilvl="5">
      <w:start w:val="1"/>
      <w:numFmt w:val="decimal"/>
      <w:isLgl/>
      <w:lvlText w:val="%1.%2.%3.%4.%5.%6"/>
      <w:lvlJc w:val="left"/>
      <w:pPr>
        <w:ind w:left="1656" w:hanging="1080"/>
      </w:pPr>
      <w:rPr>
        <w:rFonts w:hint="default"/>
      </w:rPr>
    </w:lvl>
    <w:lvl w:ilvl="6">
      <w:start w:val="1"/>
      <w:numFmt w:val="decimal"/>
      <w:isLgl/>
      <w:lvlText w:val="%1.%2.%3.%4.%5.%6.%7"/>
      <w:lvlJc w:val="left"/>
      <w:pPr>
        <w:ind w:left="1656" w:hanging="1080"/>
      </w:pPr>
      <w:rPr>
        <w:rFonts w:hint="default"/>
      </w:rPr>
    </w:lvl>
    <w:lvl w:ilvl="7">
      <w:start w:val="1"/>
      <w:numFmt w:val="decimal"/>
      <w:isLgl/>
      <w:lvlText w:val="%1.%2.%3.%4.%5.%6.%7.%8"/>
      <w:lvlJc w:val="left"/>
      <w:pPr>
        <w:ind w:left="2016" w:hanging="1440"/>
      </w:pPr>
      <w:rPr>
        <w:rFonts w:hint="default"/>
      </w:rPr>
    </w:lvl>
    <w:lvl w:ilvl="8">
      <w:start w:val="1"/>
      <w:numFmt w:val="decimal"/>
      <w:isLgl/>
      <w:lvlText w:val="%1.%2.%3.%4.%5.%6.%7.%8.%9"/>
      <w:lvlJc w:val="left"/>
      <w:pPr>
        <w:ind w:left="2016" w:hanging="1440"/>
      </w:pPr>
      <w:rPr>
        <w:rFonts w:hint="default"/>
      </w:rPr>
    </w:lvl>
  </w:abstractNum>
  <w:abstractNum w:abstractNumId="15" w15:restartNumberingAfterBreak="0">
    <w:nsid w:val="4016404E"/>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1B45ECD"/>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32E09F0"/>
    <w:multiLevelType w:val="hybridMultilevel"/>
    <w:tmpl w:val="379EF4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D86A30"/>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6112E3C"/>
    <w:multiLevelType w:val="hybridMultilevel"/>
    <w:tmpl w:val="7902B9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88855A4"/>
    <w:multiLevelType w:val="hybridMultilevel"/>
    <w:tmpl w:val="5BECC0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C534C42"/>
    <w:multiLevelType w:val="hybridMultilevel"/>
    <w:tmpl w:val="914EF4BE"/>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2" w15:restartNumberingAfterBreak="0">
    <w:nsid w:val="50EA79BD"/>
    <w:multiLevelType w:val="hybridMultilevel"/>
    <w:tmpl w:val="2BB652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21375DB"/>
    <w:multiLevelType w:val="hybridMultilevel"/>
    <w:tmpl w:val="5BECC0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79B220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D46053C"/>
    <w:multiLevelType w:val="hybridMultilevel"/>
    <w:tmpl w:val="0C2421FC"/>
    <w:lvl w:ilvl="0" w:tplc="3930402C">
      <w:numFmt w:val="bullet"/>
      <w:lvlText w:val="•"/>
      <w:lvlJc w:val="left"/>
      <w:pPr>
        <w:ind w:left="1013" w:hanging="435"/>
      </w:pPr>
      <w:rPr>
        <w:rFonts w:ascii="Times New Roman" w:eastAsia="SimSun" w:hAnsi="Times New Roman" w:cs="Times New Roman"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6" w15:restartNumberingAfterBreak="0">
    <w:nsid w:val="5D8B65DE"/>
    <w:multiLevelType w:val="hybridMultilevel"/>
    <w:tmpl w:val="379EF49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DFD0944"/>
    <w:multiLevelType w:val="hybridMultilevel"/>
    <w:tmpl w:val="8F90E9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F034115"/>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4C1169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B92FE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A2725BE"/>
    <w:multiLevelType w:val="hybridMultilevel"/>
    <w:tmpl w:val="2BB652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C7D351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B3473A"/>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F597BB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DF6C1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1F818B8"/>
    <w:multiLevelType w:val="hybridMultilevel"/>
    <w:tmpl w:val="86FE62D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303F50"/>
    <w:multiLevelType w:val="hybridMultilevel"/>
    <w:tmpl w:val="238AE97A"/>
    <w:lvl w:ilvl="0" w:tplc="0409000F">
      <w:start w:val="1"/>
      <w:numFmt w:val="decimal"/>
      <w:lvlText w:val="%1."/>
      <w:lvlJc w:val="lef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38" w15:restartNumberingAfterBreak="0">
    <w:nsid w:val="77D5030C"/>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B0B1B7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D3A6A03"/>
    <w:multiLevelType w:val="hybridMultilevel"/>
    <w:tmpl w:val="395E43C4"/>
    <w:lvl w:ilvl="0" w:tplc="D51E678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F150BD1"/>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59818969">
    <w:abstractNumId w:val="14"/>
  </w:num>
  <w:num w:numId="2" w16cid:durableId="958606977">
    <w:abstractNumId w:val="17"/>
  </w:num>
  <w:num w:numId="3" w16cid:durableId="1961065292">
    <w:abstractNumId w:val="19"/>
  </w:num>
  <w:num w:numId="4" w16cid:durableId="82647350">
    <w:abstractNumId w:val="36"/>
  </w:num>
  <w:num w:numId="5" w16cid:durableId="876353858">
    <w:abstractNumId w:val="4"/>
  </w:num>
  <w:num w:numId="6" w16cid:durableId="723408326">
    <w:abstractNumId w:val="23"/>
  </w:num>
  <w:num w:numId="7" w16cid:durableId="969285834">
    <w:abstractNumId w:val="20"/>
  </w:num>
  <w:num w:numId="8" w16cid:durableId="254048748">
    <w:abstractNumId w:val="5"/>
  </w:num>
  <w:num w:numId="9" w16cid:durableId="1303997319">
    <w:abstractNumId w:val="0"/>
  </w:num>
  <w:num w:numId="10" w16cid:durableId="840434083">
    <w:abstractNumId w:val="16"/>
  </w:num>
  <w:num w:numId="11" w16cid:durableId="354313538">
    <w:abstractNumId w:val="28"/>
  </w:num>
  <w:num w:numId="12" w16cid:durableId="162401669">
    <w:abstractNumId w:val="18"/>
  </w:num>
  <w:num w:numId="13" w16cid:durableId="751464468">
    <w:abstractNumId w:val="31"/>
  </w:num>
  <w:num w:numId="14" w16cid:durableId="211691950">
    <w:abstractNumId w:val="22"/>
  </w:num>
  <w:num w:numId="15" w16cid:durableId="1611208331">
    <w:abstractNumId w:val="12"/>
  </w:num>
  <w:num w:numId="16" w16cid:durableId="701906637">
    <w:abstractNumId w:val="27"/>
  </w:num>
  <w:num w:numId="17" w16cid:durableId="1161431129">
    <w:abstractNumId w:val="26"/>
  </w:num>
  <w:num w:numId="18" w16cid:durableId="1686201220">
    <w:abstractNumId w:val="10"/>
  </w:num>
  <w:num w:numId="19" w16cid:durableId="590311698">
    <w:abstractNumId w:val="2"/>
  </w:num>
  <w:num w:numId="20" w16cid:durableId="1989554167">
    <w:abstractNumId w:val="3"/>
  </w:num>
  <w:num w:numId="21" w16cid:durableId="1117795583">
    <w:abstractNumId w:val="33"/>
  </w:num>
  <w:num w:numId="22" w16cid:durableId="1136751574">
    <w:abstractNumId w:val="15"/>
  </w:num>
  <w:num w:numId="23" w16cid:durableId="842551372">
    <w:abstractNumId w:val="9"/>
  </w:num>
  <w:num w:numId="24" w16cid:durableId="1651792301">
    <w:abstractNumId w:val="24"/>
  </w:num>
  <w:num w:numId="25" w16cid:durableId="2007046762">
    <w:abstractNumId w:val="32"/>
  </w:num>
  <w:num w:numId="26" w16cid:durableId="1871406841">
    <w:abstractNumId w:val="34"/>
  </w:num>
  <w:num w:numId="27" w16cid:durableId="1602448765">
    <w:abstractNumId w:val="11"/>
  </w:num>
  <w:num w:numId="28" w16cid:durableId="2047290173">
    <w:abstractNumId w:val="13"/>
  </w:num>
  <w:num w:numId="29" w16cid:durableId="2075617412">
    <w:abstractNumId w:val="41"/>
  </w:num>
  <w:num w:numId="30" w16cid:durableId="2143375820">
    <w:abstractNumId w:val="38"/>
  </w:num>
  <w:num w:numId="31" w16cid:durableId="775752965">
    <w:abstractNumId w:val="6"/>
  </w:num>
  <w:num w:numId="32" w16cid:durableId="2063168399">
    <w:abstractNumId w:val="7"/>
  </w:num>
  <w:num w:numId="33" w16cid:durableId="1269388168">
    <w:abstractNumId w:val="39"/>
  </w:num>
  <w:num w:numId="34" w16cid:durableId="2069188269">
    <w:abstractNumId w:val="1"/>
  </w:num>
  <w:num w:numId="35" w16cid:durableId="709453097">
    <w:abstractNumId w:val="29"/>
  </w:num>
  <w:num w:numId="36" w16cid:durableId="1260875349">
    <w:abstractNumId w:val="30"/>
  </w:num>
  <w:num w:numId="37" w16cid:durableId="1049380481">
    <w:abstractNumId w:val="35"/>
  </w:num>
  <w:num w:numId="38" w16cid:durableId="2018194785">
    <w:abstractNumId w:val="37"/>
  </w:num>
  <w:num w:numId="39" w16cid:durableId="891112329">
    <w:abstractNumId w:val="40"/>
  </w:num>
  <w:num w:numId="40" w16cid:durableId="1114904505">
    <w:abstractNumId w:val="21"/>
  </w:num>
  <w:num w:numId="41" w16cid:durableId="1546990368">
    <w:abstractNumId w:val="8"/>
  </w:num>
  <w:num w:numId="42" w16cid:durableId="1509446246">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D9"/>
    <w:rsid w:val="00000888"/>
    <w:rsid w:val="00000DA7"/>
    <w:rsid w:val="0000367F"/>
    <w:rsid w:val="00005058"/>
    <w:rsid w:val="00006A63"/>
    <w:rsid w:val="00006C28"/>
    <w:rsid w:val="00006CB8"/>
    <w:rsid w:val="0000751E"/>
    <w:rsid w:val="00007830"/>
    <w:rsid w:val="00011119"/>
    <w:rsid w:val="00011718"/>
    <w:rsid w:val="000134A5"/>
    <w:rsid w:val="00014DA2"/>
    <w:rsid w:val="00015B3A"/>
    <w:rsid w:val="00015E0B"/>
    <w:rsid w:val="00016092"/>
    <w:rsid w:val="0001689D"/>
    <w:rsid w:val="00016A57"/>
    <w:rsid w:val="0002189A"/>
    <w:rsid w:val="00021A12"/>
    <w:rsid w:val="00021D79"/>
    <w:rsid w:val="0002374A"/>
    <w:rsid w:val="00023D8E"/>
    <w:rsid w:val="00023E24"/>
    <w:rsid w:val="0002412E"/>
    <w:rsid w:val="00024189"/>
    <w:rsid w:val="00025681"/>
    <w:rsid w:val="00026374"/>
    <w:rsid w:val="000267A2"/>
    <w:rsid w:val="00026A8A"/>
    <w:rsid w:val="00027035"/>
    <w:rsid w:val="000270D0"/>
    <w:rsid w:val="00031536"/>
    <w:rsid w:val="0003259F"/>
    <w:rsid w:val="00034553"/>
    <w:rsid w:val="00034E89"/>
    <w:rsid w:val="00034F5C"/>
    <w:rsid w:val="00035061"/>
    <w:rsid w:val="00037D41"/>
    <w:rsid w:val="00037E95"/>
    <w:rsid w:val="00041210"/>
    <w:rsid w:val="00041370"/>
    <w:rsid w:val="00041702"/>
    <w:rsid w:val="000419C9"/>
    <w:rsid w:val="00042ABF"/>
    <w:rsid w:val="00042E71"/>
    <w:rsid w:val="00043138"/>
    <w:rsid w:val="00043944"/>
    <w:rsid w:val="00044443"/>
    <w:rsid w:val="0004459D"/>
    <w:rsid w:val="00047035"/>
    <w:rsid w:val="00050485"/>
    <w:rsid w:val="00051581"/>
    <w:rsid w:val="00052F82"/>
    <w:rsid w:val="00054E36"/>
    <w:rsid w:val="0005541F"/>
    <w:rsid w:val="00056019"/>
    <w:rsid w:val="00060578"/>
    <w:rsid w:val="00061061"/>
    <w:rsid w:val="00061B9F"/>
    <w:rsid w:val="00061DDE"/>
    <w:rsid w:val="00062174"/>
    <w:rsid w:val="000626DA"/>
    <w:rsid w:val="00062DCC"/>
    <w:rsid w:val="00064772"/>
    <w:rsid w:val="00064954"/>
    <w:rsid w:val="0006506F"/>
    <w:rsid w:val="000670BC"/>
    <w:rsid w:val="00071690"/>
    <w:rsid w:val="000717D6"/>
    <w:rsid w:val="00071D40"/>
    <w:rsid w:val="000726CA"/>
    <w:rsid w:val="0007276C"/>
    <w:rsid w:val="00074E34"/>
    <w:rsid w:val="0007515C"/>
    <w:rsid w:val="00075A78"/>
    <w:rsid w:val="00076138"/>
    <w:rsid w:val="000762A6"/>
    <w:rsid w:val="000774AF"/>
    <w:rsid w:val="00081529"/>
    <w:rsid w:val="000821C2"/>
    <w:rsid w:val="00082277"/>
    <w:rsid w:val="00082C76"/>
    <w:rsid w:val="00083809"/>
    <w:rsid w:val="00083E33"/>
    <w:rsid w:val="00085A3A"/>
    <w:rsid w:val="00085B13"/>
    <w:rsid w:val="00085EE5"/>
    <w:rsid w:val="0008666E"/>
    <w:rsid w:val="00086D0B"/>
    <w:rsid w:val="00086D92"/>
    <w:rsid w:val="00086DFB"/>
    <w:rsid w:val="00086EC7"/>
    <w:rsid w:val="000872B4"/>
    <w:rsid w:val="000873B1"/>
    <w:rsid w:val="00087627"/>
    <w:rsid w:val="000909A1"/>
    <w:rsid w:val="00094332"/>
    <w:rsid w:val="00094938"/>
    <w:rsid w:val="000963E8"/>
    <w:rsid w:val="00097998"/>
    <w:rsid w:val="000A080B"/>
    <w:rsid w:val="000A3A05"/>
    <w:rsid w:val="000A40A0"/>
    <w:rsid w:val="000A4517"/>
    <w:rsid w:val="000A48F6"/>
    <w:rsid w:val="000A5148"/>
    <w:rsid w:val="000A7711"/>
    <w:rsid w:val="000B06B3"/>
    <w:rsid w:val="000B0988"/>
    <w:rsid w:val="000B09C2"/>
    <w:rsid w:val="000B27AD"/>
    <w:rsid w:val="000B4861"/>
    <w:rsid w:val="000B4AD8"/>
    <w:rsid w:val="000B4F4B"/>
    <w:rsid w:val="000B5F38"/>
    <w:rsid w:val="000B6B6B"/>
    <w:rsid w:val="000B705E"/>
    <w:rsid w:val="000B70B8"/>
    <w:rsid w:val="000B7C4D"/>
    <w:rsid w:val="000C01D0"/>
    <w:rsid w:val="000C0CFD"/>
    <w:rsid w:val="000C36AC"/>
    <w:rsid w:val="000C3EDB"/>
    <w:rsid w:val="000C5232"/>
    <w:rsid w:val="000C58FD"/>
    <w:rsid w:val="000C70C6"/>
    <w:rsid w:val="000D007D"/>
    <w:rsid w:val="000D0362"/>
    <w:rsid w:val="000D04DD"/>
    <w:rsid w:val="000D0657"/>
    <w:rsid w:val="000D0AB0"/>
    <w:rsid w:val="000D0BC2"/>
    <w:rsid w:val="000D0E1C"/>
    <w:rsid w:val="000D3288"/>
    <w:rsid w:val="000D411A"/>
    <w:rsid w:val="000D5175"/>
    <w:rsid w:val="000D52D6"/>
    <w:rsid w:val="000D55BF"/>
    <w:rsid w:val="000D576A"/>
    <w:rsid w:val="000D69E6"/>
    <w:rsid w:val="000D6A74"/>
    <w:rsid w:val="000E11EC"/>
    <w:rsid w:val="000E1E2C"/>
    <w:rsid w:val="000E1E49"/>
    <w:rsid w:val="000E21AA"/>
    <w:rsid w:val="000E21B7"/>
    <w:rsid w:val="000E3BB0"/>
    <w:rsid w:val="000E5AB4"/>
    <w:rsid w:val="000E5FAA"/>
    <w:rsid w:val="000E65F8"/>
    <w:rsid w:val="000E69E3"/>
    <w:rsid w:val="000E6C4C"/>
    <w:rsid w:val="000E72F8"/>
    <w:rsid w:val="000F041C"/>
    <w:rsid w:val="000F1B90"/>
    <w:rsid w:val="000F1F10"/>
    <w:rsid w:val="000F268B"/>
    <w:rsid w:val="000F2E90"/>
    <w:rsid w:val="000F3905"/>
    <w:rsid w:val="000F3CCB"/>
    <w:rsid w:val="000F6DB9"/>
    <w:rsid w:val="00100184"/>
    <w:rsid w:val="0010068F"/>
    <w:rsid w:val="00105519"/>
    <w:rsid w:val="00105A76"/>
    <w:rsid w:val="001108C2"/>
    <w:rsid w:val="00111CF0"/>
    <w:rsid w:val="00111FF1"/>
    <w:rsid w:val="00113658"/>
    <w:rsid w:val="0011549D"/>
    <w:rsid w:val="00115DA0"/>
    <w:rsid w:val="001167D3"/>
    <w:rsid w:val="00116A1A"/>
    <w:rsid w:val="00116FB8"/>
    <w:rsid w:val="00116FDA"/>
    <w:rsid w:val="00120632"/>
    <w:rsid w:val="00121821"/>
    <w:rsid w:val="00123D93"/>
    <w:rsid w:val="001249D1"/>
    <w:rsid w:val="00124C4F"/>
    <w:rsid w:val="00130A96"/>
    <w:rsid w:val="00131948"/>
    <w:rsid w:val="001320C5"/>
    <w:rsid w:val="0013282E"/>
    <w:rsid w:val="00133679"/>
    <w:rsid w:val="001341AC"/>
    <w:rsid w:val="00134E58"/>
    <w:rsid w:val="001361F2"/>
    <w:rsid w:val="00136445"/>
    <w:rsid w:val="00140927"/>
    <w:rsid w:val="00142D1E"/>
    <w:rsid w:val="00143790"/>
    <w:rsid w:val="001441C3"/>
    <w:rsid w:val="00144A92"/>
    <w:rsid w:val="00144A9E"/>
    <w:rsid w:val="001465BF"/>
    <w:rsid w:val="00146705"/>
    <w:rsid w:val="00147466"/>
    <w:rsid w:val="0015179D"/>
    <w:rsid w:val="00152A29"/>
    <w:rsid w:val="00153D80"/>
    <w:rsid w:val="001561AA"/>
    <w:rsid w:val="001561F8"/>
    <w:rsid w:val="001566B3"/>
    <w:rsid w:val="00157196"/>
    <w:rsid w:val="00157F0B"/>
    <w:rsid w:val="00161C7F"/>
    <w:rsid w:val="001625CB"/>
    <w:rsid w:val="0016292A"/>
    <w:rsid w:val="00163367"/>
    <w:rsid w:val="001635FA"/>
    <w:rsid w:val="001638C1"/>
    <w:rsid w:val="00164E5A"/>
    <w:rsid w:val="00167639"/>
    <w:rsid w:val="001676C1"/>
    <w:rsid w:val="00167856"/>
    <w:rsid w:val="001706D0"/>
    <w:rsid w:val="00170B38"/>
    <w:rsid w:val="00171EC1"/>
    <w:rsid w:val="0017278E"/>
    <w:rsid w:val="0017297D"/>
    <w:rsid w:val="00172F9D"/>
    <w:rsid w:val="00173F7F"/>
    <w:rsid w:val="00174145"/>
    <w:rsid w:val="0017512B"/>
    <w:rsid w:val="00177C9A"/>
    <w:rsid w:val="00177DEE"/>
    <w:rsid w:val="00180271"/>
    <w:rsid w:val="00181B86"/>
    <w:rsid w:val="001846AA"/>
    <w:rsid w:val="00184CEA"/>
    <w:rsid w:val="001852BE"/>
    <w:rsid w:val="00187025"/>
    <w:rsid w:val="001877A8"/>
    <w:rsid w:val="00191908"/>
    <w:rsid w:val="0019340F"/>
    <w:rsid w:val="00193CC0"/>
    <w:rsid w:val="0019418E"/>
    <w:rsid w:val="00197FA4"/>
    <w:rsid w:val="001A0289"/>
    <w:rsid w:val="001A267D"/>
    <w:rsid w:val="001A3A86"/>
    <w:rsid w:val="001A4C6A"/>
    <w:rsid w:val="001A5651"/>
    <w:rsid w:val="001A6A6B"/>
    <w:rsid w:val="001A754F"/>
    <w:rsid w:val="001B02AF"/>
    <w:rsid w:val="001B05B1"/>
    <w:rsid w:val="001B0AC8"/>
    <w:rsid w:val="001B1683"/>
    <w:rsid w:val="001B1C12"/>
    <w:rsid w:val="001B39D9"/>
    <w:rsid w:val="001B3F0E"/>
    <w:rsid w:val="001B5052"/>
    <w:rsid w:val="001B5B38"/>
    <w:rsid w:val="001C0101"/>
    <w:rsid w:val="001C08C0"/>
    <w:rsid w:val="001C0B17"/>
    <w:rsid w:val="001C0C52"/>
    <w:rsid w:val="001C18D1"/>
    <w:rsid w:val="001C2210"/>
    <w:rsid w:val="001C2B80"/>
    <w:rsid w:val="001C3AD2"/>
    <w:rsid w:val="001C3D46"/>
    <w:rsid w:val="001C6536"/>
    <w:rsid w:val="001C791F"/>
    <w:rsid w:val="001D07E1"/>
    <w:rsid w:val="001D1136"/>
    <w:rsid w:val="001D1E63"/>
    <w:rsid w:val="001D2949"/>
    <w:rsid w:val="001D3683"/>
    <w:rsid w:val="001D4E73"/>
    <w:rsid w:val="001D615C"/>
    <w:rsid w:val="001D708F"/>
    <w:rsid w:val="001D7359"/>
    <w:rsid w:val="001E0288"/>
    <w:rsid w:val="001E0686"/>
    <w:rsid w:val="001E0C0B"/>
    <w:rsid w:val="001E2950"/>
    <w:rsid w:val="001E3016"/>
    <w:rsid w:val="001E3944"/>
    <w:rsid w:val="001E3D57"/>
    <w:rsid w:val="001E49E1"/>
    <w:rsid w:val="001E5EB9"/>
    <w:rsid w:val="001E5EE2"/>
    <w:rsid w:val="001E622E"/>
    <w:rsid w:val="001F19FC"/>
    <w:rsid w:val="001F3AC1"/>
    <w:rsid w:val="001F5416"/>
    <w:rsid w:val="001F572E"/>
    <w:rsid w:val="001F5B0D"/>
    <w:rsid w:val="001F7D3C"/>
    <w:rsid w:val="00200529"/>
    <w:rsid w:val="00200571"/>
    <w:rsid w:val="00201553"/>
    <w:rsid w:val="002034FE"/>
    <w:rsid w:val="00204E43"/>
    <w:rsid w:val="00204E59"/>
    <w:rsid w:val="00205562"/>
    <w:rsid w:val="00205EF2"/>
    <w:rsid w:val="002064AE"/>
    <w:rsid w:val="00211114"/>
    <w:rsid w:val="00211488"/>
    <w:rsid w:val="00212B5F"/>
    <w:rsid w:val="00213164"/>
    <w:rsid w:val="0021365B"/>
    <w:rsid w:val="00215A2B"/>
    <w:rsid w:val="00217B59"/>
    <w:rsid w:val="00217F21"/>
    <w:rsid w:val="002206C7"/>
    <w:rsid w:val="00220C24"/>
    <w:rsid w:val="002217CB"/>
    <w:rsid w:val="002224E7"/>
    <w:rsid w:val="002230EB"/>
    <w:rsid w:val="00223272"/>
    <w:rsid w:val="00223EC3"/>
    <w:rsid w:val="002248D7"/>
    <w:rsid w:val="00224906"/>
    <w:rsid w:val="00225305"/>
    <w:rsid w:val="00226E81"/>
    <w:rsid w:val="00227351"/>
    <w:rsid w:val="002277AB"/>
    <w:rsid w:val="00230451"/>
    <w:rsid w:val="0023085E"/>
    <w:rsid w:val="00230E1A"/>
    <w:rsid w:val="00231B19"/>
    <w:rsid w:val="002322A4"/>
    <w:rsid w:val="00232758"/>
    <w:rsid w:val="002337BE"/>
    <w:rsid w:val="0023445C"/>
    <w:rsid w:val="00234722"/>
    <w:rsid w:val="00234B0E"/>
    <w:rsid w:val="00235995"/>
    <w:rsid w:val="00242C73"/>
    <w:rsid w:val="00243EDB"/>
    <w:rsid w:val="0024617D"/>
    <w:rsid w:val="00246BCF"/>
    <w:rsid w:val="002502E3"/>
    <w:rsid w:val="00251F73"/>
    <w:rsid w:val="002521F1"/>
    <w:rsid w:val="00252496"/>
    <w:rsid w:val="00252A30"/>
    <w:rsid w:val="00252DA7"/>
    <w:rsid w:val="002530CD"/>
    <w:rsid w:val="002551DE"/>
    <w:rsid w:val="00255630"/>
    <w:rsid w:val="00255B4F"/>
    <w:rsid w:val="0025779B"/>
    <w:rsid w:val="00257BE5"/>
    <w:rsid w:val="0026134B"/>
    <w:rsid w:val="00261432"/>
    <w:rsid w:val="002618D3"/>
    <w:rsid w:val="00263A3C"/>
    <w:rsid w:val="0026403C"/>
    <w:rsid w:val="00267242"/>
    <w:rsid w:val="002678C7"/>
    <w:rsid w:val="00270BBB"/>
    <w:rsid w:val="002712A5"/>
    <w:rsid w:val="0027171D"/>
    <w:rsid w:val="00274236"/>
    <w:rsid w:val="00274D88"/>
    <w:rsid w:val="002767C2"/>
    <w:rsid w:val="00277A07"/>
    <w:rsid w:val="00277C91"/>
    <w:rsid w:val="00280807"/>
    <w:rsid w:val="00280C3F"/>
    <w:rsid w:val="00281726"/>
    <w:rsid w:val="00281A74"/>
    <w:rsid w:val="00281DFB"/>
    <w:rsid w:val="00282CB2"/>
    <w:rsid w:val="00282FFC"/>
    <w:rsid w:val="0028310E"/>
    <w:rsid w:val="0028392A"/>
    <w:rsid w:val="002844B3"/>
    <w:rsid w:val="002847AF"/>
    <w:rsid w:val="00284F3F"/>
    <w:rsid w:val="00285581"/>
    <w:rsid w:val="002877D3"/>
    <w:rsid w:val="002877E4"/>
    <w:rsid w:val="00290869"/>
    <w:rsid w:val="00290AC2"/>
    <w:rsid w:val="00292306"/>
    <w:rsid w:val="00293372"/>
    <w:rsid w:val="00295B8D"/>
    <w:rsid w:val="00295C20"/>
    <w:rsid w:val="0029687F"/>
    <w:rsid w:val="002971E3"/>
    <w:rsid w:val="002A083B"/>
    <w:rsid w:val="002A10BE"/>
    <w:rsid w:val="002A1DF7"/>
    <w:rsid w:val="002A256E"/>
    <w:rsid w:val="002A277E"/>
    <w:rsid w:val="002A3BBA"/>
    <w:rsid w:val="002A3FF7"/>
    <w:rsid w:val="002A5CAA"/>
    <w:rsid w:val="002A6A23"/>
    <w:rsid w:val="002A7A3B"/>
    <w:rsid w:val="002B154E"/>
    <w:rsid w:val="002B1FF5"/>
    <w:rsid w:val="002B4E95"/>
    <w:rsid w:val="002B582E"/>
    <w:rsid w:val="002B5F7B"/>
    <w:rsid w:val="002B7283"/>
    <w:rsid w:val="002C05FA"/>
    <w:rsid w:val="002C4DE8"/>
    <w:rsid w:val="002C6133"/>
    <w:rsid w:val="002C6DDE"/>
    <w:rsid w:val="002C7E5F"/>
    <w:rsid w:val="002D01D4"/>
    <w:rsid w:val="002D0881"/>
    <w:rsid w:val="002D2AA7"/>
    <w:rsid w:val="002D3AA9"/>
    <w:rsid w:val="002D5F89"/>
    <w:rsid w:val="002D678B"/>
    <w:rsid w:val="002D6FFF"/>
    <w:rsid w:val="002E1176"/>
    <w:rsid w:val="002E3DEB"/>
    <w:rsid w:val="002E429C"/>
    <w:rsid w:val="002E4AF5"/>
    <w:rsid w:val="002E615B"/>
    <w:rsid w:val="002E6595"/>
    <w:rsid w:val="002E7531"/>
    <w:rsid w:val="002E7ACA"/>
    <w:rsid w:val="002F3F38"/>
    <w:rsid w:val="002F4EB4"/>
    <w:rsid w:val="002F5790"/>
    <w:rsid w:val="002F57DD"/>
    <w:rsid w:val="002F6AAA"/>
    <w:rsid w:val="00301D7F"/>
    <w:rsid w:val="00301E2C"/>
    <w:rsid w:val="00302392"/>
    <w:rsid w:val="0030284F"/>
    <w:rsid w:val="00303010"/>
    <w:rsid w:val="0030466D"/>
    <w:rsid w:val="00304DB1"/>
    <w:rsid w:val="003055BE"/>
    <w:rsid w:val="003055C6"/>
    <w:rsid w:val="003069BF"/>
    <w:rsid w:val="00310469"/>
    <w:rsid w:val="00310AB7"/>
    <w:rsid w:val="00310C43"/>
    <w:rsid w:val="00311B20"/>
    <w:rsid w:val="00311B52"/>
    <w:rsid w:val="00313740"/>
    <w:rsid w:val="00313E16"/>
    <w:rsid w:val="0031669B"/>
    <w:rsid w:val="00317B41"/>
    <w:rsid w:val="00320C74"/>
    <w:rsid w:val="0032647B"/>
    <w:rsid w:val="00327217"/>
    <w:rsid w:val="003276DD"/>
    <w:rsid w:val="003277CE"/>
    <w:rsid w:val="00327E8B"/>
    <w:rsid w:val="00330509"/>
    <w:rsid w:val="0033309D"/>
    <w:rsid w:val="00334684"/>
    <w:rsid w:val="00335AE5"/>
    <w:rsid w:val="00336109"/>
    <w:rsid w:val="00336CC8"/>
    <w:rsid w:val="00342F10"/>
    <w:rsid w:val="0034348B"/>
    <w:rsid w:val="00343FEB"/>
    <w:rsid w:val="00344373"/>
    <w:rsid w:val="00345809"/>
    <w:rsid w:val="00345BE4"/>
    <w:rsid w:val="00346256"/>
    <w:rsid w:val="00350746"/>
    <w:rsid w:val="003508B9"/>
    <w:rsid w:val="00351231"/>
    <w:rsid w:val="00352155"/>
    <w:rsid w:val="00352215"/>
    <w:rsid w:val="003524BC"/>
    <w:rsid w:val="00352B43"/>
    <w:rsid w:val="00353765"/>
    <w:rsid w:val="00353934"/>
    <w:rsid w:val="00353FCD"/>
    <w:rsid w:val="00354296"/>
    <w:rsid w:val="0035598F"/>
    <w:rsid w:val="00356B66"/>
    <w:rsid w:val="00357051"/>
    <w:rsid w:val="00357667"/>
    <w:rsid w:val="003607D6"/>
    <w:rsid w:val="0036091C"/>
    <w:rsid w:val="00361189"/>
    <w:rsid w:val="003615DD"/>
    <w:rsid w:val="003615DE"/>
    <w:rsid w:val="00361C60"/>
    <w:rsid w:val="00361FF6"/>
    <w:rsid w:val="00362D47"/>
    <w:rsid w:val="0036369D"/>
    <w:rsid w:val="00363937"/>
    <w:rsid w:val="00363F5A"/>
    <w:rsid w:val="00364832"/>
    <w:rsid w:val="00365380"/>
    <w:rsid w:val="00372971"/>
    <w:rsid w:val="00373321"/>
    <w:rsid w:val="0037347E"/>
    <w:rsid w:val="003771A7"/>
    <w:rsid w:val="00380B3B"/>
    <w:rsid w:val="00383036"/>
    <w:rsid w:val="0038371D"/>
    <w:rsid w:val="00383C4E"/>
    <w:rsid w:val="00383DDE"/>
    <w:rsid w:val="0038593E"/>
    <w:rsid w:val="00385ED5"/>
    <w:rsid w:val="00385EE7"/>
    <w:rsid w:val="00385F34"/>
    <w:rsid w:val="00386132"/>
    <w:rsid w:val="0038616D"/>
    <w:rsid w:val="0039109A"/>
    <w:rsid w:val="003910D0"/>
    <w:rsid w:val="003920AE"/>
    <w:rsid w:val="00392784"/>
    <w:rsid w:val="00392801"/>
    <w:rsid w:val="00392C73"/>
    <w:rsid w:val="0039472C"/>
    <w:rsid w:val="003955B1"/>
    <w:rsid w:val="003956A1"/>
    <w:rsid w:val="00396CDD"/>
    <w:rsid w:val="00397802"/>
    <w:rsid w:val="00397BB5"/>
    <w:rsid w:val="003A0092"/>
    <w:rsid w:val="003A031F"/>
    <w:rsid w:val="003A0916"/>
    <w:rsid w:val="003A1572"/>
    <w:rsid w:val="003A253B"/>
    <w:rsid w:val="003A26EA"/>
    <w:rsid w:val="003A3312"/>
    <w:rsid w:val="003A33A3"/>
    <w:rsid w:val="003A3BE0"/>
    <w:rsid w:val="003A51D3"/>
    <w:rsid w:val="003A544E"/>
    <w:rsid w:val="003A5CC1"/>
    <w:rsid w:val="003B15C9"/>
    <w:rsid w:val="003B1D3B"/>
    <w:rsid w:val="003B2962"/>
    <w:rsid w:val="003B2D70"/>
    <w:rsid w:val="003B7F13"/>
    <w:rsid w:val="003C0945"/>
    <w:rsid w:val="003C0DB4"/>
    <w:rsid w:val="003C138A"/>
    <w:rsid w:val="003C1B73"/>
    <w:rsid w:val="003C2521"/>
    <w:rsid w:val="003C2C71"/>
    <w:rsid w:val="003C3AD5"/>
    <w:rsid w:val="003C3B5A"/>
    <w:rsid w:val="003C3FE5"/>
    <w:rsid w:val="003C6810"/>
    <w:rsid w:val="003C69EB"/>
    <w:rsid w:val="003C6DE2"/>
    <w:rsid w:val="003C72A5"/>
    <w:rsid w:val="003C74D3"/>
    <w:rsid w:val="003D0861"/>
    <w:rsid w:val="003D1062"/>
    <w:rsid w:val="003D15C3"/>
    <w:rsid w:val="003D1632"/>
    <w:rsid w:val="003D2056"/>
    <w:rsid w:val="003D21F2"/>
    <w:rsid w:val="003D36F0"/>
    <w:rsid w:val="003D510F"/>
    <w:rsid w:val="003D53AB"/>
    <w:rsid w:val="003D7C07"/>
    <w:rsid w:val="003D7E38"/>
    <w:rsid w:val="003E0866"/>
    <w:rsid w:val="003E0956"/>
    <w:rsid w:val="003E52D4"/>
    <w:rsid w:val="003F0B36"/>
    <w:rsid w:val="003F0FC1"/>
    <w:rsid w:val="003F29D2"/>
    <w:rsid w:val="003F697F"/>
    <w:rsid w:val="003F6A62"/>
    <w:rsid w:val="003F6E11"/>
    <w:rsid w:val="003F7AF4"/>
    <w:rsid w:val="00400583"/>
    <w:rsid w:val="004007DF"/>
    <w:rsid w:val="00401B06"/>
    <w:rsid w:val="004045AD"/>
    <w:rsid w:val="00404FFB"/>
    <w:rsid w:val="0040506C"/>
    <w:rsid w:val="00405CE9"/>
    <w:rsid w:val="004075F7"/>
    <w:rsid w:val="004113ED"/>
    <w:rsid w:val="0041140D"/>
    <w:rsid w:val="00413C24"/>
    <w:rsid w:val="004152D8"/>
    <w:rsid w:val="0041570B"/>
    <w:rsid w:val="0041757B"/>
    <w:rsid w:val="00422B38"/>
    <w:rsid w:val="00423C36"/>
    <w:rsid w:val="00424E6E"/>
    <w:rsid w:val="004257C1"/>
    <w:rsid w:val="0042799A"/>
    <w:rsid w:val="00427EB8"/>
    <w:rsid w:val="00432E67"/>
    <w:rsid w:val="00432FB4"/>
    <w:rsid w:val="004363E6"/>
    <w:rsid w:val="0043658F"/>
    <w:rsid w:val="004400D3"/>
    <w:rsid w:val="00440980"/>
    <w:rsid w:val="00441279"/>
    <w:rsid w:val="00441FBE"/>
    <w:rsid w:val="00442C2E"/>
    <w:rsid w:val="00443DFD"/>
    <w:rsid w:val="004451CA"/>
    <w:rsid w:val="00445A62"/>
    <w:rsid w:val="004466C4"/>
    <w:rsid w:val="00447064"/>
    <w:rsid w:val="00447C47"/>
    <w:rsid w:val="0045067C"/>
    <w:rsid w:val="00453234"/>
    <w:rsid w:val="0045342E"/>
    <w:rsid w:val="00453CF2"/>
    <w:rsid w:val="004549E2"/>
    <w:rsid w:val="00455718"/>
    <w:rsid w:val="00455FAC"/>
    <w:rsid w:val="00456427"/>
    <w:rsid w:val="0045759D"/>
    <w:rsid w:val="004604D4"/>
    <w:rsid w:val="004608C1"/>
    <w:rsid w:val="00461167"/>
    <w:rsid w:val="00461AA9"/>
    <w:rsid w:val="00463029"/>
    <w:rsid w:val="0046334E"/>
    <w:rsid w:val="00465B42"/>
    <w:rsid w:val="00465FCF"/>
    <w:rsid w:val="00466B9A"/>
    <w:rsid w:val="004708BE"/>
    <w:rsid w:val="00470C19"/>
    <w:rsid w:val="0047254F"/>
    <w:rsid w:val="00475E8D"/>
    <w:rsid w:val="00476D39"/>
    <w:rsid w:val="00477DEA"/>
    <w:rsid w:val="00477E01"/>
    <w:rsid w:val="004806CA"/>
    <w:rsid w:val="00481E7A"/>
    <w:rsid w:val="00482135"/>
    <w:rsid w:val="00482B5B"/>
    <w:rsid w:val="004834F3"/>
    <w:rsid w:val="00484DBD"/>
    <w:rsid w:val="00485DB3"/>
    <w:rsid w:val="004870D8"/>
    <w:rsid w:val="00487D39"/>
    <w:rsid w:val="00487F7F"/>
    <w:rsid w:val="00490920"/>
    <w:rsid w:val="0049116B"/>
    <w:rsid w:val="00492893"/>
    <w:rsid w:val="00496C74"/>
    <w:rsid w:val="00497A0C"/>
    <w:rsid w:val="004A05BC"/>
    <w:rsid w:val="004A11D5"/>
    <w:rsid w:val="004A179C"/>
    <w:rsid w:val="004A3878"/>
    <w:rsid w:val="004A4C15"/>
    <w:rsid w:val="004A4E1C"/>
    <w:rsid w:val="004A622F"/>
    <w:rsid w:val="004A645C"/>
    <w:rsid w:val="004A753D"/>
    <w:rsid w:val="004A7F1D"/>
    <w:rsid w:val="004B0652"/>
    <w:rsid w:val="004B20C4"/>
    <w:rsid w:val="004B370C"/>
    <w:rsid w:val="004B44A1"/>
    <w:rsid w:val="004B47A5"/>
    <w:rsid w:val="004B4C7D"/>
    <w:rsid w:val="004B5AFC"/>
    <w:rsid w:val="004B634B"/>
    <w:rsid w:val="004B6AB8"/>
    <w:rsid w:val="004B7811"/>
    <w:rsid w:val="004C0FF1"/>
    <w:rsid w:val="004C11DE"/>
    <w:rsid w:val="004C1CD9"/>
    <w:rsid w:val="004C1E56"/>
    <w:rsid w:val="004C3B2B"/>
    <w:rsid w:val="004C4620"/>
    <w:rsid w:val="004C48C6"/>
    <w:rsid w:val="004C4F5C"/>
    <w:rsid w:val="004C5764"/>
    <w:rsid w:val="004C74C5"/>
    <w:rsid w:val="004D048B"/>
    <w:rsid w:val="004D1490"/>
    <w:rsid w:val="004D2873"/>
    <w:rsid w:val="004D2F25"/>
    <w:rsid w:val="004D30CE"/>
    <w:rsid w:val="004D38BF"/>
    <w:rsid w:val="004D65E0"/>
    <w:rsid w:val="004D6A61"/>
    <w:rsid w:val="004D6F17"/>
    <w:rsid w:val="004D74CF"/>
    <w:rsid w:val="004E0117"/>
    <w:rsid w:val="004E2106"/>
    <w:rsid w:val="004E2EB7"/>
    <w:rsid w:val="004E300A"/>
    <w:rsid w:val="004E39FC"/>
    <w:rsid w:val="004E55EB"/>
    <w:rsid w:val="004E61AC"/>
    <w:rsid w:val="004E6919"/>
    <w:rsid w:val="004E7D51"/>
    <w:rsid w:val="004F0A19"/>
    <w:rsid w:val="004F1FEE"/>
    <w:rsid w:val="004F307C"/>
    <w:rsid w:val="004F4167"/>
    <w:rsid w:val="004F56FC"/>
    <w:rsid w:val="004F667A"/>
    <w:rsid w:val="004F6E73"/>
    <w:rsid w:val="004F7884"/>
    <w:rsid w:val="00500CC4"/>
    <w:rsid w:val="00500E5C"/>
    <w:rsid w:val="00501D43"/>
    <w:rsid w:val="005027C5"/>
    <w:rsid w:val="00502EB1"/>
    <w:rsid w:val="00503615"/>
    <w:rsid w:val="00503FD6"/>
    <w:rsid w:val="005047DE"/>
    <w:rsid w:val="0050585D"/>
    <w:rsid w:val="0050611E"/>
    <w:rsid w:val="005065C9"/>
    <w:rsid w:val="0050698D"/>
    <w:rsid w:val="00506DB3"/>
    <w:rsid w:val="00507CD0"/>
    <w:rsid w:val="00511821"/>
    <w:rsid w:val="00511F32"/>
    <w:rsid w:val="005138DF"/>
    <w:rsid w:val="005148B3"/>
    <w:rsid w:val="00521567"/>
    <w:rsid w:val="0052196C"/>
    <w:rsid w:val="0052274E"/>
    <w:rsid w:val="00524E27"/>
    <w:rsid w:val="00524E98"/>
    <w:rsid w:val="005251AC"/>
    <w:rsid w:val="0052568D"/>
    <w:rsid w:val="0052604D"/>
    <w:rsid w:val="00527288"/>
    <w:rsid w:val="005302D5"/>
    <w:rsid w:val="005311D0"/>
    <w:rsid w:val="005314B9"/>
    <w:rsid w:val="005314BC"/>
    <w:rsid w:val="005316ED"/>
    <w:rsid w:val="005317F0"/>
    <w:rsid w:val="00531DD8"/>
    <w:rsid w:val="00532EA6"/>
    <w:rsid w:val="0053385B"/>
    <w:rsid w:val="00533A99"/>
    <w:rsid w:val="00533D70"/>
    <w:rsid w:val="00534202"/>
    <w:rsid w:val="005349F5"/>
    <w:rsid w:val="00535286"/>
    <w:rsid w:val="005365EB"/>
    <w:rsid w:val="00536A13"/>
    <w:rsid w:val="00536CB7"/>
    <w:rsid w:val="00540375"/>
    <w:rsid w:val="00540B75"/>
    <w:rsid w:val="0054115D"/>
    <w:rsid w:val="005413B5"/>
    <w:rsid w:val="0054188B"/>
    <w:rsid w:val="00542230"/>
    <w:rsid w:val="005431DD"/>
    <w:rsid w:val="00543913"/>
    <w:rsid w:val="00544E51"/>
    <w:rsid w:val="00545C2A"/>
    <w:rsid w:val="00545E9B"/>
    <w:rsid w:val="00546D83"/>
    <w:rsid w:val="00547B96"/>
    <w:rsid w:val="005501C5"/>
    <w:rsid w:val="00552259"/>
    <w:rsid w:val="00552CB0"/>
    <w:rsid w:val="00552CF7"/>
    <w:rsid w:val="00553AB0"/>
    <w:rsid w:val="0055608B"/>
    <w:rsid w:val="005578A9"/>
    <w:rsid w:val="00561072"/>
    <w:rsid w:val="00561D35"/>
    <w:rsid w:val="0056226C"/>
    <w:rsid w:val="00562726"/>
    <w:rsid w:val="00563028"/>
    <w:rsid w:val="00563BDB"/>
    <w:rsid w:val="00563FC9"/>
    <w:rsid w:val="005641D2"/>
    <w:rsid w:val="005656C4"/>
    <w:rsid w:val="00566CD4"/>
    <w:rsid w:val="005670E6"/>
    <w:rsid w:val="00567C83"/>
    <w:rsid w:val="00570CFC"/>
    <w:rsid w:val="00571409"/>
    <w:rsid w:val="005722D5"/>
    <w:rsid w:val="00573D3B"/>
    <w:rsid w:val="00573EB8"/>
    <w:rsid w:val="0057465B"/>
    <w:rsid w:val="00577126"/>
    <w:rsid w:val="00577BEF"/>
    <w:rsid w:val="00580742"/>
    <w:rsid w:val="00581582"/>
    <w:rsid w:val="00581F36"/>
    <w:rsid w:val="00582094"/>
    <w:rsid w:val="0058329D"/>
    <w:rsid w:val="005837A6"/>
    <w:rsid w:val="005837CC"/>
    <w:rsid w:val="0058484C"/>
    <w:rsid w:val="00585115"/>
    <w:rsid w:val="005854C2"/>
    <w:rsid w:val="005868A8"/>
    <w:rsid w:val="00587620"/>
    <w:rsid w:val="00590A2F"/>
    <w:rsid w:val="005912B0"/>
    <w:rsid w:val="005912B7"/>
    <w:rsid w:val="00593694"/>
    <w:rsid w:val="00596F00"/>
    <w:rsid w:val="005970F1"/>
    <w:rsid w:val="005A0642"/>
    <w:rsid w:val="005A06AF"/>
    <w:rsid w:val="005A4900"/>
    <w:rsid w:val="005A4F62"/>
    <w:rsid w:val="005A6AF9"/>
    <w:rsid w:val="005A6B2F"/>
    <w:rsid w:val="005A7196"/>
    <w:rsid w:val="005A7426"/>
    <w:rsid w:val="005B1521"/>
    <w:rsid w:val="005B27CA"/>
    <w:rsid w:val="005B2A2C"/>
    <w:rsid w:val="005B2E4F"/>
    <w:rsid w:val="005B2F30"/>
    <w:rsid w:val="005B48EF"/>
    <w:rsid w:val="005B5BBF"/>
    <w:rsid w:val="005B6B1C"/>
    <w:rsid w:val="005C02E9"/>
    <w:rsid w:val="005C236F"/>
    <w:rsid w:val="005C45B4"/>
    <w:rsid w:val="005D08D9"/>
    <w:rsid w:val="005D21C4"/>
    <w:rsid w:val="005D2B19"/>
    <w:rsid w:val="005D2BEC"/>
    <w:rsid w:val="005D374E"/>
    <w:rsid w:val="005D3D8F"/>
    <w:rsid w:val="005E0D8D"/>
    <w:rsid w:val="005E1721"/>
    <w:rsid w:val="005E44BD"/>
    <w:rsid w:val="005E51CB"/>
    <w:rsid w:val="005E6D33"/>
    <w:rsid w:val="005E7BCF"/>
    <w:rsid w:val="005F0A1C"/>
    <w:rsid w:val="005F0FF7"/>
    <w:rsid w:val="005F116A"/>
    <w:rsid w:val="005F1479"/>
    <w:rsid w:val="005F26D4"/>
    <w:rsid w:val="005F425C"/>
    <w:rsid w:val="005F6A4E"/>
    <w:rsid w:val="006006F7"/>
    <w:rsid w:val="00600B62"/>
    <w:rsid w:val="006031F1"/>
    <w:rsid w:val="00603AAD"/>
    <w:rsid w:val="00603CF3"/>
    <w:rsid w:val="00604235"/>
    <w:rsid w:val="00604A1B"/>
    <w:rsid w:val="00605189"/>
    <w:rsid w:val="0060590E"/>
    <w:rsid w:val="00605C9A"/>
    <w:rsid w:val="006062FF"/>
    <w:rsid w:val="006102C9"/>
    <w:rsid w:val="0061117D"/>
    <w:rsid w:val="00611B38"/>
    <w:rsid w:val="0061296F"/>
    <w:rsid w:val="00612E1B"/>
    <w:rsid w:val="00614278"/>
    <w:rsid w:val="00615758"/>
    <w:rsid w:val="006165F8"/>
    <w:rsid w:val="00617943"/>
    <w:rsid w:val="00621C7B"/>
    <w:rsid w:val="0062321E"/>
    <w:rsid w:val="00623406"/>
    <w:rsid w:val="006237B6"/>
    <w:rsid w:val="00624B92"/>
    <w:rsid w:val="00630FED"/>
    <w:rsid w:val="006312BD"/>
    <w:rsid w:val="00631685"/>
    <w:rsid w:val="00632C22"/>
    <w:rsid w:val="00634831"/>
    <w:rsid w:val="006364AC"/>
    <w:rsid w:val="00636AB1"/>
    <w:rsid w:val="00636FC4"/>
    <w:rsid w:val="00637355"/>
    <w:rsid w:val="00640CBE"/>
    <w:rsid w:val="0064288E"/>
    <w:rsid w:val="00643A4C"/>
    <w:rsid w:val="00643ADE"/>
    <w:rsid w:val="00644835"/>
    <w:rsid w:val="00644A1A"/>
    <w:rsid w:val="00645FA0"/>
    <w:rsid w:val="00646677"/>
    <w:rsid w:val="00646E64"/>
    <w:rsid w:val="0065130F"/>
    <w:rsid w:val="006513FC"/>
    <w:rsid w:val="00651A25"/>
    <w:rsid w:val="00652630"/>
    <w:rsid w:val="00652B64"/>
    <w:rsid w:val="00652D48"/>
    <w:rsid w:val="00653717"/>
    <w:rsid w:val="00653EB3"/>
    <w:rsid w:val="00656BA9"/>
    <w:rsid w:val="00656D7C"/>
    <w:rsid w:val="006578F8"/>
    <w:rsid w:val="00660170"/>
    <w:rsid w:val="006611A3"/>
    <w:rsid w:val="0066267E"/>
    <w:rsid w:val="006627EF"/>
    <w:rsid w:val="00664125"/>
    <w:rsid w:val="00664483"/>
    <w:rsid w:val="00664F86"/>
    <w:rsid w:val="00665204"/>
    <w:rsid w:val="0066695A"/>
    <w:rsid w:val="00666A4A"/>
    <w:rsid w:val="00666F08"/>
    <w:rsid w:val="00671C1C"/>
    <w:rsid w:val="00673541"/>
    <w:rsid w:val="00674004"/>
    <w:rsid w:val="00675FEF"/>
    <w:rsid w:val="00676695"/>
    <w:rsid w:val="00680FF5"/>
    <w:rsid w:val="00681239"/>
    <w:rsid w:val="00681D63"/>
    <w:rsid w:val="00683051"/>
    <w:rsid w:val="006869B2"/>
    <w:rsid w:val="00687AE7"/>
    <w:rsid w:val="00690EDB"/>
    <w:rsid w:val="00693C63"/>
    <w:rsid w:val="00693F39"/>
    <w:rsid w:val="0069414B"/>
    <w:rsid w:val="00695B8C"/>
    <w:rsid w:val="0069684E"/>
    <w:rsid w:val="006A10AC"/>
    <w:rsid w:val="006A1517"/>
    <w:rsid w:val="006A161C"/>
    <w:rsid w:val="006A2665"/>
    <w:rsid w:val="006A2809"/>
    <w:rsid w:val="006A30E5"/>
    <w:rsid w:val="006A55CE"/>
    <w:rsid w:val="006A636C"/>
    <w:rsid w:val="006A64F7"/>
    <w:rsid w:val="006A742B"/>
    <w:rsid w:val="006A7C0B"/>
    <w:rsid w:val="006B0480"/>
    <w:rsid w:val="006B0AA6"/>
    <w:rsid w:val="006B0E39"/>
    <w:rsid w:val="006B11A0"/>
    <w:rsid w:val="006B1267"/>
    <w:rsid w:val="006B5077"/>
    <w:rsid w:val="006B584A"/>
    <w:rsid w:val="006B5EAA"/>
    <w:rsid w:val="006B661A"/>
    <w:rsid w:val="006B6B4B"/>
    <w:rsid w:val="006B7693"/>
    <w:rsid w:val="006C0631"/>
    <w:rsid w:val="006C1C0F"/>
    <w:rsid w:val="006C1DF7"/>
    <w:rsid w:val="006C21FE"/>
    <w:rsid w:val="006C31BE"/>
    <w:rsid w:val="006C3386"/>
    <w:rsid w:val="006C3F3E"/>
    <w:rsid w:val="006C5A9A"/>
    <w:rsid w:val="006C7177"/>
    <w:rsid w:val="006C7E41"/>
    <w:rsid w:val="006D0132"/>
    <w:rsid w:val="006D07F8"/>
    <w:rsid w:val="006D13A3"/>
    <w:rsid w:val="006D3441"/>
    <w:rsid w:val="006D5281"/>
    <w:rsid w:val="006D5AC9"/>
    <w:rsid w:val="006D5AE5"/>
    <w:rsid w:val="006D5FFC"/>
    <w:rsid w:val="006E0ECF"/>
    <w:rsid w:val="006E12B8"/>
    <w:rsid w:val="006E1AF5"/>
    <w:rsid w:val="006E1DB9"/>
    <w:rsid w:val="006E239B"/>
    <w:rsid w:val="006E463A"/>
    <w:rsid w:val="006E5D9A"/>
    <w:rsid w:val="006E6071"/>
    <w:rsid w:val="006E660B"/>
    <w:rsid w:val="006E7586"/>
    <w:rsid w:val="006F0ECC"/>
    <w:rsid w:val="006F11A6"/>
    <w:rsid w:val="006F4653"/>
    <w:rsid w:val="006F4868"/>
    <w:rsid w:val="006F51F0"/>
    <w:rsid w:val="006F56BA"/>
    <w:rsid w:val="007003E3"/>
    <w:rsid w:val="00700FD1"/>
    <w:rsid w:val="0070220A"/>
    <w:rsid w:val="00703ABF"/>
    <w:rsid w:val="007040AB"/>
    <w:rsid w:val="007045FB"/>
    <w:rsid w:val="00705CA3"/>
    <w:rsid w:val="00706097"/>
    <w:rsid w:val="00710073"/>
    <w:rsid w:val="007106EA"/>
    <w:rsid w:val="00710DC4"/>
    <w:rsid w:val="007114E1"/>
    <w:rsid w:val="00711DBD"/>
    <w:rsid w:val="00714267"/>
    <w:rsid w:val="007143EF"/>
    <w:rsid w:val="00717D27"/>
    <w:rsid w:val="007202E8"/>
    <w:rsid w:val="00721030"/>
    <w:rsid w:val="007217ED"/>
    <w:rsid w:val="00721A7F"/>
    <w:rsid w:val="00721C21"/>
    <w:rsid w:val="00722090"/>
    <w:rsid w:val="00725605"/>
    <w:rsid w:val="007256CD"/>
    <w:rsid w:val="00732280"/>
    <w:rsid w:val="007327FD"/>
    <w:rsid w:val="00734124"/>
    <w:rsid w:val="00735172"/>
    <w:rsid w:val="007351A5"/>
    <w:rsid w:val="00736158"/>
    <w:rsid w:val="00736495"/>
    <w:rsid w:val="007374B5"/>
    <w:rsid w:val="007374F0"/>
    <w:rsid w:val="007375C1"/>
    <w:rsid w:val="00737DD5"/>
    <w:rsid w:val="00741D7F"/>
    <w:rsid w:val="007420C2"/>
    <w:rsid w:val="00742D1E"/>
    <w:rsid w:val="00742D96"/>
    <w:rsid w:val="007430E0"/>
    <w:rsid w:val="00743B1F"/>
    <w:rsid w:val="00745006"/>
    <w:rsid w:val="0074670E"/>
    <w:rsid w:val="0075125C"/>
    <w:rsid w:val="00751866"/>
    <w:rsid w:val="007518F0"/>
    <w:rsid w:val="00752001"/>
    <w:rsid w:val="0075265F"/>
    <w:rsid w:val="007528E8"/>
    <w:rsid w:val="007550D7"/>
    <w:rsid w:val="007551E4"/>
    <w:rsid w:val="00755FD0"/>
    <w:rsid w:val="0075690A"/>
    <w:rsid w:val="0076053A"/>
    <w:rsid w:val="007621F6"/>
    <w:rsid w:val="00763FF6"/>
    <w:rsid w:val="0076448E"/>
    <w:rsid w:val="007644FA"/>
    <w:rsid w:val="007652A5"/>
    <w:rsid w:val="00765639"/>
    <w:rsid w:val="0077068E"/>
    <w:rsid w:val="0077161E"/>
    <w:rsid w:val="00771C2A"/>
    <w:rsid w:val="00772149"/>
    <w:rsid w:val="00774C1E"/>
    <w:rsid w:val="00774C34"/>
    <w:rsid w:val="00775C7F"/>
    <w:rsid w:val="007761C1"/>
    <w:rsid w:val="00783F50"/>
    <w:rsid w:val="007840C0"/>
    <w:rsid w:val="00784966"/>
    <w:rsid w:val="007861CD"/>
    <w:rsid w:val="0079054F"/>
    <w:rsid w:val="00790D6B"/>
    <w:rsid w:val="00792C02"/>
    <w:rsid w:val="00792C69"/>
    <w:rsid w:val="00793A63"/>
    <w:rsid w:val="007953F0"/>
    <w:rsid w:val="00795C92"/>
    <w:rsid w:val="00796329"/>
    <w:rsid w:val="00796915"/>
    <w:rsid w:val="00797C86"/>
    <w:rsid w:val="007A04CB"/>
    <w:rsid w:val="007A0699"/>
    <w:rsid w:val="007A35F3"/>
    <w:rsid w:val="007A3AF3"/>
    <w:rsid w:val="007A4AEB"/>
    <w:rsid w:val="007A65E0"/>
    <w:rsid w:val="007B1081"/>
    <w:rsid w:val="007B1499"/>
    <w:rsid w:val="007B1588"/>
    <w:rsid w:val="007B1CEB"/>
    <w:rsid w:val="007B215D"/>
    <w:rsid w:val="007B242B"/>
    <w:rsid w:val="007B3FFE"/>
    <w:rsid w:val="007B481D"/>
    <w:rsid w:val="007B6255"/>
    <w:rsid w:val="007B6499"/>
    <w:rsid w:val="007C0521"/>
    <w:rsid w:val="007C2D55"/>
    <w:rsid w:val="007C41A4"/>
    <w:rsid w:val="007C54F4"/>
    <w:rsid w:val="007C56E8"/>
    <w:rsid w:val="007C5F1A"/>
    <w:rsid w:val="007C6668"/>
    <w:rsid w:val="007C6E7C"/>
    <w:rsid w:val="007C7C44"/>
    <w:rsid w:val="007D078A"/>
    <w:rsid w:val="007D1DD9"/>
    <w:rsid w:val="007D283F"/>
    <w:rsid w:val="007D392D"/>
    <w:rsid w:val="007D41A3"/>
    <w:rsid w:val="007D5144"/>
    <w:rsid w:val="007D74E8"/>
    <w:rsid w:val="007E15B4"/>
    <w:rsid w:val="007E380E"/>
    <w:rsid w:val="007E49BD"/>
    <w:rsid w:val="007E4C18"/>
    <w:rsid w:val="007F2408"/>
    <w:rsid w:val="007F2AA8"/>
    <w:rsid w:val="007F327A"/>
    <w:rsid w:val="007F45CF"/>
    <w:rsid w:val="007F4732"/>
    <w:rsid w:val="007F4887"/>
    <w:rsid w:val="007F4905"/>
    <w:rsid w:val="007F56FD"/>
    <w:rsid w:val="007F57C2"/>
    <w:rsid w:val="0080130E"/>
    <w:rsid w:val="0080131E"/>
    <w:rsid w:val="008020FB"/>
    <w:rsid w:val="0080240C"/>
    <w:rsid w:val="008033BE"/>
    <w:rsid w:val="00804696"/>
    <w:rsid w:val="00806D4B"/>
    <w:rsid w:val="00811438"/>
    <w:rsid w:val="008119B4"/>
    <w:rsid w:val="00811DEC"/>
    <w:rsid w:val="00812369"/>
    <w:rsid w:val="00812C07"/>
    <w:rsid w:val="00814055"/>
    <w:rsid w:val="0081419B"/>
    <w:rsid w:val="00814563"/>
    <w:rsid w:val="008149D3"/>
    <w:rsid w:val="00816FBB"/>
    <w:rsid w:val="0081743C"/>
    <w:rsid w:val="008207E1"/>
    <w:rsid w:val="00821C1E"/>
    <w:rsid w:val="00822DD3"/>
    <w:rsid w:val="008232D6"/>
    <w:rsid w:val="00823D4F"/>
    <w:rsid w:val="00824D1C"/>
    <w:rsid w:val="00825830"/>
    <w:rsid w:val="00827D70"/>
    <w:rsid w:val="00830B5A"/>
    <w:rsid w:val="0083252B"/>
    <w:rsid w:val="0083267B"/>
    <w:rsid w:val="008326C1"/>
    <w:rsid w:val="00832B7C"/>
    <w:rsid w:val="008337A9"/>
    <w:rsid w:val="00833941"/>
    <w:rsid w:val="00833CAF"/>
    <w:rsid w:val="00833F1E"/>
    <w:rsid w:val="008359FF"/>
    <w:rsid w:val="00835D46"/>
    <w:rsid w:val="00835E3A"/>
    <w:rsid w:val="00836615"/>
    <w:rsid w:val="00836AED"/>
    <w:rsid w:val="008371F3"/>
    <w:rsid w:val="00843C30"/>
    <w:rsid w:val="00843F79"/>
    <w:rsid w:val="00845B08"/>
    <w:rsid w:val="00845BB1"/>
    <w:rsid w:val="00845BCC"/>
    <w:rsid w:val="00845CC6"/>
    <w:rsid w:val="00845E3C"/>
    <w:rsid w:val="0084632A"/>
    <w:rsid w:val="00846660"/>
    <w:rsid w:val="00846B95"/>
    <w:rsid w:val="00847696"/>
    <w:rsid w:val="00852DA3"/>
    <w:rsid w:val="008531E0"/>
    <w:rsid w:val="00853A1D"/>
    <w:rsid w:val="0085451F"/>
    <w:rsid w:val="00854D20"/>
    <w:rsid w:val="008554D4"/>
    <w:rsid w:val="00855941"/>
    <w:rsid w:val="0086003F"/>
    <w:rsid w:val="0086109C"/>
    <w:rsid w:val="00862E00"/>
    <w:rsid w:val="00863951"/>
    <w:rsid w:val="00863D6B"/>
    <w:rsid w:val="00864D97"/>
    <w:rsid w:val="00865D73"/>
    <w:rsid w:val="008714EB"/>
    <w:rsid w:val="00871854"/>
    <w:rsid w:val="00871D7A"/>
    <w:rsid w:val="0087211B"/>
    <w:rsid w:val="008724B5"/>
    <w:rsid w:val="00872CBB"/>
    <w:rsid w:val="00872F33"/>
    <w:rsid w:val="00873309"/>
    <w:rsid w:val="00876182"/>
    <w:rsid w:val="00876831"/>
    <w:rsid w:val="00877609"/>
    <w:rsid w:val="00877CA6"/>
    <w:rsid w:val="00877FF2"/>
    <w:rsid w:val="00881E18"/>
    <w:rsid w:val="00882A1B"/>
    <w:rsid w:val="00882B63"/>
    <w:rsid w:val="00883720"/>
    <w:rsid w:val="0088517A"/>
    <w:rsid w:val="00886144"/>
    <w:rsid w:val="00886430"/>
    <w:rsid w:val="00886D71"/>
    <w:rsid w:val="00887788"/>
    <w:rsid w:val="008877A6"/>
    <w:rsid w:val="00887822"/>
    <w:rsid w:val="00887BD2"/>
    <w:rsid w:val="00890663"/>
    <w:rsid w:val="00891595"/>
    <w:rsid w:val="0089185A"/>
    <w:rsid w:val="00891B21"/>
    <w:rsid w:val="00892A63"/>
    <w:rsid w:val="00892D67"/>
    <w:rsid w:val="00892EC9"/>
    <w:rsid w:val="00893896"/>
    <w:rsid w:val="00893FA7"/>
    <w:rsid w:val="0089421D"/>
    <w:rsid w:val="00894902"/>
    <w:rsid w:val="008960F5"/>
    <w:rsid w:val="008962A9"/>
    <w:rsid w:val="00896A66"/>
    <w:rsid w:val="008A0437"/>
    <w:rsid w:val="008A0760"/>
    <w:rsid w:val="008A0DE1"/>
    <w:rsid w:val="008A2FA2"/>
    <w:rsid w:val="008A5934"/>
    <w:rsid w:val="008A5C1F"/>
    <w:rsid w:val="008A62D8"/>
    <w:rsid w:val="008B13F8"/>
    <w:rsid w:val="008B1C95"/>
    <w:rsid w:val="008B1D1B"/>
    <w:rsid w:val="008B1EF3"/>
    <w:rsid w:val="008B475F"/>
    <w:rsid w:val="008B68F2"/>
    <w:rsid w:val="008B6FC9"/>
    <w:rsid w:val="008C18A9"/>
    <w:rsid w:val="008C23D3"/>
    <w:rsid w:val="008C36DF"/>
    <w:rsid w:val="008C6442"/>
    <w:rsid w:val="008C6570"/>
    <w:rsid w:val="008C781D"/>
    <w:rsid w:val="008C792F"/>
    <w:rsid w:val="008C7E49"/>
    <w:rsid w:val="008D06EA"/>
    <w:rsid w:val="008D1B77"/>
    <w:rsid w:val="008D213A"/>
    <w:rsid w:val="008D2780"/>
    <w:rsid w:val="008D29CD"/>
    <w:rsid w:val="008D4840"/>
    <w:rsid w:val="008D6C43"/>
    <w:rsid w:val="008D7B15"/>
    <w:rsid w:val="008D7CE6"/>
    <w:rsid w:val="008E1D8E"/>
    <w:rsid w:val="008E22AF"/>
    <w:rsid w:val="008E2398"/>
    <w:rsid w:val="008E2638"/>
    <w:rsid w:val="008E2EEC"/>
    <w:rsid w:val="008E3B36"/>
    <w:rsid w:val="008E3C09"/>
    <w:rsid w:val="008E47A8"/>
    <w:rsid w:val="008E4F86"/>
    <w:rsid w:val="008E526C"/>
    <w:rsid w:val="008E6CD5"/>
    <w:rsid w:val="008E7A05"/>
    <w:rsid w:val="008F0EC5"/>
    <w:rsid w:val="008F1F3F"/>
    <w:rsid w:val="008F1FC7"/>
    <w:rsid w:val="008F2968"/>
    <w:rsid w:val="008F29E8"/>
    <w:rsid w:val="008F2F81"/>
    <w:rsid w:val="008F4255"/>
    <w:rsid w:val="008F4B3E"/>
    <w:rsid w:val="008F6BC6"/>
    <w:rsid w:val="008F7B1A"/>
    <w:rsid w:val="008F7D47"/>
    <w:rsid w:val="009003B7"/>
    <w:rsid w:val="009005CF"/>
    <w:rsid w:val="009007C2"/>
    <w:rsid w:val="009008F6"/>
    <w:rsid w:val="00901317"/>
    <w:rsid w:val="00901393"/>
    <w:rsid w:val="00903E28"/>
    <w:rsid w:val="00905C13"/>
    <w:rsid w:val="0090713D"/>
    <w:rsid w:val="009101CE"/>
    <w:rsid w:val="0091088C"/>
    <w:rsid w:val="00912BDB"/>
    <w:rsid w:val="0091471F"/>
    <w:rsid w:val="009155AE"/>
    <w:rsid w:val="00915722"/>
    <w:rsid w:val="00917314"/>
    <w:rsid w:val="009177F9"/>
    <w:rsid w:val="00920064"/>
    <w:rsid w:val="00924DF6"/>
    <w:rsid w:val="00925176"/>
    <w:rsid w:val="009307F0"/>
    <w:rsid w:val="00930C2C"/>
    <w:rsid w:val="0093368B"/>
    <w:rsid w:val="009339EB"/>
    <w:rsid w:val="0093465D"/>
    <w:rsid w:val="00935625"/>
    <w:rsid w:val="009358AB"/>
    <w:rsid w:val="00937C0D"/>
    <w:rsid w:val="00940483"/>
    <w:rsid w:val="00941ADC"/>
    <w:rsid w:val="00941ECC"/>
    <w:rsid w:val="0094223D"/>
    <w:rsid w:val="0094231C"/>
    <w:rsid w:val="00946D34"/>
    <w:rsid w:val="009502E0"/>
    <w:rsid w:val="00951204"/>
    <w:rsid w:val="00952886"/>
    <w:rsid w:val="0095507F"/>
    <w:rsid w:val="009557CF"/>
    <w:rsid w:val="00955B1E"/>
    <w:rsid w:val="00957FD5"/>
    <w:rsid w:val="00960BA5"/>
    <w:rsid w:val="00961803"/>
    <w:rsid w:val="009626CE"/>
    <w:rsid w:val="00962BB6"/>
    <w:rsid w:val="00963A97"/>
    <w:rsid w:val="00964622"/>
    <w:rsid w:val="00965B7D"/>
    <w:rsid w:val="00965C0C"/>
    <w:rsid w:val="009662F8"/>
    <w:rsid w:val="00970887"/>
    <w:rsid w:val="00971A3F"/>
    <w:rsid w:val="009724A3"/>
    <w:rsid w:val="009726F4"/>
    <w:rsid w:val="009736FB"/>
    <w:rsid w:val="00973DE3"/>
    <w:rsid w:val="00974AF1"/>
    <w:rsid w:val="00974BB3"/>
    <w:rsid w:val="00975ADC"/>
    <w:rsid w:val="00977994"/>
    <w:rsid w:val="009806AA"/>
    <w:rsid w:val="00981B2C"/>
    <w:rsid w:val="00981F7D"/>
    <w:rsid w:val="00982ADE"/>
    <w:rsid w:val="00984291"/>
    <w:rsid w:val="00986E0F"/>
    <w:rsid w:val="0098717B"/>
    <w:rsid w:val="00987A27"/>
    <w:rsid w:val="009906D5"/>
    <w:rsid w:val="00991059"/>
    <w:rsid w:val="00991310"/>
    <w:rsid w:val="00991914"/>
    <w:rsid w:val="0099260E"/>
    <w:rsid w:val="009932CB"/>
    <w:rsid w:val="00993358"/>
    <w:rsid w:val="00996AE4"/>
    <w:rsid w:val="00996C83"/>
    <w:rsid w:val="009977B4"/>
    <w:rsid w:val="00997FA6"/>
    <w:rsid w:val="009A1772"/>
    <w:rsid w:val="009A3D3D"/>
    <w:rsid w:val="009A5C16"/>
    <w:rsid w:val="009A60DA"/>
    <w:rsid w:val="009A6223"/>
    <w:rsid w:val="009A64FE"/>
    <w:rsid w:val="009A74B3"/>
    <w:rsid w:val="009A7AEB"/>
    <w:rsid w:val="009B1A3E"/>
    <w:rsid w:val="009B32A5"/>
    <w:rsid w:val="009B32CE"/>
    <w:rsid w:val="009B500D"/>
    <w:rsid w:val="009B51FE"/>
    <w:rsid w:val="009B5AAC"/>
    <w:rsid w:val="009B5EE1"/>
    <w:rsid w:val="009B657F"/>
    <w:rsid w:val="009B766A"/>
    <w:rsid w:val="009B774B"/>
    <w:rsid w:val="009B7F99"/>
    <w:rsid w:val="009C00D2"/>
    <w:rsid w:val="009C037C"/>
    <w:rsid w:val="009C0C65"/>
    <w:rsid w:val="009C0EA6"/>
    <w:rsid w:val="009C259B"/>
    <w:rsid w:val="009C331D"/>
    <w:rsid w:val="009C3BC1"/>
    <w:rsid w:val="009C4CCF"/>
    <w:rsid w:val="009C5C3C"/>
    <w:rsid w:val="009C5D1F"/>
    <w:rsid w:val="009C765F"/>
    <w:rsid w:val="009C7977"/>
    <w:rsid w:val="009C7ABE"/>
    <w:rsid w:val="009D0AE5"/>
    <w:rsid w:val="009D0E32"/>
    <w:rsid w:val="009D2DF9"/>
    <w:rsid w:val="009D4A58"/>
    <w:rsid w:val="009D4F80"/>
    <w:rsid w:val="009D6991"/>
    <w:rsid w:val="009D6AAD"/>
    <w:rsid w:val="009D6B35"/>
    <w:rsid w:val="009D7C10"/>
    <w:rsid w:val="009E19F0"/>
    <w:rsid w:val="009E1BB4"/>
    <w:rsid w:val="009E1ED1"/>
    <w:rsid w:val="009E2894"/>
    <w:rsid w:val="009E3A24"/>
    <w:rsid w:val="009E3A86"/>
    <w:rsid w:val="009E3FA3"/>
    <w:rsid w:val="009E434D"/>
    <w:rsid w:val="009E461A"/>
    <w:rsid w:val="009E47C5"/>
    <w:rsid w:val="009E4BEA"/>
    <w:rsid w:val="009E4DEE"/>
    <w:rsid w:val="009E625C"/>
    <w:rsid w:val="009E6A55"/>
    <w:rsid w:val="009E7207"/>
    <w:rsid w:val="009E7433"/>
    <w:rsid w:val="009E74D5"/>
    <w:rsid w:val="009E7C81"/>
    <w:rsid w:val="009E7F27"/>
    <w:rsid w:val="009F01DA"/>
    <w:rsid w:val="009F0247"/>
    <w:rsid w:val="009F02D0"/>
    <w:rsid w:val="009F0F2D"/>
    <w:rsid w:val="009F16B0"/>
    <w:rsid w:val="009F1736"/>
    <w:rsid w:val="009F2E52"/>
    <w:rsid w:val="009F4B50"/>
    <w:rsid w:val="009F531E"/>
    <w:rsid w:val="009F6740"/>
    <w:rsid w:val="009F7233"/>
    <w:rsid w:val="00A0220B"/>
    <w:rsid w:val="00A0383D"/>
    <w:rsid w:val="00A03A6A"/>
    <w:rsid w:val="00A04155"/>
    <w:rsid w:val="00A04554"/>
    <w:rsid w:val="00A04D7B"/>
    <w:rsid w:val="00A0516F"/>
    <w:rsid w:val="00A07432"/>
    <w:rsid w:val="00A10FBF"/>
    <w:rsid w:val="00A11EC9"/>
    <w:rsid w:val="00A12600"/>
    <w:rsid w:val="00A1267C"/>
    <w:rsid w:val="00A13414"/>
    <w:rsid w:val="00A14B3A"/>
    <w:rsid w:val="00A16024"/>
    <w:rsid w:val="00A16D99"/>
    <w:rsid w:val="00A173BB"/>
    <w:rsid w:val="00A17AC5"/>
    <w:rsid w:val="00A17CB5"/>
    <w:rsid w:val="00A17FC5"/>
    <w:rsid w:val="00A20039"/>
    <w:rsid w:val="00A20C22"/>
    <w:rsid w:val="00A26B6D"/>
    <w:rsid w:val="00A3005C"/>
    <w:rsid w:val="00A300DA"/>
    <w:rsid w:val="00A305A7"/>
    <w:rsid w:val="00A32AF4"/>
    <w:rsid w:val="00A33493"/>
    <w:rsid w:val="00A34C77"/>
    <w:rsid w:val="00A37DCE"/>
    <w:rsid w:val="00A40ABF"/>
    <w:rsid w:val="00A4133E"/>
    <w:rsid w:val="00A41BC4"/>
    <w:rsid w:val="00A41E35"/>
    <w:rsid w:val="00A427AF"/>
    <w:rsid w:val="00A43ED8"/>
    <w:rsid w:val="00A459EE"/>
    <w:rsid w:val="00A45DF6"/>
    <w:rsid w:val="00A46D1B"/>
    <w:rsid w:val="00A472AC"/>
    <w:rsid w:val="00A50175"/>
    <w:rsid w:val="00A5071E"/>
    <w:rsid w:val="00A536B9"/>
    <w:rsid w:val="00A55317"/>
    <w:rsid w:val="00A555D4"/>
    <w:rsid w:val="00A55910"/>
    <w:rsid w:val="00A57681"/>
    <w:rsid w:val="00A5792C"/>
    <w:rsid w:val="00A60DEB"/>
    <w:rsid w:val="00A61242"/>
    <w:rsid w:val="00A61591"/>
    <w:rsid w:val="00A65491"/>
    <w:rsid w:val="00A6576B"/>
    <w:rsid w:val="00A66475"/>
    <w:rsid w:val="00A66940"/>
    <w:rsid w:val="00A66BF0"/>
    <w:rsid w:val="00A67941"/>
    <w:rsid w:val="00A703E0"/>
    <w:rsid w:val="00A73199"/>
    <w:rsid w:val="00A74115"/>
    <w:rsid w:val="00A741C5"/>
    <w:rsid w:val="00A7451F"/>
    <w:rsid w:val="00A7768A"/>
    <w:rsid w:val="00A800D8"/>
    <w:rsid w:val="00A807AA"/>
    <w:rsid w:val="00A81B75"/>
    <w:rsid w:val="00A82513"/>
    <w:rsid w:val="00A82973"/>
    <w:rsid w:val="00A83680"/>
    <w:rsid w:val="00A8491A"/>
    <w:rsid w:val="00A84A7C"/>
    <w:rsid w:val="00A8586B"/>
    <w:rsid w:val="00A871B5"/>
    <w:rsid w:val="00A91881"/>
    <w:rsid w:val="00A91B5D"/>
    <w:rsid w:val="00A92330"/>
    <w:rsid w:val="00A9268A"/>
    <w:rsid w:val="00A967A2"/>
    <w:rsid w:val="00A96C34"/>
    <w:rsid w:val="00A97CE9"/>
    <w:rsid w:val="00AA06EC"/>
    <w:rsid w:val="00AA161D"/>
    <w:rsid w:val="00AA2A1C"/>
    <w:rsid w:val="00AA302B"/>
    <w:rsid w:val="00AA32A2"/>
    <w:rsid w:val="00AA475C"/>
    <w:rsid w:val="00AA6596"/>
    <w:rsid w:val="00AA7910"/>
    <w:rsid w:val="00AB0511"/>
    <w:rsid w:val="00AB0B4F"/>
    <w:rsid w:val="00AB17A0"/>
    <w:rsid w:val="00AB3CD8"/>
    <w:rsid w:val="00AB4675"/>
    <w:rsid w:val="00AB589A"/>
    <w:rsid w:val="00AB5905"/>
    <w:rsid w:val="00AB5DFA"/>
    <w:rsid w:val="00AB73B8"/>
    <w:rsid w:val="00AB7C45"/>
    <w:rsid w:val="00AB7CCE"/>
    <w:rsid w:val="00AC0173"/>
    <w:rsid w:val="00AC0251"/>
    <w:rsid w:val="00AC2788"/>
    <w:rsid w:val="00AC31A5"/>
    <w:rsid w:val="00AC365F"/>
    <w:rsid w:val="00AC4F33"/>
    <w:rsid w:val="00AC5478"/>
    <w:rsid w:val="00AC5E69"/>
    <w:rsid w:val="00AC7534"/>
    <w:rsid w:val="00AC7672"/>
    <w:rsid w:val="00AC7A75"/>
    <w:rsid w:val="00AC7B0F"/>
    <w:rsid w:val="00AC7EF1"/>
    <w:rsid w:val="00AD00D8"/>
    <w:rsid w:val="00AD0604"/>
    <w:rsid w:val="00AD12F9"/>
    <w:rsid w:val="00AD555A"/>
    <w:rsid w:val="00AD5AE0"/>
    <w:rsid w:val="00AD690D"/>
    <w:rsid w:val="00AE1DCC"/>
    <w:rsid w:val="00AE1DE4"/>
    <w:rsid w:val="00AE3D10"/>
    <w:rsid w:val="00AE4081"/>
    <w:rsid w:val="00AE4986"/>
    <w:rsid w:val="00AE60CD"/>
    <w:rsid w:val="00AE6E1F"/>
    <w:rsid w:val="00AF02DD"/>
    <w:rsid w:val="00AF2E80"/>
    <w:rsid w:val="00AF3AA2"/>
    <w:rsid w:val="00AF48FC"/>
    <w:rsid w:val="00AF498D"/>
    <w:rsid w:val="00AF4FEE"/>
    <w:rsid w:val="00AF5319"/>
    <w:rsid w:val="00AF5F4F"/>
    <w:rsid w:val="00AF65C3"/>
    <w:rsid w:val="00AF66C2"/>
    <w:rsid w:val="00B00EFF"/>
    <w:rsid w:val="00B010A0"/>
    <w:rsid w:val="00B0125F"/>
    <w:rsid w:val="00B01DC9"/>
    <w:rsid w:val="00B01E0C"/>
    <w:rsid w:val="00B02182"/>
    <w:rsid w:val="00B02799"/>
    <w:rsid w:val="00B02B9F"/>
    <w:rsid w:val="00B032C8"/>
    <w:rsid w:val="00B032C9"/>
    <w:rsid w:val="00B0411E"/>
    <w:rsid w:val="00B04419"/>
    <w:rsid w:val="00B04932"/>
    <w:rsid w:val="00B04B80"/>
    <w:rsid w:val="00B04F13"/>
    <w:rsid w:val="00B06963"/>
    <w:rsid w:val="00B06A1D"/>
    <w:rsid w:val="00B07321"/>
    <w:rsid w:val="00B079D9"/>
    <w:rsid w:val="00B120E4"/>
    <w:rsid w:val="00B12BBC"/>
    <w:rsid w:val="00B13AAE"/>
    <w:rsid w:val="00B13B69"/>
    <w:rsid w:val="00B13DDE"/>
    <w:rsid w:val="00B161C7"/>
    <w:rsid w:val="00B17118"/>
    <w:rsid w:val="00B22399"/>
    <w:rsid w:val="00B2537A"/>
    <w:rsid w:val="00B256DA"/>
    <w:rsid w:val="00B31422"/>
    <w:rsid w:val="00B32D2F"/>
    <w:rsid w:val="00B33331"/>
    <w:rsid w:val="00B33684"/>
    <w:rsid w:val="00B33C94"/>
    <w:rsid w:val="00B33DBC"/>
    <w:rsid w:val="00B34276"/>
    <w:rsid w:val="00B343B8"/>
    <w:rsid w:val="00B35341"/>
    <w:rsid w:val="00B36D7A"/>
    <w:rsid w:val="00B417A6"/>
    <w:rsid w:val="00B419E1"/>
    <w:rsid w:val="00B41EB3"/>
    <w:rsid w:val="00B42456"/>
    <w:rsid w:val="00B46938"/>
    <w:rsid w:val="00B469B8"/>
    <w:rsid w:val="00B46B50"/>
    <w:rsid w:val="00B46DA5"/>
    <w:rsid w:val="00B46FDA"/>
    <w:rsid w:val="00B507C2"/>
    <w:rsid w:val="00B50EEF"/>
    <w:rsid w:val="00B5224B"/>
    <w:rsid w:val="00B53201"/>
    <w:rsid w:val="00B53494"/>
    <w:rsid w:val="00B543E0"/>
    <w:rsid w:val="00B54CA7"/>
    <w:rsid w:val="00B57209"/>
    <w:rsid w:val="00B57E10"/>
    <w:rsid w:val="00B6077C"/>
    <w:rsid w:val="00B616A0"/>
    <w:rsid w:val="00B61736"/>
    <w:rsid w:val="00B61B8C"/>
    <w:rsid w:val="00B63EE7"/>
    <w:rsid w:val="00B64300"/>
    <w:rsid w:val="00B676FF"/>
    <w:rsid w:val="00B71136"/>
    <w:rsid w:val="00B71162"/>
    <w:rsid w:val="00B73610"/>
    <w:rsid w:val="00B748C6"/>
    <w:rsid w:val="00B76337"/>
    <w:rsid w:val="00B8119A"/>
    <w:rsid w:val="00B824A6"/>
    <w:rsid w:val="00B83F97"/>
    <w:rsid w:val="00B84535"/>
    <w:rsid w:val="00B84537"/>
    <w:rsid w:val="00B85FE8"/>
    <w:rsid w:val="00B86B44"/>
    <w:rsid w:val="00B87AD1"/>
    <w:rsid w:val="00B9101B"/>
    <w:rsid w:val="00B9154F"/>
    <w:rsid w:val="00B91599"/>
    <w:rsid w:val="00B91C42"/>
    <w:rsid w:val="00B91E58"/>
    <w:rsid w:val="00B9289D"/>
    <w:rsid w:val="00B95795"/>
    <w:rsid w:val="00B9616B"/>
    <w:rsid w:val="00B96BA3"/>
    <w:rsid w:val="00B96CB7"/>
    <w:rsid w:val="00B9764B"/>
    <w:rsid w:val="00B97BAF"/>
    <w:rsid w:val="00BA09C4"/>
    <w:rsid w:val="00BA0A0B"/>
    <w:rsid w:val="00BA1D81"/>
    <w:rsid w:val="00BA2D8B"/>
    <w:rsid w:val="00BA2ED0"/>
    <w:rsid w:val="00BA328A"/>
    <w:rsid w:val="00BA3912"/>
    <w:rsid w:val="00BA461B"/>
    <w:rsid w:val="00BA4E89"/>
    <w:rsid w:val="00BA5E82"/>
    <w:rsid w:val="00BA6589"/>
    <w:rsid w:val="00BB05C2"/>
    <w:rsid w:val="00BB3106"/>
    <w:rsid w:val="00BB5377"/>
    <w:rsid w:val="00BB71E0"/>
    <w:rsid w:val="00BC0842"/>
    <w:rsid w:val="00BC1016"/>
    <w:rsid w:val="00BC1352"/>
    <w:rsid w:val="00BC23A3"/>
    <w:rsid w:val="00BC2493"/>
    <w:rsid w:val="00BC29E0"/>
    <w:rsid w:val="00BC3F4E"/>
    <w:rsid w:val="00BC73B9"/>
    <w:rsid w:val="00BC7E7D"/>
    <w:rsid w:val="00BD1140"/>
    <w:rsid w:val="00BD2363"/>
    <w:rsid w:val="00BD28BF"/>
    <w:rsid w:val="00BD3396"/>
    <w:rsid w:val="00BD3DB8"/>
    <w:rsid w:val="00BD4CFA"/>
    <w:rsid w:val="00BD7429"/>
    <w:rsid w:val="00BE155A"/>
    <w:rsid w:val="00BE190A"/>
    <w:rsid w:val="00BE1BDD"/>
    <w:rsid w:val="00BE2D67"/>
    <w:rsid w:val="00BE3A5B"/>
    <w:rsid w:val="00BE435B"/>
    <w:rsid w:val="00BE6D37"/>
    <w:rsid w:val="00BE774E"/>
    <w:rsid w:val="00BE7BCF"/>
    <w:rsid w:val="00BE7DA2"/>
    <w:rsid w:val="00BF06BB"/>
    <w:rsid w:val="00BF2013"/>
    <w:rsid w:val="00BF2A98"/>
    <w:rsid w:val="00BF475C"/>
    <w:rsid w:val="00BF60C4"/>
    <w:rsid w:val="00BF66DB"/>
    <w:rsid w:val="00BF7930"/>
    <w:rsid w:val="00C00CF0"/>
    <w:rsid w:val="00C011A2"/>
    <w:rsid w:val="00C05851"/>
    <w:rsid w:val="00C06A8A"/>
    <w:rsid w:val="00C07A7B"/>
    <w:rsid w:val="00C1020E"/>
    <w:rsid w:val="00C11AF9"/>
    <w:rsid w:val="00C12AE0"/>
    <w:rsid w:val="00C13176"/>
    <w:rsid w:val="00C1334C"/>
    <w:rsid w:val="00C13A75"/>
    <w:rsid w:val="00C13AE7"/>
    <w:rsid w:val="00C13B56"/>
    <w:rsid w:val="00C14E62"/>
    <w:rsid w:val="00C154C5"/>
    <w:rsid w:val="00C15FA3"/>
    <w:rsid w:val="00C162A9"/>
    <w:rsid w:val="00C174E5"/>
    <w:rsid w:val="00C20556"/>
    <w:rsid w:val="00C20D70"/>
    <w:rsid w:val="00C21DA7"/>
    <w:rsid w:val="00C22332"/>
    <w:rsid w:val="00C22CFB"/>
    <w:rsid w:val="00C22F62"/>
    <w:rsid w:val="00C2586F"/>
    <w:rsid w:val="00C26807"/>
    <w:rsid w:val="00C271FB"/>
    <w:rsid w:val="00C2738A"/>
    <w:rsid w:val="00C27B4D"/>
    <w:rsid w:val="00C30B6C"/>
    <w:rsid w:val="00C30E07"/>
    <w:rsid w:val="00C31680"/>
    <w:rsid w:val="00C321A6"/>
    <w:rsid w:val="00C321A9"/>
    <w:rsid w:val="00C3403B"/>
    <w:rsid w:val="00C3562A"/>
    <w:rsid w:val="00C357DC"/>
    <w:rsid w:val="00C35E51"/>
    <w:rsid w:val="00C3607D"/>
    <w:rsid w:val="00C36BC9"/>
    <w:rsid w:val="00C377B0"/>
    <w:rsid w:val="00C37F9A"/>
    <w:rsid w:val="00C404CE"/>
    <w:rsid w:val="00C409D8"/>
    <w:rsid w:val="00C41547"/>
    <w:rsid w:val="00C42882"/>
    <w:rsid w:val="00C43C94"/>
    <w:rsid w:val="00C4577F"/>
    <w:rsid w:val="00C47E05"/>
    <w:rsid w:val="00C5097B"/>
    <w:rsid w:val="00C50EB0"/>
    <w:rsid w:val="00C510A0"/>
    <w:rsid w:val="00C510C5"/>
    <w:rsid w:val="00C51AE6"/>
    <w:rsid w:val="00C51FD5"/>
    <w:rsid w:val="00C5243A"/>
    <w:rsid w:val="00C52833"/>
    <w:rsid w:val="00C53E36"/>
    <w:rsid w:val="00C5449E"/>
    <w:rsid w:val="00C54D3C"/>
    <w:rsid w:val="00C54F7E"/>
    <w:rsid w:val="00C55973"/>
    <w:rsid w:val="00C56B59"/>
    <w:rsid w:val="00C56E0F"/>
    <w:rsid w:val="00C57A2C"/>
    <w:rsid w:val="00C614A6"/>
    <w:rsid w:val="00C62A23"/>
    <w:rsid w:val="00C6568D"/>
    <w:rsid w:val="00C70B9D"/>
    <w:rsid w:val="00C7222F"/>
    <w:rsid w:val="00C74215"/>
    <w:rsid w:val="00C743F4"/>
    <w:rsid w:val="00C7444E"/>
    <w:rsid w:val="00C74589"/>
    <w:rsid w:val="00C76022"/>
    <w:rsid w:val="00C80214"/>
    <w:rsid w:val="00C809F0"/>
    <w:rsid w:val="00C810F9"/>
    <w:rsid w:val="00C81B06"/>
    <w:rsid w:val="00C828B9"/>
    <w:rsid w:val="00C82ED6"/>
    <w:rsid w:val="00C84020"/>
    <w:rsid w:val="00C85E1C"/>
    <w:rsid w:val="00C85FFA"/>
    <w:rsid w:val="00C87463"/>
    <w:rsid w:val="00C90035"/>
    <w:rsid w:val="00C925BE"/>
    <w:rsid w:val="00C93650"/>
    <w:rsid w:val="00C93D1A"/>
    <w:rsid w:val="00C93E00"/>
    <w:rsid w:val="00C96097"/>
    <w:rsid w:val="00C96CC9"/>
    <w:rsid w:val="00CA10CF"/>
    <w:rsid w:val="00CA1AAD"/>
    <w:rsid w:val="00CA4C67"/>
    <w:rsid w:val="00CA5444"/>
    <w:rsid w:val="00CA759A"/>
    <w:rsid w:val="00CA7844"/>
    <w:rsid w:val="00CB0BD3"/>
    <w:rsid w:val="00CB1A51"/>
    <w:rsid w:val="00CB1DC5"/>
    <w:rsid w:val="00CC0E8D"/>
    <w:rsid w:val="00CC1B56"/>
    <w:rsid w:val="00CC4D31"/>
    <w:rsid w:val="00CC57C4"/>
    <w:rsid w:val="00CC5AC8"/>
    <w:rsid w:val="00CC5DD6"/>
    <w:rsid w:val="00CC63A0"/>
    <w:rsid w:val="00CD209D"/>
    <w:rsid w:val="00CD3A28"/>
    <w:rsid w:val="00CD3F4C"/>
    <w:rsid w:val="00CD42C9"/>
    <w:rsid w:val="00CD51D6"/>
    <w:rsid w:val="00CD58BC"/>
    <w:rsid w:val="00CD5C23"/>
    <w:rsid w:val="00CD61C5"/>
    <w:rsid w:val="00CD642E"/>
    <w:rsid w:val="00CE1173"/>
    <w:rsid w:val="00CE1469"/>
    <w:rsid w:val="00CE1823"/>
    <w:rsid w:val="00CE20BF"/>
    <w:rsid w:val="00CE25EC"/>
    <w:rsid w:val="00CE28C2"/>
    <w:rsid w:val="00CE68B0"/>
    <w:rsid w:val="00CE6CF5"/>
    <w:rsid w:val="00CE6F11"/>
    <w:rsid w:val="00CF0466"/>
    <w:rsid w:val="00CF04DF"/>
    <w:rsid w:val="00CF0CE4"/>
    <w:rsid w:val="00CF174F"/>
    <w:rsid w:val="00CF2FFE"/>
    <w:rsid w:val="00CF4C30"/>
    <w:rsid w:val="00CF4E25"/>
    <w:rsid w:val="00CF7A8C"/>
    <w:rsid w:val="00D01DAC"/>
    <w:rsid w:val="00D02413"/>
    <w:rsid w:val="00D024B6"/>
    <w:rsid w:val="00D04B69"/>
    <w:rsid w:val="00D04BD3"/>
    <w:rsid w:val="00D0517E"/>
    <w:rsid w:val="00D059F4"/>
    <w:rsid w:val="00D070BE"/>
    <w:rsid w:val="00D10258"/>
    <w:rsid w:val="00D103AE"/>
    <w:rsid w:val="00D104A1"/>
    <w:rsid w:val="00D1058B"/>
    <w:rsid w:val="00D111DC"/>
    <w:rsid w:val="00D118F2"/>
    <w:rsid w:val="00D11A97"/>
    <w:rsid w:val="00D13726"/>
    <w:rsid w:val="00D13D55"/>
    <w:rsid w:val="00D15C55"/>
    <w:rsid w:val="00D17123"/>
    <w:rsid w:val="00D17534"/>
    <w:rsid w:val="00D2177A"/>
    <w:rsid w:val="00D231AF"/>
    <w:rsid w:val="00D23711"/>
    <w:rsid w:val="00D23765"/>
    <w:rsid w:val="00D242BE"/>
    <w:rsid w:val="00D27A76"/>
    <w:rsid w:val="00D30393"/>
    <w:rsid w:val="00D30BE9"/>
    <w:rsid w:val="00D30D32"/>
    <w:rsid w:val="00D30DF0"/>
    <w:rsid w:val="00D310DA"/>
    <w:rsid w:val="00D3163A"/>
    <w:rsid w:val="00D33AE2"/>
    <w:rsid w:val="00D33EB0"/>
    <w:rsid w:val="00D33ED3"/>
    <w:rsid w:val="00D36FAD"/>
    <w:rsid w:val="00D372F0"/>
    <w:rsid w:val="00D41862"/>
    <w:rsid w:val="00D41876"/>
    <w:rsid w:val="00D42176"/>
    <w:rsid w:val="00D4257D"/>
    <w:rsid w:val="00D4338E"/>
    <w:rsid w:val="00D44A9D"/>
    <w:rsid w:val="00D45672"/>
    <w:rsid w:val="00D45BA9"/>
    <w:rsid w:val="00D477CD"/>
    <w:rsid w:val="00D47879"/>
    <w:rsid w:val="00D5024C"/>
    <w:rsid w:val="00D507D4"/>
    <w:rsid w:val="00D51CC8"/>
    <w:rsid w:val="00D52953"/>
    <w:rsid w:val="00D52F15"/>
    <w:rsid w:val="00D5439E"/>
    <w:rsid w:val="00D56671"/>
    <w:rsid w:val="00D57C8F"/>
    <w:rsid w:val="00D57E53"/>
    <w:rsid w:val="00D6049E"/>
    <w:rsid w:val="00D60F53"/>
    <w:rsid w:val="00D61200"/>
    <w:rsid w:val="00D614CF"/>
    <w:rsid w:val="00D63942"/>
    <w:rsid w:val="00D63D66"/>
    <w:rsid w:val="00D63EB5"/>
    <w:rsid w:val="00D646E7"/>
    <w:rsid w:val="00D6475E"/>
    <w:rsid w:val="00D64E65"/>
    <w:rsid w:val="00D65613"/>
    <w:rsid w:val="00D667B8"/>
    <w:rsid w:val="00D667DD"/>
    <w:rsid w:val="00D67450"/>
    <w:rsid w:val="00D67F72"/>
    <w:rsid w:val="00D7079E"/>
    <w:rsid w:val="00D70EAB"/>
    <w:rsid w:val="00D715FE"/>
    <w:rsid w:val="00D73A61"/>
    <w:rsid w:val="00D74E19"/>
    <w:rsid w:val="00D760AD"/>
    <w:rsid w:val="00D7716E"/>
    <w:rsid w:val="00D77504"/>
    <w:rsid w:val="00D800BE"/>
    <w:rsid w:val="00D8013B"/>
    <w:rsid w:val="00D8068B"/>
    <w:rsid w:val="00D82425"/>
    <w:rsid w:val="00D82B2E"/>
    <w:rsid w:val="00D83642"/>
    <w:rsid w:val="00D8383C"/>
    <w:rsid w:val="00D83E88"/>
    <w:rsid w:val="00D84733"/>
    <w:rsid w:val="00D85254"/>
    <w:rsid w:val="00D85CA2"/>
    <w:rsid w:val="00D86BFB"/>
    <w:rsid w:val="00D87637"/>
    <w:rsid w:val="00D879C9"/>
    <w:rsid w:val="00D90913"/>
    <w:rsid w:val="00D91046"/>
    <w:rsid w:val="00D9191E"/>
    <w:rsid w:val="00D93C26"/>
    <w:rsid w:val="00D94018"/>
    <w:rsid w:val="00D95AA7"/>
    <w:rsid w:val="00D96B83"/>
    <w:rsid w:val="00D96CDF"/>
    <w:rsid w:val="00D96D11"/>
    <w:rsid w:val="00D96DDA"/>
    <w:rsid w:val="00D97F5D"/>
    <w:rsid w:val="00DA06E6"/>
    <w:rsid w:val="00DA121A"/>
    <w:rsid w:val="00DA1D8D"/>
    <w:rsid w:val="00DA2383"/>
    <w:rsid w:val="00DA3B21"/>
    <w:rsid w:val="00DA3CB6"/>
    <w:rsid w:val="00DA4148"/>
    <w:rsid w:val="00DA5E01"/>
    <w:rsid w:val="00DA7336"/>
    <w:rsid w:val="00DA7587"/>
    <w:rsid w:val="00DA7A78"/>
    <w:rsid w:val="00DB25A9"/>
    <w:rsid w:val="00DB2A8B"/>
    <w:rsid w:val="00DB5B0B"/>
    <w:rsid w:val="00DC07FB"/>
    <w:rsid w:val="00DC0B52"/>
    <w:rsid w:val="00DC0DA4"/>
    <w:rsid w:val="00DC3864"/>
    <w:rsid w:val="00DC4522"/>
    <w:rsid w:val="00DC586C"/>
    <w:rsid w:val="00DC6122"/>
    <w:rsid w:val="00DC7790"/>
    <w:rsid w:val="00DD060A"/>
    <w:rsid w:val="00DD1C53"/>
    <w:rsid w:val="00DD3493"/>
    <w:rsid w:val="00DD4A28"/>
    <w:rsid w:val="00DD6624"/>
    <w:rsid w:val="00DE0990"/>
    <w:rsid w:val="00DE0E5D"/>
    <w:rsid w:val="00DE1316"/>
    <w:rsid w:val="00DE1B27"/>
    <w:rsid w:val="00DE2923"/>
    <w:rsid w:val="00DE2E64"/>
    <w:rsid w:val="00DE3A92"/>
    <w:rsid w:val="00DE465D"/>
    <w:rsid w:val="00DE4DE2"/>
    <w:rsid w:val="00DE5B4B"/>
    <w:rsid w:val="00DE69FB"/>
    <w:rsid w:val="00DE6ECB"/>
    <w:rsid w:val="00DE7090"/>
    <w:rsid w:val="00DF1A89"/>
    <w:rsid w:val="00DF2223"/>
    <w:rsid w:val="00DF33C3"/>
    <w:rsid w:val="00DF381C"/>
    <w:rsid w:val="00DF3F82"/>
    <w:rsid w:val="00DF442C"/>
    <w:rsid w:val="00DF464E"/>
    <w:rsid w:val="00DF556A"/>
    <w:rsid w:val="00DF58EC"/>
    <w:rsid w:val="00E00161"/>
    <w:rsid w:val="00E0037F"/>
    <w:rsid w:val="00E018FB"/>
    <w:rsid w:val="00E02E51"/>
    <w:rsid w:val="00E0311C"/>
    <w:rsid w:val="00E03A90"/>
    <w:rsid w:val="00E03CDA"/>
    <w:rsid w:val="00E04C68"/>
    <w:rsid w:val="00E05C3B"/>
    <w:rsid w:val="00E068CD"/>
    <w:rsid w:val="00E06A95"/>
    <w:rsid w:val="00E07A3C"/>
    <w:rsid w:val="00E1007D"/>
    <w:rsid w:val="00E10B3E"/>
    <w:rsid w:val="00E13F91"/>
    <w:rsid w:val="00E155CE"/>
    <w:rsid w:val="00E16035"/>
    <w:rsid w:val="00E17998"/>
    <w:rsid w:val="00E17BC6"/>
    <w:rsid w:val="00E21554"/>
    <w:rsid w:val="00E2187D"/>
    <w:rsid w:val="00E22C62"/>
    <w:rsid w:val="00E22D3B"/>
    <w:rsid w:val="00E24FA0"/>
    <w:rsid w:val="00E3004E"/>
    <w:rsid w:val="00E30466"/>
    <w:rsid w:val="00E304D5"/>
    <w:rsid w:val="00E30C48"/>
    <w:rsid w:val="00E316F7"/>
    <w:rsid w:val="00E31EEB"/>
    <w:rsid w:val="00E3207E"/>
    <w:rsid w:val="00E3256C"/>
    <w:rsid w:val="00E35852"/>
    <w:rsid w:val="00E35B7F"/>
    <w:rsid w:val="00E360BB"/>
    <w:rsid w:val="00E376A1"/>
    <w:rsid w:val="00E37A73"/>
    <w:rsid w:val="00E37DFF"/>
    <w:rsid w:val="00E40681"/>
    <w:rsid w:val="00E40FA6"/>
    <w:rsid w:val="00E413D6"/>
    <w:rsid w:val="00E42DAF"/>
    <w:rsid w:val="00E44D7A"/>
    <w:rsid w:val="00E456B7"/>
    <w:rsid w:val="00E45D7B"/>
    <w:rsid w:val="00E46186"/>
    <w:rsid w:val="00E463C8"/>
    <w:rsid w:val="00E46D67"/>
    <w:rsid w:val="00E47B8E"/>
    <w:rsid w:val="00E47E82"/>
    <w:rsid w:val="00E51031"/>
    <w:rsid w:val="00E51933"/>
    <w:rsid w:val="00E523AA"/>
    <w:rsid w:val="00E5587B"/>
    <w:rsid w:val="00E55BDA"/>
    <w:rsid w:val="00E60762"/>
    <w:rsid w:val="00E60972"/>
    <w:rsid w:val="00E61227"/>
    <w:rsid w:val="00E615A5"/>
    <w:rsid w:val="00E625F0"/>
    <w:rsid w:val="00E63FB2"/>
    <w:rsid w:val="00E66BCD"/>
    <w:rsid w:val="00E67C9B"/>
    <w:rsid w:val="00E70487"/>
    <w:rsid w:val="00E70647"/>
    <w:rsid w:val="00E7272E"/>
    <w:rsid w:val="00E7356F"/>
    <w:rsid w:val="00E74D0C"/>
    <w:rsid w:val="00E75077"/>
    <w:rsid w:val="00E75251"/>
    <w:rsid w:val="00E75923"/>
    <w:rsid w:val="00E76BA9"/>
    <w:rsid w:val="00E80CC4"/>
    <w:rsid w:val="00E81FAB"/>
    <w:rsid w:val="00E8308D"/>
    <w:rsid w:val="00E83239"/>
    <w:rsid w:val="00E834DC"/>
    <w:rsid w:val="00E83BA8"/>
    <w:rsid w:val="00E83CD6"/>
    <w:rsid w:val="00E83DF0"/>
    <w:rsid w:val="00E85272"/>
    <w:rsid w:val="00E856AB"/>
    <w:rsid w:val="00E904A4"/>
    <w:rsid w:val="00E90928"/>
    <w:rsid w:val="00E918F4"/>
    <w:rsid w:val="00E91B95"/>
    <w:rsid w:val="00E91E1C"/>
    <w:rsid w:val="00E92B5B"/>
    <w:rsid w:val="00E93A25"/>
    <w:rsid w:val="00E95008"/>
    <w:rsid w:val="00E957A4"/>
    <w:rsid w:val="00E95BC6"/>
    <w:rsid w:val="00E96762"/>
    <w:rsid w:val="00EA08A6"/>
    <w:rsid w:val="00EA166B"/>
    <w:rsid w:val="00EA1B50"/>
    <w:rsid w:val="00EA22D5"/>
    <w:rsid w:val="00EA256F"/>
    <w:rsid w:val="00EA2EE5"/>
    <w:rsid w:val="00EA6727"/>
    <w:rsid w:val="00EA6C25"/>
    <w:rsid w:val="00EA6D7A"/>
    <w:rsid w:val="00EA6F27"/>
    <w:rsid w:val="00EB0A24"/>
    <w:rsid w:val="00EB0E68"/>
    <w:rsid w:val="00EB0FCC"/>
    <w:rsid w:val="00EB25D0"/>
    <w:rsid w:val="00EB29BF"/>
    <w:rsid w:val="00EB390E"/>
    <w:rsid w:val="00EB55E5"/>
    <w:rsid w:val="00EB5873"/>
    <w:rsid w:val="00EB6BC3"/>
    <w:rsid w:val="00EB772F"/>
    <w:rsid w:val="00EC0094"/>
    <w:rsid w:val="00EC0950"/>
    <w:rsid w:val="00EC15C6"/>
    <w:rsid w:val="00EC2A72"/>
    <w:rsid w:val="00EC2E24"/>
    <w:rsid w:val="00EC2ECE"/>
    <w:rsid w:val="00EC3BA3"/>
    <w:rsid w:val="00EC3FD7"/>
    <w:rsid w:val="00EC4A46"/>
    <w:rsid w:val="00EC4D8D"/>
    <w:rsid w:val="00EC61E8"/>
    <w:rsid w:val="00EC7E88"/>
    <w:rsid w:val="00ED0A5E"/>
    <w:rsid w:val="00ED0E58"/>
    <w:rsid w:val="00ED19E5"/>
    <w:rsid w:val="00ED1DD4"/>
    <w:rsid w:val="00ED2289"/>
    <w:rsid w:val="00ED3455"/>
    <w:rsid w:val="00ED4176"/>
    <w:rsid w:val="00ED4253"/>
    <w:rsid w:val="00ED58AB"/>
    <w:rsid w:val="00ED6A02"/>
    <w:rsid w:val="00ED796C"/>
    <w:rsid w:val="00ED7EAD"/>
    <w:rsid w:val="00EE24F2"/>
    <w:rsid w:val="00EE2DE8"/>
    <w:rsid w:val="00EE2EB1"/>
    <w:rsid w:val="00EE3861"/>
    <w:rsid w:val="00EE3AEA"/>
    <w:rsid w:val="00EE424F"/>
    <w:rsid w:val="00EE47AB"/>
    <w:rsid w:val="00EE62C0"/>
    <w:rsid w:val="00EE6AE2"/>
    <w:rsid w:val="00EE76EC"/>
    <w:rsid w:val="00EE7C8A"/>
    <w:rsid w:val="00EE7E5C"/>
    <w:rsid w:val="00EF00AD"/>
    <w:rsid w:val="00EF1190"/>
    <w:rsid w:val="00EF2090"/>
    <w:rsid w:val="00EF35FC"/>
    <w:rsid w:val="00EF4686"/>
    <w:rsid w:val="00EF4C1B"/>
    <w:rsid w:val="00EF63D6"/>
    <w:rsid w:val="00EF68E8"/>
    <w:rsid w:val="00EF6922"/>
    <w:rsid w:val="00EF6AB1"/>
    <w:rsid w:val="00EF716E"/>
    <w:rsid w:val="00F009AB"/>
    <w:rsid w:val="00F018B5"/>
    <w:rsid w:val="00F01B10"/>
    <w:rsid w:val="00F01D51"/>
    <w:rsid w:val="00F02387"/>
    <w:rsid w:val="00F034E8"/>
    <w:rsid w:val="00F045EA"/>
    <w:rsid w:val="00F046E2"/>
    <w:rsid w:val="00F0488A"/>
    <w:rsid w:val="00F04E11"/>
    <w:rsid w:val="00F10323"/>
    <w:rsid w:val="00F10BDD"/>
    <w:rsid w:val="00F10D48"/>
    <w:rsid w:val="00F111C1"/>
    <w:rsid w:val="00F11F90"/>
    <w:rsid w:val="00F13907"/>
    <w:rsid w:val="00F140C0"/>
    <w:rsid w:val="00F14262"/>
    <w:rsid w:val="00F17307"/>
    <w:rsid w:val="00F1755B"/>
    <w:rsid w:val="00F1786B"/>
    <w:rsid w:val="00F17CB3"/>
    <w:rsid w:val="00F17CC4"/>
    <w:rsid w:val="00F201A0"/>
    <w:rsid w:val="00F206D7"/>
    <w:rsid w:val="00F20BC9"/>
    <w:rsid w:val="00F2219F"/>
    <w:rsid w:val="00F22843"/>
    <w:rsid w:val="00F238F8"/>
    <w:rsid w:val="00F254D1"/>
    <w:rsid w:val="00F2611F"/>
    <w:rsid w:val="00F2654F"/>
    <w:rsid w:val="00F26E93"/>
    <w:rsid w:val="00F27521"/>
    <w:rsid w:val="00F300AC"/>
    <w:rsid w:val="00F30723"/>
    <w:rsid w:val="00F30825"/>
    <w:rsid w:val="00F32850"/>
    <w:rsid w:val="00F32D49"/>
    <w:rsid w:val="00F3380A"/>
    <w:rsid w:val="00F33902"/>
    <w:rsid w:val="00F34CF8"/>
    <w:rsid w:val="00F361F8"/>
    <w:rsid w:val="00F367A9"/>
    <w:rsid w:val="00F37324"/>
    <w:rsid w:val="00F405A2"/>
    <w:rsid w:val="00F40D17"/>
    <w:rsid w:val="00F410E3"/>
    <w:rsid w:val="00F434B9"/>
    <w:rsid w:val="00F434F1"/>
    <w:rsid w:val="00F44C4D"/>
    <w:rsid w:val="00F44CF4"/>
    <w:rsid w:val="00F44DBB"/>
    <w:rsid w:val="00F45772"/>
    <w:rsid w:val="00F4614E"/>
    <w:rsid w:val="00F50927"/>
    <w:rsid w:val="00F5115B"/>
    <w:rsid w:val="00F52F56"/>
    <w:rsid w:val="00F53446"/>
    <w:rsid w:val="00F54A7A"/>
    <w:rsid w:val="00F5504F"/>
    <w:rsid w:val="00F55C96"/>
    <w:rsid w:val="00F56624"/>
    <w:rsid w:val="00F566F8"/>
    <w:rsid w:val="00F57213"/>
    <w:rsid w:val="00F57C79"/>
    <w:rsid w:val="00F602F2"/>
    <w:rsid w:val="00F67398"/>
    <w:rsid w:val="00F67BFC"/>
    <w:rsid w:val="00F70CFA"/>
    <w:rsid w:val="00F72105"/>
    <w:rsid w:val="00F722E7"/>
    <w:rsid w:val="00F7287A"/>
    <w:rsid w:val="00F73B5E"/>
    <w:rsid w:val="00F73DF7"/>
    <w:rsid w:val="00F748EC"/>
    <w:rsid w:val="00F74FEC"/>
    <w:rsid w:val="00F759FD"/>
    <w:rsid w:val="00F76E11"/>
    <w:rsid w:val="00F82F6A"/>
    <w:rsid w:val="00F83932"/>
    <w:rsid w:val="00F83E4B"/>
    <w:rsid w:val="00F85967"/>
    <w:rsid w:val="00F86727"/>
    <w:rsid w:val="00F87638"/>
    <w:rsid w:val="00F878CC"/>
    <w:rsid w:val="00F90FB2"/>
    <w:rsid w:val="00F943B2"/>
    <w:rsid w:val="00F94A33"/>
    <w:rsid w:val="00F95942"/>
    <w:rsid w:val="00F96003"/>
    <w:rsid w:val="00F962BB"/>
    <w:rsid w:val="00F9674C"/>
    <w:rsid w:val="00F97080"/>
    <w:rsid w:val="00F97279"/>
    <w:rsid w:val="00F978F0"/>
    <w:rsid w:val="00F97A57"/>
    <w:rsid w:val="00F97E24"/>
    <w:rsid w:val="00FA4488"/>
    <w:rsid w:val="00FA44FC"/>
    <w:rsid w:val="00FA4A92"/>
    <w:rsid w:val="00FA4AFB"/>
    <w:rsid w:val="00FA5398"/>
    <w:rsid w:val="00FA56D2"/>
    <w:rsid w:val="00FA69C6"/>
    <w:rsid w:val="00FB01EA"/>
    <w:rsid w:val="00FB107D"/>
    <w:rsid w:val="00FB1A2B"/>
    <w:rsid w:val="00FB1BF6"/>
    <w:rsid w:val="00FB3AB7"/>
    <w:rsid w:val="00FB4F71"/>
    <w:rsid w:val="00FB6187"/>
    <w:rsid w:val="00FB789C"/>
    <w:rsid w:val="00FC03DF"/>
    <w:rsid w:val="00FC1233"/>
    <w:rsid w:val="00FC2812"/>
    <w:rsid w:val="00FC2BF1"/>
    <w:rsid w:val="00FC2FC3"/>
    <w:rsid w:val="00FC3651"/>
    <w:rsid w:val="00FC3971"/>
    <w:rsid w:val="00FC59E2"/>
    <w:rsid w:val="00FC75FB"/>
    <w:rsid w:val="00FC7BFB"/>
    <w:rsid w:val="00FD05E6"/>
    <w:rsid w:val="00FD17B0"/>
    <w:rsid w:val="00FD18AE"/>
    <w:rsid w:val="00FD2257"/>
    <w:rsid w:val="00FD26C4"/>
    <w:rsid w:val="00FD2987"/>
    <w:rsid w:val="00FD69E8"/>
    <w:rsid w:val="00FD7B2E"/>
    <w:rsid w:val="00FE170A"/>
    <w:rsid w:val="00FE2230"/>
    <w:rsid w:val="00FE3FEA"/>
    <w:rsid w:val="00FE5E4C"/>
    <w:rsid w:val="00FF2B21"/>
    <w:rsid w:val="00FF2F66"/>
    <w:rsid w:val="00FF3690"/>
    <w:rsid w:val="00FF3C38"/>
    <w:rsid w:val="00FF5414"/>
    <w:rsid w:val="00FF7613"/>
    <w:rsid w:val="00FF7E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17058"/>
  <w15:docId w15:val="{77218EBD-4617-4DA1-B3CE-D627B854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5E"/>
    <w:pPr>
      <w:spacing w:after="200" w:line="276" w:lineRule="auto"/>
    </w:pPr>
    <w:rPr>
      <w:sz w:val="22"/>
      <w:szCs w:val="22"/>
      <w:lang w:val="en-CA"/>
    </w:rPr>
  </w:style>
  <w:style w:type="paragraph" w:styleId="Heading1">
    <w:name w:val="heading 1"/>
    <w:basedOn w:val="Normal"/>
    <w:next w:val="Normal"/>
    <w:link w:val="Heading1Char"/>
    <w:uiPriority w:val="9"/>
    <w:qFormat/>
    <w:rsid w:val="00352B43"/>
    <w:pPr>
      <w:keepNext/>
      <w:keepLines/>
      <w:tabs>
        <w:tab w:val="left" w:pos="216"/>
        <w:tab w:val="num" w:pos="576"/>
      </w:tabs>
      <w:spacing w:before="160" w:after="80" w:line="240" w:lineRule="auto"/>
      <w:ind w:firstLine="216"/>
      <w:jc w:val="center"/>
      <w:outlineLvl w:val="0"/>
    </w:pPr>
    <w:rPr>
      <w:rFonts w:ascii="Times New Roman" w:eastAsia="SimSun" w:hAnsi="Times New Roman"/>
      <w:smallCaps/>
      <w:noProof/>
      <w:sz w:val="20"/>
      <w:szCs w:val="20"/>
      <w:lang w:val="en-US"/>
    </w:rPr>
  </w:style>
  <w:style w:type="paragraph" w:styleId="Heading2">
    <w:name w:val="heading 2"/>
    <w:basedOn w:val="Normal"/>
    <w:next w:val="Normal"/>
    <w:link w:val="Heading2Char"/>
    <w:qFormat/>
    <w:rsid w:val="00D82B2E"/>
    <w:pPr>
      <w:keepNext/>
      <w:keepLines/>
      <w:spacing w:before="120" w:after="60" w:line="240" w:lineRule="auto"/>
      <w:outlineLvl w:val="1"/>
    </w:pPr>
    <w:rPr>
      <w:rFonts w:ascii="Times New Roman" w:eastAsia="SimSun" w:hAnsi="Times New Roman"/>
      <w:i/>
      <w:iCs/>
      <w:noProof/>
      <w:sz w:val="20"/>
      <w:szCs w:val="20"/>
      <w:lang w:val="en-US"/>
    </w:rPr>
  </w:style>
  <w:style w:type="paragraph" w:styleId="Heading3">
    <w:name w:val="heading 3"/>
    <w:basedOn w:val="Normal"/>
    <w:next w:val="Normal"/>
    <w:link w:val="Heading3Char"/>
    <w:uiPriority w:val="9"/>
    <w:unhideWhenUsed/>
    <w:qFormat/>
    <w:rsid w:val="00014DA2"/>
    <w:pPr>
      <w:keepNext/>
      <w:keepLines/>
      <w:spacing w:before="40" w:after="0"/>
      <w:ind w:left="284" w:hanging="284"/>
      <w:outlineLvl w:val="2"/>
    </w:pPr>
    <w:rPr>
      <w:rFonts w:asciiTheme="majorBidi" w:eastAsiaTheme="majorEastAsia" w:hAnsiTheme="majorBidi" w:cstheme="majorBidi"/>
      <w:i/>
      <w:iCs/>
      <w:sz w:val="20"/>
      <w:szCs w:val="20"/>
    </w:rPr>
  </w:style>
  <w:style w:type="paragraph" w:styleId="Heading4">
    <w:name w:val="heading 4"/>
    <w:basedOn w:val="Normal"/>
    <w:next w:val="Normal"/>
    <w:link w:val="Heading4Char"/>
    <w:uiPriority w:val="9"/>
    <w:unhideWhenUsed/>
    <w:qFormat/>
    <w:rsid w:val="00547B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365380"/>
    <w:pPr>
      <w:tabs>
        <w:tab w:val="left" w:pos="360"/>
      </w:tabs>
      <w:spacing w:before="160" w:after="80" w:line="240" w:lineRule="auto"/>
      <w:jc w:val="center"/>
      <w:outlineLvl w:val="4"/>
    </w:pPr>
    <w:rPr>
      <w:rFonts w:ascii="Times New Roman" w:eastAsia="SimSun" w:hAnsi="Times New Roman"/>
      <w:smallCap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سرد الفقرات1"/>
    <w:basedOn w:val="Normal"/>
    <w:uiPriority w:val="34"/>
    <w:qFormat/>
    <w:rsid w:val="007D1DD9"/>
    <w:pPr>
      <w:ind w:left="720"/>
      <w:contextualSpacing/>
    </w:pPr>
  </w:style>
  <w:style w:type="character" w:styleId="Hyperlink">
    <w:name w:val="Hyperlink"/>
    <w:uiPriority w:val="99"/>
    <w:unhideWhenUsed/>
    <w:rsid w:val="007003E3"/>
    <w:rPr>
      <w:color w:val="0000FF"/>
      <w:u w:val="single"/>
    </w:rPr>
  </w:style>
  <w:style w:type="table" w:styleId="TableGrid">
    <w:name w:val="Table Grid"/>
    <w:basedOn w:val="TableNormal"/>
    <w:uiPriority w:val="39"/>
    <w:rsid w:val="00FD29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9159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1595"/>
    <w:rPr>
      <w:rFonts w:ascii="Tahoma" w:hAnsi="Tahoma" w:cs="Tahoma"/>
      <w:sz w:val="16"/>
      <w:szCs w:val="16"/>
    </w:rPr>
  </w:style>
  <w:style w:type="paragraph" w:styleId="Header">
    <w:name w:val="header"/>
    <w:basedOn w:val="Normal"/>
    <w:link w:val="HeaderChar"/>
    <w:uiPriority w:val="99"/>
    <w:unhideWhenUsed/>
    <w:rsid w:val="005B1521"/>
    <w:pPr>
      <w:tabs>
        <w:tab w:val="center" w:pos="4680"/>
        <w:tab w:val="right" w:pos="9360"/>
      </w:tabs>
    </w:pPr>
  </w:style>
  <w:style w:type="character" w:customStyle="1" w:styleId="HeaderChar">
    <w:name w:val="Header Char"/>
    <w:link w:val="Header"/>
    <w:uiPriority w:val="99"/>
    <w:rsid w:val="005B1521"/>
    <w:rPr>
      <w:sz w:val="22"/>
      <w:szCs w:val="22"/>
      <w:lang w:val="en-CA"/>
    </w:rPr>
  </w:style>
  <w:style w:type="paragraph" w:styleId="Footer">
    <w:name w:val="footer"/>
    <w:basedOn w:val="Normal"/>
    <w:link w:val="FooterChar"/>
    <w:uiPriority w:val="99"/>
    <w:unhideWhenUsed/>
    <w:rsid w:val="005B1521"/>
    <w:pPr>
      <w:tabs>
        <w:tab w:val="center" w:pos="4680"/>
        <w:tab w:val="right" w:pos="9360"/>
      </w:tabs>
    </w:pPr>
  </w:style>
  <w:style w:type="character" w:customStyle="1" w:styleId="FooterChar">
    <w:name w:val="Footer Char"/>
    <w:link w:val="Footer"/>
    <w:uiPriority w:val="99"/>
    <w:rsid w:val="005B1521"/>
    <w:rPr>
      <w:sz w:val="22"/>
      <w:szCs w:val="22"/>
      <w:lang w:val="en-CA"/>
    </w:rPr>
  </w:style>
  <w:style w:type="paragraph" w:styleId="Caption">
    <w:name w:val="caption"/>
    <w:basedOn w:val="Normal"/>
    <w:next w:val="Normal"/>
    <w:uiPriority w:val="99"/>
    <w:unhideWhenUsed/>
    <w:qFormat/>
    <w:rsid w:val="004E300A"/>
    <w:rPr>
      <w:b/>
      <w:bCs/>
      <w:sz w:val="20"/>
      <w:szCs w:val="20"/>
    </w:rPr>
  </w:style>
  <w:style w:type="paragraph" w:customStyle="1" w:styleId="heading30">
    <w:name w:val="heading3"/>
    <w:basedOn w:val="Normal"/>
    <w:next w:val="Normal"/>
    <w:rsid w:val="00693C63"/>
    <w:pPr>
      <w:keepNext/>
      <w:keepLines/>
      <w:tabs>
        <w:tab w:val="left" w:pos="284"/>
      </w:tabs>
      <w:suppressAutoHyphens/>
      <w:overflowPunct w:val="0"/>
      <w:autoSpaceDE w:val="0"/>
      <w:autoSpaceDN w:val="0"/>
      <w:adjustRightInd w:val="0"/>
      <w:spacing w:before="320" w:after="0" w:line="240" w:lineRule="auto"/>
      <w:jc w:val="both"/>
      <w:textAlignment w:val="baseline"/>
    </w:pPr>
    <w:rPr>
      <w:rFonts w:ascii="Times" w:eastAsia="Times New Roman" w:hAnsi="Times"/>
      <w:b/>
      <w:sz w:val="20"/>
      <w:szCs w:val="20"/>
      <w:lang w:val="en-US"/>
    </w:rPr>
  </w:style>
  <w:style w:type="paragraph" w:customStyle="1" w:styleId="heading20">
    <w:name w:val="heading2"/>
    <w:basedOn w:val="Normal"/>
    <w:next w:val="p1a"/>
    <w:rsid w:val="00AB5DFA"/>
    <w:pPr>
      <w:keepNext/>
      <w:keepLines/>
      <w:tabs>
        <w:tab w:val="left" w:pos="510"/>
      </w:tabs>
      <w:suppressAutoHyphens/>
      <w:overflowPunct w:val="0"/>
      <w:autoSpaceDE w:val="0"/>
      <w:autoSpaceDN w:val="0"/>
      <w:adjustRightInd w:val="0"/>
      <w:spacing w:before="440" w:after="220" w:line="240" w:lineRule="auto"/>
      <w:jc w:val="both"/>
      <w:textAlignment w:val="baseline"/>
    </w:pPr>
    <w:rPr>
      <w:rFonts w:ascii="Times" w:eastAsia="Times New Roman" w:hAnsi="Times"/>
      <w:b/>
      <w:sz w:val="20"/>
      <w:szCs w:val="20"/>
      <w:lang w:val="en-US"/>
    </w:rPr>
  </w:style>
  <w:style w:type="paragraph" w:customStyle="1" w:styleId="p1a">
    <w:name w:val="p1a"/>
    <w:basedOn w:val="Normal"/>
    <w:next w:val="Normal"/>
    <w:rsid w:val="00AB5DFA"/>
    <w:pPr>
      <w:overflowPunct w:val="0"/>
      <w:autoSpaceDE w:val="0"/>
      <w:autoSpaceDN w:val="0"/>
      <w:adjustRightInd w:val="0"/>
      <w:spacing w:after="0" w:line="240" w:lineRule="auto"/>
      <w:jc w:val="both"/>
      <w:textAlignment w:val="baseline"/>
    </w:pPr>
    <w:rPr>
      <w:rFonts w:ascii="Times" w:eastAsia="Times New Roman" w:hAnsi="Times"/>
      <w:sz w:val="20"/>
      <w:szCs w:val="20"/>
      <w:lang w:val="en-US"/>
    </w:rPr>
  </w:style>
  <w:style w:type="paragraph" w:styleId="FootnoteText">
    <w:name w:val="footnote text"/>
    <w:basedOn w:val="Normal"/>
    <w:link w:val="FootnoteTextChar"/>
    <w:semiHidden/>
    <w:rsid w:val="00AB5DFA"/>
    <w:pPr>
      <w:tabs>
        <w:tab w:val="left" w:pos="170"/>
      </w:tabs>
      <w:overflowPunct w:val="0"/>
      <w:autoSpaceDE w:val="0"/>
      <w:autoSpaceDN w:val="0"/>
      <w:adjustRightInd w:val="0"/>
      <w:spacing w:after="0" w:line="220" w:lineRule="exact"/>
      <w:ind w:left="170" w:hanging="170"/>
      <w:jc w:val="both"/>
      <w:textAlignment w:val="baseline"/>
    </w:pPr>
    <w:rPr>
      <w:rFonts w:ascii="Times" w:eastAsia="Times New Roman" w:hAnsi="Times"/>
      <w:sz w:val="18"/>
      <w:szCs w:val="20"/>
      <w:lang w:val="en-US"/>
    </w:rPr>
  </w:style>
  <w:style w:type="character" w:customStyle="1" w:styleId="FootnoteTextChar">
    <w:name w:val="Footnote Text Char"/>
    <w:link w:val="FootnoteText"/>
    <w:semiHidden/>
    <w:rsid w:val="00AB5DFA"/>
    <w:rPr>
      <w:rFonts w:ascii="Times" w:eastAsia="Times New Roman" w:hAnsi="Times"/>
      <w:sz w:val="18"/>
    </w:rPr>
  </w:style>
  <w:style w:type="paragraph" w:customStyle="1" w:styleId="Text">
    <w:name w:val="Text"/>
    <w:basedOn w:val="Normal"/>
    <w:rsid w:val="00AB5DFA"/>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paragraph" w:customStyle="1" w:styleId="heading10">
    <w:name w:val="heading1"/>
    <w:basedOn w:val="Normal"/>
    <w:next w:val="p1a"/>
    <w:rsid w:val="00632C22"/>
    <w:pPr>
      <w:keepNext/>
      <w:keepLines/>
      <w:tabs>
        <w:tab w:val="left" w:pos="454"/>
      </w:tabs>
      <w:suppressAutoHyphens/>
      <w:overflowPunct w:val="0"/>
      <w:autoSpaceDE w:val="0"/>
      <w:autoSpaceDN w:val="0"/>
      <w:adjustRightInd w:val="0"/>
      <w:spacing w:before="520" w:after="280" w:line="240" w:lineRule="auto"/>
      <w:jc w:val="both"/>
      <w:textAlignment w:val="baseline"/>
    </w:pPr>
    <w:rPr>
      <w:rFonts w:ascii="Times" w:eastAsia="Times New Roman" w:hAnsi="Times"/>
      <w:b/>
      <w:sz w:val="24"/>
      <w:szCs w:val="20"/>
      <w:lang w:val="en-US"/>
    </w:rPr>
  </w:style>
  <w:style w:type="paragraph" w:customStyle="1" w:styleId="tabletitle">
    <w:name w:val="table title"/>
    <w:basedOn w:val="Normal"/>
    <w:next w:val="Normal"/>
    <w:rsid w:val="00632C22"/>
    <w:pPr>
      <w:keepNext/>
      <w:keepLines/>
      <w:overflowPunct w:val="0"/>
      <w:autoSpaceDE w:val="0"/>
      <w:autoSpaceDN w:val="0"/>
      <w:adjustRightInd w:val="0"/>
      <w:spacing w:before="240" w:after="120" w:line="240" w:lineRule="auto"/>
      <w:jc w:val="both"/>
      <w:textAlignment w:val="baseline"/>
    </w:pPr>
    <w:rPr>
      <w:rFonts w:ascii="Times" w:eastAsia="Times New Roman" w:hAnsi="Times"/>
      <w:sz w:val="18"/>
      <w:szCs w:val="20"/>
      <w:lang w:val="de-DE"/>
    </w:rPr>
  </w:style>
  <w:style w:type="paragraph" w:customStyle="1" w:styleId="referenceitem">
    <w:name w:val="referenceitem"/>
    <w:basedOn w:val="Normal"/>
    <w:qFormat/>
    <w:rsid w:val="00632C22"/>
    <w:pPr>
      <w:overflowPunct w:val="0"/>
      <w:autoSpaceDE w:val="0"/>
      <w:autoSpaceDN w:val="0"/>
      <w:adjustRightInd w:val="0"/>
      <w:spacing w:after="0" w:line="240" w:lineRule="auto"/>
      <w:ind w:left="227" w:hanging="227"/>
      <w:jc w:val="both"/>
      <w:textAlignment w:val="baseline"/>
    </w:pPr>
    <w:rPr>
      <w:rFonts w:ascii="Times" w:eastAsia="Times New Roman" w:hAnsi="Times"/>
      <w:sz w:val="18"/>
      <w:szCs w:val="20"/>
      <w:lang w:val="en-US"/>
    </w:rPr>
  </w:style>
  <w:style w:type="paragraph" w:customStyle="1" w:styleId="papertitle">
    <w:name w:val="paper title"/>
    <w:rsid w:val="004F0A19"/>
    <w:pPr>
      <w:spacing w:after="120"/>
      <w:jc w:val="center"/>
    </w:pPr>
    <w:rPr>
      <w:rFonts w:ascii="Times New Roman" w:eastAsia="MS Mincho" w:hAnsi="Times New Roman"/>
      <w:noProof/>
      <w:sz w:val="48"/>
      <w:szCs w:val="48"/>
    </w:rPr>
  </w:style>
  <w:style w:type="character" w:customStyle="1" w:styleId="10">
    <w:name w:val="إشارة لم يتم حلها1"/>
    <w:uiPriority w:val="99"/>
    <w:semiHidden/>
    <w:unhideWhenUsed/>
    <w:rsid w:val="004F0A19"/>
    <w:rPr>
      <w:color w:val="605E5C"/>
      <w:shd w:val="clear" w:color="auto" w:fill="E1DFDD"/>
    </w:rPr>
  </w:style>
  <w:style w:type="paragraph" w:customStyle="1" w:styleId="Affiliation">
    <w:name w:val="Affiliation"/>
    <w:rsid w:val="004F0A19"/>
    <w:pPr>
      <w:jc w:val="center"/>
    </w:pPr>
    <w:rPr>
      <w:rFonts w:ascii="Times New Roman" w:eastAsia="SimSun" w:hAnsi="Times New Roman"/>
    </w:rPr>
  </w:style>
  <w:style w:type="paragraph" w:customStyle="1" w:styleId="keywords">
    <w:name w:val="key words"/>
    <w:rsid w:val="00352B43"/>
    <w:pPr>
      <w:spacing w:after="120"/>
      <w:ind w:firstLine="288"/>
      <w:jc w:val="both"/>
    </w:pPr>
    <w:rPr>
      <w:rFonts w:ascii="Times New Roman" w:eastAsia="SimSun" w:hAnsi="Times New Roman"/>
      <w:b/>
      <w:bCs/>
      <w:i/>
      <w:iCs/>
      <w:noProof/>
      <w:sz w:val="18"/>
      <w:szCs w:val="18"/>
    </w:rPr>
  </w:style>
  <w:style w:type="character" w:customStyle="1" w:styleId="Heading1Char">
    <w:name w:val="Heading 1 Char"/>
    <w:link w:val="Heading1"/>
    <w:uiPriority w:val="9"/>
    <w:rsid w:val="00352B43"/>
    <w:rPr>
      <w:rFonts w:ascii="Times New Roman" w:eastAsia="SimSun" w:hAnsi="Times New Roman"/>
      <w:smallCaps/>
      <w:noProof/>
    </w:rPr>
  </w:style>
  <w:style w:type="paragraph" w:styleId="BodyText">
    <w:name w:val="Body Text"/>
    <w:basedOn w:val="Normal"/>
    <w:link w:val="BodyTextChar"/>
    <w:rsid w:val="00352B43"/>
    <w:pPr>
      <w:spacing w:after="0" w:line="228" w:lineRule="auto"/>
      <w:ind w:firstLine="288"/>
      <w:jc w:val="both"/>
    </w:pPr>
    <w:rPr>
      <w:rFonts w:ascii="Times New Roman" w:eastAsia="SimSun" w:hAnsi="Times New Roman"/>
      <w:spacing w:val="-1"/>
      <w:sz w:val="20"/>
      <w:szCs w:val="20"/>
      <w:lang w:val="en-US"/>
    </w:rPr>
  </w:style>
  <w:style w:type="character" w:customStyle="1" w:styleId="BodyTextChar">
    <w:name w:val="Body Text Char"/>
    <w:link w:val="BodyText"/>
    <w:rsid w:val="00352B43"/>
    <w:rPr>
      <w:rFonts w:ascii="Times New Roman" w:eastAsia="SimSun" w:hAnsi="Times New Roman"/>
      <w:spacing w:val="-1"/>
    </w:rPr>
  </w:style>
  <w:style w:type="character" w:customStyle="1" w:styleId="Heading2Char">
    <w:name w:val="Heading 2 Char"/>
    <w:link w:val="Heading2"/>
    <w:rsid w:val="00D82B2E"/>
    <w:rPr>
      <w:rFonts w:ascii="Times New Roman" w:eastAsia="SimSun" w:hAnsi="Times New Roman"/>
      <w:i/>
      <w:iCs/>
      <w:noProof/>
    </w:rPr>
  </w:style>
  <w:style w:type="character" w:customStyle="1" w:styleId="Heading5Char">
    <w:name w:val="Heading 5 Char"/>
    <w:link w:val="Heading5"/>
    <w:rsid w:val="00365380"/>
    <w:rPr>
      <w:rFonts w:ascii="Times New Roman" w:eastAsia="SimSun" w:hAnsi="Times New Roman"/>
      <w:smallCaps/>
      <w:noProof/>
    </w:rPr>
  </w:style>
  <w:style w:type="paragraph" w:customStyle="1" w:styleId="references">
    <w:name w:val="references"/>
    <w:rsid w:val="00365380"/>
    <w:pPr>
      <w:spacing w:after="50" w:line="180" w:lineRule="exact"/>
      <w:jc w:val="both"/>
    </w:pPr>
    <w:rPr>
      <w:rFonts w:ascii="Times New Roman" w:eastAsia="MS Mincho" w:hAnsi="Times New Roman"/>
      <w:noProof/>
      <w:sz w:val="16"/>
      <w:szCs w:val="16"/>
    </w:rPr>
  </w:style>
  <w:style w:type="paragraph" w:customStyle="1" w:styleId="figurecaption">
    <w:name w:val="figure caption"/>
    <w:qFormat/>
    <w:rsid w:val="00AB73B8"/>
    <w:pPr>
      <w:spacing w:before="80" w:after="200"/>
      <w:jc w:val="center"/>
    </w:pPr>
    <w:rPr>
      <w:rFonts w:ascii="Times New Roman" w:eastAsia="SimSun" w:hAnsi="Times New Roman"/>
      <w:noProof/>
      <w:sz w:val="16"/>
      <w:szCs w:val="16"/>
    </w:rPr>
  </w:style>
  <w:style w:type="paragraph" w:customStyle="1" w:styleId="tablehead">
    <w:name w:val="table head"/>
    <w:rsid w:val="00071D40"/>
    <w:pPr>
      <w:spacing w:before="240" w:after="120" w:line="216" w:lineRule="auto"/>
      <w:jc w:val="center"/>
    </w:pPr>
    <w:rPr>
      <w:rFonts w:ascii="Times New Roman" w:eastAsia="SimSun" w:hAnsi="Times New Roman"/>
      <w:smallCaps/>
      <w:noProof/>
      <w:sz w:val="16"/>
      <w:szCs w:val="16"/>
    </w:rPr>
  </w:style>
  <w:style w:type="paragraph" w:customStyle="1" w:styleId="tablecolhead">
    <w:name w:val="table col head"/>
    <w:basedOn w:val="Normal"/>
    <w:rsid w:val="00071D40"/>
    <w:pPr>
      <w:spacing w:after="0" w:line="240" w:lineRule="auto"/>
      <w:jc w:val="center"/>
    </w:pPr>
    <w:rPr>
      <w:rFonts w:ascii="Times New Roman" w:eastAsia="SimSun" w:hAnsi="Times New Roman"/>
      <w:b/>
      <w:bCs/>
      <w:sz w:val="16"/>
      <w:szCs w:val="16"/>
      <w:lang w:val="en-US"/>
    </w:rPr>
  </w:style>
  <w:style w:type="paragraph" w:customStyle="1" w:styleId="tablecolsubhead">
    <w:name w:val="table col subhead"/>
    <w:basedOn w:val="tablecolhead"/>
    <w:rsid w:val="00071D40"/>
    <w:rPr>
      <w:i/>
      <w:iCs/>
      <w:sz w:val="15"/>
      <w:szCs w:val="15"/>
    </w:rPr>
  </w:style>
  <w:style w:type="paragraph" w:customStyle="1" w:styleId="tablecopy">
    <w:name w:val="table copy"/>
    <w:rsid w:val="00071D40"/>
    <w:pPr>
      <w:jc w:val="both"/>
    </w:pPr>
    <w:rPr>
      <w:rFonts w:ascii="Times New Roman" w:eastAsia="SimSun" w:hAnsi="Times New Roman"/>
      <w:noProof/>
      <w:sz w:val="16"/>
      <w:szCs w:val="16"/>
    </w:rPr>
  </w:style>
  <w:style w:type="character" w:styleId="FollowedHyperlink">
    <w:name w:val="FollowedHyperlink"/>
    <w:basedOn w:val="DefaultParagraphFont"/>
    <w:uiPriority w:val="99"/>
    <w:semiHidden/>
    <w:unhideWhenUsed/>
    <w:rsid w:val="00824D1C"/>
    <w:rPr>
      <w:color w:val="954F72" w:themeColor="followedHyperlink"/>
      <w:u w:val="single"/>
    </w:rPr>
  </w:style>
  <w:style w:type="character" w:styleId="Strong">
    <w:name w:val="Strong"/>
    <w:basedOn w:val="DefaultParagraphFont"/>
    <w:uiPriority w:val="22"/>
    <w:qFormat/>
    <w:rsid w:val="007F2408"/>
    <w:rPr>
      <w:b/>
      <w:bCs/>
    </w:rPr>
  </w:style>
  <w:style w:type="character" w:customStyle="1" w:styleId="words">
    <w:name w:val="words"/>
    <w:basedOn w:val="DefaultParagraphFont"/>
    <w:rsid w:val="004D2873"/>
  </w:style>
  <w:style w:type="character" w:styleId="PlaceholderText">
    <w:name w:val="Placeholder Text"/>
    <w:basedOn w:val="DefaultParagraphFont"/>
    <w:uiPriority w:val="99"/>
    <w:semiHidden/>
    <w:rsid w:val="004D74CF"/>
    <w:rPr>
      <w:color w:val="808080"/>
    </w:rPr>
  </w:style>
  <w:style w:type="paragraph" w:styleId="NormalWeb">
    <w:name w:val="Normal (Web)"/>
    <w:basedOn w:val="Normal"/>
    <w:uiPriority w:val="99"/>
    <w:unhideWhenUsed/>
    <w:rsid w:val="00113658"/>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014DA2"/>
    <w:rPr>
      <w:rFonts w:asciiTheme="majorBidi" w:eastAsiaTheme="majorEastAsia" w:hAnsiTheme="majorBidi" w:cstheme="majorBidi"/>
      <w:i/>
      <w:iCs/>
      <w:lang w:val="en-CA"/>
    </w:rPr>
  </w:style>
  <w:style w:type="table" w:styleId="ListTable3">
    <w:name w:val="List Table 3"/>
    <w:basedOn w:val="TableNormal"/>
    <w:uiPriority w:val="48"/>
    <w:rsid w:val="000D411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Abstract">
    <w:name w:val="Abstract"/>
    <w:rsid w:val="006C3386"/>
    <w:pPr>
      <w:spacing w:after="200"/>
      <w:jc w:val="both"/>
    </w:pPr>
    <w:rPr>
      <w:rFonts w:ascii="Times New Roman" w:eastAsia="SimSun" w:hAnsi="Times New Roman"/>
      <w:b/>
      <w:bCs/>
      <w:sz w:val="18"/>
      <w:szCs w:val="18"/>
    </w:rPr>
  </w:style>
  <w:style w:type="paragraph" w:styleId="ListParagraph">
    <w:name w:val="List Paragraph"/>
    <w:basedOn w:val="Normal"/>
    <w:uiPriority w:val="34"/>
    <w:qFormat/>
    <w:rsid w:val="005F6A4E"/>
    <w:pPr>
      <w:ind w:left="720"/>
      <w:contextualSpacing/>
    </w:pPr>
  </w:style>
  <w:style w:type="paragraph" w:customStyle="1" w:styleId="Author">
    <w:name w:val="Author"/>
    <w:rsid w:val="00E304D5"/>
    <w:pPr>
      <w:spacing w:before="360" w:after="40"/>
      <w:jc w:val="center"/>
    </w:pPr>
    <w:rPr>
      <w:rFonts w:ascii="Times New Roman" w:eastAsia="SimSun" w:hAnsi="Times New Roman"/>
      <w:noProof/>
      <w:sz w:val="22"/>
      <w:szCs w:val="22"/>
    </w:rPr>
  </w:style>
  <w:style w:type="character" w:styleId="UnresolvedMention">
    <w:name w:val="Unresolved Mention"/>
    <w:basedOn w:val="DefaultParagraphFont"/>
    <w:uiPriority w:val="99"/>
    <w:semiHidden/>
    <w:unhideWhenUsed/>
    <w:rsid w:val="006C1C0F"/>
    <w:rPr>
      <w:color w:val="605E5C"/>
      <w:shd w:val="clear" w:color="auto" w:fill="E1DFDD"/>
    </w:rPr>
  </w:style>
  <w:style w:type="character" w:customStyle="1" w:styleId="Heading4Char">
    <w:name w:val="Heading 4 Char"/>
    <w:basedOn w:val="DefaultParagraphFont"/>
    <w:link w:val="Heading4"/>
    <w:uiPriority w:val="9"/>
    <w:rsid w:val="00547B96"/>
    <w:rPr>
      <w:rFonts w:asciiTheme="majorHAnsi" w:eastAsiaTheme="majorEastAsia" w:hAnsiTheme="majorHAnsi" w:cstheme="majorBidi"/>
      <w:i/>
      <w:iCs/>
      <w:color w:val="2F5496" w:themeColor="accent1" w:themeShade="BF"/>
      <w:sz w:val="22"/>
      <w:szCs w:val="22"/>
      <w:lang w:val="en-CA"/>
    </w:rPr>
  </w:style>
  <w:style w:type="paragraph" w:styleId="Bibliography">
    <w:name w:val="Bibliography"/>
    <w:basedOn w:val="Normal"/>
    <w:next w:val="Normal"/>
    <w:uiPriority w:val="37"/>
    <w:unhideWhenUsed/>
    <w:rsid w:val="00D242BE"/>
  </w:style>
  <w:style w:type="paragraph" w:customStyle="1" w:styleId="RSR">
    <w:name w:val="RSR"/>
    <w:basedOn w:val="BodyText"/>
    <w:link w:val="RSRChar"/>
    <w:qFormat/>
    <w:rsid w:val="00917314"/>
    <w:pPr>
      <w:spacing w:after="120" w:line="240" w:lineRule="auto"/>
      <w:ind w:firstLine="289"/>
    </w:pPr>
  </w:style>
  <w:style w:type="character" w:customStyle="1" w:styleId="RSRChar">
    <w:name w:val="RSR Char"/>
    <w:basedOn w:val="BodyTextChar"/>
    <w:link w:val="RSR"/>
    <w:rsid w:val="00917314"/>
    <w:rPr>
      <w:rFonts w:ascii="Times New Roman" w:eastAsia="SimSun" w:hAnsi="Times New Roman"/>
      <w:spacing w:val="-1"/>
    </w:rPr>
  </w:style>
  <w:style w:type="paragraph" w:styleId="EndnoteText">
    <w:name w:val="endnote text"/>
    <w:basedOn w:val="Normal"/>
    <w:link w:val="EndnoteTextChar"/>
    <w:uiPriority w:val="99"/>
    <w:semiHidden/>
    <w:unhideWhenUsed/>
    <w:rsid w:val="000717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17D6"/>
    <w:rPr>
      <w:lang w:val="en-CA"/>
    </w:rPr>
  </w:style>
  <w:style w:type="character" w:styleId="EndnoteReference">
    <w:name w:val="endnote reference"/>
    <w:basedOn w:val="DefaultParagraphFont"/>
    <w:uiPriority w:val="99"/>
    <w:semiHidden/>
    <w:unhideWhenUsed/>
    <w:rsid w:val="000717D6"/>
    <w:rPr>
      <w:vertAlign w:val="superscript"/>
    </w:rPr>
  </w:style>
  <w:style w:type="character" w:styleId="FootnoteReference">
    <w:name w:val="footnote reference"/>
    <w:basedOn w:val="DefaultParagraphFont"/>
    <w:uiPriority w:val="99"/>
    <w:semiHidden/>
    <w:unhideWhenUsed/>
    <w:rsid w:val="000717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376">
      <w:bodyDiv w:val="1"/>
      <w:marLeft w:val="0"/>
      <w:marRight w:val="0"/>
      <w:marTop w:val="0"/>
      <w:marBottom w:val="0"/>
      <w:divBdr>
        <w:top w:val="none" w:sz="0" w:space="0" w:color="auto"/>
        <w:left w:val="none" w:sz="0" w:space="0" w:color="auto"/>
        <w:bottom w:val="none" w:sz="0" w:space="0" w:color="auto"/>
        <w:right w:val="none" w:sz="0" w:space="0" w:color="auto"/>
      </w:divBdr>
    </w:div>
    <w:div w:id="471731">
      <w:bodyDiv w:val="1"/>
      <w:marLeft w:val="0"/>
      <w:marRight w:val="0"/>
      <w:marTop w:val="0"/>
      <w:marBottom w:val="0"/>
      <w:divBdr>
        <w:top w:val="none" w:sz="0" w:space="0" w:color="auto"/>
        <w:left w:val="none" w:sz="0" w:space="0" w:color="auto"/>
        <w:bottom w:val="none" w:sz="0" w:space="0" w:color="auto"/>
        <w:right w:val="none" w:sz="0" w:space="0" w:color="auto"/>
      </w:divBdr>
    </w:div>
    <w:div w:id="473862">
      <w:bodyDiv w:val="1"/>
      <w:marLeft w:val="0"/>
      <w:marRight w:val="0"/>
      <w:marTop w:val="0"/>
      <w:marBottom w:val="0"/>
      <w:divBdr>
        <w:top w:val="none" w:sz="0" w:space="0" w:color="auto"/>
        <w:left w:val="none" w:sz="0" w:space="0" w:color="auto"/>
        <w:bottom w:val="none" w:sz="0" w:space="0" w:color="auto"/>
        <w:right w:val="none" w:sz="0" w:space="0" w:color="auto"/>
      </w:divBdr>
    </w:div>
    <w:div w:id="592434">
      <w:bodyDiv w:val="1"/>
      <w:marLeft w:val="0"/>
      <w:marRight w:val="0"/>
      <w:marTop w:val="0"/>
      <w:marBottom w:val="0"/>
      <w:divBdr>
        <w:top w:val="none" w:sz="0" w:space="0" w:color="auto"/>
        <w:left w:val="none" w:sz="0" w:space="0" w:color="auto"/>
        <w:bottom w:val="none" w:sz="0" w:space="0" w:color="auto"/>
        <w:right w:val="none" w:sz="0" w:space="0" w:color="auto"/>
      </w:divBdr>
    </w:div>
    <w:div w:id="818717">
      <w:bodyDiv w:val="1"/>
      <w:marLeft w:val="0"/>
      <w:marRight w:val="0"/>
      <w:marTop w:val="0"/>
      <w:marBottom w:val="0"/>
      <w:divBdr>
        <w:top w:val="none" w:sz="0" w:space="0" w:color="auto"/>
        <w:left w:val="none" w:sz="0" w:space="0" w:color="auto"/>
        <w:bottom w:val="none" w:sz="0" w:space="0" w:color="auto"/>
        <w:right w:val="none" w:sz="0" w:space="0" w:color="auto"/>
      </w:divBdr>
      <w:divsChild>
        <w:div w:id="255283712">
          <w:marLeft w:val="640"/>
          <w:marRight w:val="0"/>
          <w:marTop w:val="0"/>
          <w:marBottom w:val="0"/>
          <w:divBdr>
            <w:top w:val="none" w:sz="0" w:space="0" w:color="auto"/>
            <w:left w:val="none" w:sz="0" w:space="0" w:color="auto"/>
            <w:bottom w:val="none" w:sz="0" w:space="0" w:color="auto"/>
            <w:right w:val="none" w:sz="0" w:space="0" w:color="auto"/>
          </w:divBdr>
        </w:div>
        <w:div w:id="380911138">
          <w:marLeft w:val="640"/>
          <w:marRight w:val="0"/>
          <w:marTop w:val="0"/>
          <w:marBottom w:val="0"/>
          <w:divBdr>
            <w:top w:val="none" w:sz="0" w:space="0" w:color="auto"/>
            <w:left w:val="none" w:sz="0" w:space="0" w:color="auto"/>
            <w:bottom w:val="none" w:sz="0" w:space="0" w:color="auto"/>
            <w:right w:val="none" w:sz="0" w:space="0" w:color="auto"/>
          </w:divBdr>
        </w:div>
        <w:div w:id="406653090">
          <w:marLeft w:val="640"/>
          <w:marRight w:val="0"/>
          <w:marTop w:val="0"/>
          <w:marBottom w:val="0"/>
          <w:divBdr>
            <w:top w:val="none" w:sz="0" w:space="0" w:color="auto"/>
            <w:left w:val="none" w:sz="0" w:space="0" w:color="auto"/>
            <w:bottom w:val="none" w:sz="0" w:space="0" w:color="auto"/>
            <w:right w:val="none" w:sz="0" w:space="0" w:color="auto"/>
          </w:divBdr>
        </w:div>
        <w:div w:id="452285304">
          <w:marLeft w:val="640"/>
          <w:marRight w:val="0"/>
          <w:marTop w:val="0"/>
          <w:marBottom w:val="0"/>
          <w:divBdr>
            <w:top w:val="none" w:sz="0" w:space="0" w:color="auto"/>
            <w:left w:val="none" w:sz="0" w:space="0" w:color="auto"/>
            <w:bottom w:val="none" w:sz="0" w:space="0" w:color="auto"/>
            <w:right w:val="none" w:sz="0" w:space="0" w:color="auto"/>
          </w:divBdr>
        </w:div>
        <w:div w:id="556014566">
          <w:marLeft w:val="640"/>
          <w:marRight w:val="0"/>
          <w:marTop w:val="0"/>
          <w:marBottom w:val="0"/>
          <w:divBdr>
            <w:top w:val="none" w:sz="0" w:space="0" w:color="auto"/>
            <w:left w:val="none" w:sz="0" w:space="0" w:color="auto"/>
            <w:bottom w:val="none" w:sz="0" w:space="0" w:color="auto"/>
            <w:right w:val="none" w:sz="0" w:space="0" w:color="auto"/>
          </w:divBdr>
        </w:div>
        <w:div w:id="640111436">
          <w:marLeft w:val="640"/>
          <w:marRight w:val="0"/>
          <w:marTop w:val="0"/>
          <w:marBottom w:val="0"/>
          <w:divBdr>
            <w:top w:val="none" w:sz="0" w:space="0" w:color="auto"/>
            <w:left w:val="none" w:sz="0" w:space="0" w:color="auto"/>
            <w:bottom w:val="none" w:sz="0" w:space="0" w:color="auto"/>
            <w:right w:val="none" w:sz="0" w:space="0" w:color="auto"/>
          </w:divBdr>
        </w:div>
        <w:div w:id="720641651">
          <w:marLeft w:val="640"/>
          <w:marRight w:val="0"/>
          <w:marTop w:val="0"/>
          <w:marBottom w:val="0"/>
          <w:divBdr>
            <w:top w:val="none" w:sz="0" w:space="0" w:color="auto"/>
            <w:left w:val="none" w:sz="0" w:space="0" w:color="auto"/>
            <w:bottom w:val="none" w:sz="0" w:space="0" w:color="auto"/>
            <w:right w:val="none" w:sz="0" w:space="0" w:color="auto"/>
          </w:divBdr>
        </w:div>
        <w:div w:id="875970308">
          <w:marLeft w:val="640"/>
          <w:marRight w:val="0"/>
          <w:marTop w:val="0"/>
          <w:marBottom w:val="0"/>
          <w:divBdr>
            <w:top w:val="none" w:sz="0" w:space="0" w:color="auto"/>
            <w:left w:val="none" w:sz="0" w:space="0" w:color="auto"/>
            <w:bottom w:val="none" w:sz="0" w:space="0" w:color="auto"/>
            <w:right w:val="none" w:sz="0" w:space="0" w:color="auto"/>
          </w:divBdr>
        </w:div>
        <w:div w:id="976032033">
          <w:marLeft w:val="640"/>
          <w:marRight w:val="0"/>
          <w:marTop w:val="0"/>
          <w:marBottom w:val="0"/>
          <w:divBdr>
            <w:top w:val="none" w:sz="0" w:space="0" w:color="auto"/>
            <w:left w:val="none" w:sz="0" w:space="0" w:color="auto"/>
            <w:bottom w:val="none" w:sz="0" w:space="0" w:color="auto"/>
            <w:right w:val="none" w:sz="0" w:space="0" w:color="auto"/>
          </w:divBdr>
        </w:div>
        <w:div w:id="1048454477">
          <w:marLeft w:val="640"/>
          <w:marRight w:val="0"/>
          <w:marTop w:val="0"/>
          <w:marBottom w:val="0"/>
          <w:divBdr>
            <w:top w:val="none" w:sz="0" w:space="0" w:color="auto"/>
            <w:left w:val="none" w:sz="0" w:space="0" w:color="auto"/>
            <w:bottom w:val="none" w:sz="0" w:space="0" w:color="auto"/>
            <w:right w:val="none" w:sz="0" w:space="0" w:color="auto"/>
          </w:divBdr>
        </w:div>
        <w:div w:id="1094664574">
          <w:marLeft w:val="640"/>
          <w:marRight w:val="0"/>
          <w:marTop w:val="0"/>
          <w:marBottom w:val="0"/>
          <w:divBdr>
            <w:top w:val="none" w:sz="0" w:space="0" w:color="auto"/>
            <w:left w:val="none" w:sz="0" w:space="0" w:color="auto"/>
            <w:bottom w:val="none" w:sz="0" w:space="0" w:color="auto"/>
            <w:right w:val="none" w:sz="0" w:space="0" w:color="auto"/>
          </w:divBdr>
        </w:div>
        <w:div w:id="1272275133">
          <w:marLeft w:val="640"/>
          <w:marRight w:val="0"/>
          <w:marTop w:val="0"/>
          <w:marBottom w:val="0"/>
          <w:divBdr>
            <w:top w:val="none" w:sz="0" w:space="0" w:color="auto"/>
            <w:left w:val="none" w:sz="0" w:space="0" w:color="auto"/>
            <w:bottom w:val="none" w:sz="0" w:space="0" w:color="auto"/>
            <w:right w:val="none" w:sz="0" w:space="0" w:color="auto"/>
          </w:divBdr>
        </w:div>
        <w:div w:id="1298951228">
          <w:marLeft w:val="640"/>
          <w:marRight w:val="0"/>
          <w:marTop w:val="0"/>
          <w:marBottom w:val="0"/>
          <w:divBdr>
            <w:top w:val="none" w:sz="0" w:space="0" w:color="auto"/>
            <w:left w:val="none" w:sz="0" w:space="0" w:color="auto"/>
            <w:bottom w:val="none" w:sz="0" w:space="0" w:color="auto"/>
            <w:right w:val="none" w:sz="0" w:space="0" w:color="auto"/>
          </w:divBdr>
        </w:div>
        <w:div w:id="1365254772">
          <w:marLeft w:val="640"/>
          <w:marRight w:val="0"/>
          <w:marTop w:val="0"/>
          <w:marBottom w:val="0"/>
          <w:divBdr>
            <w:top w:val="none" w:sz="0" w:space="0" w:color="auto"/>
            <w:left w:val="none" w:sz="0" w:space="0" w:color="auto"/>
            <w:bottom w:val="none" w:sz="0" w:space="0" w:color="auto"/>
            <w:right w:val="none" w:sz="0" w:space="0" w:color="auto"/>
          </w:divBdr>
        </w:div>
        <w:div w:id="1387799021">
          <w:marLeft w:val="640"/>
          <w:marRight w:val="0"/>
          <w:marTop w:val="0"/>
          <w:marBottom w:val="0"/>
          <w:divBdr>
            <w:top w:val="none" w:sz="0" w:space="0" w:color="auto"/>
            <w:left w:val="none" w:sz="0" w:space="0" w:color="auto"/>
            <w:bottom w:val="none" w:sz="0" w:space="0" w:color="auto"/>
            <w:right w:val="none" w:sz="0" w:space="0" w:color="auto"/>
          </w:divBdr>
        </w:div>
        <w:div w:id="1437559234">
          <w:marLeft w:val="640"/>
          <w:marRight w:val="0"/>
          <w:marTop w:val="0"/>
          <w:marBottom w:val="0"/>
          <w:divBdr>
            <w:top w:val="none" w:sz="0" w:space="0" w:color="auto"/>
            <w:left w:val="none" w:sz="0" w:space="0" w:color="auto"/>
            <w:bottom w:val="none" w:sz="0" w:space="0" w:color="auto"/>
            <w:right w:val="none" w:sz="0" w:space="0" w:color="auto"/>
          </w:divBdr>
        </w:div>
        <w:div w:id="1464546050">
          <w:marLeft w:val="640"/>
          <w:marRight w:val="0"/>
          <w:marTop w:val="0"/>
          <w:marBottom w:val="0"/>
          <w:divBdr>
            <w:top w:val="none" w:sz="0" w:space="0" w:color="auto"/>
            <w:left w:val="none" w:sz="0" w:space="0" w:color="auto"/>
            <w:bottom w:val="none" w:sz="0" w:space="0" w:color="auto"/>
            <w:right w:val="none" w:sz="0" w:space="0" w:color="auto"/>
          </w:divBdr>
        </w:div>
        <w:div w:id="1615481034">
          <w:marLeft w:val="640"/>
          <w:marRight w:val="0"/>
          <w:marTop w:val="0"/>
          <w:marBottom w:val="0"/>
          <w:divBdr>
            <w:top w:val="none" w:sz="0" w:space="0" w:color="auto"/>
            <w:left w:val="none" w:sz="0" w:space="0" w:color="auto"/>
            <w:bottom w:val="none" w:sz="0" w:space="0" w:color="auto"/>
            <w:right w:val="none" w:sz="0" w:space="0" w:color="auto"/>
          </w:divBdr>
        </w:div>
        <w:div w:id="1741446220">
          <w:marLeft w:val="640"/>
          <w:marRight w:val="0"/>
          <w:marTop w:val="0"/>
          <w:marBottom w:val="0"/>
          <w:divBdr>
            <w:top w:val="none" w:sz="0" w:space="0" w:color="auto"/>
            <w:left w:val="none" w:sz="0" w:space="0" w:color="auto"/>
            <w:bottom w:val="none" w:sz="0" w:space="0" w:color="auto"/>
            <w:right w:val="none" w:sz="0" w:space="0" w:color="auto"/>
          </w:divBdr>
        </w:div>
        <w:div w:id="1908026841">
          <w:marLeft w:val="640"/>
          <w:marRight w:val="0"/>
          <w:marTop w:val="0"/>
          <w:marBottom w:val="0"/>
          <w:divBdr>
            <w:top w:val="none" w:sz="0" w:space="0" w:color="auto"/>
            <w:left w:val="none" w:sz="0" w:space="0" w:color="auto"/>
            <w:bottom w:val="none" w:sz="0" w:space="0" w:color="auto"/>
            <w:right w:val="none" w:sz="0" w:space="0" w:color="auto"/>
          </w:divBdr>
        </w:div>
        <w:div w:id="1958218217">
          <w:marLeft w:val="640"/>
          <w:marRight w:val="0"/>
          <w:marTop w:val="0"/>
          <w:marBottom w:val="0"/>
          <w:divBdr>
            <w:top w:val="none" w:sz="0" w:space="0" w:color="auto"/>
            <w:left w:val="none" w:sz="0" w:space="0" w:color="auto"/>
            <w:bottom w:val="none" w:sz="0" w:space="0" w:color="auto"/>
            <w:right w:val="none" w:sz="0" w:space="0" w:color="auto"/>
          </w:divBdr>
        </w:div>
        <w:div w:id="2107533817">
          <w:marLeft w:val="640"/>
          <w:marRight w:val="0"/>
          <w:marTop w:val="0"/>
          <w:marBottom w:val="0"/>
          <w:divBdr>
            <w:top w:val="none" w:sz="0" w:space="0" w:color="auto"/>
            <w:left w:val="none" w:sz="0" w:space="0" w:color="auto"/>
            <w:bottom w:val="none" w:sz="0" w:space="0" w:color="auto"/>
            <w:right w:val="none" w:sz="0" w:space="0" w:color="auto"/>
          </w:divBdr>
        </w:div>
      </w:divsChild>
    </w:div>
    <w:div w:id="983181">
      <w:bodyDiv w:val="1"/>
      <w:marLeft w:val="0"/>
      <w:marRight w:val="0"/>
      <w:marTop w:val="0"/>
      <w:marBottom w:val="0"/>
      <w:divBdr>
        <w:top w:val="none" w:sz="0" w:space="0" w:color="auto"/>
        <w:left w:val="none" w:sz="0" w:space="0" w:color="auto"/>
        <w:bottom w:val="none" w:sz="0" w:space="0" w:color="auto"/>
        <w:right w:val="none" w:sz="0" w:space="0" w:color="auto"/>
      </w:divBdr>
    </w:div>
    <w:div w:id="1902186">
      <w:bodyDiv w:val="1"/>
      <w:marLeft w:val="0"/>
      <w:marRight w:val="0"/>
      <w:marTop w:val="0"/>
      <w:marBottom w:val="0"/>
      <w:divBdr>
        <w:top w:val="none" w:sz="0" w:space="0" w:color="auto"/>
        <w:left w:val="none" w:sz="0" w:space="0" w:color="auto"/>
        <w:bottom w:val="none" w:sz="0" w:space="0" w:color="auto"/>
        <w:right w:val="none" w:sz="0" w:space="0" w:color="auto"/>
      </w:divBdr>
    </w:div>
    <w:div w:id="2242042">
      <w:bodyDiv w:val="1"/>
      <w:marLeft w:val="0"/>
      <w:marRight w:val="0"/>
      <w:marTop w:val="0"/>
      <w:marBottom w:val="0"/>
      <w:divBdr>
        <w:top w:val="none" w:sz="0" w:space="0" w:color="auto"/>
        <w:left w:val="none" w:sz="0" w:space="0" w:color="auto"/>
        <w:bottom w:val="none" w:sz="0" w:space="0" w:color="auto"/>
        <w:right w:val="none" w:sz="0" w:space="0" w:color="auto"/>
      </w:divBdr>
    </w:div>
    <w:div w:id="2435194">
      <w:bodyDiv w:val="1"/>
      <w:marLeft w:val="0"/>
      <w:marRight w:val="0"/>
      <w:marTop w:val="0"/>
      <w:marBottom w:val="0"/>
      <w:divBdr>
        <w:top w:val="none" w:sz="0" w:space="0" w:color="auto"/>
        <w:left w:val="none" w:sz="0" w:space="0" w:color="auto"/>
        <w:bottom w:val="none" w:sz="0" w:space="0" w:color="auto"/>
        <w:right w:val="none" w:sz="0" w:space="0" w:color="auto"/>
      </w:divBdr>
    </w:div>
    <w:div w:id="2629747">
      <w:bodyDiv w:val="1"/>
      <w:marLeft w:val="0"/>
      <w:marRight w:val="0"/>
      <w:marTop w:val="0"/>
      <w:marBottom w:val="0"/>
      <w:divBdr>
        <w:top w:val="none" w:sz="0" w:space="0" w:color="auto"/>
        <w:left w:val="none" w:sz="0" w:space="0" w:color="auto"/>
        <w:bottom w:val="none" w:sz="0" w:space="0" w:color="auto"/>
        <w:right w:val="none" w:sz="0" w:space="0" w:color="auto"/>
      </w:divBdr>
    </w:div>
    <w:div w:id="2704362">
      <w:bodyDiv w:val="1"/>
      <w:marLeft w:val="0"/>
      <w:marRight w:val="0"/>
      <w:marTop w:val="0"/>
      <w:marBottom w:val="0"/>
      <w:divBdr>
        <w:top w:val="none" w:sz="0" w:space="0" w:color="auto"/>
        <w:left w:val="none" w:sz="0" w:space="0" w:color="auto"/>
        <w:bottom w:val="none" w:sz="0" w:space="0" w:color="auto"/>
        <w:right w:val="none" w:sz="0" w:space="0" w:color="auto"/>
      </w:divBdr>
    </w:div>
    <w:div w:id="2977626">
      <w:bodyDiv w:val="1"/>
      <w:marLeft w:val="0"/>
      <w:marRight w:val="0"/>
      <w:marTop w:val="0"/>
      <w:marBottom w:val="0"/>
      <w:divBdr>
        <w:top w:val="none" w:sz="0" w:space="0" w:color="auto"/>
        <w:left w:val="none" w:sz="0" w:space="0" w:color="auto"/>
        <w:bottom w:val="none" w:sz="0" w:space="0" w:color="auto"/>
        <w:right w:val="none" w:sz="0" w:space="0" w:color="auto"/>
      </w:divBdr>
    </w:div>
    <w:div w:id="3555849">
      <w:bodyDiv w:val="1"/>
      <w:marLeft w:val="0"/>
      <w:marRight w:val="0"/>
      <w:marTop w:val="0"/>
      <w:marBottom w:val="0"/>
      <w:divBdr>
        <w:top w:val="none" w:sz="0" w:space="0" w:color="auto"/>
        <w:left w:val="none" w:sz="0" w:space="0" w:color="auto"/>
        <w:bottom w:val="none" w:sz="0" w:space="0" w:color="auto"/>
        <w:right w:val="none" w:sz="0" w:space="0" w:color="auto"/>
      </w:divBdr>
    </w:div>
    <w:div w:id="3670077">
      <w:bodyDiv w:val="1"/>
      <w:marLeft w:val="0"/>
      <w:marRight w:val="0"/>
      <w:marTop w:val="0"/>
      <w:marBottom w:val="0"/>
      <w:divBdr>
        <w:top w:val="none" w:sz="0" w:space="0" w:color="auto"/>
        <w:left w:val="none" w:sz="0" w:space="0" w:color="auto"/>
        <w:bottom w:val="none" w:sz="0" w:space="0" w:color="auto"/>
        <w:right w:val="none" w:sz="0" w:space="0" w:color="auto"/>
      </w:divBdr>
    </w:div>
    <w:div w:id="5207268">
      <w:bodyDiv w:val="1"/>
      <w:marLeft w:val="0"/>
      <w:marRight w:val="0"/>
      <w:marTop w:val="0"/>
      <w:marBottom w:val="0"/>
      <w:divBdr>
        <w:top w:val="none" w:sz="0" w:space="0" w:color="auto"/>
        <w:left w:val="none" w:sz="0" w:space="0" w:color="auto"/>
        <w:bottom w:val="none" w:sz="0" w:space="0" w:color="auto"/>
        <w:right w:val="none" w:sz="0" w:space="0" w:color="auto"/>
      </w:divBdr>
    </w:div>
    <w:div w:id="5980896">
      <w:bodyDiv w:val="1"/>
      <w:marLeft w:val="0"/>
      <w:marRight w:val="0"/>
      <w:marTop w:val="0"/>
      <w:marBottom w:val="0"/>
      <w:divBdr>
        <w:top w:val="none" w:sz="0" w:space="0" w:color="auto"/>
        <w:left w:val="none" w:sz="0" w:space="0" w:color="auto"/>
        <w:bottom w:val="none" w:sz="0" w:space="0" w:color="auto"/>
        <w:right w:val="none" w:sz="0" w:space="0" w:color="auto"/>
      </w:divBdr>
    </w:div>
    <w:div w:id="6488748">
      <w:bodyDiv w:val="1"/>
      <w:marLeft w:val="0"/>
      <w:marRight w:val="0"/>
      <w:marTop w:val="0"/>
      <w:marBottom w:val="0"/>
      <w:divBdr>
        <w:top w:val="none" w:sz="0" w:space="0" w:color="auto"/>
        <w:left w:val="none" w:sz="0" w:space="0" w:color="auto"/>
        <w:bottom w:val="none" w:sz="0" w:space="0" w:color="auto"/>
        <w:right w:val="none" w:sz="0" w:space="0" w:color="auto"/>
      </w:divBdr>
    </w:div>
    <w:div w:id="6561264">
      <w:bodyDiv w:val="1"/>
      <w:marLeft w:val="0"/>
      <w:marRight w:val="0"/>
      <w:marTop w:val="0"/>
      <w:marBottom w:val="0"/>
      <w:divBdr>
        <w:top w:val="none" w:sz="0" w:space="0" w:color="auto"/>
        <w:left w:val="none" w:sz="0" w:space="0" w:color="auto"/>
        <w:bottom w:val="none" w:sz="0" w:space="0" w:color="auto"/>
        <w:right w:val="none" w:sz="0" w:space="0" w:color="auto"/>
      </w:divBdr>
    </w:div>
    <w:div w:id="7297286">
      <w:bodyDiv w:val="1"/>
      <w:marLeft w:val="0"/>
      <w:marRight w:val="0"/>
      <w:marTop w:val="0"/>
      <w:marBottom w:val="0"/>
      <w:divBdr>
        <w:top w:val="none" w:sz="0" w:space="0" w:color="auto"/>
        <w:left w:val="none" w:sz="0" w:space="0" w:color="auto"/>
        <w:bottom w:val="none" w:sz="0" w:space="0" w:color="auto"/>
        <w:right w:val="none" w:sz="0" w:space="0" w:color="auto"/>
      </w:divBdr>
    </w:div>
    <w:div w:id="7341848">
      <w:bodyDiv w:val="1"/>
      <w:marLeft w:val="0"/>
      <w:marRight w:val="0"/>
      <w:marTop w:val="0"/>
      <w:marBottom w:val="0"/>
      <w:divBdr>
        <w:top w:val="none" w:sz="0" w:space="0" w:color="auto"/>
        <w:left w:val="none" w:sz="0" w:space="0" w:color="auto"/>
        <w:bottom w:val="none" w:sz="0" w:space="0" w:color="auto"/>
        <w:right w:val="none" w:sz="0" w:space="0" w:color="auto"/>
      </w:divBdr>
    </w:div>
    <w:div w:id="8148582">
      <w:bodyDiv w:val="1"/>
      <w:marLeft w:val="0"/>
      <w:marRight w:val="0"/>
      <w:marTop w:val="0"/>
      <w:marBottom w:val="0"/>
      <w:divBdr>
        <w:top w:val="none" w:sz="0" w:space="0" w:color="auto"/>
        <w:left w:val="none" w:sz="0" w:space="0" w:color="auto"/>
        <w:bottom w:val="none" w:sz="0" w:space="0" w:color="auto"/>
        <w:right w:val="none" w:sz="0" w:space="0" w:color="auto"/>
      </w:divBdr>
    </w:div>
    <w:div w:id="10106768">
      <w:bodyDiv w:val="1"/>
      <w:marLeft w:val="0"/>
      <w:marRight w:val="0"/>
      <w:marTop w:val="0"/>
      <w:marBottom w:val="0"/>
      <w:divBdr>
        <w:top w:val="none" w:sz="0" w:space="0" w:color="auto"/>
        <w:left w:val="none" w:sz="0" w:space="0" w:color="auto"/>
        <w:bottom w:val="none" w:sz="0" w:space="0" w:color="auto"/>
        <w:right w:val="none" w:sz="0" w:space="0" w:color="auto"/>
      </w:divBdr>
    </w:div>
    <w:div w:id="10110504">
      <w:bodyDiv w:val="1"/>
      <w:marLeft w:val="0"/>
      <w:marRight w:val="0"/>
      <w:marTop w:val="0"/>
      <w:marBottom w:val="0"/>
      <w:divBdr>
        <w:top w:val="none" w:sz="0" w:space="0" w:color="auto"/>
        <w:left w:val="none" w:sz="0" w:space="0" w:color="auto"/>
        <w:bottom w:val="none" w:sz="0" w:space="0" w:color="auto"/>
        <w:right w:val="none" w:sz="0" w:space="0" w:color="auto"/>
      </w:divBdr>
    </w:div>
    <w:div w:id="10493247">
      <w:bodyDiv w:val="1"/>
      <w:marLeft w:val="0"/>
      <w:marRight w:val="0"/>
      <w:marTop w:val="0"/>
      <w:marBottom w:val="0"/>
      <w:divBdr>
        <w:top w:val="none" w:sz="0" w:space="0" w:color="auto"/>
        <w:left w:val="none" w:sz="0" w:space="0" w:color="auto"/>
        <w:bottom w:val="none" w:sz="0" w:space="0" w:color="auto"/>
        <w:right w:val="none" w:sz="0" w:space="0" w:color="auto"/>
      </w:divBdr>
    </w:div>
    <w:div w:id="10645610">
      <w:bodyDiv w:val="1"/>
      <w:marLeft w:val="0"/>
      <w:marRight w:val="0"/>
      <w:marTop w:val="0"/>
      <w:marBottom w:val="0"/>
      <w:divBdr>
        <w:top w:val="none" w:sz="0" w:space="0" w:color="auto"/>
        <w:left w:val="none" w:sz="0" w:space="0" w:color="auto"/>
        <w:bottom w:val="none" w:sz="0" w:space="0" w:color="auto"/>
        <w:right w:val="none" w:sz="0" w:space="0" w:color="auto"/>
      </w:divBdr>
    </w:div>
    <w:div w:id="11034923">
      <w:bodyDiv w:val="1"/>
      <w:marLeft w:val="0"/>
      <w:marRight w:val="0"/>
      <w:marTop w:val="0"/>
      <w:marBottom w:val="0"/>
      <w:divBdr>
        <w:top w:val="none" w:sz="0" w:space="0" w:color="auto"/>
        <w:left w:val="none" w:sz="0" w:space="0" w:color="auto"/>
        <w:bottom w:val="none" w:sz="0" w:space="0" w:color="auto"/>
        <w:right w:val="none" w:sz="0" w:space="0" w:color="auto"/>
      </w:divBdr>
    </w:div>
    <w:div w:id="11153997">
      <w:bodyDiv w:val="1"/>
      <w:marLeft w:val="0"/>
      <w:marRight w:val="0"/>
      <w:marTop w:val="0"/>
      <w:marBottom w:val="0"/>
      <w:divBdr>
        <w:top w:val="none" w:sz="0" w:space="0" w:color="auto"/>
        <w:left w:val="none" w:sz="0" w:space="0" w:color="auto"/>
        <w:bottom w:val="none" w:sz="0" w:space="0" w:color="auto"/>
        <w:right w:val="none" w:sz="0" w:space="0" w:color="auto"/>
      </w:divBdr>
    </w:div>
    <w:div w:id="11685895">
      <w:bodyDiv w:val="1"/>
      <w:marLeft w:val="0"/>
      <w:marRight w:val="0"/>
      <w:marTop w:val="0"/>
      <w:marBottom w:val="0"/>
      <w:divBdr>
        <w:top w:val="none" w:sz="0" w:space="0" w:color="auto"/>
        <w:left w:val="none" w:sz="0" w:space="0" w:color="auto"/>
        <w:bottom w:val="none" w:sz="0" w:space="0" w:color="auto"/>
        <w:right w:val="none" w:sz="0" w:space="0" w:color="auto"/>
      </w:divBdr>
    </w:div>
    <w:div w:id="13384305">
      <w:bodyDiv w:val="1"/>
      <w:marLeft w:val="0"/>
      <w:marRight w:val="0"/>
      <w:marTop w:val="0"/>
      <w:marBottom w:val="0"/>
      <w:divBdr>
        <w:top w:val="none" w:sz="0" w:space="0" w:color="auto"/>
        <w:left w:val="none" w:sz="0" w:space="0" w:color="auto"/>
        <w:bottom w:val="none" w:sz="0" w:space="0" w:color="auto"/>
        <w:right w:val="none" w:sz="0" w:space="0" w:color="auto"/>
      </w:divBdr>
    </w:div>
    <w:div w:id="14503782">
      <w:bodyDiv w:val="1"/>
      <w:marLeft w:val="0"/>
      <w:marRight w:val="0"/>
      <w:marTop w:val="0"/>
      <w:marBottom w:val="0"/>
      <w:divBdr>
        <w:top w:val="none" w:sz="0" w:space="0" w:color="auto"/>
        <w:left w:val="none" w:sz="0" w:space="0" w:color="auto"/>
        <w:bottom w:val="none" w:sz="0" w:space="0" w:color="auto"/>
        <w:right w:val="none" w:sz="0" w:space="0" w:color="auto"/>
      </w:divBdr>
    </w:div>
    <w:div w:id="14770226">
      <w:bodyDiv w:val="1"/>
      <w:marLeft w:val="0"/>
      <w:marRight w:val="0"/>
      <w:marTop w:val="0"/>
      <w:marBottom w:val="0"/>
      <w:divBdr>
        <w:top w:val="none" w:sz="0" w:space="0" w:color="auto"/>
        <w:left w:val="none" w:sz="0" w:space="0" w:color="auto"/>
        <w:bottom w:val="none" w:sz="0" w:space="0" w:color="auto"/>
        <w:right w:val="none" w:sz="0" w:space="0" w:color="auto"/>
      </w:divBdr>
    </w:div>
    <w:div w:id="15160389">
      <w:bodyDiv w:val="1"/>
      <w:marLeft w:val="0"/>
      <w:marRight w:val="0"/>
      <w:marTop w:val="0"/>
      <w:marBottom w:val="0"/>
      <w:divBdr>
        <w:top w:val="none" w:sz="0" w:space="0" w:color="auto"/>
        <w:left w:val="none" w:sz="0" w:space="0" w:color="auto"/>
        <w:bottom w:val="none" w:sz="0" w:space="0" w:color="auto"/>
        <w:right w:val="none" w:sz="0" w:space="0" w:color="auto"/>
      </w:divBdr>
    </w:div>
    <w:div w:id="15470900">
      <w:bodyDiv w:val="1"/>
      <w:marLeft w:val="0"/>
      <w:marRight w:val="0"/>
      <w:marTop w:val="0"/>
      <w:marBottom w:val="0"/>
      <w:divBdr>
        <w:top w:val="none" w:sz="0" w:space="0" w:color="auto"/>
        <w:left w:val="none" w:sz="0" w:space="0" w:color="auto"/>
        <w:bottom w:val="none" w:sz="0" w:space="0" w:color="auto"/>
        <w:right w:val="none" w:sz="0" w:space="0" w:color="auto"/>
      </w:divBdr>
      <w:divsChild>
        <w:div w:id="65961497">
          <w:marLeft w:val="640"/>
          <w:marRight w:val="0"/>
          <w:marTop w:val="0"/>
          <w:marBottom w:val="0"/>
          <w:divBdr>
            <w:top w:val="none" w:sz="0" w:space="0" w:color="auto"/>
            <w:left w:val="none" w:sz="0" w:space="0" w:color="auto"/>
            <w:bottom w:val="none" w:sz="0" w:space="0" w:color="auto"/>
            <w:right w:val="none" w:sz="0" w:space="0" w:color="auto"/>
          </w:divBdr>
        </w:div>
        <w:div w:id="420297001">
          <w:marLeft w:val="640"/>
          <w:marRight w:val="0"/>
          <w:marTop w:val="0"/>
          <w:marBottom w:val="0"/>
          <w:divBdr>
            <w:top w:val="none" w:sz="0" w:space="0" w:color="auto"/>
            <w:left w:val="none" w:sz="0" w:space="0" w:color="auto"/>
            <w:bottom w:val="none" w:sz="0" w:space="0" w:color="auto"/>
            <w:right w:val="none" w:sz="0" w:space="0" w:color="auto"/>
          </w:divBdr>
        </w:div>
        <w:div w:id="427508764">
          <w:marLeft w:val="640"/>
          <w:marRight w:val="0"/>
          <w:marTop w:val="0"/>
          <w:marBottom w:val="0"/>
          <w:divBdr>
            <w:top w:val="none" w:sz="0" w:space="0" w:color="auto"/>
            <w:left w:val="none" w:sz="0" w:space="0" w:color="auto"/>
            <w:bottom w:val="none" w:sz="0" w:space="0" w:color="auto"/>
            <w:right w:val="none" w:sz="0" w:space="0" w:color="auto"/>
          </w:divBdr>
        </w:div>
        <w:div w:id="571081889">
          <w:marLeft w:val="640"/>
          <w:marRight w:val="0"/>
          <w:marTop w:val="0"/>
          <w:marBottom w:val="0"/>
          <w:divBdr>
            <w:top w:val="none" w:sz="0" w:space="0" w:color="auto"/>
            <w:left w:val="none" w:sz="0" w:space="0" w:color="auto"/>
            <w:bottom w:val="none" w:sz="0" w:space="0" w:color="auto"/>
            <w:right w:val="none" w:sz="0" w:space="0" w:color="auto"/>
          </w:divBdr>
        </w:div>
        <w:div w:id="596597477">
          <w:marLeft w:val="640"/>
          <w:marRight w:val="0"/>
          <w:marTop w:val="0"/>
          <w:marBottom w:val="0"/>
          <w:divBdr>
            <w:top w:val="none" w:sz="0" w:space="0" w:color="auto"/>
            <w:left w:val="none" w:sz="0" w:space="0" w:color="auto"/>
            <w:bottom w:val="none" w:sz="0" w:space="0" w:color="auto"/>
            <w:right w:val="none" w:sz="0" w:space="0" w:color="auto"/>
          </w:divBdr>
        </w:div>
        <w:div w:id="668101364">
          <w:marLeft w:val="640"/>
          <w:marRight w:val="0"/>
          <w:marTop w:val="0"/>
          <w:marBottom w:val="0"/>
          <w:divBdr>
            <w:top w:val="none" w:sz="0" w:space="0" w:color="auto"/>
            <w:left w:val="none" w:sz="0" w:space="0" w:color="auto"/>
            <w:bottom w:val="none" w:sz="0" w:space="0" w:color="auto"/>
            <w:right w:val="none" w:sz="0" w:space="0" w:color="auto"/>
          </w:divBdr>
        </w:div>
        <w:div w:id="728572386">
          <w:marLeft w:val="640"/>
          <w:marRight w:val="0"/>
          <w:marTop w:val="0"/>
          <w:marBottom w:val="0"/>
          <w:divBdr>
            <w:top w:val="none" w:sz="0" w:space="0" w:color="auto"/>
            <w:left w:val="none" w:sz="0" w:space="0" w:color="auto"/>
            <w:bottom w:val="none" w:sz="0" w:space="0" w:color="auto"/>
            <w:right w:val="none" w:sz="0" w:space="0" w:color="auto"/>
          </w:divBdr>
        </w:div>
        <w:div w:id="746876739">
          <w:marLeft w:val="640"/>
          <w:marRight w:val="0"/>
          <w:marTop w:val="0"/>
          <w:marBottom w:val="0"/>
          <w:divBdr>
            <w:top w:val="none" w:sz="0" w:space="0" w:color="auto"/>
            <w:left w:val="none" w:sz="0" w:space="0" w:color="auto"/>
            <w:bottom w:val="none" w:sz="0" w:space="0" w:color="auto"/>
            <w:right w:val="none" w:sz="0" w:space="0" w:color="auto"/>
          </w:divBdr>
        </w:div>
        <w:div w:id="755903804">
          <w:marLeft w:val="640"/>
          <w:marRight w:val="0"/>
          <w:marTop w:val="0"/>
          <w:marBottom w:val="0"/>
          <w:divBdr>
            <w:top w:val="none" w:sz="0" w:space="0" w:color="auto"/>
            <w:left w:val="none" w:sz="0" w:space="0" w:color="auto"/>
            <w:bottom w:val="none" w:sz="0" w:space="0" w:color="auto"/>
            <w:right w:val="none" w:sz="0" w:space="0" w:color="auto"/>
          </w:divBdr>
        </w:div>
        <w:div w:id="838083885">
          <w:marLeft w:val="640"/>
          <w:marRight w:val="0"/>
          <w:marTop w:val="0"/>
          <w:marBottom w:val="0"/>
          <w:divBdr>
            <w:top w:val="none" w:sz="0" w:space="0" w:color="auto"/>
            <w:left w:val="none" w:sz="0" w:space="0" w:color="auto"/>
            <w:bottom w:val="none" w:sz="0" w:space="0" w:color="auto"/>
            <w:right w:val="none" w:sz="0" w:space="0" w:color="auto"/>
          </w:divBdr>
        </w:div>
        <w:div w:id="954412256">
          <w:marLeft w:val="640"/>
          <w:marRight w:val="0"/>
          <w:marTop w:val="0"/>
          <w:marBottom w:val="0"/>
          <w:divBdr>
            <w:top w:val="none" w:sz="0" w:space="0" w:color="auto"/>
            <w:left w:val="none" w:sz="0" w:space="0" w:color="auto"/>
            <w:bottom w:val="none" w:sz="0" w:space="0" w:color="auto"/>
            <w:right w:val="none" w:sz="0" w:space="0" w:color="auto"/>
          </w:divBdr>
        </w:div>
        <w:div w:id="1028140573">
          <w:marLeft w:val="640"/>
          <w:marRight w:val="0"/>
          <w:marTop w:val="0"/>
          <w:marBottom w:val="0"/>
          <w:divBdr>
            <w:top w:val="none" w:sz="0" w:space="0" w:color="auto"/>
            <w:left w:val="none" w:sz="0" w:space="0" w:color="auto"/>
            <w:bottom w:val="none" w:sz="0" w:space="0" w:color="auto"/>
            <w:right w:val="none" w:sz="0" w:space="0" w:color="auto"/>
          </w:divBdr>
        </w:div>
        <w:div w:id="1038624425">
          <w:marLeft w:val="640"/>
          <w:marRight w:val="0"/>
          <w:marTop w:val="0"/>
          <w:marBottom w:val="0"/>
          <w:divBdr>
            <w:top w:val="none" w:sz="0" w:space="0" w:color="auto"/>
            <w:left w:val="none" w:sz="0" w:space="0" w:color="auto"/>
            <w:bottom w:val="none" w:sz="0" w:space="0" w:color="auto"/>
            <w:right w:val="none" w:sz="0" w:space="0" w:color="auto"/>
          </w:divBdr>
        </w:div>
        <w:div w:id="1240167476">
          <w:marLeft w:val="640"/>
          <w:marRight w:val="0"/>
          <w:marTop w:val="0"/>
          <w:marBottom w:val="0"/>
          <w:divBdr>
            <w:top w:val="none" w:sz="0" w:space="0" w:color="auto"/>
            <w:left w:val="none" w:sz="0" w:space="0" w:color="auto"/>
            <w:bottom w:val="none" w:sz="0" w:space="0" w:color="auto"/>
            <w:right w:val="none" w:sz="0" w:space="0" w:color="auto"/>
          </w:divBdr>
        </w:div>
        <w:div w:id="1630817241">
          <w:marLeft w:val="640"/>
          <w:marRight w:val="0"/>
          <w:marTop w:val="0"/>
          <w:marBottom w:val="0"/>
          <w:divBdr>
            <w:top w:val="none" w:sz="0" w:space="0" w:color="auto"/>
            <w:left w:val="none" w:sz="0" w:space="0" w:color="auto"/>
            <w:bottom w:val="none" w:sz="0" w:space="0" w:color="auto"/>
            <w:right w:val="none" w:sz="0" w:space="0" w:color="auto"/>
          </w:divBdr>
        </w:div>
        <w:div w:id="1661346895">
          <w:marLeft w:val="640"/>
          <w:marRight w:val="0"/>
          <w:marTop w:val="0"/>
          <w:marBottom w:val="0"/>
          <w:divBdr>
            <w:top w:val="none" w:sz="0" w:space="0" w:color="auto"/>
            <w:left w:val="none" w:sz="0" w:space="0" w:color="auto"/>
            <w:bottom w:val="none" w:sz="0" w:space="0" w:color="auto"/>
            <w:right w:val="none" w:sz="0" w:space="0" w:color="auto"/>
          </w:divBdr>
        </w:div>
        <w:div w:id="1685935128">
          <w:marLeft w:val="640"/>
          <w:marRight w:val="0"/>
          <w:marTop w:val="0"/>
          <w:marBottom w:val="0"/>
          <w:divBdr>
            <w:top w:val="none" w:sz="0" w:space="0" w:color="auto"/>
            <w:left w:val="none" w:sz="0" w:space="0" w:color="auto"/>
            <w:bottom w:val="none" w:sz="0" w:space="0" w:color="auto"/>
            <w:right w:val="none" w:sz="0" w:space="0" w:color="auto"/>
          </w:divBdr>
        </w:div>
        <w:div w:id="1719477765">
          <w:marLeft w:val="640"/>
          <w:marRight w:val="0"/>
          <w:marTop w:val="0"/>
          <w:marBottom w:val="0"/>
          <w:divBdr>
            <w:top w:val="none" w:sz="0" w:space="0" w:color="auto"/>
            <w:left w:val="none" w:sz="0" w:space="0" w:color="auto"/>
            <w:bottom w:val="none" w:sz="0" w:space="0" w:color="auto"/>
            <w:right w:val="none" w:sz="0" w:space="0" w:color="auto"/>
          </w:divBdr>
        </w:div>
        <w:div w:id="1884829335">
          <w:marLeft w:val="640"/>
          <w:marRight w:val="0"/>
          <w:marTop w:val="0"/>
          <w:marBottom w:val="0"/>
          <w:divBdr>
            <w:top w:val="none" w:sz="0" w:space="0" w:color="auto"/>
            <w:left w:val="none" w:sz="0" w:space="0" w:color="auto"/>
            <w:bottom w:val="none" w:sz="0" w:space="0" w:color="auto"/>
            <w:right w:val="none" w:sz="0" w:space="0" w:color="auto"/>
          </w:divBdr>
        </w:div>
        <w:div w:id="1928417564">
          <w:marLeft w:val="640"/>
          <w:marRight w:val="0"/>
          <w:marTop w:val="0"/>
          <w:marBottom w:val="0"/>
          <w:divBdr>
            <w:top w:val="none" w:sz="0" w:space="0" w:color="auto"/>
            <w:left w:val="none" w:sz="0" w:space="0" w:color="auto"/>
            <w:bottom w:val="none" w:sz="0" w:space="0" w:color="auto"/>
            <w:right w:val="none" w:sz="0" w:space="0" w:color="auto"/>
          </w:divBdr>
        </w:div>
        <w:div w:id="1955359048">
          <w:marLeft w:val="640"/>
          <w:marRight w:val="0"/>
          <w:marTop w:val="0"/>
          <w:marBottom w:val="0"/>
          <w:divBdr>
            <w:top w:val="none" w:sz="0" w:space="0" w:color="auto"/>
            <w:left w:val="none" w:sz="0" w:space="0" w:color="auto"/>
            <w:bottom w:val="none" w:sz="0" w:space="0" w:color="auto"/>
            <w:right w:val="none" w:sz="0" w:space="0" w:color="auto"/>
          </w:divBdr>
        </w:div>
        <w:div w:id="2022969042">
          <w:marLeft w:val="640"/>
          <w:marRight w:val="0"/>
          <w:marTop w:val="0"/>
          <w:marBottom w:val="0"/>
          <w:divBdr>
            <w:top w:val="none" w:sz="0" w:space="0" w:color="auto"/>
            <w:left w:val="none" w:sz="0" w:space="0" w:color="auto"/>
            <w:bottom w:val="none" w:sz="0" w:space="0" w:color="auto"/>
            <w:right w:val="none" w:sz="0" w:space="0" w:color="auto"/>
          </w:divBdr>
        </w:div>
      </w:divsChild>
    </w:div>
    <w:div w:id="16393703">
      <w:bodyDiv w:val="1"/>
      <w:marLeft w:val="0"/>
      <w:marRight w:val="0"/>
      <w:marTop w:val="0"/>
      <w:marBottom w:val="0"/>
      <w:divBdr>
        <w:top w:val="none" w:sz="0" w:space="0" w:color="auto"/>
        <w:left w:val="none" w:sz="0" w:space="0" w:color="auto"/>
        <w:bottom w:val="none" w:sz="0" w:space="0" w:color="auto"/>
        <w:right w:val="none" w:sz="0" w:space="0" w:color="auto"/>
      </w:divBdr>
    </w:div>
    <w:div w:id="16467618">
      <w:bodyDiv w:val="1"/>
      <w:marLeft w:val="0"/>
      <w:marRight w:val="0"/>
      <w:marTop w:val="0"/>
      <w:marBottom w:val="0"/>
      <w:divBdr>
        <w:top w:val="none" w:sz="0" w:space="0" w:color="auto"/>
        <w:left w:val="none" w:sz="0" w:space="0" w:color="auto"/>
        <w:bottom w:val="none" w:sz="0" w:space="0" w:color="auto"/>
        <w:right w:val="none" w:sz="0" w:space="0" w:color="auto"/>
      </w:divBdr>
    </w:div>
    <w:div w:id="17047516">
      <w:bodyDiv w:val="1"/>
      <w:marLeft w:val="0"/>
      <w:marRight w:val="0"/>
      <w:marTop w:val="0"/>
      <w:marBottom w:val="0"/>
      <w:divBdr>
        <w:top w:val="none" w:sz="0" w:space="0" w:color="auto"/>
        <w:left w:val="none" w:sz="0" w:space="0" w:color="auto"/>
        <w:bottom w:val="none" w:sz="0" w:space="0" w:color="auto"/>
        <w:right w:val="none" w:sz="0" w:space="0" w:color="auto"/>
      </w:divBdr>
    </w:div>
    <w:div w:id="17244918">
      <w:bodyDiv w:val="1"/>
      <w:marLeft w:val="0"/>
      <w:marRight w:val="0"/>
      <w:marTop w:val="0"/>
      <w:marBottom w:val="0"/>
      <w:divBdr>
        <w:top w:val="none" w:sz="0" w:space="0" w:color="auto"/>
        <w:left w:val="none" w:sz="0" w:space="0" w:color="auto"/>
        <w:bottom w:val="none" w:sz="0" w:space="0" w:color="auto"/>
        <w:right w:val="none" w:sz="0" w:space="0" w:color="auto"/>
      </w:divBdr>
    </w:div>
    <w:div w:id="17779306">
      <w:bodyDiv w:val="1"/>
      <w:marLeft w:val="0"/>
      <w:marRight w:val="0"/>
      <w:marTop w:val="0"/>
      <w:marBottom w:val="0"/>
      <w:divBdr>
        <w:top w:val="none" w:sz="0" w:space="0" w:color="auto"/>
        <w:left w:val="none" w:sz="0" w:space="0" w:color="auto"/>
        <w:bottom w:val="none" w:sz="0" w:space="0" w:color="auto"/>
        <w:right w:val="none" w:sz="0" w:space="0" w:color="auto"/>
      </w:divBdr>
    </w:div>
    <w:div w:id="17975647">
      <w:bodyDiv w:val="1"/>
      <w:marLeft w:val="0"/>
      <w:marRight w:val="0"/>
      <w:marTop w:val="0"/>
      <w:marBottom w:val="0"/>
      <w:divBdr>
        <w:top w:val="none" w:sz="0" w:space="0" w:color="auto"/>
        <w:left w:val="none" w:sz="0" w:space="0" w:color="auto"/>
        <w:bottom w:val="none" w:sz="0" w:space="0" w:color="auto"/>
        <w:right w:val="none" w:sz="0" w:space="0" w:color="auto"/>
      </w:divBdr>
    </w:div>
    <w:div w:id="18433594">
      <w:bodyDiv w:val="1"/>
      <w:marLeft w:val="0"/>
      <w:marRight w:val="0"/>
      <w:marTop w:val="0"/>
      <w:marBottom w:val="0"/>
      <w:divBdr>
        <w:top w:val="none" w:sz="0" w:space="0" w:color="auto"/>
        <w:left w:val="none" w:sz="0" w:space="0" w:color="auto"/>
        <w:bottom w:val="none" w:sz="0" w:space="0" w:color="auto"/>
        <w:right w:val="none" w:sz="0" w:space="0" w:color="auto"/>
      </w:divBdr>
    </w:div>
    <w:div w:id="20012198">
      <w:bodyDiv w:val="1"/>
      <w:marLeft w:val="0"/>
      <w:marRight w:val="0"/>
      <w:marTop w:val="0"/>
      <w:marBottom w:val="0"/>
      <w:divBdr>
        <w:top w:val="none" w:sz="0" w:space="0" w:color="auto"/>
        <w:left w:val="none" w:sz="0" w:space="0" w:color="auto"/>
        <w:bottom w:val="none" w:sz="0" w:space="0" w:color="auto"/>
        <w:right w:val="none" w:sz="0" w:space="0" w:color="auto"/>
      </w:divBdr>
    </w:div>
    <w:div w:id="20324443">
      <w:bodyDiv w:val="1"/>
      <w:marLeft w:val="0"/>
      <w:marRight w:val="0"/>
      <w:marTop w:val="0"/>
      <w:marBottom w:val="0"/>
      <w:divBdr>
        <w:top w:val="none" w:sz="0" w:space="0" w:color="auto"/>
        <w:left w:val="none" w:sz="0" w:space="0" w:color="auto"/>
        <w:bottom w:val="none" w:sz="0" w:space="0" w:color="auto"/>
        <w:right w:val="none" w:sz="0" w:space="0" w:color="auto"/>
      </w:divBdr>
    </w:div>
    <w:div w:id="20791909">
      <w:bodyDiv w:val="1"/>
      <w:marLeft w:val="0"/>
      <w:marRight w:val="0"/>
      <w:marTop w:val="0"/>
      <w:marBottom w:val="0"/>
      <w:divBdr>
        <w:top w:val="none" w:sz="0" w:space="0" w:color="auto"/>
        <w:left w:val="none" w:sz="0" w:space="0" w:color="auto"/>
        <w:bottom w:val="none" w:sz="0" w:space="0" w:color="auto"/>
        <w:right w:val="none" w:sz="0" w:space="0" w:color="auto"/>
      </w:divBdr>
    </w:div>
    <w:div w:id="21515803">
      <w:bodyDiv w:val="1"/>
      <w:marLeft w:val="0"/>
      <w:marRight w:val="0"/>
      <w:marTop w:val="0"/>
      <w:marBottom w:val="0"/>
      <w:divBdr>
        <w:top w:val="none" w:sz="0" w:space="0" w:color="auto"/>
        <w:left w:val="none" w:sz="0" w:space="0" w:color="auto"/>
        <w:bottom w:val="none" w:sz="0" w:space="0" w:color="auto"/>
        <w:right w:val="none" w:sz="0" w:space="0" w:color="auto"/>
      </w:divBdr>
    </w:div>
    <w:div w:id="21784806">
      <w:bodyDiv w:val="1"/>
      <w:marLeft w:val="0"/>
      <w:marRight w:val="0"/>
      <w:marTop w:val="0"/>
      <w:marBottom w:val="0"/>
      <w:divBdr>
        <w:top w:val="none" w:sz="0" w:space="0" w:color="auto"/>
        <w:left w:val="none" w:sz="0" w:space="0" w:color="auto"/>
        <w:bottom w:val="none" w:sz="0" w:space="0" w:color="auto"/>
        <w:right w:val="none" w:sz="0" w:space="0" w:color="auto"/>
      </w:divBdr>
    </w:div>
    <w:div w:id="22050803">
      <w:bodyDiv w:val="1"/>
      <w:marLeft w:val="0"/>
      <w:marRight w:val="0"/>
      <w:marTop w:val="0"/>
      <w:marBottom w:val="0"/>
      <w:divBdr>
        <w:top w:val="none" w:sz="0" w:space="0" w:color="auto"/>
        <w:left w:val="none" w:sz="0" w:space="0" w:color="auto"/>
        <w:bottom w:val="none" w:sz="0" w:space="0" w:color="auto"/>
        <w:right w:val="none" w:sz="0" w:space="0" w:color="auto"/>
      </w:divBdr>
    </w:div>
    <w:div w:id="23336635">
      <w:bodyDiv w:val="1"/>
      <w:marLeft w:val="0"/>
      <w:marRight w:val="0"/>
      <w:marTop w:val="0"/>
      <w:marBottom w:val="0"/>
      <w:divBdr>
        <w:top w:val="none" w:sz="0" w:space="0" w:color="auto"/>
        <w:left w:val="none" w:sz="0" w:space="0" w:color="auto"/>
        <w:bottom w:val="none" w:sz="0" w:space="0" w:color="auto"/>
        <w:right w:val="none" w:sz="0" w:space="0" w:color="auto"/>
      </w:divBdr>
    </w:div>
    <w:div w:id="23406860">
      <w:bodyDiv w:val="1"/>
      <w:marLeft w:val="0"/>
      <w:marRight w:val="0"/>
      <w:marTop w:val="0"/>
      <w:marBottom w:val="0"/>
      <w:divBdr>
        <w:top w:val="none" w:sz="0" w:space="0" w:color="auto"/>
        <w:left w:val="none" w:sz="0" w:space="0" w:color="auto"/>
        <w:bottom w:val="none" w:sz="0" w:space="0" w:color="auto"/>
        <w:right w:val="none" w:sz="0" w:space="0" w:color="auto"/>
      </w:divBdr>
    </w:div>
    <w:div w:id="23604862">
      <w:bodyDiv w:val="1"/>
      <w:marLeft w:val="0"/>
      <w:marRight w:val="0"/>
      <w:marTop w:val="0"/>
      <w:marBottom w:val="0"/>
      <w:divBdr>
        <w:top w:val="none" w:sz="0" w:space="0" w:color="auto"/>
        <w:left w:val="none" w:sz="0" w:space="0" w:color="auto"/>
        <w:bottom w:val="none" w:sz="0" w:space="0" w:color="auto"/>
        <w:right w:val="none" w:sz="0" w:space="0" w:color="auto"/>
      </w:divBdr>
    </w:div>
    <w:div w:id="23605350">
      <w:bodyDiv w:val="1"/>
      <w:marLeft w:val="0"/>
      <w:marRight w:val="0"/>
      <w:marTop w:val="0"/>
      <w:marBottom w:val="0"/>
      <w:divBdr>
        <w:top w:val="none" w:sz="0" w:space="0" w:color="auto"/>
        <w:left w:val="none" w:sz="0" w:space="0" w:color="auto"/>
        <w:bottom w:val="none" w:sz="0" w:space="0" w:color="auto"/>
        <w:right w:val="none" w:sz="0" w:space="0" w:color="auto"/>
      </w:divBdr>
    </w:div>
    <w:div w:id="24183289">
      <w:bodyDiv w:val="1"/>
      <w:marLeft w:val="0"/>
      <w:marRight w:val="0"/>
      <w:marTop w:val="0"/>
      <w:marBottom w:val="0"/>
      <w:divBdr>
        <w:top w:val="none" w:sz="0" w:space="0" w:color="auto"/>
        <w:left w:val="none" w:sz="0" w:space="0" w:color="auto"/>
        <w:bottom w:val="none" w:sz="0" w:space="0" w:color="auto"/>
        <w:right w:val="none" w:sz="0" w:space="0" w:color="auto"/>
      </w:divBdr>
    </w:div>
    <w:div w:id="24527250">
      <w:bodyDiv w:val="1"/>
      <w:marLeft w:val="0"/>
      <w:marRight w:val="0"/>
      <w:marTop w:val="0"/>
      <w:marBottom w:val="0"/>
      <w:divBdr>
        <w:top w:val="none" w:sz="0" w:space="0" w:color="auto"/>
        <w:left w:val="none" w:sz="0" w:space="0" w:color="auto"/>
        <w:bottom w:val="none" w:sz="0" w:space="0" w:color="auto"/>
        <w:right w:val="none" w:sz="0" w:space="0" w:color="auto"/>
      </w:divBdr>
    </w:div>
    <w:div w:id="24838797">
      <w:bodyDiv w:val="1"/>
      <w:marLeft w:val="0"/>
      <w:marRight w:val="0"/>
      <w:marTop w:val="0"/>
      <w:marBottom w:val="0"/>
      <w:divBdr>
        <w:top w:val="none" w:sz="0" w:space="0" w:color="auto"/>
        <w:left w:val="none" w:sz="0" w:space="0" w:color="auto"/>
        <w:bottom w:val="none" w:sz="0" w:space="0" w:color="auto"/>
        <w:right w:val="none" w:sz="0" w:space="0" w:color="auto"/>
      </w:divBdr>
    </w:div>
    <w:div w:id="25103171">
      <w:bodyDiv w:val="1"/>
      <w:marLeft w:val="0"/>
      <w:marRight w:val="0"/>
      <w:marTop w:val="0"/>
      <w:marBottom w:val="0"/>
      <w:divBdr>
        <w:top w:val="none" w:sz="0" w:space="0" w:color="auto"/>
        <w:left w:val="none" w:sz="0" w:space="0" w:color="auto"/>
        <w:bottom w:val="none" w:sz="0" w:space="0" w:color="auto"/>
        <w:right w:val="none" w:sz="0" w:space="0" w:color="auto"/>
      </w:divBdr>
    </w:div>
    <w:div w:id="25106462">
      <w:bodyDiv w:val="1"/>
      <w:marLeft w:val="0"/>
      <w:marRight w:val="0"/>
      <w:marTop w:val="0"/>
      <w:marBottom w:val="0"/>
      <w:divBdr>
        <w:top w:val="none" w:sz="0" w:space="0" w:color="auto"/>
        <w:left w:val="none" w:sz="0" w:space="0" w:color="auto"/>
        <w:bottom w:val="none" w:sz="0" w:space="0" w:color="auto"/>
        <w:right w:val="none" w:sz="0" w:space="0" w:color="auto"/>
      </w:divBdr>
    </w:div>
    <w:div w:id="25840782">
      <w:bodyDiv w:val="1"/>
      <w:marLeft w:val="0"/>
      <w:marRight w:val="0"/>
      <w:marTop w:val="0"/>
      <w:marBottom w:val="0"/>
      <w:divBdr>
        <w:top w:val="none" w:sz="0" w:space="0" w:color="auto"/>
        <w:left w:val="none" w:sz="0" w:space="0" w:color="auto"/>
        <w:bottom w:val="none" w:sz="0" w:space="0" w:color="auto"/>
        <w:right w:val="none" w:sz="0" w:space="0" w:color="auto"/>
      </w:divBdr>
    </w:div>
    <w:div w:id="25984258">
      <w:bodyDiv w:val="1"/>
      <w:marLeft w:val="0"/>
      <w:marRight w:val="0"/>
      <w:marTop w:val="0"/>
      <w:marBottom w:val="0"/>
      <w:divBdr>
        <w:top w:val="none" w:sz="0" w:space="0" w:color="auto"/>
        <w:left w:val="none" w:sz="0" w:space="0" w:color="auto"/>
        <w:bottom w:val="none" w:sz="0" w:space="0" w:color="auto"/>
        <w:right w:val="none" w:sz="0" w:space="0" w:color="auto"/>
      </w:divBdr>
    </w:div>
    <w:div w:id="26220335">
      <w:bodyDiv w:val="1"/>
      <w:marLeft w:val="0"/>
      <w:marRight w:val="0"/>
      <w:marTop w:val="0"/>
      <w:marBottom w:val="0"/>
      <w:divBdr>
        <w:top w:val="none" w:sz="0" w:space="0" w:color="auto"/>
        <w:left w:val="none" w:sz="0" w:space="0" w:color="auto"/>
        <w:bottom w:val="none" w:sz="0" w:space="0" w:color="auto"/>
        <w:right w:val="none" w:sz="0" w:space="0" w:color="auto"/>
      </w:divBdr>
    </w:div>
    <w:div w:id="26957355">
      <w:bodyDiv w:val="1"/>
      <w:marLeft w:val="0"/>
      <w:marRight w:val="0"/>
      <w:marTop w:val="0"/>
      <w:marBottom w:val="0"/>
      <w:divBdr>
        <w:top w:val="none" w:sz="0" w:space="0" w:color="auto"/>
        <w:left w:val="none" w:sz="0" w:space="0" w:color="auto"/>
        <w:bottom w:val="none" w:sz="0" w:space="0" w:color="auto"/>
        <w:right w:val="none" w:sz="0" w:space="0" w:color="auto"/>
      </w:divBdr>
    </w:div>
    <w:div w:id="27220538">
      <w:bodyDiv w:val="1"/>
      <w:marLeft w:val="0"/>
      <w:marRight w:val="0"/>
      <w:marTop w:val="0"/>
      <w:marBottom w:val="0"/>
      <w:divBdr>
        <w:top w:val="none" w:sz="0" w:space="0" w:color="auto"/>
        <w:left w:val="none" w:sz="0" w:space="0" w:color="auto"/>
        <w:bottom w:val="none" w:sz="0" w:space="0" w:color="auto"/>
        <w:right w:val="none" w:sz="0" w:space="0" w:color="auto"/>
      </w:divBdr>
    </w:div>
    <w:div w:id="27878474">
      <w:bodyDiv w:val="1"/>
      <w:marLeft w:val="0"/>
      <w:marRight w:val="0"/>
      <w:marTop w:val="0"/>
      <w:marBottom w:val="0"/>
      <w:divBdr>
        <w:top w:val="none" w:sz="0" w:space="0" w:color="auto"/>
        <w:left w:val="none" w:sz="0" w:space="0" w:color="auto"/>
        <w:bottom w:val="none" w:sz="0" w:space="0" w:color="auto"/>
        <w:right w:val="none" w:sz="0" w:space="0" w:color="auto"/>
      </w:divBdr>
    </w:div>
    <w:div w:id="27995984">
      <w:bodyDiv w:val="1"/>
      <w:marLeft w:val="0"/>
      <w:marRight w:val="0"/>
      <w:marTop w:val="0"/>
      <w:marBottom w:val="0"/>
      <w:divBdr>
        <w:top w:val="none" w:sz="0" w:space="0" w:color="auto"/>
        <w:left w:val="none" w:sz="0" w:space="0" w:color="auto"/>
        <w:bottom w:val="none" w:sz="0" w:space="0" w:color="auto"/>
        <w:right w:val="none" w:sz="0" w:space="0" w:color="auto"/>
      </w:divBdr>
    </w:div>
    <w:div w:id="28409773">
      <w:bodyDiv w:val="1"/>
      <w:marLeft w:val="0"/>
      <w:marRight w:val="0"/>
      <w:marTop w:val="0"/>
      <w:marBottom w:val="0"/>
      <w:divBdr>
        <w:top w:val="none" w:sz="0" w:space="0" w:color="auto"/>
        <w:left w:val="none" w:sz="0" w:space="0" w:color="auto"/>
        <w:bottom w:val="none" w:sz="0" w:space="0" w:color="auto"/>
        <w:right w:val="none" w:sz="0" w:space="0" w:color="auto"/>
      </w:divBdr>
    </w:div>
    <w:div w:id="29451991">
      <w:bodyDiv w:val="1"/>
      <w:marLeft w:val="0"/>
      <w:marRight w:val="0"/>
      <w:marTop w:val="0"/>
      <w:marBottom w:val="0"/>
      <w:divBdr>
        <w:top w:val="none" w:sz="0" w:space="0" w:color="auto"/>
        <w:left w:val="none" w:sz="0" w:space="0" w:color="auto"/>
        <w:bottom w:val="none" w:sz="0" w:space="0" w:color="auto"/>
        <w:right w:val="none" w:sz="0" w:space="0" w:color="auto"/>
      </w:divBdr>
    </w:div>
    <w:div w:id="29649731">
      <w:bodyDiv w:val="1"/>
      <w:marLeft w:val="0"/>
      <w:marRight w:val="0"/>
      <w:marTop w:val="0"/>
      <w:marBottom w:val="0"/>
      <w:divBdr>
        <w:top w:val="none" w:sz="0" w:space="0" w:color="auto"/>
        <w:left w:val="none" w:sz="0" w:space="0" w:color="auto"/>
        <w:bottom w:val="none" w:sz="0" w:space="0" w:color="auto"/>
        <w:right w:val="none" w:sz="0" w:space="0" w:color="auto"/>
      </w:divBdr>
    </w:div>
    <w:div w:id="29846509">
      <w:bodyDiv w:val="1"/>
      <w:marLeft w:val="0"/>
      <w:marRight w:val="0"/>
      <w:marTop w:val="0"/>
      <w:marBottom w:val="0"/>
      <w:divBdr>
        <w:top w:val="none" w:sz="0" w:space="0" w:color="auto"/>
        <w:left w:val="none" w:sz="0" w:space="0" w:color="auto"/>
        <w:bottom w:val="none" w:sz="0" w:space="0" w:color="auto"/>
        <w:right w:val="none" w:sz="0" w:space="0" w:color="auto"/>
      </w:divBdr>
    </w:div>
    <w:div w:id="29888213">
      <w:bodyDiv w:val="1"/>
      <w:marLeft w:val="0"/>
      <w:marRight w:val="0"/>
      <w:marTop w:val="0"/>
      <w:marBottom w:val="0"/>
      <w:divBdr>
        <w:top w:val="none" w:sz="0" w:space="0" w:color="auto"/>
        <w:left w:val="none" w:sz="0" w:space="0" w:color="auto"/>
        <w:bottom w:val="none" w:sz="0" w:space="0" w:color="auto"/>
        <w:right w:val="none" w:sz="0" w:space="0" w:color="auto"/>
      </w:divBdr>
    </w:div>
    <w:div w:id="29964095">
      <w:bodyDiv w:val="1"/>
      <w:marLeft w:val="0"/>
      <w:marRight w:val="0"/>
      <w:marTop w:val="0"/>
      <w:marBottom w:val="0"/>
      <w:divBdr>
        <w:top w:val="none" w:sz="0" w:space="0" w:color="auto"/>
        <w:left w:val="none" w:sz="0" w:space="0" w:color="auto"/>
        <w:bottom w:val="none" w:sz="0" w:space="0" w:color="auto"/>
        <w:right w:val="none" w:sz="0" w:space="0" w:color="auto"/>
      </w:divBdr>
    </w:div>
    <w:div w:id="30809194">
      <w:bodyDiv w:val="1"/>
      <w:marLeft w:val="0"/>
      <w:marRight w:val="0"/>
      <w:marTop w:val="0"/>
      <w:marBottom w:val="0"/>
      <w:divBdr>
        <w:top w:val="none" w:sz="0" w:space="0" w:color="auto"/>
        <w:left w:val="none" w:sz="0" w:space="0" w:color="auto"/>
        <w:bottom w:val="none" w:sz="0" w:space="0" w:color="auto"/>
        <w:right w:val="none" w:sz="0" w:space="0" w:color="auto"/>
      </w:divBdr>
    </w:div>
    <w:div w:id="31007086">
      <w:bodyDiv w:val="1"/>
      <w:marLeft w:val="0"/>
      <w:marRight w:val="0"/>
      <w:marTop w:val="0"/>
      <w:marBottom w:val="0"/>
      <w:divBdr>
        <w:top w:val="none" w:sz="0" w:space="0" w:color="auto"/>
        <w:left w:val="none" w:sz="0" w:space="0" w:color="auto"/>
        <w:bottom w:val="none" w:sz="0" w:space="0" w:color="auto"/>
        <w:right w:val="none" w:sz="0" w:space="0" w:color="auto"/>
      </w:divBdr>
    </w:div>
    <w:div w:id="31078144">
      <w:bodyDiv w:val="1"/>
      <w:marLeft w:val="0"/>
      <w:marRight w:val="0"/>
      <w:marTop w:val="0"/>
      <w:marBottom w:val="0"/>
      <w:divBdr>
        <w:top w:val="none" w:sz="0" w:space="0" w:color="auto"/>
        <w:left w:val="none" w:sz="0" w:space="0" w:color="auto"/>
        <w:bottom w:val="none" w:sz="0" w:space="0" w:color="auto"/>
        <w:right w:val="none" w:sz="0" w:space="0" w:color="auto"/>
      </w:divBdr>
    </w:div>
    <w:div w:id="31611168">
      <w:bodyDiv w:val="1"/>
      <w:marLeft w:val="0"/>
      <w:marRight w:val="0"/>
      <w:marTop w:val="0"/>
      <w:marBottom w:val="0"/>
      <w:divBdr>
        <w:top w:val="none" w:sz="0" w:space="0" w:color="auto"/>
        <w:left w:val="none" w:sz="0" w:space="0" w:color="auto"/>
        <w:bottom w:val="none" w:sz="0" w:space="0" w:color="auto"/>
        <w:right w:val="none" w:sz="0" w:space="0" w:color="auto"/>
      </w:divBdr>
    </w:div>
    <w:div w:id="32466054">
      <w:bodyDiv w:val="1"/>
      <w:marLeft w:val="0"/>
      <w:marRight w:val="0"/>
      <w:marTop w:val="0"/>
      <w:marBottom w:val="0"/>
      <w:divBdr>
        <w:top w:val="none" w:sz="0" w:space="0" w:color="auto"/>
        <w:left w:val="none" w:sz="0" w:space="0" w:color="auto"/>
        <w:bottom w:val="none" w:sz="0" w:space="0" w:color="auto"/>
        <w:right w:val="none" w:sz="0" w:space="0" w:color="auto"/>
      </w:divBdr>
    </w:div>
    <w:div w:id="32507248">
      <w:bodyDiv w:val="1"/>
      <w:marLeft w:val="0"/>
      <w:marRight w:val="0"/>
      <w:marTop w:val="0"/>
      <w:marBottom w:val="0"/>
      <w:divBdr>
        <w:top w:val="none" w:sz="0" w:space="0" w:color="auto"/>
        <w:left w:val="none" w:sz="0" w:space="0" w:color="auto"/>
        <w:bottom w:val="none" w:sz="0" w:space="0" w:color="auto"/>
        <w:right w:val="none" w:sz="0" w:space="0" w:color="auto"/>
      </w:divBdr>
      <w:divsChild>
        <w:div w:id="66416800">
          <w:marLeft w:val="640"/>
          <w:marRight w:val="0"/>
          <w:marTop w:val="0"/>
          <w:marBottom w:val="0"/>
          <w:divBdr>
            <w:top w:val="none" w:sz="0" w:space="0" w:color="auto"/>
            <w:left w:val="none" w:sz="0" w:space="0" w:color="auto"/>
            <w:bottom w:val="none" w:sz="0" w:space="0" w:color="auto"/>
            <w:right w:val="none" w:sz="0" w:space="0" w:color="auto"/>
          </w:divBdr>
        </w:div>
        <w:div w:id="111436965">
          <w:marLeft w:val="640"/>
          <w:marRight w:val="0"/>
          <w:marTop w:val="0"/>
          <w:marBottom w:val="0"/>
          <w:divBdr>
            <w:top w:val="none" w:sz="0" w:space="0" w:color="auto"/>
            <w:left w:val="none" w:sz="0" w:space="0" w:color="auto"/>
            <w:bottom w:val="none" w:sz="0" w:space="0" w:color="auto"/>
            <w:right w:val="none" w:sz="0" w:space="0" w:color="auto"/>
          </w:divBdr>
        </w:div>
        <w:div w:id="185288835">
          <w:marLeft w:val="640"/>
          <w:marRight w:val="0"/>
          <w:marTop w:val="0"/>
          <w:marBottom w:val="0"/>
          <w:divBdr>
            <w:top w:val="none" w:sz="0" w:space="0" w:color="auto"/>
            <w:left w:val="none" w:sz="0" w:space="0" w:color="auto"/>
            <w:bottom w:val="none" w:sz="0" w:space="0" w:color="auto"/>
            <w:right w:val="none" w:sz="0" w:space="0" w:color="auto"/>
          </w:divBdr>
        </w:div>
        <w:div w:id="440731001">
          <w:marLeft w:val="640"/>
          <w:marRight w:val="0"/>
          <w:marTop w:val="0"/>
          <w:marBottom w:val="0"/>
          <w:divBdr>
            <w:top w:val="none" w:sz="0" w:space="0" w:color="auto"/>
            <w:left w:val="none" w:sz="0" w:space="0" w:color="auto"/>
            <w:bottom w:val="none" w:sz="0" w:space="0" w:color="auto"/>
            <w:right w:val="none" w:sz="0" w:space="0" w:color="auto"/>
          </w:divBdr>
        </w:div>
        <w:div w:id="462623592">
          <w:marLeft w:val="640"/>
          <w:marRight w:val="0"/>
          <w:marTop w:val="0"/>
          <w:marBottom w:val="0"/>
          <w:divBdr>
            <w:top w:val="none" w:sz="0" w:space="0" w:color="auto"/>
            <w:left w:val="none" w:sz="0" w:space="0" w:color="auto"/>
            <w:bottom w:val="none" w:sz="0" w:space="0" w:color="auto"/>
            <w:right w:val="none" w:sz="0" w:space="0" w:color="auto"/>
          </w:divBdr>
        </w:div>
        <w:div w:id="526068065">
          <w:marLeft w:val="640"/>
          <w:marRight w:val="0"/>
          <w:marTop w:val="0"/>
          <w:marBottom w:val="0"/>
          <w:divBdr>
            <w:top w:val="none" w:sz="0" w:space="0" w:color="auto"/>
            <w:left w:val="none" w:sz="0" w:space="0" w:color="auto"/>
            <w:bottom w:val="none" w:sz="0" w:space="0" w:color="auto"/>
            <w:right w:val="none" w:sz="0" w:space="0" w:color="auto"/>
          </w:divBdr>
        </w:div>
        <w:div w:id="541290437">
          <w:marLeft w:val="640"/>
          <w:marRight w:val="0"/>
          <w:marTop w:val="0"/>
          <w:marBottom w:val="0"/>
          <w:divBdr>
            <w:top w:val="none" w:sz="0" w:space="0" w:color="auto"/>
            <w:left w:val="none" w:sz="0" w:space="0" w:color="auto"/>
            <w:bottom w:val="none" w:sz="0" w:space="0" w:color="auto"/>
            <w:right w:val="none" w:sz="0" w:space="0" w:color="auto"/>
          </w:divBdr>
        </w:div>
        <w:div w:id="603536913">
          <w:marLeft w:val="640"/>
          <w:marRight w:val="0"/>
          <w:marTop w:val="0"/>
          <w:marBottom w:val="0"/>
          <w:divBdr>
            <w:top w:val="none" w:sz="0" w:space="0" w:color="auto"/>
            <w:left w:val="none" w:sz="0" w:space="0" w:color="auto"/>
            <w:bottom w:val="none" w:sz="0" w:space="0" w:color="auto"/>
            <w:right w:val="none" w:sz="0" w:space="0" w:color="auto"/>
          </w:divBdr>
        </w:div>
        <w:div w:id="707024106">
          <w:marLeft w:val="640"/>
          <w:marRight w:val="0"/>
          <w:marTop w:val="0"/>
          <w:marBottom w:val="0"/>
          <w:divBdr>
            <w:top w:val="none" w:sz="0" w:space="0" w:color="auto"/>
            <w:left w:val="none" w:sz="0" w:space="0" w:color="auto"/>
            <w:bottom w:val="none" w:sz="0" w:space="0" w:color="auto"/>
            <w:right w:val="none" w:sz="0" w:space="0" w:color="auto"/>
          </w:divBdr>
        </w:div>
        <w:div w:id="784498627">
          <w:marLeft w:val="640"/>
          <w:marRight w:val="0"/>
          <w:marTop w:val="0"/>
          <w:marBottom w:val="0"/>
          <w:divBdr>
            <w:top w:val="none" w:sz="0" w:space="0" w:color="auto"/>
            <w:left w:val="none" w:sz="0" w:space="0" w:color="auto"/>
            <w:bottom w:val="none" w:sz="0" w:space="0" w:color="auto"/>
            <w:right w:val="none" w:sz="0" w:space="0" w:color="auto"/>
          </w:divBdr>
        </w:div>
        <w:div w:id="829372662">
          <w:marLeft w:val="640"/>
          <w:marRight w:val="0"/>
          <w:marTop w:val="0"/>
          <w:marBottom w:val="0"/>
          <w:divBdr>
            <w:top w:val="none" w:sz="0" w:space="0" w:color="auto"/>
            <w:left w:val="none" w:sz="0" w:space="0" w:color="auto"/>
            <w:bottom w:val="none" w:sz="0" w:space="0" w:color="auto"/>
            <w:right w:val="none" w:sz="0" w:space="0" w:color="auto"/>
          </w:divBdr>
        </w:div>
        <w:div w:id="841629527">
          <w:marLeft w:val="640"/>
          <w:marRight w:val="0"/>
          <w:marTop w:val="0"/>
          <w:marBottom w:val="0"/>
          <w:divBdr>
            <w:top w:val="none" w:sz="0" w:space="0" w:color="auto"/>
            <w:left w:val="none" w:sz="0" w:space="0" w:color="auto"/>
            <w:bottom w:val="none" w:sz="0" w:space="0" w:color="auto"/>
            <w:right w:val="none" w:sz="0" w:space="0" w:color="auto"/>
          </w:divBdr>
        </w:div>
        <w:div w:id="996613716">
          <w:marLeft w:val="640"/>
          <w:marRight w:val="0"/>
          <w:marTop w:val="0"/>
          <w:marBottom w:val="0"/>
          <w:divBdr>
            <w:top w:val="none" w:sz="0" w:space="0" w:color="auto"/>
            <w:left w:val="none" w:sz="0" w:space="0" w:color="auto"/>
            <w:bottom w:val="none" w:sz="0" w:space="0" w:color="auto"/>
            <w:right w:val="none" w:sz="0" w:space="0" w:color="auto"/>
          </w:divBdr>
        </w:div>
        <w:div w:id="1051270457">
          <w:marLeft w:val="640"/>
          <w:marRight w:val="0"/>
          <w:marTop w:val="0"/>
          <w:marBottom w:val="0"/>
          <w:divBdr>
            <w:top w:val="none" w:sz="0" w:space="0" w:color="auto"/>
            <w:left w:val="none" w:sz="0" w:space="0" w:color="auto"/>
            <w:bottom w:val="none" w:sz="0" w:space="0" w:color="auto"/>
            <w:right w:val="none" w:sz="0" w:space="0" w:color="auto"/>
          </w:divBdr>
        </w:div>
        <w:div w:id="1371144527">
          <w:marLeft w:val="640"/>
          <w:marRight w:val="0"/>
          <w:marTop w:val="0"/>
          <w:marBottom w:val="0"/>
          <w:divBdr>
            <w:top w:val="none" w:sz="0" w:space="0" w:color="auto"/>
            <w:left w:val="none" w:sz="0" w:space="0" w:color="auto"/>
            <w:bottom w:val="none" w:sz="0" w:space="0" w:color="auto"/>
            <w:right w:val="none" w:sz="0" w:space="0" w:color="auto"/>
          </w:divBdr>
        </w:div>
        <w:div w:id="1456869464">
          <w:marLeft w:val="640"/>
          <w:marRight w:val="0"/>
          <w:marTop w:val="0"/>
          <w:marBottom w:val="0"/>
          <w:divBdr>
            <w:top w:val="none" w:sz="0" w:space="0" w:color="auto"/>
            <w:left w:val="none" w:sz="0" w:space="0" w:color="auto"/>
            <w:bottom w:val="none" w:sz="0" w:space="0" w:color="auto"/>
            <w:right w:val="none" w:sz="0" w:space="0" w:color="auto"/>
          </w:divBdr>
        </w:div>
        <w:div w:id="1520506713">
          <w:marLeft w:val="640"/>
          <w:marRight w:val="0"/>
          <w:marTop w:val="0"/>
          <w:marBottom w:val="0"/>
          <w:divBdr>
            <w:top w:val="none" w:sz="0" w:space="0" w:color="auto"/>
            <w:left w:val="none" w:sz="0" w:space="0" w:color="auto"/>
            <w:bottom w:val="none" w:sz="0" w:space="0" w:color="auto"/>
            <w:right w:val="none" w:sz="0" w:space="0" w:color="auto"/>
          </w:divBdr>
        </w:div>
        <w:div w:id="1564679590">
          <w:marLeft w:val="640"/>
          <w:marRight w:val="0"/>
          <w:marTop w:val="0"/>
          <w:marBottom w:val="0"/>
          <w:divBdr>
            <w:top w:val="none" w:sz="0" w:space="0" w:color="auto"/>
            <w:left w:val="none" w:sz="0" w:space="0" w:color="auto"/>
            <w:bottom w:val="none" w:sz="0" w:space="0" w:color="auto"/>
            <w:right w:val="none" w:sz="0" w:space="0" w:color="auto"/>
          </w:divBdr>
        </w:div>
        <w:div w:id="1622883780">
          <w:marLeft w:val="640"/>
          <w:marRight w:val="0"/>
          <w:marTop w:val="0"/>
          <w:marBottom w:val="0"/>
          <w:divBdr>
            <w:top w:val="none" w:sz="0" w:space="0" w:color="auto"/>
            <w:left w:val="none" w:sz="0" w:space="0" w:color="auto"/>
            <w:bottom w:val="none" w:sz="0" w:space="0" w:color="auto"/>
            <w:right w:val="none" w:sz="0" w:space="0" w:color="auto"/>
          </w:divBdr>
        </w:div>
        <w:div w:id="1650742684">
          <w:marLeft w:val="640"/>
          <w:marRight w:val="0"/>
          <w:marTop w:val="0"/>
          <w:marBottom w:val="0"/>
          <w:divBdr>
            <w:top w:val="none" w:sz="0" w:space="0" w:color="auto"/>
            <w:left w:val="none" w:sz="0" w:space="0" w:color="auto"/>
            <w:bottom w:val="none" w:sz="0" w:space="0" w:color="auto"/>
            <w:right w:val="none" w:sz="0" w:space="0" w:color="auto"/>
          </w:divBdr>
        </w:div>
        <w:div w:id="1658221898">
          <w:marLeft w:val="640"/>
          <w:marRight w:val="0"/>
          <w:marTop w:val="0"/>
          <w:marBottom w:val="0"/>
          <w:divBdr>
            <w:top w:val="none" w:sz="0" w:space="0" w:color="auto"/>
            <w:left w:val="none" w:sz="0" w:space="0" w:color="auto"/>
            <w:bottom w:val="none" w:sz="0" w:space="0" w:color="auto"/>
            <w:right w:val="none" w:sz="0" w:space="0" w:color="auto"/>
          </w:divBdr>
        </w:div>
        <w:div w:id="2009743360">
          <w:marLeft w:val="640"/>
          <w:marRight w:val="0"/>
          <w:marTop w:val="0"/>
          <w:marBottom w:val="0"/>
          <w:divBdr>
            <w:top w:val="none" w:sz="0" w:space="0" w:color="auto"/>
            <w:left w:val="none" w:sz="0" w:space="0" w:color="auto"/>
            <w:bottom w:val="none" w:sz="0" w:space="0" w:color="auto"/>
            <w:right w:val="none" w:sz="0" w:space="0" w:color="auto"/>
          </w:divBdr>
        </w:div>
        <w:div w:id="2030176701">
          <w:marLeft w:val="640"/>
          <w:marRight w:val="0"/>
          <w:marTop w:val="0"/>
          <w:marBottom w:val="0"/>
          <w:divBdr>
            <w:top w:val="none" w:sz="0" w:space="0" w:color="auto"/>
            <w:left w:val="none" w:sz="0" w:space="0" w:color="auto"/>
            <w:bottom w:val="none" w:sz="0" w:space="0" w:color="auto"/>
            <w:right w:val="none" w:sz="0" w:space="0" w:color="auto"/>
          </w:divBdr>
        </w:div>
        <w:div w:id="2034964018">
          <w:marLeft w:val="640"/>
          <w:marRight w:val="0"/>
          <w:marTop w:val="0"/>
          <w:marBottom w:val="0"/>
          <w:divBdr>
            <w:top w:val="none" w:sz="0" w:space="0" w:color="auto"/>
            <w:left w:val="none" w:sz="0" w:space="0" w:color="auto"/>
            <w:bottom w:val="none" w:sz="0" w:space="0" w:color="auto"/>
            <w:right w:val="none" w:sz="0" w:space="0" w:color="auto"/>
          </w:divBdr>
        </w:div>
        <w:div w:id="2107842639">
          <w:marLeft w:val="640"/>
          <w:marRight w:val="0"/>
          <w:marTop w:val="0"/>
          <w:marBottom w:val="0"/>
          <w:divBdr>
            <w:top w:val="none" w:sz="0" w:space="0" w:color="auto"/>
            <w:left w:val="none" w:sz="0" w:space="0" w:color="auto"/>
            <w:bottom w:val="none" w:sz="0" w:space="0" w:color="auto"/>
            <w:right w:val="none" w:sz="0" w:space="0" w:color="auto"/>
          </w:divBdr>
        </w:div>
        <w:div w:id="2113821114">
          <w:marLeft w:val="640"/>
          <w:marRight w:val="0"/>
          <w:marTop w:val="0"/>
          <w:marBottom w:val="0"/>
          <w:divBdr>
            <w:top w:val="none" w:sz="0" w:space="0" w:color="auto"/>
            <w:left w:val="none" w:sz="0" w:space="0" w:color="auto"/>
            <w:bottom w:val="none" w:sz="0" w:space="0" w:color="auto"/>
            <w:right w:val="none" w:sz="0" w:space="0" w:color="auto"/>
          </w:divBdr>
        </w:div>
        <w:div w:id="2134206625">
          <w:marLeft w:val="640"/>
          <w:marRight w:val="0"/>
          <w:marTop w:val="0"/>
          <w:marBottom w:val="0"/>
          <w:divBdr>
            <w:top w:val="none" w:sz="0" w:space="0" w:color="auto"/>
            <w:left w:val="none" w:sz="0" w:space="0" w:color="auto"/>
            <w:bottom w:val="none" w:sz="0" w:space="0" w:color="auto"/>
            <w:right w:val="none" w:sz="0" w:space="0" w:color="auto"/>
          </w:divBdr>
        </w:div>
      </w:divsChild>
    </w:div>
    <w:div w:id="33972074">
      <w:bodyDiv w:val="1"/>
      <w:marLeft w:val="0"/>
      <w:marRight w:val="0"/>
      <w:marTop w:val="0"/>
      <w:marBottom w:val="0"/>
      <w:divBdr>
        <w:top w:val="none" w:sz="0" w:space="0" w:color="auto"/>
        <w:left w:val="none" w:sz="0" w:space="0" w:color="auto"/>
        <w:bottom w:val="none" w:sz="0" w:space="0" w:color="auto"/>
        <w:right w:val="none" w:sz="0" w:space="0" w:color="auto"/>
      </w:divBdr>
    </w:div>
    <w:div w:id="35468798">
      <w:bodyDiv w:val="1"/>
      <w:marLeft w:val="0"/>
      <w:marRight w:val="0"/>
      <w:marTop w:val="0"/>
      <w:marBottom w:val="0"/>
      <w:divBdr>
        <w:top w:val="none" w:sz="0" w:space="0" w:color="auto"/>
        <w:left w:val="none" w:sz="0" w:space="0" w:color="auto"/>
        <w:bottom w:val="none" w:sz="0" w:space="0" w:color="auto"/>
        <w:right w:val="none" w:sz="0" w:space="0" w:color="auto"/>
      </w:divBdr>
    </w:div>
    <w:div w:id="36125376">
      <w:bodyDiv w:val="1"/>
      <w:marLeft w:val="0"/>
      <w:marRight w:val="0"/>
      <w:marTop w:val="0"/>
      <w:marBottom w:val="0"/>
      <w:divBdr>
        <w:top w:val="none" w:sz="0" w:space="0" w:color="auto"/>
        <w:left w:val="none" w:sz="0" w:space="0" w:color="auto"/>
        <w:bottom w:val="none" w:sz="0" w:space="0" w:color="auto"/>
        <w:right w:val="none" w:sz="0" w:space="0" w:color="auto"/>
      </w:divBdr>
    </w:div>
    <w:div w:id="37553254">
      <w:bodyDiv w:val="1"/>
      <w:marLeft w:val="0"/>
      <w:marRight w:val="0"/>
      <w:marTop w:val="0"/>
      <w:marBottom w:val="0"/>
      <w:divBdr>
        <w:top w:val="none" w:sz="0" w:space="0" w:color="auto"/>
        <w:left w:val="none" w:sz="0" w:space="0" w:color="auto"/>
        <w:bottom w:val="none" w:sz="0" w:space="0" w:color="auto"/>
        <w:right w:val="none" w:sz="0" w:space="0" w:color="auto"/>
      </w:divBdr>
    </w:div>
    <w:div w:id="37557581">
      <w:bodyDiv w:val="1"/>
      <w:marLeft w:val="0"/>
      <w:marRight w:val="0"/>
      <w:marTop w:val="0"/>
      <w:marBottom w:val="0"/>
      <w:divBdr>
        <w:top w:val="none" w:sz="0" w:space="0" w:color="auto"/>
        <w:left w:val="none" w:sz="0" w:space="0" w:color="auto"/>
        <w:bottom w:val="none" w:sz="0" w:space="0" w:color="auto"/>
        <w:right w:val="none" w:sz="0" w:space="0" w:color="auto"/>
      </w:divBdr>
    </w:div>
    <w:div w:id="37780175">
      <w:bodyDiv w:val="1"/>
      <w:marLeft w:val="0"/>
      <w:marRight w:val="0"/>
      <w:marTop w:val="0"/>
      <w:marBottom w:val="0"/>
      <w:divBdr>
        <w:top w:val="none" w:sz="0" w:space="0" w:color="auto"/>
        <w:left w:val="none" w:sz="0" w:space="0" w:color="auto"/>
        <w:bottom w:val="none" w:sz="0" w:space="0" w:color="auto"/>
        <w:right w:val="none" w:sz="0" w:space="0" w:color="auto"/>
      </w:divBdr>
    </w:div>
    <w:div w:id="37828938">
      <w:bodyDiv w:val="1"/>
      <w:marLeft w:val="0"/>
      <w:marRight w:val="0"/>
      <w:marTop w:val="0"/>
      <w:marBottom w:val="0"/>
      <w:divBdr>
        <w:top w:val="none" w:sz="0" w:space="0" w:color="auto"/>
        <w:left w:val="none" w:sz="0" w:space="0" w:color="auto"/>
        <w:bottom w:val="none" w:sz="0" w:space="0" w:color="auto"/>
        <w:right w:val="none" w:sz="0" w:space="0" w:color="auto"/>
      </w:divBdr>
    </w:div>
    <w:div w:id="38168798">
      <w:bodyDiv w:val="1"/>
      <w:marLeft w:val="0"/>
      <w:marRight w:val="0"/>
      <w:marTop w:val="0"/>
      <w:marBottom w:val="0"/>
      <w:divBdr>
        <w:top w:val="none" w:sz="0" w:space="0" w:color="auto"/>
        <w:left w:val="none" w:sz="0" w:space="0" w:color="auto"/>
        <w:bottom w:val="none" w:sz="0" w:space="0" w:color="auto"/>
        <w:right w:val="none" w:sz="0" w:space="0" w:color="auto"/>
      </w:divBdr>
    </w:div>
    <w:div w:id="38946109">
      <w:bodyDiv w:val="1"/>
      <w:marLeft w:val="0"/>
      <w:marRight w:val="0"/>
      <w:marTop w:val="0"/>
      <w:marBottom w:val="0"/>
      <w:divBdr>
        <w:top w:val="none" w:sz="0" w:space="0" w:color="auto"/>
        <w:left w:val="none" w:sz="0" w:space="0" w:color="auto"/>
        <w:bottom w:val="none" w:sz="0" w:space="0" w:color="auto"/>
        <w:right w:val="none" w:sz="0" w:space="0" w:color="auto"/>
      </w:divBdr>
    </w:div>
    <w:div w:id="39407196">
      <w:bodyDiv w:val="1"/>
      <w:marLeft w:val="0"/>
      <w:marRight w:val="0"/>
      <w:marTop w:val="0"/>
      <w:marBottom w:val="0"/>
      <w:divBdr>
        <w:top w:val="none" w:sz="0" w:space="0" w:color="auto"/>
        <w:left w:val="none" w:sz="0" w:space="0" w:color="auto"/>
        <w:bottom w:val="none" w:sz="0" w:space="0" w:color="auto"/>
        <w:right w:val="none" w:sz="0" w:space="0" w:color="auto"/>
      </w:divBdr>
    </w:div>
    <w:div w:id="42944726">
      <w:bodyDiv w:val="1"/>
      <w:marLeft w:val="0"/>
      <w:marRight w:val="0"/>
      <w:marTop w:val="0"/>
      <w:marBottom w:val="0"/>
      <w:divBdr>
        <w:top w:val="none" w:sz="0" w:space="0" w:color="auto"/>
        <w:left w:val="none" w:sz="0" w:space="0" w:color="auto"/>
        <w:bottom w:val="none" w:sz="0" w:space="0" w:color="auto"/>
        <w:right w:val="none" w:sz="0" w:space="0" w:color="auto"/>
      </w:divBdr>
    </w:div>
    <w:div w:id="43263528">
      <w:bodyDiv w:val="1"/>
      <w:marLeft w:val="0"/>
      <w:marRight w:val="0"/>
      <w:marTop w:val="0"/>
      <w:marBottom w:val="0"/>
      <w:divBdr>
        <w:top w:val="none" w:sz="0" w:space="0" w:color="auto"/>
        <w:left w:val="none" w:sz="0" w:space="0" w:color="auto"/>
        <w:bottom w:val="none" w:sz="0" w:space="0" w:color="auto"/>
        <w:right w:val="none" w:sz="0" w:space="0" w:color="auto"/>
      </w:divBdr>
    </w:div>
    <w:div w:id="43528830">
      <w:bodyDiv w:val="1"/>
      <w:marLeft w:val="0"/>
      <w:marRight w:val="0"/>
      <w:marTop w:val="0"/>
      <w:marBottom w:val="0"/>
      <w:divBdr>
        <w:top w:val="none" w:sz="0" w:space="0" w:color="auto"/>
        <w:left w:val="none" w:sz="0" w:space="0" w:color="auto"/>
        <w:bottom w:val="none" w:sz="0" w:space="0" w:color="auto"/>
        <w:right w:val="none" w:sz="0" w:space="0" w:color="auto"/>
      </w:divBdr>
    </w:div>
    <w:div w:id="43648842">
      <w:bodyDiv w:val="1"/>
      <w:marLeft w:val="0"/>
      <w:marRight w:val="0"/>
      <w:marTop w:val="0"/>
      <w:marBottom w:val="0"/>
      <w:divBdr>
        <w:top w:val="none" w:sz="0" w:space="0" w:color="auto"/>
        <w:left w:val="none" w:sz="0" w:space="0" w:color="auto"/>
        <w:bottom w:val="none" w:sz="0" w:space="0" w:color="auto"/>
        <w:right w:val="none" w:sz="0" w:space="0" w:color="auto"/>
      </w:divBdr>
    </w:div>
    <w:div w:id="43677494">
      <w:bodyDiv w:val="1"/>
      <w:marLeft w:val="0"/>
      <w:marRight w:val="0"/>
      <w:marTop w:val="0"/>
      <w:marBottom w:val="0"/>
      <w:divBdr>
        <w:top w:val="none" w:sz="0" w:space="0" w:color="auto"/>
        <w:left w:val="none" w:sz="0" w:space="0" w:color="auto"/>
        <w:bottom w:val="none" w:sz="0" w:space="0" w:color="auto"/>
        <w:right w:val="none" w:sz="0" w:space="0" w:color="auto"/>
      </w:divBdr>
    </w:div>
    <w:div w:id="44111628">
      <w:bodyDiv w:val="1"/>
      <w:marLeft w:val="0"/>
      <w:marRight w:val="0"/>
      <w:marTop w:val="0"/>
      <w:marBottom w:val="0"/>
      <w:divBdr>
        <w:top w:val="none" w:sz="0" w:space="0" w:color="auto"/>
        <w:left w:val="none" w:sz="0" w:space="0" w:color="auto"/>
        <w:bottom w:val="none" w:sz="0" w:space="0" w:color="auto"/>
        <w:right w:val="none" w:sz="0" w:space="0" w:color="auto"/>
      </w:divBdr>
    </w:div>
    <w:div w:id="44448918">
      <w:bodyDiv w:val="1"/>
      <w:marLeft w:val="0"/>
      <w:marRight w:val="0"/>
      <w:marTop w:val="0"/>
      <w:marBottom w:val="0"/>
      <w:divBdr>
        <w:top w:val="none" w:sz="0" w:space="0" w:color="auto"/>
        <w:left w:val="none" w:sz="0" w:space="0" w:color="auto"/>
        <w:bottom w:val="none" w:sz="0" w:space="0" w:color="auto"/>
        <w:right w:val="none" w:sz="0" w:space="0" w:color="auto"/>
      </w:divBdr>
    </w:div>
    <w:div w:id="45885496">
      <w:bodyDiv w:val="1"/>
      <w:marLeft w:val="0"/>
      <w:marRight w:val="0"/>
      <w:marTop w:val="0"/>
      <w:marBottom w:val="0"/>
      <w:divBdr>
        <w:top w:val="none" w:sz="0" w:space="0" w:color="auto"/>
        <w:left w:val="none" w:sz="0" w:space="0" w:color="auto"/>
        <w:bottom w:val="none" w:sz="0" w:space="0" w:color="auto"/>
        <w:right w:val="none" w:sz="0" w:space="0" w:color="auto"/>
      </w:divBdr>
    </w:div>
    <w:div w:id="46268712">
      <w:bodyDiv w:val="1"/>
      <w:marLeft w:val="0"/>
      <w:marRight w:val="0"/>
      <w:marTop w:val="0"/>
      <w:marBottom w:val="0"/>
      <w:divBdr>
        <w:top w:val="none" w:sz="0" w:space="0" w:color="auto"/>
        <w:left w:val="none" w:sz="0" w:space="0" w:color="auto"/>
        <w:bottom w:val="none" w:sz="0" w:space="0" w:color="auto"/>
        <w:right w:val="none" w:sz="0" w:space="0" w:color="auto"/>
      </w:divBdr>
    </w:div>
    <w:div w:id="46297651">
      <w:bodyDiv w:val="1"/>
      <w:marLeft w:val="0"/>
      <w:marRight w:val="0"/>
      <w:marTop w:val="0"/>
      <w:marBottom w:val="0"/>
      <w:divBdr>
        <w:top w:val="none" w:sz="0" w:space="0" w:color="auto"/>
        <w:left w:val="none" w:sz="0" w:space="0" w:color="auto"/>
        <w:bottom w:val="none" w:sz="0" w:space="0" w:color="auto"/>
        <w:right w:val="none" w:sz="0" w:space="0" w:color="auto"/>
      </w:divBdr>
    </w:div>
    <w:div w:id="46341856">
      <w:bodyDiv w:val="1"/>
      <w:marLeft w:val="0"/>
      <w:marRight w:val="0"/>
      <w:marTop w:val="0"/>
      <w:marBottom w:val="0"/>
      <w:divBdr>
        <w:top w:val="none" w:sz="0" w:space="0" w:color="auto"/>
        <w:left w:val="none" w:sz="0" w:space="0" w:color="auto"/>
        <w:bottom w:val="none" w:sz="0" w:space="0" w:color="auto"/>
        <w:right w:val="none" w:sz="0" w:space="0" w:color="auto"/>
      </w:divBdr>
      <w:divsChild>
        <w:div w:id="132798232">
          <w:marLeft w:val="640"/>
          <w:marRight w:val="0"/>
          <w:marTop w:val="0"/>
          <w:marBottom w:val="0"/>
          <w:divBdr>
            <w:top w:val="none" w:sz="0" w:space="0" w:color="auto"/>
            <w:left w:val="none" w:sz="0" w:space="0" w:color="auto"/>
            <w:bottom w:val="none" w:sz="0" w:space="0" w:color="auto"/>
            <w:right w:val="none" w:sz="0" w:space="0" w:color="auto"/>
          </w:divBdr>
        </w:div>
        <w:div w:id="156767007">
          <w:marLeft w:val="640"/>
          <w:marRight w:val="0"/>
          <w:marTop w:val="0"/>
          <w:marBottom w:val="0"/>
          <w:divBdr>
            <w:top w:val="none" w:sz="0" w:space="0" w:color="auto"/>
            <w:left w:val="none" w:sz="0" w:space="0" w:color="auto"/>
            <w:bottom w:val="none" w:sz="0" w:space="0" w:color="auto"/>
            <w:right w:val="none" w:sz="0" w:space="0" w:color="auto"/>
          </w:divBdr>
        </w:div>
        <w:div w:id="240531724">
          <w:marLeft w:val="640"/>
          <w:marRight w:val="0"/>
          <w:marTop w:val="0"/>
          <w:marBottom w:val="0"/>
          <w:divBdr>
            <w:top w:val="none" w:sz="0" w:space="0" w:color="auto"/>
            <w:left w:val="none" w:sz="0" w:space="0" w:color="auto"/>
            <w:bottom w:val="none" w:sz="0" w:space="0" w:color="auto"/>
            <w:right w:val="none" w:sz="0" w:space="0" w:color="auto"/>
          </w:divBdr>
        </w:div>
        <w:div w:id="285700619">
          <w:marLeft w:val="640"/>
          <w:marRight w:val="0"/>
          <w:marTop w:val="0"/>
          <w:marBottom w:val="0"/>
          <w:divBdr>
            <w:top w:val="none" w:sz="0" w:space="0" w:color="auto"/>
            <w:left w:val="none" w:sz="0" w:space="0" w:color="auto"/>
            <w:bottom w:val="none" w:sz="0" w:space="0" w:color="auto"/>
            <w:right w:val="none" w:sz="0" w:space="0" w:color="auto"/>
          </w:divBdr>
        </w:div>
        <w:div w:id="404379351">
          <w:marLeft w:val="640"/>
          <w:marRight w:val="0"/>
          <w:marTop w:val="0"/>
          <w:marBottom w:val="0"/>
          <w:divBdr>
            <w:top w:val="none" w:sz="0" w:space="0" w:color="auto"/>
            <w:left w:val="none" w:sz="0" w:space="0" w:color="auto"/>
            <w:bottom w:val="none" w:sz="0" w:space="0" w:color="auto"/>
            <w:right w:val="none" w:sz="0" w:space="0" w:color="auto"/>
          </w:divBdr>
        </w:div>
        <w:div w:id="418449769">
          <w:marLeft w:val="640"/>
          <w:marRight w:val="0"/>
          <w:marTop w:val="0"/>
          <w:marBottom w:val="0"/>
          <w:divBdr>
            <w:top w:val="none" w:sz="0" w:space="0" w:color="auto"/>
            <w:left w:val="none" w:sz="0" w:space="0" w:color="auto"/>
            <w:bottom w:val="none" w:sz="0" w:space="0" w:color="auto"/>
            <w:right w:val="none" w:sz="0" w:space="0" w:color="auto"/>
          </w:divBdr>
        </w:div>
        <w:div w:id="659577644">
          <w:marLeft w:val="640"/>
          <w:marRight w:val="0"/>
          <w:marTop w:val="0"/>
          <w:marBottom w:val="0"/>
          <w:divBdr>
            <w:top w:val="none" w:sz="0" w:space="0" w:color="auto"/>
            <w:left w:val="none" w:sz="0" w:space="0" w:color="auto"/>
            <w:bottom w:val="none" w:sz="0" w:space="0" w:color="auto"/>
            <w:right w:val="none" w:sz="0" w:space="0" w:color="auto"/>
          </w:divBdr>
        </w:div>
        <w:div w:id="766996801">
          <w:marLeft w:val="640"/>
          <w:marRight w:val="0"/>
          <w:marTop w:val="0"/>
          <w:marBottom w:val="0"/>
          <w:divBdr>
            <w:top w:val="none" w:sz="0" w:space="0" w:color="auto"/>
            <w:left w:val="none" w:sz="0" w:space="0" w:color="auto"/>
            <w:bottom w:val="none" w:sz="0" w:space="0" w:color="auto"/>
            <w:right w:val="none" w:sz="0" w:space="0" w:color="auto"/>
          </w:divBdr>
        </w:div>
        <w:div w:id="999892858">
          <w:marLeft w:val="640"/>
          <w:marRight w:val="0"/>
          <w:marTop w:val="0"/>
          <w:marBottom w:val="0"/>
          <w:divBdr>
            <w:top w:val="none" w:sz="0" w:space="0" w:color="auto"/>
            <w:left w:val="none" w:sz="0" w:space="0" w:color="auto"/>
            <w:bottom w:val="none" w:sz="0" w:space="0" w:color="auto"/>
            <w:right w:val="none" w:sz="0" w:space="0" w:color="auto"/>
          </w:divBdr>
        </w:div>
        <w:div w:id="1117065376">
          <w:marLeft w:val="640"/>
          <w:marRight w:val="0"/>
          <w:marTop w:val="0"/>
          <w:marBottom w:val="0"/>
          <w:divBdr>
            <w:top w:val="none" w:sz="0" w:space="0" w:color="auto"/>
            <w:left w:val="none" w:sz="0" w:space="0" w:color="auto"/>
            <w:bottom w:val="none" w:sz="0" w:space="0" w:color="auto"/>
            <w:right w:val="none" w:sz="0" w:space="0" w:color="auto"/>
          </w:divBdr>
        </w:div>
        <w:div w:id="1610043801">
          <w:marLeft w:val="640"/>
          <w:marRight w:val="0"/>
          <w:marTop w:val="0"/>
          <w:marBottom w:val="0"/>
          <w:divBdr>
            <w:top w:val="none" w:sz="0" w:space="0" w:color="auto"/>
            <w:left w:val="none" w:sz="0" w:space="0" w:color="auto"/>
            <w:bottom w:val="none" w:sz="0" w:space="0" w:color="auto"/>
            <w:right w:val="none" w:sz="0" w:space="0" w:color="auto"/>
          </w:divBdr>
        </w:div>
        <w:div w:id="1629166564">
          <w:marLeft w:val="640"/>
          <w:marRight w:val="0"/>
          <w:marTop w:val="0"/>
          <w:marBottom w:val="0"/>
          <w:divBdr>
            <w:top w:val="none" w:sz="0" w:space="0" w:color="auto"/>
            <w:left w:val="none" w:sz="0" w:space="0" w:color="auto"/>
            <w:bottom w:val="none" w:sz="0" w:space="0" w:color="auto"/>
            <w:right w:val="none" w:sz="0" w:space="0" w:color="auto"/>
          </w:divBdr>
        </w:div>
        <w:div w:id="1705599098">
          <w:marLeft w:val="640"/>
          <w:marRight w:val="0"/>
          <w:marTop w:val="0"/>
          <w:marBottom w:val="0"/>
          <w:divBdr>
            <w:top w:val="none" w:sz="0" w:space="0" w:color="auto"/>
            <w:left w:val="none" w:sz="0" w:space="0" w:color="auto"/>
            <w:bottom w:val="none" w:sz="0" w:space="0" w:color="auto"/>
            <w:right w:val="none" w:sz="0" w:space="0" w:color="auto"/>
          </w:divBdr>
        </w:div>
        <w:div w:id="2014843515">
          <w:marLeft w:val="640"/>
          <w:marRight w:val="0"/>
          <w:marTop w:val="0"/>
          <w:marBottom w:val="0"/>
          <w:divBdr>
            <w:top w:val="none" w:sz="0" w:space="0" w:color="auto"/>
            <w:left w:val="none" w:sz="0" w:space="0" w:color="auto"/>
            <w:bottom w:val="none" w:sz="0" w:space="0" w:color="auto"/>
            <w:right w:val="none" w:sz="0" w:space="0" w:color="auto"/>
          </w:divBdr>
        </w:div>
        <w:div w:id="2027367098">
          <w:marLeft w:val="640"/>
          <w:marRight w:val="0"/>
          <w:marTop w:val="0"/>
          <w:marBottom w:val="0"/>
          <w:divBdr>
            <w:top w:val="none" w:sz="0" w:space="0" w:color="auto"/>
            <w:left w:val="none" w:sz="0" w:space="0" w:color="auto"/>
            <w:bottom w:val="none" w:sz="0" w:space="0" w:color="auto"/>
            <w:right w:val="none" w:sz="0" w:space="0" w:color="auto"/>
          </w:divBdr>
        </w:div>
        <w:div w:id="2092660053">
          <w:marLeft w:val="640"/>
          <w:marRight w:val="0"/>
          <w:marTop w:val="0"/>
          <w:marBottom w:val="0"/>
          <w:divBdr>
            <w:top w:val="none" w:sz="0" w:space="0" w:color="auto"/>
            <w:left w:val="none" w:sz="0" w:space="0" w:color="auto"/>
            <w:bottom w:val="none" w:sz="0" w:space="0" w:color="auto"/>
            <w:right w:val="none" w:sz="0" w:space="0" w:color="auto"/>
          </w:divBdr>
        </w:div>
      </w:divsChild>
    </w:div>
    <w:div w:id="48234683">
      <w:bodyDiv w:val="1"/>
      <w:marLeft w:val="0"/>
      <w:marRight w:val="0"/>
      <w:marTop w:val="0"/>
      <w:marBottom w:val="0"/>
      <w:divBdr>
        <w:top w:val="none" w:sz="0" w:space="0" w:color="auto"/>
        <w:left w:val="none" w:sz="0" w:space="0" w:color="auto"/>
        <w:bottom w:val="none" w:sz="0" w:space="0" w:color="auto"/>
        <w:right w:val="none" w:sz="0" w:space="0" w:color="auto"/>
      </w:divBdr>
    </w:div>
    <w:div w:id="48920993">
      <w:bodyDiv w:val="1"/>
      <w:marLeft w:val="0"/>
      <w:marRight w:val="0"/>
      <w:marTop w:val="0"/>
      <w:marBottom w:val="0"/>
      <w:divBdr>
        <w:top w:val="none" w:sz="0" w:space="0" w:color="auto"/>
        <w:left w:val="none" w:sz="0" w:space="0" w:color="auto"/>
        <w:bottom w:val="none" w:sz="0" w:space="0" w:color="auto"/>
        <w:right w:val="none" w:sz="0" w:space="0" w:color="auto"/>
      </w:divBdr>
    </w:div>
    <w:div w:id="49814026">
      <w:bodyDiv w:val="1"/>
      <w:marLeft w:val="0"/>
      <w:marRight w:val="0"/>
      <w:marTop w:val="0"/>
      <w:marBottom w:val="0"/>
      <w:divBdr>
        <w:top w:val="none" w:sz="0" w:space="0" w:color="auto"/>
        <w:left w:val="none" w:sz="0" w:space="0" w:color="auto"/>
        <w:bottom w:val="none" w:sz="0" w:space="0" w:color="auto"/>
        <w:right w:val="none" w:sz="0" w:space="0" w:color="auto"/>
      </w:divBdr>
    </w:div>
    <w:div w:id="50076632">
      <w:bodyDiv w:val="1"/>
      <w:marLeft w:val="0"/>
      <w:marRight w:val="0"/>
      <w:marTop w:val="0"/>
      <w:marBottom w:val="0"/>
      <w:divBdr>
        <w:top w:val="none" w:sz="0" w:space="0" w:color="auto"/>
        <w:left w:val="none" w:sz="0" w:space="0" w:color="auto"/>
        <w:bottom w:val="none" w:sz="0" w:space="0" w:color="auto"/>
        <w:right w:val="none" w:sz="0" w:space="0" w:color="auto"/>
      </w:divBdr>
    </w:div>
    <w:div w:id="50345929">
      <w:bodyDiv w:val="1"/>
      <w:marLeft w:val="0"/>
      <w:marRight w:val="0"/>
      <w:marTop w:val="0"/>
      <w:marBottom w:val="0"/>
      <w:divBdr>
        <w:top w:val="none" w:sz="0" w:space="0" w:color="auto"/>
        <w:left w:val="none" w:sz="0" w:space="0" w:color="auto"/>
        <w:bottom w:val="none" w:sz="0" w:space="0" w:color="auto"/>
        <w:right w:val="none" w:sz="0" w:space="0" w:color="auto"/>
      </w:divBdr>
    </w:div>
    <w:div w:id="52001032">
      <w:bodyDiv w:val="1"/>
      <w:marLeft w:val="0"/>
      <w:marRight w:val="0"/>
      <w:marTop w:val="0"/>
      <w:marBottom w:val="0"/>
      <w:divBdr>
        <w:top w:val="none" w:sz="0" w:space="0" w:color="auto"/>
        <w:left w:val="none" w:sz="0" w:space="0" w:color="auto"/>
        <w:bottom w:val="none" w:sz="0" w:space="0" w:color="auto"/>
        <w:right w:val="none" w:sz="0" w:space="0" w:color="auto"/>
      </w:divBdr>
    </w:div>
    <w:div w:id="52123671">
      <w:bodyDiv w:val="1"/>
      <w:marLeft w:val="0"/>
      <w:marRight w:val="0"/>
      <w:marTop w:val="0"/>
      <w:marBottom w:val="0"/>
      <w:divBdr>
        <w:top w:val="none" w:sz="0" w:space="0" w:color="auto"/>
        <w:left w:val="none" w:sz="0" w:space="0" w:color="auto"/>
        <w:bottom w:val="none" w:sz="0" w:space="0" w:color="auto"/>
        <w:right w:val="none" w:sz="0" w:space="0" w:color="auto"/>
      </w:divBdr>
    </w:div>
    <w:div w:id="52314846">
      <w:bodyDiv w:val="1"/>
      <w:marLeft w:val="0"/>
      <w:marRight w:val="0"/>
      <w:marTop w:val="0"/>
      <w:marBottom w:val="0"/>
      <w:divBdr>
        <w:top w:val="none" w:sz="0" w:space="0" w:color="auto"/>
        <w:left w:val="none" w:sz="0" w:space="0" w:color="auto"/>
        <w:bottom w:val="none" w:sz="0" w:space="0" w:color="auto"/>
        <w:right w:val="none" w:sz="0" w:space="0" w:color="auto"/>
      </w:divBdr>
    </w:div>
    <w:div w:id="52316279">
      <w:bodyDiv w:val="1"/>
      <w:marLeft w:val="0"/>
      <w:marRight w:val="0"/>
      <w:marTop w:val="0"/>
      <w:marBottom w:val="0"/>
      <w:divBdr>
        <w:top w:val="none" w:sz="0" w:space="0" w:color="auto"/>
        <w:left w:val="none" w:sz="0" w:space="0" w:color="auto"/>
        <w:bottom w:val="none" w:sz="0" w:space="0" w:color="auto"/>
        <w:right w:val="none" w:sz="0" w:space="0" w:color="auto"/>
      </w:divBdr>
    </w:div>
    <w:div w:id="52775149">
      <w:bodyDiv w:val="1"/>
      <w:marLeft w:val="0"/>
      <w:marRight w:val="0"/>
      <w:marTop w:val="0"/>
      <w:marBottom w:val="0"/>
      <w:divBdr>
        <w:top w:val="none" w:sz="0" w:space="0" w:color="auto"/>
        <w:left w:val="none" w:sz="0" w:space="0" w:color="auto"/>
        <w:bottom w:val="none" w:sz="0" w:space="0" w:color="auto"/>
        <w:right w:val="none" w:sz="0" w:space="0" w:color="auto"/>
      </w:divBdr>
    </w:div>
    <w:div w:id="53479795">
      <w:bodyDiv w:val="1"/>
      <w:marLeft w:val="0"/>
      <w:marRight w:val="0"/>
      <w:marTop w:val="0"/>
      <w:marBottom w:val="0"/>
      <w:divBdr>
        <w:top w:val="none" w:sz="0" w:space="0" w:color="auto"/>
        <w:left w:val="none" w:sz="0" w:space="0" w:color="auto"/>
        <w:bottom w:val="none" w:sz="0" w:space="0" w:color="auto"/>
        <w:right w:val="none" w:sz="0" w:space="0" w:color="auto"/>
      </w:divBdr>
      <w:divsChild>
        <w:div w:id="82458497">
          <w:marLeft w:val="640"/>
          <w:marRight w:val="0"/>
          <w:marTop w:val="0"/>
          <w:marBottom w:val="0"/>
          <w:divBdr>
            <w:top w:val="none" w:sz="0" w:space="0" w:color="auto"/>
            <w:left w:val="none" w:sz="0" w:space="0" w:color="auto"/>
            <w:bottom w:val="none" w:sz="0" w:space="0" w:color="auto"/>
            <w:right w:val="none" w:sz="0" w:space="0" w:color="auto"/>
          </w:divBdr>
        </w:div>
        <w:div w:id="326057731">
          <w:marLeft w:val="640"/>
          <w:marRight w:val="0"/>
          <w:marTop w:val="0"/>
          <w:marBottom w:val="0"/>
          <w:divBdr>
            <w:top w:val="none" w:sz="0" w:space="0" w:color="auto"/>
            <w:left w:val="none" w:sz="0" w:space="0" w:color="auto"/>
            <w:bottom w:val="none" w:sz="0" w:space="0" w:color="auto"/>
            <w:right w:val="none" w:sz="0" w:space="0" w:color="auto"/>
          </w:divBdr>
        </w:div>
        <w:div w:id="391083743">
          <w:marLeft w:val="640"/>
          <w:marRight w:val="0"/>
          <w:marTop w:val="0"/>
          <w:marBottom w:val="0"/>
          <w:divBdr>
            <w:top w:val="none" w:sz="0" w:space="0" w:color="auto"/>
            <w:left w:val="none" w:sz="0" w:space="0" w:color="auto"/>
            <w:bottom w:val="none" w:sz="0" w:space="0" w:color="auto"/>
            <w:right w:val="none" w:sz="0" w:space="0" w:color="auto"/>
          </w:divBdr>
        </w:div>
        <w:div w:id="399789504">
          <w:marLeft w:val="640"/>
          <w:marRight w:val="0"/>
          <w:marTop w:val="0"/>
          <w:marBottom w:val="0"/>
          <w:divBdr>
            <w:top w:val="none" w:sz="0" w:space="0" w:color="auto"/>
            <w:left w:val="none" w:sz="0" w:space="0" w:color="auto"/>
            <w:bottom w:val="none" w:sz="0" w:space="0" w:color="auto"/>
            <w:right w:val="none" w:sz="0" w:space="0" w:color="auto"/>
          </w:divBdr>
        </w:div>
        <w:div w:id="417823034">
          <w:marLeft w:val="640"/>
          <w:marRight w:val="0"/>
          <w:marTop w:val="0"/>
          <w:marBottom w:val="0"/>
          <w:divBdr>
            <w:top w:val="none" w:sz="0" w:space="0" w:color="auto"/>
            <w:left w:val="none" w:sz="0" w:space="0" w:color="auto"/>
            <w:bottom w:val="none" w:sz="0" w:space="0" w:color="auto"/>
            <w:right w:val="none" w:sz="0" w:space="0" w:color="auto"/>
          </w:divBdr>
        </w:div>
        <w:div w:id="542332520">
          <w:marLeft w:val="640"/>
          <w:marRight w:val="0"/>
          <w:marTop w:val="0"/>
          <w:marBottom w:val="0"/>
          <w:divBdr>
            <w:top w:val="none" w:sz="0" w:space="0" w:color="auto"/>
            <w:left w:val="none" w:sz="0" w:space="0" w:color="auto"/>
            <w:bottom w:val="none" w:sz="0" w:space="0" w:color="auto"/>
            <w:right w:val="none" w:sz="0" w:space="0" w:color="auto"/>
          </w:divBdr>
        </w:div>
        <w:div w:id="666445518">
          <w:marLeft w:val="640"/>
          <w:marRight w:val="0"/>
          <w:marTop w:val="0"/>
          <w:marBottom w:val="0"/>
          <w:divBdr>
            <w:top w:val="none" w:sz="0" w:space="0" w:color="auto"/>
            <w:left w:val="none" w:sz="0" w:space="0" w:color="auto"/>
            <w:bottom w:val="none" w:sz="0" w:space="0" w:color="auto"/>
            <w:right w:val="none" w:sz="0" w:space="0" w:color="auto"/>
          </w:divBdr>
        </w:div>
        <w:div w:id="718017141">
          <w:marLeft w:val="640"/>
          <w:marRight w:val="0"/>
          <w:marTop w:val="0"/>
          <w:marBottom w:val="0"/>
          <w:divBdr>
            <w:top w:val="none" w:sz="0" w:space="0" w:color="auto"/>
            <w:left w:val="none" w:sz="0" w:space="0" w:color="auto"/>
            <w:bottom w:val="none" w:sz="0" w:space="0" w:color="auto"/>
            <w:right w:val="none" w:sz="0" w:space="0" w:color="auto"/>
          </w:divBdr>
        </w:div>
        <w:div w:id="746193184">
          <w:marLeft w:val="640"/>
          <w:marRight w:val="0"/>
          <w:marTop w:val="0"/>
          <w:marBottom w:val="0"/>
          <w:divBdr>
            <w:top w:val="none" w:sz="0" w:space="0" w:color="auto"/>
            <w:left w:val="none" w:sz="0" w:space="0" w:color="auto"/>
            <w:bottom w:val="none" w:sz="0" w:space="0" w:color="auto"/>
            <w:right w:val="none" w:sz="0" w:space="0" w:color="auto"/>
          </w:divBdr>
        </w:div>
        <w:div w:id="1008949905">
          <w:marLeft w:val="640"/>
          <w:marRight w:val="0"/>
          <w:marTop w:val="0"/>
          <w:marBottom w:val="0"/>
          <w:divBdr>
            <w:top w:val="none" w:sz="0" w:space="0" w:color="auto"/>
            <w:left w:val="none" w:sz="0" w:space="0" w:color="auto"/>
            <w:bottom w:val="none" w:sz="0" w:space="0" w:color="auto"/>
            <w:right w:val="none" w:sz="0" w:space="0" w:color="auto"/>
          </w:divBdr>
        </w:div>
        <w:div w:id="1012075815">
          <w:marLeft w:val="640"/>
          <w:marRight w:val="0"/>
          <w:marTop w:val="0"/>
          <w:marBottom w:val="0"/>
          <w:divBdr>
            <w:top w:val="none" w:sz="0" w:space="0" w:color="auto"/>
            <w:left w:val="none" w:sz="0" w:space="0" w:color="auto"/>
            <w:bottom w:val="none" w:sz="0" w:space="0" w:color="auto"/>
            <w:right w:val="none" w:sz="0" w:space="0" w:color="auto"/>
          </w:divBdr>
        </w:div>
        <w:div w:id="1282146571">
          <w:marLeft w:val="640"/>
          <w:marRight w:val="0"/>
          <w:marTop w:val="0"/>
          <w:marBottom w:val="0"/>
          <w:divBdr>
            <w:top w:val="none" w:sz="0" w:space="0" w:color="auto"/>
            <w:left w:val="none" w:sz="0" w:space="0" w:color="auto"/>
            <w:bottom w:val="none" w:sz="0" w:space="0" w:color="auto"/>
            <w:right w:val="none" w:sz="0" w:space="0" w:color="auto"/>
          </w:divBdr>
        </w:div>
        <w:div w:id="1368487831">
          <w:marLeft w:val="640"/>
          <w:marRight w:val="0"/>
          <w:marTop w:val="0"/>
          <w:marBottom w:val="0"/>
          <w:divBdr>
            <w:top w:val="none" w:sz="0" w:space="0" w:color="auto"/>
            <w:left w:val="none" w:sz="0" w:space="0" w:color="auto"/>
            <w:bottom w:val="none" w:sz="0" w:space="0" w:color="auto"/>
            <w:right w:val="none" w:sz="0" w:space="0" w:color="auto"/>
          </w:divBdr>
        </w:div>
        <w:div w:id="1403218819">
          <w:marLeft w:val="640"/>
          <w:marRight w:val="0"/>
          <w:marTop w:val="0"/>
          <w:marBottom w:val="0"/>
          <w:divBdr>
            <w:top w:val="none" w:sz="0" w:space="0" w:color="auto"/>
            <w:left w:val="none" w:sz="0" w:space="0" w:color="auto"/>
            <w:bottom w:val="none" w:sz="0" w:space="0" w:color="auto"/>
            <w:right w:val="none" w:sz="0" w:space="0" w:color="auto"/>
          </w:divBdr>
        </w:div>
        <w:div w:id="1479999725">
          <w:marLeft w:val="640"/>
          <w:marRight w:val="0"/>
          <w:marTop w:val="0"/>
          <w:marBottom w:val="0"/>
          <w:divBdr>
            <w:top w:val="none" w:sz="0" w:space="0" w:color="auto"/>
            <w:left w:val="none" w:sz="0" w:space="0" w:color="auto"/>
            <w:bottom w:val="none" w:sz="0" w:space="0" w:color="auto"/>
            <w:right w:val="none" w:sz="0" w:space="0" w:color="auto"/>
          </w:divBdr>
        </w:div>
        <w:div w:id="1484666128">
          <w:marLeft w:val="640"/>
          <w:marRight w:val="0"/>
          <w:marTop w:val="0"/>
          <w:marBottom w:val="0"/>
          <w:divBdr>
            <w:top w:val="none" w:sz="0" w:space="0" w:color="auto"/>
            <w:left w:val="none" w:sz="0" w:space="0" w:color="auto"/>
            <w:bottom w:val="none" w:sz="0" w:space="0" w:color="auto"/>
            <w:right w:val="none" w:sz="0" w:space="0" w:color="auto"/>
          </w:divBdr>
        </w:div>
        <w:div w:id="1547371069">
          <w:marLeft w:val="640"/>
          <w:marRight w:val="0"/>
          <w:marTop w:val="0"/>
          <w:marBottom w:val="0"/>
          <w:divBdr>
            <w:top w:val="none" w:sz="0" w:space="0" w:color="auto"/>
            <w:left w:val="none" w:sz="0" w:space="0" w:color="auto"/>
            <w:bottom w:val="none" w:sz="0" w:space="0" w:color="auto"/>
            <w:right w:val="none" w:sz="0" w:space="0" w:color="auto"/>
          </w:divBdr>
        </w:div>
        <w:div w:id="1556546196">
          <w:marLeft w:val="640"/>
          <w:marRight w:val="0"/>
          <w:marTop w:val="0"/>
          <w:marBottom w:val="0"/>
          <w:divBdr>
            <w:top w:val="none" w:sz="0" w:space="0" w:color="auto"/>
            <w:left w:val="none" w:sz="0" w:space="0" w:color="auto"/>
            <w:bottom w:val="none" w:sz="0" w:space="0" w:color="auto"/>
            <w:right w:val="none" w:sz="0" w:space="0" w:color="auto"/>
          </w:divBdr>
        </w:div>
        <w:div w:id="1636717548">
          <w:marLeft w:val="640"/>
          <w:marRight w:val="0"/>
          <w:marTop w:val="0"/>
          <w:marBottom w:val="0"/>
          <w:divBdr>
            <w:top w:val="none" w:sz="0" w:space="0" w:color="auto"/>
            <w:left w:val="none" w:sz="0" w:space="0" w:color="auto"/>
            <w:bottom w:val="none" w:sz="0" w:space="0" w:color="auto"/>
            <w:right w:val="none" w:sz="0" w:space="0" w:color="auto"/>
          </w:divBdr>
        </w:div>
        <w:div w:id="1750227655">
          <w:marLeft w:val="640"/>
          <w:marRight w:val="0"/>
          <w:marTop w:val="0"/>
          <w:marBottom w:val="0"/>
          <w:divBdr>
            <w:top w:val="none" w:sz="0" w:space="0" w:color="auto"/>
            <w:left w:val="none" w:sz="0" w:space="0" w:color="auto"/>
            <w:bottom w:val="none" w:sz="0" w:space="0" w:color="auto"/>
            <w:right w:val="none" w:sz="0" w:space="0" w:color="auto"/>
          </w:divBdr>
        </w:div>
        <w:div w:id="1795252673">
          <w:marLeft w:val="640"/>
          <w:marRight w:val="0"/>
          <w:marTop w:val="0"/>
          <w:marBottom w:val="0"/>
          <w:divBdr>
            <w:top w:val="none" w:sz="0" w:space="0" w:color="auto"/>
            <w:left w:val="none" w:sz="0" w:space="0" w:color="auto"/>
            <w:bottom w:val="none" w:sz="0" w:space="0" w:color="auto"/>
            <w:right w:val="none" w:sz="0" w:space="0" w:color="auto"/>
          </w:divBdr>
        </w:div>
        <w:div w:id="2137598531">
          <w:marLeft w:val="640"/>
          <w:marRight w:val="0"/>
          <w:marTop w:val="0"/>
          <w:marBottom w:val="0"/>
          <w:divBdr>
            <w:top w:val="none" w:sz="0" w:space="0" w:color="auto"/>
            <w:left w:val="none" w:sz="0" w:space="0" w:color="auto"/>
            <w:bottom w:val="none" w:sz="0" w:space="0" w:color="auto"/>
            <w:right w:val="none" w:sz="0" w:space="0" w:color="auto"/>
          </w:divBdr>
        </w:div>
      </w:divsChild>
    </w:div>
    <w:div w:id="53545872">
      <w:bodyDiv w:val="1"/>
      <w:marLeft w:val="0"/>
      <w:marRight w:val="0"/>
      <w:marTop w:val="0"/>
      <w:marBottom w:val="0"/>
      <w:divBdr>
        <w:top w:val="none" w:sz="0" w:space="0" w:color="auto"/>
        <w:left w:val="none" w:sz="0" w:space="0" w:color="auto"/>
        <w:bottom w:val="none" w:sz="0" w:space="0" w:color="auto"/>
        <w:right w:val="none" w:sz="0" w:space="0" w:color="auto"/>
      </w:divBdr>
    </w:div>
    <w:div w:id="53816908">
      <w:bodyDiv w:val="1"/>
      <w:marLeft w:val="0"/>
      <w:marRight w:val="0"/>
      <w:marTop w:val="0"/>
      <w:marBottom w:val="0"/>
      <w:divBdr>
        <w:top w:val="none" w:sz="0" w:space="0" w:color="auto"/>
        <w:left w:val="none" w:sz="0" w:space="0" w:color="auto"/>
        <w:bottom w:val="none" w:sz="0" w:space="0" w:color="auto"/>
        <w:right w:val="none" w:sz="0" w:space="0" w:color="auto"/>
      </w:divBdr>
    </w:div>
    <w:div w:id="54089389">
      <w:bodyDiv w:val="1"/>
      <w:marLeft w:val="0"/>
      <w:marRight w:val="0"/>
      <w:marTop w:val="0"/>
      <w:marBottom w:val="0"/>
      <w:divBdr>
        <w:top w:val="none" w:sz="0" w:space="0" w:color="auto"/>
        <w:left w:val="none" w:sz="0" w:space="0" w:color="auto"/>
        <w:bottom w:val="none" w:sz="0" w:space="0" w:color="auto"/>
        <w:right w:val="none" w:sz="0" w:space="0" w:color="auto"/>
      </w:divBdr>
    </w:div>
    <w:div w:id="54210167">
      <w:bodyDiv w:val="1"/>
      <w:marLeft w:val="0"/>
      <w:marRight w:val="0"/>
      <w:marTop w:val="0"/>
      <w:marBottom w:val="0"/>
      <w:divBdr>
        <w:top w:val="none" w:sz="0" w:space="0" w:color="auto"/>
        <w:left w:val="none" w:sz="0" w:space="0" w:color="auto"/>
        <w:bottom w:val="none" w:sz="0" w:space="0" w:color="auto"/>
        <w:right w:val="none" w:sz="0" w:space="0" w:color="auto"/>
      </w:divBdr>
    </w:div>
    <w:div w:id="54622194">
      <w:bodyDiv w:val="1"/>
      <w:marLeft w:val="0"/>
      <w:marRight w:val="0"/>
      <w:marTop w:val="0"/>
      <w:marBottom w:val="0"/>
      <w:divBdr>
        <w:top w:val="none" w:sz="0" w:space="0" w:color="auto"/>
        <w:left w:val="none" w:sz="0" w:space="0" w:color="auto"/>
        <w:bottom w:val="none" w:sz="0" w:space="0" w:color="auto"/>
        <w:right w:val="none" w:sz="0" w:space="0" w:color="auto"/>
      </w:divBdr>
    </w:div>
    <w:div w:id="54865234">
      <w:bodyDiv w:val="1"/>
      <w:marLeft w:val="0"/>
      <w:marRight w:val="0"/>
      <w:marTop w:val="0"/>
      <w:marBottom w:val="0"/>
      <w:divBdr>
        <w:top w:val="none" w:sz="0" w:space="0" w:color="auto"/>
        <w:left w:val="none" w:sz="0" w:space="0" w:color="auto"/>
        <w:bottom w:val="none" w:sz="0" w:space="0" w:color="auto"/>
        <w:right w:val="none" w:sz="0" w:space="0" w:color="auto"/>
      </w:divBdr>
    </w:div>
    <w:div w:id="55132737">
      <w:bodyDiv w:val="1"/>
      <w:marLeft w:val="0"/>
      <w:marRight w:val="0"/>
      <w:marTop w:val="0"/>
      <w:marBottom w:val="0"/>
      <w:divBdr>
        <w:top w:val="none" w:sz="0" w:space="0" w:color="auto"/>
        <w:left w:val="none" w:sz="0" w:space="0" w:color="auto"/>
        <w:bottom w:val="none" w:sz="0" w:space="0" w:color="auto"/>
        <w:right w:val="none" w:sz="0" w:space="0" w:color="auto"/>
      </w:divBdr>
    </w:div>
    <w:div w:id="55132933">
      <w:bodyDiv w:val="1"/>
      <w:marLeft w:val="0"/>
      <w:marRight w:val="0"/>
      <w:marTop w:val="0"/>
      <w:marBottom w:val="0"/>
      <w:divBdr>
        <w:top w:val="none" w:sz="0" w:space="0" w:color="auto"/>
        <w:left w:val="none" w:sz="0" w:space="0" w:color="auto"/>
        <w:bottom w:val="none" w:sz="0" w:space="0" w:color="auto"/>
        <w:right w:val="none" w:sz="0" w:space="0" w:color="auto"/>
      </w:divBdr>
    </w:div>
    <w:div w:id="55200269">
      <w:bodyDiv w:val="1"/>
      <w:marLeft w:val="0"/>
      <w:marRight w:val="0"/>
      <w:marTop w:val="0"/>
      <w:marBottom w:val="0"/>
      <w:divBdr>
        <w:top w:val="none" w:sz="0" w:space="0" w:color="auto"/>
        <w:left w:val="none" w:sz="0" w:space="0" w:color="auto"/>
        <w:bottom w:val="none" w:sz="0" w:space="0" w:color="auto"/>
        <w:right w:val="none" w:sz="0" w:space="0" w:color="auto"/>
      </w:divBdr>
    </w:div>
    <w:div w:id="55322851">
      <w:bodyDiv w:val="1"/>
      <w:marLeft w:val="0"/>
      <w:marRight w:val="0"/>
      <w:marTop w:val="0"/>
      <w:marBottom w:val="0"/>
      <w:divBdr>
        <w:top w:val="none" w:sz="0" w:space="0" w:color="auto"/>
        <w:left w:val="none" w:sz="0" w:space="0" w:color="auto"/>
        <w:bottom w:val="none" w:sz="0" w:space="0" w:color="auto"/>
        <w:right w:val="none" w:sz="0" w:space="0" w:color="auto"/>
      </w:divBdr>
    </w:div>
    <w:div w:id="55512138">
      <w:bodyDiv w:val="1"/>
      <w:marLeft w:val="0"/>
      <w:marRight w:val="0"/>
      <w:marTop w:val="0"/>
      <w:marBottom w:val="0"/>
      <w:divBdr>
        <w:top w:val="none" w:sz="0" w:space="0" w:color="auto"/>
        <w:left w:val="none" w:sz="0" w:space="0" w:color="auto"/>
        <w:bottom w:val="none" w:sz="0" w:space="0" w:color="auto"/>
        <w:right w:val="none" w:sz="0" w:space="0" w:color="auto"/>
      </w:divBdr>
    </w:div>
    <w:div w:id="56364293">
      <w:bodyDiv w:val="1"/>
      <w:marLeft w:val="0"/>
      <w:marRight w:val="0"/>
      <w:marTop w:val="0"/>
      <w:marBottom w:val="0"/>
      <w:divBdr>
        <w:top w:val="none" w:sz="0" w:space="0" w:color="auto"/>
        <w:left w:val="none" w:sz="0" w:space="0" w:color="auto"/>
        <w:bottom w:val="none" w:sz="0" w:space="0" w:color="auto"/>
        <w:right w:val="none" w:sz="0" w:space="0" w:color="auto"/>
      </w:divBdr>
    </w:div>
    <w:div w:id="56444723">
      <w:bodyDiv w:val="1"/>
      <w:marLeft w:val="0"/>
      <w:marRight w:val="0"/>
      <w:marTop w:val="0"/>
      <w:marBottom w:val="0"/>
      <w:divBdr>
        <w:top w:val="none" w:sz="0" w:space="0" w:color="auto"/>
        <w:left w:val="none" w:sz="0" w:space="0" w:color="auto"/>
        <w:bottom w:val="none" w:sz="0" w:space="0" w:color="auto"/>
        <w:right w:val="none" w:sz="0" w:space="0" w:color="auto"/>
      </w:divBdr>
    </w:div>
    <w:div w:id="56831779">
      <w:bodyDiv w:val="1"/>
      <w:marLeft w:val="0"/>
      <w:marRight w:val="0"/>
      <w:marTop w:val="0"/>
      <w:marBottom w:val="0"/>
      <w:divBdr>
        <w:top w:val="none" w:sz="0" w:space="0" w:color="auto"/>
        <w:left w:val="none" w:sz="0" w:space="0" w:color="auto"/>
        <w:bottom w:val="none" w:sz="0" w:space="0" w:color="auto"/>
        <w:right w:val="none" w:sz="0" w:space="0" w:color="auto"/>
      </w:divBdr>
    </w:div>
    <w:div w:id="56902072">
      <w:bodyDiv w:val="1"/>
      <w:marLeft w:val="0"/>
      <w:marRight w:val="0"/>
      <w:marTop w:val="0"/>
      <w:marBottom w:val="0"/>
      <w:divBdr>
        <w:top w:val="none" w:sz="0" w:space="0" w:color="auto"/>
        <w:left w:val="none" w:sz="0" w:space="0" w:color="auto"/>
        <w:bottom w:val="none" w:sz="0" w:space="0" w:color="auto"/>
        <w:right w:val="none" w:sz="0" w:space="0" w:color="auto"/>
      </w:divBdr>
    </w:div>
    <w:div w:id="57169894">
      <w:bodyDiv w:val="1"/>
      <w:marLeft w:val="0"/>
      <w:marRight w:val="0"/>
      <w:marTop w:val="0"/>
      <w:marBottom w:val="0"/>
      <w:divBdr>
        <w:top w:val="none" w:sz="0" w:space="0" w:color="auto"/>
        <w:left w:val="none" w:sz="0" w:space="0" w:color="auto"/>
        <w:bottom w:val="none" w:sz="0" w:space="0" w:color="auto"/>
        <w:right w:val="none" w:sz="0" w:space="0" w:color="auto"/>
      </w:divBdr>
    </w:div>
    <w:div w:id="57293600">
      <w:bodyDiv w:val="1"/>
      <w:marLeft w:val="0"/>
      <w:marRight w:val="0"/>
      <w:marTop w:val="0"/>
      <w:marBottom w:val="0"/>
      <w:divBdr>
        <w:top w:val="none" w:sz="0" w:space="0" w:color="auto"/>
        <w:left w:val="none" w:sz="0" w:space="0" w:color="auto"/>
        <w:bottom w:val="none" w:sz="0" w:space="0" w:color="auto"/>
        <w:right w:val="none" w:sz="0" w:space="0" w:color="auto"/>
      </w:divBdr>
    </w:div>
    <w:div w:id="57362994">
      <w:bodyDiv w:val="1"/>
      <w:marLeft w:val="0"/>
      <w:marRight w:val="0"/>
      <w:marTop w:val="0"/>
      <w:marBottom w:val="0"/>
      <w:divBdr>
        <w:top w:val="none" w:sz="0" w:space="0" w:color="auto"/>
        <w:left w:val="none" w:sz="0" w:space="0" w:color="auto"/>
        <w:bottom w:val="none" w:sz="0" w:space="0" w:color="auto"/>
        <w:right w:val="none" w:sz="0" w:space="0" w:color="auto"/>
      </w:divBdr>
    </w:div>
    <w:div w:id="57943023">
      <w:bodyDiv w:val="1"/>
      <w:marLeft w:val="0"/>
      <w:marRight w:val="0"/>
      <w:marTop w:val="0"/>
      <w:marBottom w:val="0"/>
      <w:divBdr>
        <w:top w:val="none" w:sz="0" w:space="0" w:color="auto"/>
        <w:left w:val="none" w:sz="0" w:space="0" w:color="auto"/>
        <w:bottom w:val="none" w:sz="0" w:space="0" w:color="auto"/>
        <w:right w:val="none" w:sz="0" w:space="0" w:color="auto"/>
      </w:divBdr>
    </w:div>
    <w:div w:id="59140554">
      <w:bodyDiv w:val="1"/>
      <w:marLeft w:val="0"/>
      <w:marRight w:val="0"/>
      <w:marTop w:val="0"/>
      <w:marBottom w:val="0"/>
      <w:divBdr>
        <w:top w:val="none" w:sz="0" w:space="0" w:color="auto"/>
        <w:left w:val="none" w:sz="0" w:space="0" w:color="auto"/>
        <w:bottom w:val="none" w:sz="0" w:space="0" w:color="auto"/>
        <w:right w:val="none" w:sz="0" w:space="0" w:color="auto"/>
      </w:divBdr>
    </w:div>
    <w:div w:id="60181725">
      <w:bodyDiv w:val="1"/>
      <w:marLeft w:val="0"/>
      <w:marRight w:val="0"/>
      <w:marTop w:val="0"/>
      <w:marBottom w:val="0"/>
      <w:divBdr>
        <w:top w:val="none" w:sz="0" w:space="0" w:color="auto"/>
        <w:left w:val="none" w:sz="0" w:space="0" w:color="auto"/>
        <w:bottom w:val="none" w:sz="0" w:space="0" w:color="auto"/>
        <w:right w:val="none" w:sz="0" w:space="0" w:color="auto"/>
      </w:divBdr>
    </w:div>
    <w:div w:id="60687250">
      <w:bodyDiv w:val="1"/>
      <w:marLeft w:val="0"/>
      <w:marRight w:val="0"/>
      <w:marTop w:val="0"/>
      <w:marBottom w:val="0"/>
      <w:divBdr>
        <w:top w:val="none" w:sz="0" w:space="0" w:color="auto"/>
        <w:left w:val="none" w:sz="0" w:space="0" w:color="auto"/>
        <w:bottom w:val="none" w:sz="0" w:space="0" w:color="auto"/>
        <w:right w:val="none" w:sz="0" w:space="0" w:color="auto"/>
      </w:divBdr>
    </w:div>
    <w:div w:id="60830332">
      <w:bodyDiv w:val="1"/>
      <w:marLeft w:val="0"/>
      <w:marRight w:val="0"/>
      <w:marTop w:val="0"/>
      <w:marBottom w:val="0"/>
      <w:divBdr>
        <w:top w:val="none" w:sz="0" w:space="0" w:color="auto"/>
        <w:left w:val="none" w:sz="0" w:space="0" w:color="auto"/>
        <w:bottom w:val="none" w:sz="0" w:space="0" w:color="auto"/>
        <w:right w:val="none" w:sz="0" w:space="0" w:color="auto"/>
      </w:divBdr>
    </w:div>
    <w:div w:id="61027532">
      <w:bodyDiv w:val="1"/>
      <w:marLeft w:val="0"/>
      <w:marRight w:val="0"/>
      <w:marTop w:val="0"/>
      <w:marBottom w:val="0"/>
      <w:divBdr>
        <w:top w:val="none" w:sz="0" w:space="0" w:color="auto"/>
        <w:left w:val="none" w:sz="0" w:space="0" w:color="auto"/>
        <w:bottom w:val="none" w:sz="0" w:space="0" w:color="auto"/>
        <w:right w:val="none" w:sz="0" w:space="0" w:color="auto"/>
      </w:divBdr>
    </w:div>
    <w:div w:id="61484348">
      <w:bodyDiv w:val="1"/>
      <w:marLeft w:val="0"/>
      <w:marRight w:val="0"/>
      <w:marTop w:val="0"/>
      <w:marBottom w:val="0"/>
      <w:divBdr>
        <w:top w:val="none" w:sz="0" w:space="0" w:color="auto"/>
        <w:left w:val="none" w:sz="0" w:space="0" w:color="auto"/>
        <w:bottom w:val="none" w:sz="0" w:space="0" w:color="auto"/>
        <w:right w:val="none" w:sz="0" w:space="0" w:color="auto"/>
      </w:divBdr>
    </w:div>
    <w:div w:id="61568745">
      <w:bodyDiv w:val="1"/>
      <w:marLeft w:val="0"/>
      <w:marRight w:val="0"/>
      <w:marTop w:val="0"/>
      <w:marBottom w:val="0"/>
      <w:divBdr>
        <w:top w:val="none" w:sz="0" w:space="0" w:color="auto"/>
        <w:left w:val="none" w:sz="0" w:space="0" w:color="auto"/>
        <w:bottom w:val="none" w:sz="0" w:space="0" w:color="auto"/>
        <w:right w:val="none" w:sz="0" w:space="0" w:color="auto"/>
      </w:divBdr>
    </w:div>
    <w:div w:id="61683260">
      <w:bodyDiv w:val="1"/>
      <w:marLeft w:val="0"/>
      <w:marRight w:val="0"/>
      <w:marTop w:val="0"/>
      <w:marBottom w:val="0"/>
      <w:divBdr>
        <w:top w:val="none" w:sz="0" w:space="0" w:color="auto"/>
        <w:left w:val="none" w:sz="0" w:space="0" w:color="auto"/>
        <w:bottom w:val="none" w:sz="0" w:space="0" w:color="auto"/>
        <w:right w:val="none" w:sz="0" w:space="0" w:color="auto"/>
      </w:divBdr>
    </w:div>
    <w:div w:id="61832053">
      <w:bodyDiv w:val="1"/>
      <w:marLeft w:val="0"/>
      <w:marRight w:val="0"/>
      <w:marTop w:val="0"/>
      <w:marBottom w:val="0"/>
      <w:divBdr>
        <w:top w:val="none" w:sz="0" w:space="0" w:color="auto"/>
        <w:left w:val="none" w:sz="0" w:space="0" w:color="auto"/>
        <w:bottom w:val="none" w:sz="0" w:space="0" w:color="auto"/>
        <w:right w:val="none" w:sz="0" w:space="0" w:color="auto"/>
      </w:divBdr>
    </w:div>
    <w:div w:id="61871313">
      <w:bodyDiv w:val="1"/>
      <w:marLeft w:val="0"/>
      <w:marRight w:val="0"/>
      <w:marTop w:val="0"/>
      <w:marBottom w:val="0"/>
      <w:divBdr>
        <w:top w:val="none" w:sz="0" w:space="0" w:color="auto"/>
        <w:left w:val="none" w:sz="0" w:space="0" w:color="auto"/>
        <w:bottom w:val="none" w:sz="0" w:space="0" w:color="auto"/>
        <w:right w:val="none" w:sz="0" w:space="0" w:color="auto"/>
      </w:divBdr>
    </w:div>
    <w:div w:id="62915304">
      <w:bodyDiv w:val="1"/>
      <w:marLeft w:val="0"/>
      <w:marRight w:val="0"/>
      <w:marTop w:val="0"/>
      <w:marBottom w:val="0"/>
      <w:divBdr>
        <w:top w:val="none" w:sz="0" w:space="0" w:color="auto"/>
        <w:left w:val="none" w:sz="0" w:space="0" w:color="auto"/>
        <w:bottom w:val="none" w:sz="0" w:space="0" w:color="auto"/>
        <w:right w:val="none" w:sz="0" w:space="0" w:color="auto"/>
      </w:divBdr>
    </w:div>
    <w:div w:id="63339291">
      <w:bodyDiv w:val="1"/>
      <w:marLeft w:val="0"/>
      <w:marRight w:val="0"/>
      <w:marTop w:val="0"/>
      <w:marBottom w:val="0"/>
      <w:divBdr>
        <w:top w:val="none" w:sz="0" w:space="0" w:color="auto"/>
        <w:left w:val="none" w:sz="0" w:space="0" w:color="auto"/>
        <w:bottom w:val="none" w:sz="0" w:space="0" w:color="auto"/>
        <w:right w:val="none" w:sz="0" w:space="0" w:color="auto"/>
      </w:divBdr>
    </w:div>
    <w:div w:id="63720044">
      <w:bodyDiv w:val="1"/>
      <w:marLeft w:val="0"/>
      <w:marRight w:val="0"/>
      <w:marTop w:val="0"/>
      <w:marBottom w:val="0"/>
      <w:divBdr>
        <w:top w:val="none" w:sz="0" w:space="0" w:color="auto"/>
        <w:left w:val="none" w:sz="0" w:space="0" w:color="auto"/>
        <w:bottom w:val="none" w:sz="0" w:space="0" w:color="auto"/>
        <w:right w:val="none" w:sz="0" w:space="0" w:color="auto"/>
      </w:divBdr>
    </w:div>
    <w:div w:id="64110340">
      <w:bodyDiv w:val="1"/>
      <w:marLeft w:val="0"/>
      <w:marRight w:val="0"/>
      <w:marTop w:val="0"/>
      <w:marBottom w:val="0"/>
      <w:divBdr>
        <w:top w:val="none" w:sz="0" w:space="0" w:color="auto"/>
        <w:left w:val="none" w:sz="0" w:space="0" w:color="auto"/>
        <w:bottom w:val="none" w:sz="0" w:space="0" w:color="auto"/>
        <w:right w:val="none" w:sz="0" w:space="0" w:color="auto"/>
      </w:divBdr>
    </w:div>
    <w:div w:id="64228449">
      <w:bodyDiv w:val="1"/>
      <w:marLeft w:val="0"/>
      <w:marRight w:val="0"/>
      <w:marTop w:val="0"/>
      <w:marBottom w:val="0"/>
      <w:divBdr>
        <w:top w:val="none" w:sz="0" w:space="0" w:color="auto"/>
        <w:left w:val="none" w:sz="0" w:space="0" w:color="auto"/>
        <w:bottom w:val="none" w:sz="0" w:space="0" w:color="auto"/>
        <w:right w:val="none" w:sz="0" w:space="0" w:color="auto"/>
      </w:divBdr>
    </w:div>
    <w:div w:id="64306346">
      <w:bodyDiv w:val="1"/>
      <w:marLeft w:val="0"/>
      <w:marRight w:val="0"/>
      <w:marTop w:val="0"/>
      <w:marBottom w:val="0"/>
      <w:divBdr>
        <w:top w:val="none" w:sz="0" w:space="0" w:color="auto"/>
        <w:left w:val="none" w:sz="0" w:space="0" w:color="auto"/>
        <w:bottom w:val="none" w:sz="0" w:space="0" w:color="auto"/>
        <w:right w:val="none" w:sz="0" w:space="0" w:color="auto"/>
      </w:divBdr>
    </w:div>
    <w:div w:id="64881532">
      <w:bodyDiv w:val="1"/>
      <w:marLeft w:val="0"/>
      <w:marRight w:val="0"/>
      <w:marTop w:val="0"/>
      <w:marBottom w:val="0"/>
      <w:divBdr>
        <w:top w:val="none" w:sz="0" w:space="0" w:color="auto"/>
        <w:left w:val="none" w:sz="0" w:space="0" w:color="auto"/>
        <w:bottom w:val="none" w:sz="0" w:space="0" w:color="auto"/>
        <w:right w:val="none" w:sz="0" w:space="0" w:color="auto"/>
      </w:divBdr>
      <w:divsChild>
        <w:div w:id="27487803">
          <w:marLeft w:val="640"/>
          <w:marRight w:val="0"/>
          <w:marTop w:val="0"/>
          <w:marBottom w:val="0"/>
          <w:divBdr>
            <w:top w:val="none" w:sz="0" w:space="0" w:color="auto"/>
            <w:left w:val="none" w:sz="0" w:space="0" w:color="auto"/>
            <w:bottom w:val="none" w:sz="0" w:space="0" w:color="auto"/>
            <w:right w:val="none" w:sz="0" w:space="0" w:color="auto"/>
          </w:divBdr>
        </w:div>
        <w:div w:id="1273854445">
          <w:marLeft w:val="640"/>
          <w:marRight w:val="0"/>
          <w:marTop w:val="0"/>
          <w:marBottom w:val="0"/>
          <w:divBdr>
            <w:top w:val="none" w:sz="0" w:space="0" w:color="auto"/>
            <w:left w:val="none" w:sz="0" w:space="0" w:color="auto"/>
            <w:bottom w:val="none" w:sz="0" w:space="0" w:color="auto"/>
            <w:right w:val="none" w:sz="0" w:space="0" w:color="auto"/>
          </w:divBdr>
        </w:div>
        <w:div w:id="173227696">
          <w:marLeft w:val="640"/>
          <w:marRight w:val="0"/>
          <w:marTop w:val="0"/>
          <w:marBottom w:val="0"/>
          <w:divBdr>
            <w:top w:val="none" w:sz="0" w:space="0" w:color="auto"/>
            <w:left w:val="none" w:sz="0" w:space="0" w:color="auto"/>
            <w:bottom w:val="none" w:sz="0" w:space="0" w:color="auto"/>
            <w:right w:val="none" w:sz="0" w:space="0" w:color="auto"/>
          </w:divBdr>
        </w:div>
        <w:div w:id="13701858">
          <w:marLeft w:val="640"/>
          <w:marRight w:val="0"/>
          <w:marTop w:val="0"/>
          <w:marBottom w:val="0"/>
          <w:divBdr>
            <w:top w:val="none" w:sz="0" w:space="0" w:color="auto"/>
            <w:left w:val="none" w:sz="0" w:space="0" w:color="auto"/>
            <w:bottom w:val="none" w:sz="0" w:space="0" w:color="auto"/>
            <w:right w:val="none" w:sz="0" w:space="0" w:color="auto"/>
          </w:divBdr>
        </w:div>
        <w:div w:id="1928995681">
          <w:marLeft w:val="640"/>
          <w:marRight w:val="0"/>
          <w:marTop w:val="0"/>
          <w:marBottom w:val="0"/>
          <w:divBdr>
            <w:top w:val="none" w:sz="0" w:space="0" w:color="auto"/>
            <w:left w:val="none" w:sz="0" w:space="0" w:color="auto"/>
            <w:bottom w:val="none" w:sz="0" w:space="0" w:color="auto"/>
            <w:right w:val="none" w:sz="0" w:space="0" w:color="auto"/>
          </w:divBdr>
        </w:div>
        <w:div w:id="1635327493">
          <w:marLeft w:val="640"/>
          <w:marRight w:val="0"/>
          <w:marTop w:val="0"/>
          <w:marBottom w:val="0"/>
          <w:divBdr>
            <w:top w:val="none" w:sz="0" w:space="0" w:color="auto"/>
            <w:left w:val="none" w:sz="0" w:space="0" w:color="auto"/>
            <w:bottom w:val="none" w:sz="0" w:space="0" w:color="auto"/>
            <w:right w:val="none" w:sz="0" w:space="0" w:color="auto"/>
          </w:divBdr>
        </w:div>
        <w:div w:id="1819029890">
          <w:marLeft w:val="640"/>
          <w:marRight w:val="0"/>
          <w:marTop w:val="0"/>
          <w:marBottom w:val="0"/>
          <w:divBdr>
            <w:top w:val="none" w:sz="0" w:space="0" w:color="auto"/>
            <w:left w:val="none" w:sz="0" w:space="0" w:color="auto"/>
            <w:bottom w:val="none" w:sz="0" w:space="0" w:color="auto"/>
            <w:right w:val="none" w:sz="0" w:space="0" w:color="auto"/>
          </w:divBdr>
        </w:div>
        <w:div w:id="1483694946">
          <w:marLeft w:val="640"/>
          <w:marRight w:val="0"/>
          <w:marTop w:val="0"/>
          <w:marBottom w:val="0"/>
          <w:divBdr>
            <w:top w:val="none" w:sz="0" w:space="0" w:color="auto"/>
            <w:left w:val="none" w:sz="0" w:space="0" w:color="auto"/>
            <w:bottom w:val="none" w:sz="0" w:space="0" w:color="auto"/>
            <w:right w:val="none" w:sz="0" w:space="0" w:color="auto"/>
          </w:divBdr>
        </w:div>
        <w:div w:id="780997366">
          <w:marLeft w:val="640"/>
          <w:marRight w:val="0"/>
          <w:marTop w:val="0"/>
          <w:marBottom w:val="0"/>
          <w:divBdr>
            <w:top w:val="none" w:sz="0" w:space="0" w:color="auto"/>
            <w:left w:val="none" w:sz="0" w:space="0" w:color="auto"/>
            <w:bottom w:val="none" w:sz="0" w:space="0" w:color="auto"/>
            <w:right w:val="none" w:sz="0" w:space="0" w:color="auto"/>
          </w:divBdr>
        </w:div>
        <w:div w:id="1543904908">
          <w:marLeft w:val="640"/>
          <w:marRight w:val="0"/>
          <w:marTop w:val="0"/>
          <w:marBottom w:val="0"/>
          <w:divBdr>
            <w:top w:val="none" w:sz="0" w:space="0" w:color="auto"/>
            <w:left w:val="none" w:sz="0" w:space="0" w:color="auto"/>
            <w:bottom w:val="none" w:sz="0" w:space="0" w:color="auto"/>
            <w:right w:val="none" w:sz="0" w:space="0" w:color="auto"/>
          </w:divBdr>
        </w:div>
        <w:div w:id="1545479458">
          <w:marLeft w:val="640"/>
          <w:marRight w:val="0"/>
          <w:marTop w:val="0"/>
          <w:marBottom w:val="0"/>
          <w:divBdr>
            <w:top w:val="none" w:sz="0" w:space="0" w:color="auto"/>
            <w:left w:val="none" w:sz="0" w:space="0" w:color="auto"/>
            <w:bottom w:val="none" w:sz="0" w:space="0" w:color="auto"/>
            <w:right w:val="none" w:sz="0" w:space="0" w:color="auto"/>
          </w:divBdr>
        </w:div>
        <w:div w:id="1705906307">
          <w:marLeft w:val="640"/>
          <w:marRight w:val="0"/>
          <w:marTop w:val="0"/>
          <w:marBottom w:val="0"/>
          <w:divBdr>
            <w:top w:val="none" w:sz="0" w:space="0" w:color="auto"/>
            <w:left w:val="none" w:sz="0" w:space="0" w:color="auto"/>
            <w:bottom w:val="none" w:sz="0" w:space="0" w:color="auto"/>
            <w:right w:val="none" w:sz="0" w:space="0" w:color="auto"/>
          </w:divBdr>
        </w:div>
        <w:div w:id="655063670">
          <w:marLeft w:val="640"/>
          <w:marRight w:val="0"/>
          <w:marTop w:val="0"/>
          <w:marBottom w:val="0"/>
          <w:divBdr>
            <w:top w:val="none" w:sz="0" w:space="0" w:color="auto"/>
            <w:left w:val="none" w:sz="0" w:space="0" w:color="auto"/>
            <w:bottom w:val="none" w:sz="0" w:space="0" w:color="auto"/>
            <w:right w:val="none" w:sz="0" w:space="0" w:color="auto"/>
          </w:divBdr>
        </w:div>
        <w:div w:id="2007174003">
          <w:marLeft w:val="640"/>
          <w:marRight w:val="0"/>
          <w:marTop w:val="0"/>
          <w:marBottom w:val="0"/>
          <w:divBdr>
            <w:top w:val="none" w:sz="0" w:space="0" w:color="auto"/>
            <w:left w:val="none" w:sz="0" w:space="0" w:color="auto"/>
            <w:bottom w:val="none" w:sz="0" w:space="0" w:color="auto"/>
            <w:right w:val="none" w:sz="0" w:space="0" w:color="auto"/>
          </w:divBdr>
        </w:div>
        <w:div w:id="1776057004">
          <w:marLeft w:val="640"/>
          <w:marRight w:val="0"/>
          <w:marTop w:val="0"/>
          <w:marBottom w:val="0"/>
          <w:divBdr>
            <w:top w:val="none" w:sz="0" w:space="0" w:color="auto"/>
            <w:left w:val="none" w:sz="0" w:space="0" w:color="auto"/>
            <w:bottom w:val="none" w:sz="0" w:space="0" w:color="auto"/>
            <w:right w:val="none" w:sz="0" w:space="0" w:color="auto"/>
          </w:divBdr>
        </w:div>
        <w:div w:id="723407980">
          <w:marLeft w:val="640"/>
          <w:marRight w:val="0"/>
          <w:marTop w:val="0"/>
          <w:marBottom w:val="0"/>
          <w:divBdr>
            <w:top w:val="none" w:sz="0" w:space="0" w:color="auto"/>
            <w:left w:val="none" w:sz="0" w:space="0" w:color="auto"/>
            <w:bottom w:val="none" w:sz="0" w:space="0" w:color="auto"/>
            <w:right w:val="none" w:sz="0" w:space="0" w:color="auto"/>
          </w:divBdr>
        </w:div>
        <w:div w:id="1473207645">
          <w:marLeft w:val="640"/>
          <w:marRight w:val="0"/>
          <w:marTop w:val="0"/>
          <w:marBottom w:val="0"/>
          <w:divBdr>
            <w:top w:val="none" w:sz="0" w:space="0" w:color="auto"/>
            <w:left w:val="none" w:sz="0" w:space="0" w:color="auto"/>
            <w:bottom w:val="none" w:sz="0" w:space="0" w:color="auto"/>
            <w:right w:val="none" w:sz="0" w:space="0" w:color="auto"/>
          </w:divBdr>
        </w:div>
        <w:div w:id="2132088716">
          <w:marLeft w:val="640"/>
          <w:marRight w:val="0"/>
          <w:marTop w:val="0"/>
          <w:marBottom w:val="0"/>
          <w:divBdr>
            <w:top w:val="none" w:sz="0" w:space="0" w:color="auto"/>
            <w:left w:val="none" w:sz="0" w:space="0" w:color="auto"/>
            <w:bottom w:val="none" w:sz="0" w:space="0" w:color="auto"/>
            <w:right w:val="none" w:sz="0" w:space="0" w:color="auto"/>
          </w:divBdr>
        </w:div>
        <w:div w:id="441220540">
          <w:marLeft w:val="640"/>
          <w:marRight w:val="0"/>
          <w:marTop w:val="0"/>
          <w:marBottom w:val="0"/>
          <w:divBdr>
            <w:top w:val="none" w:sz="0" w:space="0" w:color="auto"/>
            <w:left w:val="none" w:sz="0" w:space="0" w:color="auto"/>
            <w:bottom w:val="none" w:sz="0" w:space="0" w:color="auto"/>
            <w:right w:val="none" w:sz="0" w:space="0" w:color="auto"/>
          </w:divBdr>
        </w:div>
        <w:div w:id="583994394">
          <w:marLeft w:val="640"/>
          <w:marRight w:val="0"/>
          <w:marTop w:val="0"/>
          <w:marBottom w:val="0"/>
          <w:divBdr>
            <w:top w:val="none" w:sz="0" w:space="0" w:color="auto"/>
            <w:left w:val="none" w:sz="0" w:space="0" w:color="auto"/>
            <w:bottom w:val="none" w:sz="0" w:space="0" w:color="auto"/>
            <w:right w:val="none" w:sz="0" w:space="0" w:color="auto"/>
          </w:divBdr>
        </w:div>
        <w:div w:id="89353035">
          <w:marLeft w:val="640"/>
          <w:marRight w:val="0"/>
          <w:marTop w:val="0"/>
          <w:marBottom w:val="0"/>
          <w:divBdr>
            <w:top w:val="none" w:sz="0" w:space="0" w:color="auto"/>
            <w:left w:val="none" w:sz="0" w:space="0" w:color="auto"/>
            <w:bottom w:val="none" w:sz="0" w:space="0" w:color="auto"/>
            <w:right w:val="none" w:sz="0" w:space="0" w:color="auto"/>
          </w:divBdr>
        </w:div>
        <w:div w:id="416095908">
          <w:marLeft w:val="640"/>
          <w:marRight w:val="0"/>
          <w:marTop w:val="0"/>
          <w:marBottom w:val="0"/>
          <w:divBdr>
            <w:top w:val="none" w:sz="0" w:space="0" w:color="auto"/>
            <w:left w:val="none" w:sz="0" w:space="0" w:color="auto"/>
            <w:bottom w:val="none" w:sz="0" w:space="0" w:color="auto"/>
            <w:right w:val="none" w:sz="0" w:space="0" w:color="auto"/>
          </w:divBdr>
        </w:div>
        <w:div w:id="725035123">
          <w:marLeft w:val="640"/>
          <w:marRight w:val="0"/>
          <w:marTop w:val="0"/>
          <w:marBottom w:val="0"/>
          <w:divBdr>
            <w:top w:val="none" w:sz="0" w:space="0" w:color="auto"/>
            <w:left w:val="none" w:sz="0" w:space="0" w:color="auto"/>
            <w:bottom w:val="none" w:sz="0" w:space="0" w:color="auto"/>
            <w:right w:val="none" w:sz="0" w:space="0" w:color="auto"/>
          </w:divBdr>
        </w:div>
        <w:div w:id="962076440">
          <w:marLeft w:val="640"/>
          <w:marRight w:val="0"/>
          <w:marTop w:val="0"/>
          <w:marBottom w:val="0"/>
          <w:divBdr>
            <w:top w:val="none" w:sz="0" w:space="0" w:color="auto"/>
            <w:left w:val="none" w:sz="0" w:space="0" w:color="auto"/>
            <w:bottom w:val="none" w:sz="0" w:space="0" w:color="auto"/>
            <w:right w:val="none" w:sz="0" w:space="0" w:color="auto"/>
          </w:divBdr>
        </w:div>
        <w:div w:id="608701652">
          <w:marLeft w:val="640"/>
          <w:marRight w:val="0"/>
          <w:marTop w:val="0"/>
          <w:marBottom w:val="0"/>
          <w:divBdr>
            <w:top w:val="none" w:sz="0" w:space="0" w:color="auto"/>
            <w:left w:val="none" w:sz="0" w:space="0" w:color="auto"/>
            <w:bottom w:val="none" w:sz="0" w:space="0" w:color="auto"/>
            <w:right w:val="none" w:sz="0" w:space="0" w:color="auto"/>
          </w:divBdr>
        </w:div>
        <w:div w:id="1127819039">
          <w:marLeft w:val="640"/>
          <w:marRight w:val="0"/>
          <w:marTop w:val="0"/>
          <w:marBottom w:val="0"/>
          <w:divBdr>
            <w:top w:val="none" w:sz="0" w:space="0" w:color="auto"/>
            <w:left w:val="none" w:sz="0" w:space="0" w:color="auto"/>
            <w:bottom w:val="none" w:sz="0" w:space="0" w:color="auto"/>
            <w:right w:val="none" w:sz="0" w:space="0" w:color="auto"/>
          </w:divBdr>
        </w:div>
        <w:div w:id="988167124">
          <w:marLeft w:val="640"/>
          <w:marRight w:val="0"/>
          <w:marTop w:val="0"/>
          <w:marBottom w:val="0"/>
          <w:divBdr>
            <w:top w:val="none" w:sz="0" w:space="0" w:color="auto"/>
            <w:left w:val="none" w:sz="0" w:space="0" w:color="auto"/>
            <w:bottom w:val="none" w:sz="0" w:space="0" w:color="auto"/>
            <w:right w:val="none" w:sz="0" w:space="0" w:color="auto"/>
          </w:divBdr>
        </w:div>
        <w:div w:id="943685595">
          <w:marLeft w:val="640"/>
          <w:marRight w:val="0"/>
          <w:marTop w:val="0"/>
          <w:marBottom w:val="0"/>
          <w:divBdr>
            <w:top w:val="none" w:sz="0" w:space="0" w:color="auto"/>
            <w:left w:val="none" w:sz="0" w:space="0" w:color="auto"/>
            <w:bottom w:val="none" w:sz="0" w:space="0" w:color="auto"/>
            <w:right w:val="none" w:sz="0" w:space="0" w:color="auto"/>
          </w:divBdr>
        </w:div>
        <w:div w:id="2047750364">
          <w:marLeft w:val="640"/>
          <w:marRight w:val="0"/>
          <w:marTop w:val="0"/>
          <w:marBottom w:val="0"/>
          <w:divBdr>
            <w:top w:val="none" w:sz="0" w:space="0" w:color="auto"/>
            <w:left w:val="none" w:sz="0" w:space="0" w:color="auto"/>
            <w:bottom w:val="none" w:sz="0" w:space="0" w:color="auto"/>
            <w:right w:val="none" w:sz="0" w:space="0" w:color="auto"/>
          </w:divBdr>
        </w:div>
        <w:div w:id="151219513">
          <w:marLeft w:val="640"/>
          <w:marRight w:val="0"/>
          <w:marTop w:val="0"/>
          <w:marBottom w:val="0"/>
          <w:divBdr>
            <w:top w:val="none" w:sz="0" w:space="0" w:color="auto"/>
            <w:left w:val="none" w:sz="0" w:space="0" w:color="auto"/>
            <w:bottom w:val="none" w:sz="0" w:space="0" w:color="auto"/>
            <w:right w:val="none" w:sz="0" w:space="0" w:color="auto"/>
          </w:divBdr>
        </w:div>
        <w:div w:id="1749889009">
          <w:marLeft w:val="640"/>
          <w:marRight w:val="0"/>
          <w:marTop w:val="0"/>
          <w:marBottom w:val="0"/>
          <w:divBdr>
            <w:top w:val="none" w:sz="0" w:space="0" w:color="auto"/>
            <w:left w:val="none" w:sz="0" w:space="0" w:color="auto"/>
            <w:bottom w:val="none" w:sz="0" w:space="0" w:color="auto"/>
            <w:right w:val="none" w:sz="0" w:space="0" w:color="auto"/>
          </w:divBdr>
        </w:div>
        <w:div w:id="429014085">
          <w:marLeft w:val="640"/>
          <w:marRight w:val="0"/>
          <w:marTop w:val="0"/>
          <w:marBottom w:val="0"/>
          <w:divBdr>
            <w:top w:val="none" w:sz="0" w:space="0" w:color="auto"/>
            <w:left w:val="none" w:sz="0" w:space="0" w:color="auto"/>
            <w:bottom w:val="none" w:sz="0" w:space="0" w:color="auto"/>
            <w:right w:val="none" w:sz="0" w:space="0" w:color="auto"/>
          </w:divBdr>
        </w:div>
        <w:div w:id="1625037408">
          <w:marLeft w:val="640"/>
          <w:marRight w:val="0"/>
          <w:marTop w:val="0"/>
          <w:marBottom w:val="0"/>
          <w:divBdr>
            <w:top w:val="none" w:sz="0" w:space="0" w:color="auto"/>
            <w:left w:val="none" w:sz="0" w:space="0" w:color="auto"/>
            <w:bottom w:val="none" w:sz="0" w:space="0" w:color="auto"/>
            <w:right w:val="none" w:sz="0" w:space="0" w:color="auto"/>
          </w:divBdr>
        </w:div>
        <w:div w:id="737098122">
          <w:marLeft w:val="640"/>
          <w:marRight w:val="0"/>
          <w:marTop w:val="0"/>
          <w:marBottom w:val="0"/>
          <w:divBdr>
            <w:top w:val="none" w:sz="0" w:space="0" w:color="auto"/>
            <w:left w:val="none" w:sz="0" w:space="0" w:color="auto"/>
            <w:bottom w:val="none" w:sz="0" w:space="0" w:color="auto"/>
            <w:right w:val="none" w:sz="0" w:space="0" w:color="auto"/>
          </w:divBdr>
        </w:div>
        <w:div w:id="2034987910">
          <w:marLeft w:val="640"/>
          <w:marRight w:val="0"/>
          <w:marTop w:val="0"/>
          <w:marBottom w:val="0"/>
          <w:divBdr>
            <w:top w:val="none" w:sz="0" w:space="0" w:color="auto"/>
            <w:left w:val="none" w:sz="0" w:space="0" w:color="auto"/>
            <w:bottom w:val="none" w:sz="0" w:space="0" w:color="auto"/>
            <w:right w:val="none" w:sz="0" w:space="0" w:color="auto"/>
          </w:divBdr>
        </w:div>
        <w:div w:id="712312306">
          <w:marLeft w:val="640"/>
          <w:marRight w:val="0"/>
          <w:marTop w:val="0"/>
          <w:marBottom w:val="0"/>
          <w:divBdr>
            <w:top w:val="none" w:sz="0" w:space="0" w:color="auto"/>
            <w:left w:val="none" w:sz="0" w:space="0" w:color="auto"/>
            <w:bottom w:val="none" w:sz="0" w:space="0" w:color="auto"/>
            <w:right w:val="none" w:sz="0" w:space="0" w:color="auto"/>
          </w:divBdr>
        </w:div>
        <w:div w:id="1821188559">
          <w:marLeft w:val="640"/>
          <w:marRight w:val="0"/>
          <w:marTop w:val="0"/>
          <w:marBottom w:val="0"/>
          <w:divBdr>
            <w:top w:val="none" w:sz="0" w:space="0" w:color="auto"/>
            <w:left w:val="none" w:sz="0" w:space="0" w:color="auto"/>
            <w:bottom w:val="none" w:sz="0" w:space="0" w:color="auto"/>
            <w:right w:val="none" w:sz="0" w:space="0" w:color="auto"/>
          </w:divBdr>
        </w:div>
        <w:div w:id="1795325672">
          <w:marLeft w:val="640"/>
          <w:marRight w:val="0"/>
          <w:marTop w:val="0"/>
          <w:marBottom w:val="0"/>
          <w:divBdr>
            <w:top w:val="none" w:sz="0" w:space="0" w:color="auto"/>
            <w:left w:val="none" w:sz="0" w:space="0" w:color="auto"/>
            <w:bottom w:val="none" w:sz="0" w:space="0" w:color="auto"/>
            <w:right w:val="none" w:sz="0" w:space="0" w:color="auto"/>
          </w:divBdr>
        </w:div>
        <w:div w:id="1773698075">
          <w:marLeft w:val="640"/>
          <w:marRight w:val="0"/>
          <w:marTop w:val="0"/>
          <w:marBottom w:val="0"/>
          <w:divBdr>
            <w:top w:val="none" w:sz="0" w:space="0" w:color="auto"/>
            <w:left w:val="none" w:sz="0" w:space="0" w:color="auto"/>
            <w:bottom w:val="none" w:sz="0" w:space="0" w:color="auto"/>
            <w:right w:val="none" w:sz="0" w:space="0" w:color="auto"/>
          </w:divBdr>
        </w:div>
        <w:div w:id="99305686">
          <w:marLeft w:val="640"/>
          <w:marRight w:val="0"/>
          <w:marTop w:val="0"/>
          <w:marBottom w:val="0"/>
          <w:divBdr>
            <w:top w:val="none" w:sz="0" w:space="0" w:color="auto"/>
            <w:left w:val="none" w:sz="0" w:space="0" w:color="auto"/>
            <w:bottom w:val="none" w:sz="0" w:space="0" w:color="auto"/>
            <w:right w:val="none" w:sz="0" w:space="0" w:color="auto"/>
          </w:divBdr>
        </w:div>
        <w:div w:id="2040347560">
          <w:marLeft w:val="640"/>
          <w:marRight w:val="0"/>
          <w:marTop w:val="0"/>
          <w:marBottom w:val="0"/>
          <w:divBdr>
            <w:top w:val="none" w:sz="0" w:space="0" w:color="auto"/>
            <w:left w:val="none" w:sz="0" w:space="0" w:color="auto"/>
            <w:bottom w:val="none" w:sz="0" w:space="0" w:color="auto"/>
            <w:right w:val="none" w:sz="0" w:space="0" w:color="auto"/>
          </w:divBdr>
        </w:div>
        <w:div w:id="560603289">
          <w:marLeft w:val="640"/>
          <w:marRight w:val="0"/>
          <w:marTop w:val="0"/>
          <w:marBottom w:val="0"/>
          <w:divBdr>
            <w:top w:val="none" w:sz="0" w:space="0" w:color="auto"/>
            <w:left w:val="none" w:sz="0" w:space="0" w:color="auto"/>
            <w:bottom w:val="none" w:sz="0" w:space="0" w:color="auto"/>
            <w:right w:val="none" w:sz="0" w:space="0" w:color="auto"/>
          </w:divBdr>
        </w:div>
        <w:div w:id="522322754">
          <w:marLeft w:val="640"/>
          <w:marRight w:val="0"/>
          <w:marTop w:val="0"/>
          <w:marBottom w:val="0"/>
          <w:divBdr>
            <w:top w:val="none" w:sz="0" w:space="0" w:color="auto"/>
            <w:left w:val="none" w:sz="0" w:space="0" w:color="auto"/>
            <w:bottom w:val="none" w:sz="0" w:space="0" w:color="auto"/>
            <w:right w:val="none" w:sz="0" w:space="0" w:color="auto"/>
          </w:divBdr>
        </w:div>
        <w:div w:id="657658634">
          <w:marLeft w:val="640"/>
          <w:marRight w:val="0"/>
          <w:marTop w:val="0"/>
          <w:marBottom w:val="0"/>
          <w:divBdr>
            <w:top w:val="none" w:sz="0" w:space="0" w:color="auto"/>
            <w:left w:val="none" w:sz="0" w:space="0" w:color="auto"/>
            <w:bottom w:val="none" w:sz="0" w:space="0" w:color="auto"/>
            <w:right w:val="none" w:sz="0" w:space="0" w:color="auto"/>
          </w:divBdr>
        </w:div>
        <w:div w:id="570434642">
          <w:marLeft w:val="640"/>
          <w:marRight w:val="0"/>
          <w:marTop w:val="0"/>
          <w:marBottom w:val="0"/>
          <w:divBdr>
            <w:top w:val="none" w:sz="0" w:space="0" w:color="auto"/>
            <w:left w:val="none" w:sz="0" w:space="0" w:color="auto"/>
            <w:bottom w:val="none" w:sz="0" w:space="0" w:color="auto"/>
            <w:right w:val="none" w:sz="0" w:space="0" w:color="auto"/>
          </w:divBdr>
        </w:div>
        <w:div w:id="375668977">
          <w:marLeft w:val="640"/>
          <w:marRight w:val="0"/>
          <w:marTop w:val="0"/>
          <w:marBottom w:val="0"/>
          <w:divBdr>
            <w:top w:val="none" w:sz="0" w:space="0" w:color="auto"/>
            <w:left w:val="none" w:sz="0" w:space="0" w:color="auto"/>
            <w:bottom w:val="none" w:sz="0" w:space="0" w:color="auto"/>
            <w:right w:val="none" w:sz="0" w:space="0" w:color="auto"/>
          </w:divBdr>
        </w:div>
        <w:div w:id="1546525306">
          <w:marLeft w:val="640"/>
          <w:marRight w:val="0"/>
          <w:marTop w:val="0"/>
          <w:marBottom w:val="0"/>
          <w:divBdr>
            <w:top w:val="none" w:sz="0" w:space="0" w:color="auto"/>
            <w:left w:val="none" w:sz="0" w:space="0" w:color="auto"/>
            <w:bottom w:val="none" w:sz="0" w:space="0" w:color="auto"/>
            <w:right w:val="none" w:sz="0" w:space="0" w:color="auto"/>
          </w:divBdr>
        </w:div>
        <w:div w:id="1286352307">
          <w:marLeft w:val="640"/>
          <w:marRight w:val="0"/>
          <w:marTop w:val="0"/>
          <w:marBottom w:val="0"/>
          <w:divBdr>
            <w:top w:val="none" w:sz="0" w:space="0" w:color="auto"/>
            <w:left w:val="none" w:sz="0" w:space="0" w:color="auto"/>
            <w:bottom w:val="none" w:sz="0" w:space="0" w:color="auto"/>
            <w:right w:val="none" w:sz="0" w:space="0" w:color="auto"/>
          </w:divBdr>
        </w:div>
        <w:div w:id="1082262497">
          <w:marLeft w:val="640"/>
          <w:marRight w:val="0"/>
          <w:marTop w:val="0"/>
          <w:marBottom w:val="0"/>
          <w:divBdr>
            <w:top w:val="none" w:sz="0" w:space="0" w:color="auto"/>
            <w:left w:val="none" w:sz="0" w:space="0" w:color="auto"/>
            <w:bottom w:val="none" w:sz="0" w:space="0" w:color="auto"/>
            <w:right w:val="none" w:sz="0" w:space="0" w:color="auto"/>
          </w:divBdr>
        </w:div>
        <w:div w:id="623853095">
          <w:marLeft w:val="640"/>
          <w:marRight w:val="0"/>
          <w:marTop w:val="0"/>
          <w:marBottom w:val="0"/>
          <w:divBdr>
            <w:top w:val="none" w:sz="0" w:space="0" w:color="auto"/>
            <w:left w:val="none" w:sz="0" w:space="0" w:color="auto"/>
            <w:bottom w:val="none" w:sz="0" w:space="0" w:color="auto"/>
            <w:right w:val="none" w:sz="0" w:space="0" w:color="auto"/>
          </w:divBdr>
        </w:div>
        <w:div w:id="1352301869">
          <w:marLeft w:val="640"/>
          <w:marRight w:val="0"/>
          <w:marTop w:val="0"/>
          <w:marBottom w:val="0"/>
          <w:divBdr>
            <w:top w:val="none" w:sz="0" w:space="0" w:color="auto"/>
            <w:left w:val="none" w:sz="0" w:space="0" w:color="auto"/>
            <w:bottom w:val="none" w:sz="0" w:space="0" w:color="auto"/>
            <w:right w:val="none" w:sz="0" w:space="0" w:color="auto"/>
          </w:divBdr>
        </w:div>
        <w:div w:id="553662828">
          <w:marLeft w:val="640"/>
          <w:marRight w:val="0"/>
          <w:marTop w:val="0"/>
          <w:marBottom w:val="0"/>
          <w:divBdr>
            <w:top w:val="none" w:sz="0" w:space="0" w:color="auto"/>
            <w:left w:val="none" w:sz="0" w:space="0" w:color="auto"/>
            <w:bottom w:val="none" w:sz="0" w:space="0" w:color="auto"/>
            <w:right w:val="none" w:sz="0" w:space="0" w:color="auto"/>
          </w:divBdr>
        </w:div>
        <w:div w:id="1753158807">
          <w:marLeft w:val="640"/>
          <w:marRight w:val="0"/>
          <w:marTop w:val="0"/>
          <w:marBottom w:val="0"/>
          <w:divBdr>
            <w:top w:val="none" w:sz="0" w:space="0" w:color="auto"/>
            <w:left w:val="none" w:sz="0" w:space="0" w:color="auto"/>
            <w:bottom w:val="none" w:sz="0" w:space="0" w:color="auto"/>
            <w:right w:val="none" w:sz="0" w:space="0" w:color="auto"/>
          </w:divBdr>
        </w:div>
        <w:div w:id="1343436733">
          <w:marLeft w:val="640"/>
          <w:marRight w:val="0"/>
          <w:marTop w:val="0"/>
          <w:marBottom w:val="0"/>
          <w:divBdr>
            <w:top w:val="none" w:sz="0" w:space="0" w:color="auto"/>
            <w:left w:val="none" w:sz="0" w:space="0" w:color="auto"/>
            <w:bottom w:val="none" w:sz="0" w:space="0" w:color="auto"/>
            <w:right w:val="none" w:sz="0" w:space="0" w:color="auto"/>
          </w:divBdr>
        </w:div>
        <w:div w:id="1057583870">
          <w:marLeft w:val="640"/>
          <w:marRight w:val="0"/>
          <w:marTop w:val="0"/>
          <w:marBottom w:val="0"/>
          <w:divBdr>
            <w:top w:val="none" w:sz="0" w:space="0" w:color="auto"/>
            <w:left w:val="none" w:sz="0" w:space="0" w:color="auto"/>
            <w:bottom w:val="none" w:sz="0" w:space="0" w:color="auto"/>
            <w:right w:val="none" w:sz="0" w:space="0" w:color="auto"/>
          </w:divBdr>
        </w:div>
        <w:div w:id="94837356">
          <w:marLeft w:val="640"/>
          <w:marRight w:val="0"/>
          <w:marTop w:val="0"/>
          <w:marBottom w:val="0"/>
          <w:divBdr>
            <w:top w:val="none" w:sz="0" w:space="0" w:color="auto"/>
            <w:left w:val="none" w:sz="0" w:space="0" w:color="auto"/>
            <w:bottom w:val="none" w:sz="0" w:space="0" w:color="auto"/>
            <w:right w:val="none" w:sz="0" w:space="0" w:color="auto"/>
          </w:divBdr>
        </w:div>
        <w:div w:id="1098872997">
          <w:marLeft w:val="640"/>
          <w:marRight w:val="0"/>
          <w:marTop w:val="0"/>
          <w:marBottom w:val="0"/>
          <w:divBdr>
            <w:top w:val="none" w:sz="0" w:space="0" w:color="auto"/>
            <w:left w:val="none" w:sz="0" w:space="0" w:color="auto"/>
            <w:bottom w:val="none" w:sz="0" w:space="0" w:color="auto"/>
            <w:right w:val="none" w:sz="0" w:space="0" w:color="auto"/>
          </w:divBdr>
        </w:div>
        <w:div w:id="1054622383">
          <w:marLeft w:val="640"/>
          <w:marRight w:val="0"/>
          <w:marTop w:val="0"/>
          <w:marBottom w:val="0"/>
          <w:divBdr>
            <w:top w:val="none" w:sz="0" w:space="0" w:color="auto"/>
            <w:left w:val="none" w:sz="0" w:space="0" w:color="auto"/>
            <w:bottom w:val="none" w:sz="0" w:space="0" w:color="auto"/>
            <w:right w:val="none" w:sz="0" w:space="0" w:color="auto"/>
          </w:divBdr>
        </w:div>
        <w:div w:id="1943562987">
          <w:marLeft w:val="640"/>
          <w:marRight w:val="0"/>
          <w:marTop w:val="0"/>
          <w:marBottom w:val="0"/>
          <w:divBdr>
            <w:top w:val="none" w:sz="0" w:space="0" w:color="auto"/>
            <w:left w:val="none" w:sz="0" w:space="0" w:color="auto"/>
            <w:bottom w:val="none" w:sz="0" w:space="0" w:color="auto"/>
            <w:right w:val="none" w:sz="0" w:space="0" w:color="auto"/>
          </w:divBdr>
        </w:div>
        <w:div w:id="831872784">
          <w:marLeft w:val="640"/>
          <w:marRight w:val="0"/>
          <w:marTop w:val="0"/>
          <w:marBottom w:val="0"/>
          <w:divBdr>
            <w:top w:val="none" w:sz="0" w:space="0" w:color="auto"/>
            <w:left w:val="none" w:sz="0" w:space="0" w:color="auto"/>
            <w:bottom w:val="none" w:sz="0" w:space="0" w:color="auto"/>
            <w:right w:val="none" w:sz="0" w:space="0" w:color="auto"/>
          </w:divBdr>
        </w:div>
        <w:div w:id="1617172195">
          <w:marLeft w:val="640"/>
          <w:marRight w:val="0"/>
          <w:marTop w:val="0"/>
          <w:marBottom w:val="0"/>
          <w:divBdr>
            <w:top w:val="none" w:sz="0" w:space="0" w:color="auto"/>
            <w:left w:val="none" w:sz="0" w:space="0" w:color="auto"/>
            <w:bottom w:val="none" w:sz="0" w:space="0" w:color="auto"/>
            <w:right w:val="none" w:sz="0" w:space="0" w:color="auto"/>
          </w:divBdr>
        </w:div>
        <w:div w:id="1761367518">
          <w:marLeft w:val="640"/>
          <w:marRight w:val="0"/>
          <w:marTop w:val="0"/>
          <w:marBottom w:val="0"/>
          <w:divBdr>
            <w:top w:val="none" w:sz="0" w:space="0" w:color="auto"/>
            <w:left w:val="none" w:sz="0" w:space="0" w:color="auto"/>
            <w:bottom w:val="none" w:sz="0" w:space="0" w:color="auto"/>
            <w:right w:val="none" w:sz="0" w:space="0" w:color="auto"/>
          </w:divBdr>
        </w:div>
        <w:div w:id="1862280023">
          <w:marLeft w:val="640"/>
          <w:marRight w:val="0"/>
          <w:marTop w:val="0"/>
          <w:marBottom w:val="0"/>
          <w:divBdr>
            <w:top w:val="none" w:sz="0" w:space="0" w:color="auto"/>
            <w:left w:val="none" w:sz="0" w:space="0" w:color="auto"/>
            <w:bottom w:val="none" w:sz="0" w:space="0" w:color="auto"/>
            <w:right w:val="none" w:sz="0" w:space="0" w:color="auto"/>
          </w:divBdr>
        </w:div>
        <w:div w:id="1524858258">
          <w:marLeft w:val="640"/>
          <w:marRight w:val="0"/>
          <w:marTop w:val="0"/>
          <w:marBottom w:val="0"/>
          <w:divBdr>
            <w:top w:val="none" w:sz="0" w:space="0" w:color="auto"/>
            <w:left w:val="none" w:sz="0" w:space="0" w:color="auto"/>
            <w:bottom w:val="none" w:sz="0" w:space="0" w:color="auto"/>
            <w:right w:val="none" w:sz="0" w:space="0" w:color="auto"/>
          </w:divBdr>
        </w:div>
        <w:div w:id="1986619382">
          <w:marLeft w:val="640"/>
          <w:marRight w:val="0"/>
          <w:marTop w:val="0"/>
          <w:marBottom w:val="0"/>
          <w:divBdr>
            <w:top w:val="none" w:sz="0" w:space="0" w:color="auto"/>
            <w:left w:val="none" w:sz="0" w:space="0" w:color="auto"/>
            <w:bottom w:val="none" w:sz="0" w:space="0" w:color="auto"/>
            <w:right w:val="none" w:sz="0" w:space="0" w:color="auto"/>
          </w:divBdr>
        </w:div>
        <w:div w:id="1677730235">
          <w:marLeft w:val="640"/>
          <w:marRight w:val="0"/>
          <w:marTop w:val="0"/>
          <w:marBottom w:val="0"/>
          <w:divBdr>
            <w:top w:val="none" w:sz="0" w:space="0" w:color="auto"/>
            <w:left w:val="none" w:sz="0" w:space="0" w:color="auto"/>
            <w:bottom w:val="none" w:sz="0" w:space="0" w:color="auto"/>
            <w:right w:val="none" w:sz="0" w:space="0" w:color="auto"/>
          </w:divBdr>
        </w:div>
        <w:div w:id="1057976095">
          <w:marLeft w:val="640"/>
          <w:marRight w:val="0"/>
          <w:marTop w:val="0"/>
          <w:marBottom w:val="0"/>
          <w:divBdr>
            <w:top w:val="none" w:sz="0" w:space="0" w:color="auto"/>
            <w:left w:val="none" w:sz="0" w:space="0" w:color="auto"/>
            <w:bottom w:val="none" w:sz="0" w:space="0" w:color="auto"/>
            <w:right w:val="none" w:sz="0" w:space="0" w:color="auto"/>
          </w:divBdr>
        </w:div>
        <w:div w:id="1853448830">
          <w:marLeft w:val="640"/>
          <w:marRight w:val="0"/>
          <w:marTop w:val="0"/>
          <w:marBottom w:val="0"/>
          <w:divBdr>
            <w:top w:val="none" w:sz="0" w:space="0" w:color="auto"/>
            <w:left w:val="none" w:sz="0" w:space="0" w:color="auto"/>
            <w:bottom w:val="none" w:sz="0" w:space="0" w:color="auto"/>
            <w:right w:val="none" w:sz="0" w:space="0" w:color="auto"/>
          </w:divBdr>
        </w:div>
        <w:div w:id="623582866">
          <w:marLeft w:val="640"/>
          <w:marRight w:val="0"/>
          <w:marTop w:val="0"/>
          <w:marBottom w:val="0"/>
          <w:divBdr>
            <w:top w:val="none" w:sz="0" w:space="0" w:color="auto"/>
            <w:left w:val="none" w:sz="0" w:space="0" w:color="auto"/>
            <w:bottom w:val="none" w:sz="0" w:space="0" w:color="auto"/>
            <w:right w:val="none" w:sz="0" w:space="0" w:color="auto"/>
          </w:divBdr>
        </w:div>
        <w:div w:id="483277952">
          <w:marLeft w:val="640"/>
          <w:marRight w:val="0"/>
          <w:marTop w:val="0"/>
          <w:marBottom w:val="0"/>
          <w:divBdr>
            <w:top w:val="none" w:sz="0" w:space="0" w:color="auto"/>
            <w:left w:val="none" w:sz="0" w:space="0" w:color="auto"/>
            <w:bottom w:val="none" w:sz="0" w:space="0" w:color="auto"/>
            <w:right w:val="none" w:sz="0" w:space="0" w:color="auto"/>
          </w:divBdr>
        </w:div>
        <w:div w:id="2133358644">
          <w:marLeft w:val="640"/>
          <w:marRight w:val="0"/>
          <w:marTop w:val="0"/>
          <w:marBottom w:val="0"/>
          <w:divBdr>
            <w:top w:val="none" w:sz="0" w:space="0" w:color="auto"/>
            <w:left w:val="none" w:sz="0" w:space="0" w:color="auto"/>
            <w:bottom w:val="none" w:sz="0" w:space="0" w:color="auto"/>
            <w:right w:val="none" w:sz="0" w:space="0" w:color="auto"/>
          </w:divBdr>
        </w:div>
        <w:div w:id="1003439749">
          <w:marLeft w:val="640"/>
          <w:marRight w:val="0"/>
          <w:marTop w:val="0"/>
          <w:marBottom w:val="0"/>
          <w:divBdr>
            <w:top w:val="none" w:sz="0" w:space="0" w:color="auto"/>
            <w:left w:val="none" w:sz="0" w:space="0" w:color="auto"/>
            <w:bottom w:val="none" w:sz="0" w:space="0" w:color="auto"/>
            <w:right w:val="none" w:sz="0" w:space="0" w:color="auto"/>
          </w:divBdr>
        </w:div>
        <w:div w:id="326591553">
          <w:marLeft w:val="640"/>
          <w:marRight w:val="0"/>
          <w:marTop w:val="0"/>
          <w:marBottom w:val="0"/>
          <w:divBdr>
            <w:top w:val="none" w:sz="0" w:space="0" w:color="auto"/>
            <w:left w:val="none" w:sz="0" w:space="0" w:color="auto"/>
            <w:bottom w:val="none" w:sz="0" w:space="0" w:color="auto"/>
            <w:right w:val="none" w:sz="0" w:space="0" w:color="auto"/>
          </w:divBdr>
        </w:div>
        <w:div w:id="1636445420">
          <w:marLeft w:val="640"/>
          <w:marRight w:val="0"/>
          <w:marTop w:val="0"/>
          <w:marBottom w:val="0"/>
          <w:divBdr>
            <w:top w:val="none" w:sz="0" w:space="0" w:color="auto"/>
            <w:left w:val="none" w:sz="0" w:space="0" w:color="auto"/>
            <w:bottom w:val="none" w:sz="0" w:space="0" w:color="auto"/>
            <w:right w:val="none" w:sz="0" w:space="0" w:color="auto"/>
          </w:divBdr>
        </w:div>
        <w:div w:id="1713380450">
          <w:marLeft w:val="640"/>
          <w:marRight w:val="0"/>
          <w:marTop w:val="0"/>
          <w:marBottom w:val="0"/>
          <w:divBdr>
            <w:top w:val="none" w:sz="0" w:space="0" w:color="auto"/>
            <w:left w:val="none" w:sz="0" w:space="0" w:color="auto"/>
            <w:bottom w:val="none" w:sz="0" w:space="0" w:color="auto"/>
            <w:right w:val="none" w:sz="0" w:space="0" w:color="auto"/>
          </w:divBdr>
        </w:div>
        <w:div w:id="1003317473">
          <w:marLeft w:val="640"/>
          <w:marRight w:val="0"/>
          <w:marTop w:val="0"/>
          <w:marBottom w:val="0"/>
          <w:divBdr>
            <w:top w:val="none" w:sz="0" w:space="0" w:color="auto"/>
            <w:left w:val="none" w:sz="0" w:space="0" w:color="auto"/>
            <w:bottom w:val="none" w:sz="0" w:space="0" w:color="auto"/>
            <w:right w:val="none" w:sz="0" w:space="0" w:color="auto"/>
          </w:divBdr>
        </w:div>
        <w:div w:id="490147115">
          <w:marLeft w:val="640"/>
          <w:marRight w:val="0"/>
          <w:marTop w:val="0"/>
          <w:marBottom w:val="0"/>
          <w:divBdr>
            <w:top w:val="none" w:sz="0" w:space="0" w:color="auto"/>
            <w:left w:val="none" w:sz="0" w:space="0" w:color="auto"/>
            <w:bottom w:val="none" w:sz="0" w:space="0" w:color="auto"/>
            <w:right w:val="none" w:sz="0" w:space="0" w:color="auto"/>
          </w:divBdr>
        </w:div>
        <w:div w:id="1287857764">
          <w:marLeft w:val="640"/>
          <w:marRight w:val="0"/>
          <w:marTop w:val="0"/>
          <w:marBottom w:val="0"/>
          <w:divBdr>
            <w:top w:val="none" w:sz="0" w:space="0" w:color="auto"/>
            <w:left w:val="none" w:sz="0" w:space="0" w:color="auto"/>
            <w:bottom w:val="none" w:sz="0" w:space="0" w:color="auto"/>
            <w:right w:val="none" w:sz="0" w:space="0" w:color="auto"/>
          </w:divBdr>
        </w:div>
        <w:div w:id="560798746">
          <w:marLeft w:val="640"/>
          <w:marRight w:val="0"/>
          <w:marTop w:val="0"/>
          <w:marBottom w:val="0"/>
          <w:divBdr>
            <w:top w:val="none" w:sz="0" w:space="0" w:color="auto"/>
            <w:left w:val="none" w:sz="0" w:space="0" w:color="auto"/>
            <w:bottom w:val="none" w:sz="0" w:space="0" w:color="auto"/>
            <w:right w:val="none" w:sz="0" w:space="0" w:color="auto"/>
          </w:divBdr>
        </w:div>
        <w:div w:id="1035078640">
          <w:marLeft w:val="640"/>
          <w:marRight w:val="0"/>
          <w:marTop w:val="0"/>
          <w:marBottom w:val="0"/>
          <w:divBdr>
            <w:top w:val="none" w:sz="0" w:space="0" w:color="auto"/>
            <w:left w:val="none" w:sz="0" w:space="0" w:color="auto"/>
            <w:bottom w:val="none" w:sz="0" w:space="0" w:color="auto"/>
            <w:right w:val="none" w:sz="0" w:space="0" w:color="auto"/>
          </w:divBdr>
        </w:div>
        <w:div w:id="1848640769">
          <w:marLeft w:val="640"/>
          <w:marRight w:val="0"/>
          <w:marTop w:val="0"/>
          <w:marBottom w:val="0"/>
          <w:divBdr>
            <w:top w:val="none" w:sz="0" w:space="0" w:color="auto"/>
            <w:left w:val="none" w:sz="0" w:space="0" w:color="auto"/>
            <w:bottom w:val="none" w:sz="0" w:space="0" w:color="auto"/>
            <w:right w:val="none" w:sz="0" w:space="0" w:color="auto"/>
          </w:divBdr>
        </w:div>
        <w:div w:id="1551188609">
          <w:marLeft w:val="640"/>
          <w:marRight w:val="0"/>
          <w:marTop w:val="0"/>
          <w:marBottom w:val="0"/>
          <w:divBdr>
            <w:top w:val="none" w:sz="0" w:space="0" w:color="auto"/>
            <w:left w:val="none" w:sz="0" w:space="0" w:color="auto"/>
            <w:bottom w:val="none" w:sz="0" w:space="0" w:color="auto"/>
            <w:right w:val="none" w:sz="0" w:space="0" w:color="auto"/>
          </w:divBdr>
        </w:div>
        <w:div w:id="1653215468">
          <w:marLeft w:val="640"/>
          <w:marRight w:val="0"/>
          <w:marTop w:val="0"/>
          <w:marBottom w:val="0"/>
          <w:divBdr>
            <w:top w:val="none" w:sz="0" w:space="0" w:color="auto"/>
            <w:left w:val="none" w:sz="0" w:space="0" w:color="auto"/>
            <w:bottom w:val="none" w:sz="0" w:space="0" w:color="auto"/>
            <w:right w:val="none" w:sz="0" w:space="0" w:color="auto"/>
          </w:divBdr>
        </w:div>
        <w:div w:id="56781827">
          <w:marLeft w:val="640"/>
          <w:marRight w:val="0"/>
          <w:marTop w:val="0"/>
          <w:marBottom w:val="0"/>
          <w:divBdr>
            <w:top w:val="none" w:sz="0" w:space="0" w:color="auto"/>
            <w:left w:val="none" w:sz="0" w:space="0" w:color="auto"/>
            <w:bottom w:val="none" w:sz="0" w:space="0" w:color="auto"/>
            <w:right w:val="none" w:sz="0" w:space="0" w:color="auto"/>
          </w:divBdr>
        </w:div>
        <w:div w:id="1039359869">
          <w:marLeft w:val="640"/>
          <w:marRight w:val="0"/>
          <w:marTop w:val="0"/>
          <w:marBottom w:val="0"/>
          <w:divBdr>
            <w:top w:val="none" w:sz="0" w:space="0" w:color="auto"/>
            <w:left w:val="none" w:sz="0" w:space="0" w:color="auto"/>
            <w:bottom w:val="none" w:sz="0" w:space="0" w:color="auto"/>
            <w:right w:val="none" w:sz="0" w:space="0" w:color="auto"/>
          </w:divBdr>
        </w:div>
        <w:div w:id="1744142121">
          <w:marLeft w:val="640"/>
          <w:marRight w:val="0"/>
          <w:marTop w:val="0"/>
          <w:marBottom w:val="0"/>
          <w:divBdr>
            <w:top w:val="none" w:sz="0" w:space="0" w:color="auto"/>
            <w:left w:val="none" w:sz="0" w:space="0" w:color="auto"/>
            <w:bottom w:val="none" w:sz="0" w:space="0" w:color="auto"/>
            <w:right w:val="none" w:sz="0" w:space="0" w:color="auto"/>
          </w:divBdr>
        </w:div>
        <w:div w:id="2101439546">
          <w:marLeft w:val="640"/>
          <w:marRight w:val="0"/>
          <w:marTop w:val="0"/>
          <w:marBottom w:val="0"/>
          <w:divBdr>
            <w:top w:val="none" w:sz="0" w:space="0" w:color="auto"/>
            <w:left w:val="none" w:sz="0" w:space="0" w:color="auto"/>
            <w:bottom w:val="none" w:sz="0" w:space="0" w:color="auto"/>
            <w:right w:val="none" w:sz="0" w:space="0" w:color="auto"/>
          </w:divBdr>
        </w:div>
        <w:div w:id="2112241708">
          <w:marLeft w:val="640"/>
          <w:marRight w:val="0"/>
          <w:marTop w:val="0"/>
          <w:marBottom w:val="0"/>
          <w:divBdr>
            <w:top w:val="none" w:sz="0" w:space="0" w:color="auto"/>
            <w:left w:val="none" w:sz="0" w:space="0" w:color="auto"/>
            <w:bottom w:val="none" w:sz="0" w:space="0" w:color="auto"/>
            <w:right w:val="none" w:sz="0" w:space="0" w:color="auto"/>
          </w:divBdr>
        </w:div>
        <w:div w:id="924147077">
          <w:marLeft w:val="640"/>
          <w:marRight w:val="0"/>
          <w:marTop w:val="0"/>
          <w:marBottom w:val="0"/>
          <w:divBdr>
            <w:top w:val="none" w:sz="0" w:space="0" w:color="auto"/>
            <w:left w:val="none" w:sz="0" w:space="0" w:color="auto"/>
            <w:bottom w:val="none" w:sz="0" w:space="0" w:color="auto"/>
            <w:right w:val="none" w:sz="0" w:space="0" w:color="auto"/>
          </w:divBdr>
        </w:div>
        <w:div w:id="1181971708">
          <w:marLeft w:val="640"/>
          <w:marRight w:val="0"/>
          <w:marTop w:val="0"/>
          <w:marBottom w:val="0"/>
          <w:divBdr>
            <w:top w:val="none" w:sz="0" w:space="0" w:color="auto"/>
            <w:left w:val="none" w:sz="0" w:space="0" w:color="auto"/>
            <w:bottom w:val="none" w:sz="0" w:space="0" w:color="auto"/>
            <w:right w:val="none" w:sz="0" w:space="0" w:color="auto"/>
          </w:divBdr>
        </w:div>
        <w:div w:id="1536193368">
          <w:marLeft w:val="640"/>
          <w:marRight w:val="0"/>
          <w:marTop w:val="0"/>
          <w:marBottom w:val="0"/>
          <w:divBdr>
            <w:top w:val="none" w:sz="0" w:space="0" w:color="auto"/>
            <w:left w:val="none" w:sz="0" w:space="0" w:color="auto"/>
            <w:bottom w:val="none" w:sz="0" w:space="0" w:color="auto"/>
            <w:right w:val="none" w:sz="0" w:space="0" w:color="auto"/>
          </w:divBdr>
        </w:div>
        <w:div w:id="784428949">
          <w:marLeft w:val="640"/>
          <w:marRight w:val="0"/>
          <w:marTop w:val="0"/>
          <w:marBottom w:val="0"/>
          <w:divBdr>
            <w:top w:val="none" w:sz="0" w:space="0" w:color="auto"/>
            <w:left w:val="none" w:sz="0" w:space="0" w:color="auto"/>
            <w:bottom w:val="none" w:sz="0" w:space="0" w:color="auto"/>
            <w:right w:val="none" w:sz="0" w:space="0" w:color="auto"/>
          </w:divBdr>
        </w:div>
        <w:div w:id="2080637407">
          <w:marLeft w:val="640"/>
          <w:marRight w:val="0"/>
          <w:marTop w:val="0"/>
          <w:marBottom w:val="0"/>
          <w:divBdr>
            <w:top w:val="none" w:sz="0" w:space="0" w:color="auto"/>
            <w:left w:val="none" w:sz="0" w:space="0" w:color="auto"/>
            <w:bottom w:val="none" w:sz="0" w:space="0" w:color="auto"/>
            <w:right w:val="none" w:sz="0" w:space="0" w:color="auto"/>
          </w:divBdr>
        </w:div>
        <w:div w:id="1795246077">
          <w:marLeft w:val="640"/>
          <w:marRight w:val="0"/>
          <w:marTop w:val="0"/>
          <w:marBottom w:val="0"/>
          <w:divBdr>
            <w:top w:val="none" w:sz="0" w:space="0" w:color="auto"/>
            <w:left w:val="none" w:sz="0" w:space="0" w:color="auto"/>
            <w:bottom w:val="none" w:sz="0" w:space="0" w:color="auto"/>
            <w:right w:val="none" w:sz="0" w:space="0" w:color="auto"/>
          </w:divBdr>
        </w:div>
        <w:div w:id="834301003">
          <w:marLeft w:val="640"/>
          <w:marRight w:val="0"/>
          <w:marTop w:val="0"/>
          <w:marBottom w:val="0"/>
          <w:divBdr>
            <w:top w:val="none" w:sz="0" w:space="0" w:color="auto"/>
            <w:left w:val="none" w:sz="0" w:space="0" w:color="auto"/>
            <w:bottom w:val="none" w:sz="0" w:space="0" w:color="auto"/>
            <w:right w:val="none" w:sz="0" w:space="0" w:color="auto"/>
          </w:divBdr>
        </w:div>
        <w:div w:id="1802766162">
          <w:marLeft w:val="640"/>
          <w:marRight w:val="0"/>
          <w:marTop w:val="0"/>
          <w:marBottom w:val="0"/>
          <w:divBdr>
            <w:top w:val="none" w:sz="0" w:space="0" w:color="auto"/>
            <w:left w:val="none" w:sz="0" w:space="0" w:color="auto"/>
            <w:bottom w:val="none" w:sz="0" w:space="0" w:color="auto"/>
            <w:right w:val="none" w:sz="0" w:space="0" w:color="auto"/>
          </w:divBdr>
        </w:div>
        <w:div w:id="2092773993">
          <w:marLeft w:val="640"/>
          <w:marRight w:val="0"/>
          <w:marTop w:val="0"/>
          <w:marBottom w:val="0"/>
          <w:divBdr>
            <w:top w:val="none" w:sz="0" w:space="0" w:color="auto"/>
            <w:left w:val="none" w:sz="0" w:space="0" w:color="auto"/>
            <w:bottom w:val="none" w:sz="0" w:space="0" w:color="auto"/>
            <w:right w:val="none" w:sz="0" w:space="0" w:color="auto"/>
          </w:divBdr>
        </w:div>
        <w:div w:id="1621719443">
          <w:marLeft w:val="640"/>
          <w:marRight w:val="0"/>
          <w:marTop w:val="0"/>
          <w:marBottom w:val="0"/>
          <w:divBdr>
            <w:top w:val="none" w:sz="0" w:space="0" w:color="auto"/>
            <w:left w:val="none" w:sz="0" w:space="0" w:color="auto"/>
            <w:bottom w:val="none" w:sz="0" w:space="0" w:color="auto"/>
            <w:right w:val="none" w:sz="0" w:space="0" w:color="auto"/>
          </w:divBdr>
        </w:div>
        <w:div w:id="700059097">
          <w:marLeft w:val="640"/>
          <w:marRight w:val="0"/>
          <w:marTop w:val="0"/>
          <w:marBottom w:val="0"/>
          <w:divBdr>
            <w:top w:val="none" w:sz="0" w:space="0" w:color="auto"/>
            <w:left w:val="none" w:sz="0" w:space="0" w:color="auto"/>
            <w:bottom w:val="none" w:sz="0" w:space="0" w:color="auto"/>
            <w:right w:val="none" w:sz="0" w:space="0" w:color="auto"/>
          </w:divBdr>
        </w:div>
        <w:div w:id="225804107">
          <w:marLeft w:val="640"/>
          <w:marRight w:val="0"/>
          <w:marTop w:val="0"/>
          <w:marBottom w:val="0"/>
          <w:divBdr>
            <w:top w:val="none" w:sz="0" w:space="0" w:color="auto"/>
            <w:left w:val="none" w:sz="0" w:space="0" w:color="auto"/>
            <w:bottom w:val="none" w:sz="0" w:space="0" w:color="auto"/>
            <w:right w:val="none" w:sz="0" w:space="0" w:color="auto"/>
          </w:divBdr>
        </w:div>
        <w:div w:id="363288767">
          <w:marLeft w:val="640"/>
          <w:marRight w:val="0"/>
          <w:marTop w:val="0"/>
          <w:marBottom w:val="0"/>
          <w:divBdr>
            <w:top w:val="none" w:sz="0" w:space="0" w:color="auto"/>
            <w:left w:val="none" w:sz="0" w:space="0" w:color="auto"/>
            <w:bottom w:val="none" w:sz="0" w:space="0" w:color="auto"/>
            <w:right w:val="none" w:sz="0" w:space="0" w:color="auto"/>
          </w:divBdr>
        </w:div>
        <w:div w:id="687828570">
          <w:marLeft w:val="640"/>
          <w:marRight w:val="0"/>
          <w:marTop w:val="0"/>
          <w:marBottom w:val="0"/>
          <w:divBdr>
            <w:top w:val="none" w:sz="0" w:space="0" w:color="auto"/>
            <w:left w:val="none" w:sz="0" w:space="0" w:color="auto"/>
            <w:bottom w:val="none" w:sz="0" w:space="0" w:color="auto"/>
            <w:right w:val="none" w:sz="0" w:space="0" w:color="auto"/>
          </w:divBdr>
        </w:div>
        <w:div w:id="1313027567">
          <w:marLeft w:val="640"/>
          <w:marRight w:val="0"/>
          <w:marTop w:val="0"/>
          <w:marBottom w:val="0"/>
          <w:divBdr>
            <w:top w:val="none" w:sz="0" w:space="0" w:color="auto"/>
            <w:left w:val="none" w:sz="0" w:space="0" w:color="auto"/>
            <w:bottom w:val="none" w:sz="0" w:space="0" w:color="auto"/>
            <w:right w:val="none" w:sz="0" w:space="0" w:color="auto"/>
          </w:divBdr>
        </w:div>
        <w:div w:id="860361741">
          <w:marLeft w:val="640"/>
          <w:marRight w:val="0"/>
          <w:marTop w:val="0"/>
          <w:marBottom w:val="0"/>
          <w:divBdr>
            <w:top w:val="none" w:sz="0" w:space="0" w:color="auto"/>
            <w:left w:val="none" w:sz="0" w:space="0" w:color="auto"/>
            <w:bottom w:val="none" w:sz="0" w:space="0" w:color="auto"/>
            <w:right w:val="none" w:sz="0" w:space="0" w:color="auto"/>
          </w:divBdr>
        </w:div>
      </w:divsChild>
    </w:div>
    <w:div w:id="65687407">
      <w:bodyDiv w:val="1"/>
      <w:marLeft w:val="0"/>
      <w:marRight w:val="0"/>
      <w:marTop w:val="0"/>
      <w:marBottom w:val="0"/>
      <w:divBdr>
        <w:top w:val="none" w:sz="0" w:space="0" w:color="auto"/>
        <w:left w:val="none" w:sz="0" w:space="0" w:color="auto"/>
        <w:bottom w:val="none" w:sz="0" w:space="0" w:color="auto"/>
        <w:right w:val="none" w:sz="0" w:space="0" w:color="auto"/>
      </w:divBdr>
    </w:div>
    <w:div w:id="65809832">
      <w:bodyDiv w:val="1"/>
      <w:marLeft w:val="0"/>
      <w:marRight w:val="0"/>
      <w:marTop w:val="0"/>
      <w:marBottom w:val="0"/>
      <w:divBdr>
        <w:top w:val="none" w:sz="0" w:space="0" w:color="auto"/>
        <w:left w:val="none" w:sz="0" w:space="0" w:color="auto"/>
        <w:bottom w:val="none" w:sz="0" w:space="0" w:color="auto"/>
        <w:right w:val="none" w:sz="0" w:space="0" w:color="auto"/>
      </w:divBdr>
    </w:div>
    <w:div w:id="66612426">
      <w:bodyDiv w:val="1"/>
      <w:marLeft w:val="0"/>
      <w:marRight w:val="0"/>
      <w:marTop w:val="0"/>
      <w:marBottom w:val="0"/>
      <w:divBdr>
        <w:top w:val="none" w:sz="0" w:space="0" w:color="auto"/>
        <w:left w:val="none" w:sz="0" w:space="0" w:color="auto"/>
        <w:bottom w:val="none" w:sz="0" w:space="0" w:color="auto"/>
        <w:right w:val="none" w:sz="0" w:space="0" w:color="auto"/>
      </w:divBdr>
    </w:div>
    <w:div w:id="67045854">
      <w:bodyDiv w:val="1"/>
      <w:marLeft w:val="0"/>
      <w:marRight w:val="0"/>
      <w:marTop w:val="0"/>
      <w:marBottom w:val="0"/>
      <w:divBdr>
        <w:top w:val="none" w:sz="0" w:space="0" w:color="auto"/>
        <w:left w:val="none" w:sz="0" w:space="0" w:color="auto"/>
        <w:bottom w:val="none" w:sz="0" w:space="0" w:color="auto"/>
        <w:right w:val="none" w:sz="0" w:space="0" w:color="auto"/>
      </w:divBdr>
    </w:div>
    <w:div w:id="67116798">
      <w:bodyDiv w:val="1"/>
      <w:marLeft w:val="0"/>
      <w:marRight w:val="0"/>
      <w:marTop w:val="0"/>
      <w:marBottom w:val="0"/>
      <w:divBdr>
        <w:top w:val="none" w:sz="0" w:space="0" w:color="auto"/>
        <w:left w:val="none" w:sz="0" w:space="0" w:color="auto"/>
        <w:bottom w:val="none" w:sz="0" w:space="0" w:color="auto"/>
        <w:right w:val="none" w:sz="0" w:space="0" w:color="auto"/>
      </w:divBdr>
    </w:div>
    <w:div w:id="67240090">
      <w:bodyDiv w:val="1"/>
      <w:marLeft w:val="0"/>
      <w:marRight w:val="0"/>
      <w:marTop w:val="0"/>
      <w:marBottom w:val="0"/>
      <w:divBdr>
        <w:top w:val="none" w:sz="0" w:space="0" w:color="auto"/>
        <w:left w:val="none" w:sz="0" w:space="0" w:color="auto"/>
        <w:bottom w:val="none" w:sz="0" w:space="0" w:color="auto"/>
        <w:right w:val="none" w:sz="0" w:space="0" w:color="auto"/>
      </w:divBdr>
    </w:div>
    <w:div w:id="67967906">
      <w:bodyDiv w:val="1"/>
      <w:marLeft w:val="0"/>
      <w:marRight w:val="0"/>
      <w:marTop w:val="0"/>
      <w:marBottom w:val="0"/>
      <w:divBdr>
        <w:top w:val="none" w:sz="0" w:space="0" w:color="auto"/>
        <w:left w:val="none" w:sz="0" w:space="0" w:color="auto"/>
        <w:bottom w:val="none" w:sz="0" w:space="0" w:color="auto"/>
        <w:right w:val="none" w:sz="0" w:space="0" w:color="auto"/>
      </w:divBdr>
      <w:divsChild>
        <w:div w:id="1506625304">
          <w:marLeft w:val="0"/>
          <w:marRight w:val="0"/>
          <w:marTop w:val="0"/>
          <w:marBottom w:val="0"/>
          <w:divBdr>
            <w:top w:val="none" w:sz="0" w:space="0" w:color="auto"/>
            <w:left w:val="none" w:sz="0" w:space="0" w:color="auto"/>
            <w:bottom w:val="none" w:sz="0" w:space="0" w:color="auto"/>
            <w:right w:val="none" w:sz="0" w:space="0" w:color="auto"/>
          </w:divBdr>
        </w:div>
      </w:divsChild>
    </w:div>
    <w:div w:id="68040605">
      <w:bodyDiv w:val="1"/>
      <w:marLeft w:val="0"/>
      <w:marRight w:val="0"/>
      <w:marTop w:val="0"/>
      <w:marBottom w:val="0"/>
      <w:divBdr>
        <w:top w:val="none" w:sz="0" w:space="0" w:color="auto"/>
        <w:left w:val="none" w:sz="0" w:space="0" w:color="auto"/>
        <w:bottom w:val="none" w:sz="0" w:space="0" w:color="auto"/>
        <w:right w:val="none" w:sz="0" w:space="0" w:color="auto"/>
      </w:divBdr>
    </w:div>
    <w:div w:id="68187810">
      <w:bodyDiv w:val="1"/>
      <w:marLeft w:val="0"/>
      <w:marRight w:val="0"/>
      <w:marTop w:val="0"/>
      <w:marBottom w:val="0"/>
      <w:divBdr>
        <w:top w:val="none" w:sz="0" w:space="0" w:color="auto"/>
        <w:left w:val="none" w:sz="0" w:space="0" w:color="auto"/>
        <w:bottom w:val="none" w:sz="0" w:space="0" w:color="auto"/>
        <w:right w:val="none" w:sz="0" w:space="0" w:color="auto"/>
      </w:divBdr>
    </w:div>
    <w:div w:id="68504458">
      <w:bodyDiv w:val="1"/>
      <w:marLeft w:val="0"/>
      <w:marRight w:val="0"/>
      <w:marTop w:val="0"/>
      <w:marBottom w:val="0"/>
      <w:divBdr>
        <w:top w:val="none" w:sz="0" w:space="0" w:color="auto"/>
        <w:left w:val="none" w:sz="0" w:space="0" w:color="auto"/>
        <w:bottom w:val="none" w:sz="0" w:space="0" w:color="auto"/>
        <w:right w:val="none" w:sz="0" w:space="0" w:color="auto"/>
      </w:divBdr>
    </w:div>
    <w:div w:id="68624834">
      <w:bodyDiv w:val="1"/>
      <w:marLeft w:val="0"/>
      <w:marRight w:val="0"/>
      <w:marTop w:val="0"/>
      <w:marBottom w:val="0"/>
      <w:divBdr>
        <w:top w:val="none" w:sz="0" w:space="0" w:color="auto"/>
        <w:left w:val="none" w:sz="0" w:space="0" w:color="auto"/>
        <w:bottom w:val="none" w:sz="0" w:space="0" w:color="auto"/>
        <w:right w:val="none" w:sz="0" w:space="0" w:color="auto"/>
      </w:divBdr>
    </w:div>
    <w:div w:id="68625771">
      <w:bodyDiv w:val="1"/>
      <w:marLeft w:val="0"/>
      <w:marRight w:val="0"/>
      <w:marTop w:val="0"/>
      <w:marBottom w:val="0"/>
      <w:divBdr>
        <w:top w:val="none" w:sz="0" w:space="0" w:color="auto"/>
        <w:left w:val="none" w:sz="0" w:space="0" w:color="auto"/>
        <w:bottom w:val="none" w:sz="0" w:space="0" w:color="auto"/>
        <w:right w:val="none" w:sz="0" w:space="0" w:color="auto"/>
      </w:divBdr>
    </w:div>
    <w:div w:id="69038520">
      <w:bodyDiv w:val="1"/>
      <w:marLeft w:val="0"/>
      <w:marRight w:val="0"/>
      <w:marTop w:val="0"/>
      <w:marBottom w:val="0"/>
      <w:divBdr>
        <w:top w:val="none" w:sz="0" w:space="0" w:color="auto"/>
        <w:left w:val="none" w:sz="0" w:space="0" w:color="auto"/>
        <w:bottom w:val="none" w:sz="0" w:space="0" w:color="auto"/>
        <w:right w:val="none" w:sz="0" w:space="0" w:color="auto"/>
      </w:divBdr>
    </w:div>
    <w:div w:id="69080522">
      <w:bodyDiv w:val="1"/>
      <w:marLeft w:val="0"/>
      <w:marRight w:val="0"/>
      <w:marTop w:val="0"/>
      <w:marBottom w:val="0"/>
      <w:divBdr>
        <w:top w:val="none" w:sz="0" w:space="0" w:color="auto"/>
        <w:left w:val="none" w:sz="0" w:space="0" w:color="auto"/>
        <w:bottom w:val="none" w:sz="0" w:space="0" w:color="auto"/>
        <w:right w:val="none" w:sz="0" w:space="0" w:color="auto"/>
      </w:divBdr>
    </w:div>
    <w:div w:id="70198611">
      <w:bodyDiv w:val="1"/>
      <w:marLeft w:val="0"/>
      <w:marRight w:val="0"/>
      <w:marTop w:val="0"/>
      <w:marBottom w:val="0"/>
      <w:divBdr>
        <w:top w:val="none" w:sz="0" w:space="0" w:color="auto"/>
        <w:left w:val="none" w:sz="0" w:space="0" w:color="auto"/>
        <w:bottom w:val="none" w:sz="0" w:space="0" w:color="auto"/>
        <w:right w:val="none" w:sz="0" w:space="0" w:color="auto"/>
      </w:divBdr>
    </w:div>
    <w:div w:id="70661595">
      <w:bodyDiv w:val="1"/>
      <w:marLeft w:val="0"/>
      <w:marRight w:val="0"/>
      <w:marTop w:val="0"/>
      <w:marBottom w:val="0"/>
      <w:divBdr>
        <w:top w:val="none" w:sz="0" w:space="0" w:color="auto"/>
        <w:left w:val="none" w:sz="0" w:space="0" w:color="auto"/>
        <w:bottom w:val="none" w:sz="0" w:space="0" w:color="auto"/>
        <w:right w:val="none" w:sz="0" w:space="0" w:color="auto"/>
      </w:divBdr>
    </w:div>
    <w:div w:id="70977704">
      <w:bodyDiv w:val="1"/>
      <w:marLeft w:val="0"/>
      <w:marRight w:val="0"/>
      <w:marTop w:val="0"/>
      <w:marBottom w:val="0"/>
      <w:divBdr>
        <w:top w:val="none" w:sz="0" w:space="0" w:color="auto"/>
        <w:left w:val="none" w:sz="0" w:space="0" w:color="auto"/>
        <w:bottom w:val="none" w:sz="0" w:space="0" w:color="auto"/>
        <w:right w:val="none" w:sz="0" w:space="0" w:color="auto"/>
      </w:divBdr>
    </w:div>
    <w:div w:id="71006950">
      <w:bodyDiv w:val="1"/>
      <w:marLeft w:val="0"/>
      <w:marRight w:val="0"/>
      <w:marTop w:val="0"/>
      <w:marBottom w:val="0"/>
      <w:divBdr>
        <w:top w:val="none" w:sz="0" w:space="0" w:color="auto"/>
        <w:left w:val="none" w:sz="0" w:space="0" w:color="auto"/>
        <w:bottom w:val="none" w:sz="0" w:space="0" w:color="auto"/>
        <w:right w:val="none" w:sz="0" w:space="0" w:color="auto"/>
      </w:divBdr>
    </w:div>
    <w:div w:id="71514063">
      <w:bodyDiv w:val="1"/>
      <w:marLeft w:val="0"/>
      <w:marRight w:val="0"/>
      <w:marTop w:val="0"/>
      <w:marBottom w:val="0"/>
      <w:divBdr>
        <w:top w:val="none" w:sz="0" w:space="0" w:color="auto"/>
        <w:left w:val="none" w:sz="0" w:space="0" w:color="auto"/>
        <w:bottom w:val="none" w:sz="0" w:space="0" w:color="auto"/>
        <w:right w:val="none" w:sz="0" w:space="0" w:color="auto"/>
      </w:divBdr>
    </w:div>
    <w:div w:id="72090220">
      <w:bodyDiv w:val="1"/>
      <w:marLeft w:val="0"/>
      <w:marRight w:val="0"/>
      <w:marTop w:val="0"/>
      <w:marBottom w:val="0"/>
      <w:divBdr>
        <w:top w:val="none" w:sz="0" w:space="0" w:color="auto"/>
        <w:left w:val="none" w:sz="0" w:space="0" w:color="auto"/>
        <w:bottom w:val="none" w:sz="0" w:space="0" w:color="auto"/>
        <w:right w:val="none" w:sz="0" w:space="0" w:color="auto"/>
      </w:divBdr>
    </w:div>
    <w:div w:id="72093789">
      <w:bodyDiv w:val="1"/>
      <w:marLeft w:val="0"/>
      <w:marRight w:val="0"/>
      <w:marTop w:val="0"/>
      <w:marBottom w:val="0"/>
      <w:divBdr>
        <w:top w:val="none" w:sz="0" w:space="0" w:color="auto"/>
        <w:left w:val="none" w:sz="0" w:space="0" w:color="auto"/>
        <w:bottom w:val="none" w:sz="0" w:space="0" w:color="auto"/>
        <w:right w:val="none" w:sz="0" w:space="0" w:color="auto"/>
      </w:divBdr>
    </w:div>
    <w:div w:id="72706420">
      <w:bodyDiv w:val="1"/>
      <w:marLeft w:val="0"/>
      <w:marRight w:val="0"/>
      <w:marTop w:val="0"/>
      <w:marBottom w:val="0"/>
      <w:divBdr>
        <w:top w:val="none" w:sz="0" w:space="0" w:color="auto"/>
        <w:left w:val="none" w:sz="0" w:space="0" w:color="auto"/>
        <w:bottom w:val="none" w:sz="0" w:space="0" w:color="auto"/>
        <w:right w:val="none" w:sz="0" w:space="0" w:color="auto"/>
      </w:divBdr>
    </w:div>
    <w:div w:id="72901107">
      <w:bodyDiv w:val="1"/>
      <w:marLeft w:val="0"/>
      <w:marRight w:val="0"/>
      <w:marTop w:val="0"/>
      <w:marBottom w:val="0"/>
      <w:divBdr>
        <w:top w:val="none" w:sz="0" w:space="0" w:color="auto"/>
        <w:left w:val="none" w:sz="0" w:space="0" w:color="auto"/>
        <w:bottom w:val="none" w:sz="0" w:space="0" w:color="auto"/>
        <w:right w:val="none" w:sz="0" w:space="0" w:color="auto"/>
      </w:divBdr>
    </w:div>
    <w:div w:id="73016096">
      <w:bodyDiv w:val="1"/>
      <w:marLeft w:val="0"/>
      <w:marRight w:val="0"/>
      <w:marTop w:val="0"/>
      <w:marBottom w:val="0"/>
      <w:divBdr>
        <w:top w:val="none" w:sz="0" w:space="0" w:color="auto"/>
        <w:left w:val="none" w:sz="0" w:space="0" w:color="auto"/>
        <w:bottom w:val="none" w:sz="0" w:space="0" w:color="auto"/>
        <w:right w:val="none" w:sz="0" w:space="0" w:color="auto"/>
      </w:divBdr>
    </w:div>
    <w:div w:id="74476401">
      <w:bodyDiv w:val="1"/>
      <w:marLeft w:val="0"/>
      <w:marRight w:val="0"/>
      <w:marTop w:val="0"/>
      <w:marBottom w:val="0"/>
      <w:divBdr>
        <w:top w:val="none" w:sz="0" w:space="0" w:color="auto"/>
        <w:left w:val="none" w:sz="0" w:space="0" w:color="auto"/>
        <w:bottom w:val="none" w:sz="0" w:space="0" w:color="auto"/>
        <w:right w:val="none" w:sz="0" w:space="0" w:color="auto"/>
      </w:divBdr>
    </w:div>
    <w:div w:id="75322036">
      <w:bodyDiv w:val="1"/>
      <w:marLeft w:val="0"/>
      <w:marRight w:val="0"/>
      <w:marTop w:val="0"/>
      <w:marBottom w:val="0"/>
      <w:divBdr>
        <w:top w:val="none" w:sz="0" w:space="0" w:color="auto"/>
        <w:left w:val="none" w:sz="0" w:space="0" w:color="auto"/>
        <w:bottom w:val="none" w:sz="0" w:space="0" w:color="auto"/>
        <w:right w:val="none" w:sz="0" w:space="0" w:color="auto"/>
      </w:divBdr>
    </w:div>
    <w:div w:id="75785058">
      <w:bodyDiv w:val="1"/>
      <w:marLeft w:val="0"/>
      <w:marRight w:val="0"/>
      <w:marTop w:val="0"/>
      <w:marBottom w:val="0"/>
      <w:divBdr>
        <w:top w:val="none" w:sz="0" w:space="0" w:color="auto"/>
        <w:left w:val="none" w:sz="0" w:space="0" w:color="auto"/>
        <w:bottom w:val="none" w:sz="0" w:space="0" w:color="auto"/>
        <w:right w:val="none" w:sz="0" w:space="0" w:color="auto"/>
      </w:divBdr>
    </w:div>
    <w:div w:id="76288268">
      <w:bodyDiv w:val="1"/>
      <w:marLeft w:val="0"/>
      <w:marRight w:val="0"/>
      <w:marTop w:val="0"/>
      <w:marBottom w:val="0"/>
      <w:divBdr>
        <w:top w:val="none" w:sz="0" w:space="0" w:color="auto"/>
        <w:left w:val="none" w:sz="0" w:space="0" w:color="auto"/>
        <w:bottom w:val="none" w:sz="0" w:space="0" w:color="auto"/>
        <w:right w:val="none" w:sz="0" w:space="0" w:color="auto"/>
      </w:divBdr>
    </w:div>
    <w:div w:id="76294134">
      <w:bodyDiv w:val="1"/>
      <w:marLeft w:val="0"/>
      <w:marRight w:val="0"/>
      <w:marTop w:val="0"/>
      <w:marBottom w:val="0"/>
      <w:divBdr>
        <w:top w:val="none" w:sz="0" w:space="0" w:color="auto"/>
        <w:left w:val="none" w:sz="0" w:space="0" w:color="auto"/>
        <w:bottom w:val="none" w:sz="0" w:space="0" w:color="auto"/>
        <w:right w:val="none" w:sz="0" w:space="0" w:color="auto"/>
      </w:divBdr>
    </w:div>
    <w:div w:id="76562119">
      <w:bodyDiv w:val="1"/>
      <w:marLeft w:val="0"/>
      <w:marRight w:val="0"/>
      <w:marTop w:val="0"/>
      <w:marBottom w:val="0"/>
      <w:divBdr>
        <w:top w:val="none" w:sz="0" w:space="0" w:color="auto"/>
        <w:left w:val="none" w:sz="0" w:space="0" w:color="auto"/>
        <w:bottom w:val="none" w:sz="0" w:space="0" w:color="auto"/>
        <w:right w:val="none" w:sz="0" w:space="0" w:color="auto"/>
      </w:divBdr>
    </w:div>
    <w:div w:id="77561327">
      <w:bodyDiv w:val="1"/>
      <w:marLeft w:val="0"/>
      <w:marRight w:val="0"/>
      <w:marTop w:val="0"/>
      <w:marBottom w:val="0"/>
      <w:divBdr>
        <w:top w:val="none" w:sz="0" w:space="0" w:color="auto"/>
        <w:left w:val="none" w:sz="0" w:space="0" w:color="auto"/>
        <w:bottom w:val="none" w:sz="0" w:space="0" w:color="auto"/>
        <w:right w:val="none" w:sz="0" w:space="0" w:color="auto"/>
      </w:divBdr>
    </w:div>
    <w:div w:id="78060467">
      <w:bodyDiv w:val="1"/>
      <w:marLeft w:val="0"/>
      <w:marRight w:val="0"/>
      <w:marTop w:val="0"/>
      <w:marBottom w:val="0"/>
      <w:divBdr>
        <w:top w:val="none" w:sz="0" w:space="0" w:color="auto"/>
        <w:left w:val="none" w:sz="0" w:space="0" w:color="auto"/>
        <w:bottom w:val="none" w:sz="0" w:space="0" w:color="auto"/>
        <w:right w:val="none" w:sz="0" w:space="0" w:color="auto"/>
      </w:divBdr>
    </w:div>
    <w:div w:id="78522235">
      <w:bodyDiv w:val="1"/>
      <w:marLeft w:val="0"/>
      <w:marRight w:val="0"/>
      <w:marTop w:val="0"/>
      <w:marBottom w:val="0"/>
      <w:divBdr>
        <w:top w:val="none" w:sz="0" w:space="0" w:color="auto"/>
        <w:left w:val="none" w:sz="0" w:space="0" w:color="auto"/>
        <w:bottom w:val="none" w:sz="0" w:space="0" w:color="auto"/>
        <w:right w:val="none" w:sz="0" w:space="0" w:color="auto"/>
      </w:divBdr>
    </w:div>
    <w:div w:id="78605498">
      <w:bodyDiv w:val="1"/>
      <w:marLeft w:val="0"/>
      <w:marRight w:val="0"/>
      <w:marTop w:val="0"/>
      <w:marBottom w:val="0"/>
      <w:divBdr>
        <w:top w:val="none" w:sz="0" w:space="0" w:color="auto"/>
        <w:left w:val="none" w:sz="0" w:space="0" w:color="auto"/>
        <w:bottom w:val="none" w:sz="0" w:space="0" w:color="auto"/>
        <w:right w:val="none" w:sz="0" w:space="0" w:color="auto"/>
      </w:divBdr>
    </w:div>
    <w:div w:id="79445881">
      <w:bodyDiv w:val="1"/>
      <w:marLeft w:val="0"/>
      <w:marRight w:val="0"/>
      <w:marTop w:val="0"/>
      <w:marBottom w:val="0"/>
      <w:divBdr>
        <w:top w:val="none" w:sz="0" w:space="0" w:color="auto"/>
        <w:left w:val="none" w:sz="0" w:space="0" w:color="auto"/>
        <w:bottom w:val="none" w:sz="0" w:space="0" w:color="auto"/>
        <w:right w:val="none" w:sz="0" w:space="0" w:color="auto"/>
      </w:divBdr>
    </w:div>
    <w:div w:id="79639527">
      <w:bodyDiv w:val="1"/>
      <w:marLeft w:val="0"/>
      <w:marRight w:val="0"/>
      <w:marTop w:val="0"/>
      <w:marBottom w:val="0"/>
      <w:divBdr>
        <w:top w:val="none" w:sz="0" w:space="0" w:color="auto"/>
        <w:left w:val="none" w:sz="0" w:space="0" w:color="auto"/>
        <w:bottom w:val="none" w:sz="0" w:space="0" w:color="auto"/>
        <w:right w:val="none" w:sz="0" w:space="0" w:color="auto"/>
      </w:divBdr>
    </w:div>
    <w:div w:id="79723267">
      <w:bodyDiv w:val="1"/>
      <w:marLeft w:val="0"/>
      <w:marRight w:val="0"/>
      <w:marTop w:val="0"/>
      <w:marBottom w:val="0"/>
      <w:divBdr>
        <w:top w:val="none" w:sz="0" w:space="0" w:color="auto"/>
        <w:left w:val="none" w:sz="0" w:space="0" w:color="auto"/>
        <w:bottom w:val="none" w:sz="0" w:space="0" w:color="auto"/>
        <w:right w:val="none" w:sz="0" w:space="0" w:color="auto"/>
      </w:divBdr>
    </w:div>
    <w:div w:id="80178395">
      <w:bodyDiv w:val="1"/>
      <w:marLeft w:val="0"/>
      <w:marRight w:val="0"/>
      <w:marTop w:val="0"/>
      <w:marBottom w:val="0"/>
      <w:divBdr>
        <w:top w:val="none" w:sz="0" w:space="0" w:color="auto"/>
        <w:left w:val="none" w:sz="0" w:space="0" w:color="auto"/>
        <w:bottom w:val="none" w:sz="0" w:space="0" w:color="auto"/>
        <w:right w:val="none" w:sz="0" w:space="0" w:color="auto"/>
      </w:divBdr>
    </w:div>
    <w:div w:id="80492918">
      <w:bodyDiv w:val="1"/>
      <w:marLeft w:val="0"/>
      <w:marRight w:val="0"/>
      <w:marTop w:val="0"/>
      <w:marBottom w:val="0"/>
      <w:divBdr>
        <w:top w:val="none" w:sz="0" w:space="0" w:color="auto"/>
        <w:left w:val="none" w:sz="0" w:space="0" w:color="auto"/>
        <w:bottom w:val="none" w:sz="0" w:space="0" w:color="auto"/>
        <w:right w:val="none" w:sz="0" w:space="0" w:color="auto"/>
      </w:divBdr>
    </w:div>
    <w:div w:id="81225621">
      <w:bodyDiv w:val="1"/>
      <w:marLeft w:val="0"/>
      <w:marRight w:val="0"/>
      <w:marTop w:val="0"/>
      <w:marBottom w:val="0"/>
      <w:divBdr>
        <w:top w:val="none" w:sz="0" w:space="0" w:color="auto"/>
        <w:left w:val="none" w:sz="0" w:space="0" w:color="auto"/>
        <w:bottom w:val="none" w:sz="0" w:space="0" w:color="auto"/>
        <w:right w:val="none" w:sz="0" w:space="0" w:color="auto"/>
      </w:divBdr>
    </w:div>
    <w:div w:id="81680475">
      <w:bodyDiv w:val="1"/>
      <w:marLeft w:val="0"/>
      <w:marRight w:val="0"/>
      <w:marTop w:val="0"/>
      <w:marBottom w:val="0"/>
      <w:divBdr>
        <w:top w:val="none" w:sz="0" w:space="0" w:color="auto"/>
        <w:left w:val="none" w:sz="0" w:space="0" w:color="auto"/>
        <w:bottom w:val="none" w:sz="0" w:space="0" w:color="auto"/>
        <w:right w:val="none" w:sz="0" w:space="0" w:color="auto"/>
      </w:divBdr>
    </w:div>
    <w:div w:id="81730246">
      <w:bodyDiv w:val="1"/>
      <w:marLeft w:val="0"/>
      <w:marRight w:val="0"/>
      <w:marTop w:val="0"/>
      <w:marBottom w:val="0"/>
      <w:divBdr>
        <w:top w:val="none" w:sz="0" w:space="0" w:color="auto"/>
        <w:left w:val="none" w:sz="0" w:space="0" w:color="auto"/>
        <w:bottom w:val="none" w:sz="0" w:space="0" w:color="auto"/>
        <w:right w:val="none" w:sz="0" w:space="0" w:color="auto"/>
      </w:divBdr>
    </w:div>
    <w:div w:id="81875415">
      <w:bodyDiv w:val="1"/>
      <w:marLeft w:val="0"/>
      <w:marRight w:val="0"/>
      <w:marTop w:val="0"/>
      <w:marBottom w:val="0"/>
      <w:divBdr>
        <w:top w:val="none" w:sz="0" w:space="0" w:color="auto"/>
        <w:left w:val="none" w:sz="0" w:space="0" w:color="auto"/>
        <w:bottom w:val="none" w:sz="0" w:space="0" w:color="auto"/>
        <w:right w:val="none" w:sz="0" w:space="0" w:color="auto"/>
      </w:divBdr>
    </w:div>
    <w:div w:id="82186038">
      <w:bodyDiv w:val="1"/>
      <w:marLeft w:val="0"/>
      <w:marRight w:val="0"/>
      <w:marTop w:val="0"/>
      <w:marBottom w:val="0"/>
      <w:divBdr>
        <w:top w:val="none" w:sz="0" w:space="0" w:color="auto"/>
        <w:left w:val="none" w:sz="0" w:space="0" w:color="auto"/>
        <w:bottom w:val="none" w:sz="0" w:space="0" w:color="auto"/>
        <w:right w:val="none" w:sz="0" w:space="0" w:color="auto"/>
      </w:divBdr>
    </w:div>
    <w:div w:id="82341731">
      <w:bodyDiv w:val="1"/>
      <w:marLeft w:val="0"/>
      <w:marRight w:val="0"/>
      <w:marTop w:val="0"/>
      <w:marBottom w:val="0"/>
      <w:divBdr>
        <w:top w:val="none" w:sz="0" w:space="0" w:color="auto"/>
        <w:left w:val="none" w:sz="0" w:space="0" w:color="auto"/>
        <w:bottom w:val="none" w:sz="0" w:space="0" w:color="auto"/>
        <w:right w:val="none" w:sz="0" w:space="0" w:color="auto"/>
      </w:divBdr>
    </w:div>
    <w:div w:id="82799048">
      <w:bodyDiv w:val="1"/>
      <w:marLeft w:val="0"/>
      <w:marRight w:val="0"/>
      <w:marTop w:val="0"/>
      <w:marBottom w:val="0"/>
      <w:divBdr>
        <w:top w:val="none" w:sz="0" w:space="0" w:color="auto"/>
        <w:left w:val="none" w:sz="0" w:space="0" w:color="auto"/>
        <w:bottom w:val="none" w:sz="0" w:space="0" w:color="auto"/>
        <w:right w:val="none" w:sz="0" w:space="0" w:color="auto"/>
      </w:divBdr>
    </w:div>
    <w:div w:id="83767083">
      <w:bodyDiv w:val="1"/>
      <w:marLeft w:val="0"/>
      <w:marRight w:val="0"/>
      <w:marTop w:val="0"/>
      <w:marBottom w:val="0"/>
      <w:divBdr>
        <w:top w:val="none" w:sz="0" w:space="0" w:color="auto"/>
        <w:left w:val="none" w:sz="0" w:space="0" w:color="auto"/>
        <w:bottom w:val="none" w:sz="0" w:space="0" w:color="auto"/>
        <w:right w:val="none" w:sz="0" w:space="0" w:color="auto"/>
      </w:divBdr>
    </w:div>
    <w:div w:id="83839859">
      <w:bodyDiv w:val="1"/>
      <w:marLeft w:val="0"/>
      <w:marRight w:val="0"/>
      <w:marTop w:val="0"/>
      <w:marBottom w:val="0"/>
      <w:divBdr>
        <w:top w:val="none" w:sz="0" w:space="0" w:color="auto"/>
        <w:left w:val="none" w:sz="0" w:space="0" w:color="auto"/>
        <w:bottom w:val="none" w:sz="0" w:space="0" w:color="auto"/>
        <w:right w:val="none" w:sz="0" w:space="0" w:color="auto"/>
      </w:divBdr>
    </w:div>
    <w:div w:id="84111981">
      <w:bodyDiv w:val="1"/>
      <w:marLeft w:val="0"/>
      <w:marRight w:val="0"/>
      <w:marTop w:val="0"/>
      <w:marBottom w:val="0"/>
      <w:divBdr>
        <w:top w:val="none" w:sz="0" w:space="0" w:color="auto"/>
        <w:left w:val="none" w:sz="0" w:space="0" w:color="auto"/>
        <w:bottom w:val="none" w:sz="0" w:space="0" w:color="auto"/>
        <w:right w:val="none" w:sz="0" w:space="0" w:color="auto"/>
      </w:divBdr>
      <w:divsChild>
        <w:div w:id="41100121">
          <w:marLeft w:val="640"/>
          <w:marRight w:val="0"/>
          <w:marTop w:val="0"/>
          <w:marBottom w:val="0"/>
          <w:divBdr>
            <w:top w:val="none" w:sz="0" w:space="0" w:color="auto"/>
            <w:left w:val="none" w:sz="0" w:space="0" w:color="auto"/>
            <w:bottom w:val="none" w:sz="0" w:space="0" w:color="auto"/>
            <w:right w:val="none" w:sz="0" w:space="0" w:color="auto"/>
          </w:divBdr>
        </w:div>
        <w:div w:id="104037796">
          <w:marLeft w:val="640"/>
          <w:marRight w:val="0"/>
          <w:marTop w:val="0"/>
          <w:marBottom w:val="0"/>
          <w:divBdr>
            <w:top w:val="none" w:sz="0" w:space="0" w:color="auto"/>
            <w:left w:val="none" w:sz="0" w:space="0" w:color="auto"/>
            <w:bottom w:val="none" w:sz="0" w:space="0" w:color="auto"/>
            <w:right w:val="none" w:sz="0" w:space="0" w:color="auto"/>
          </w:divBdr>
        </w:div>
        <w:div w:id="144517541">
          <w:marLeft w:val="640"/>
          <w:marRight w:val="0"/>
          <w:marTop w:val="0"/>
          <w:marBottom w:val="0"/>
          <w:divBdr>
            <w:top w:val="none" w:sz="0" w:space="0" w:color="auto"/>
            <w:left w:val="none" w:sz="0" w:space="0" w:color="auto"/>
            <w:bottom w:val="none" w:sz="0" w:space="0" w:color="auto"/>
            <w:right w:val="none" w:sz="0" w:space="0" w:color="auto"/>
          </w:divBdr>
        </w:div>
        <w:div w:id="224754964">
          <w:marLeft w:val="640"/>
          <w:marRight w:val="0"/>
          <w:marTop w:val="0"/>
          <w:marBottom w:val="0"/>
          <w:divBdr>
            <w:top w:val="none" w:sz="0" w:space="0" w:color="auto"/>
            <w:left w:val="none" w:sz="0" w:space="0" w:color="auto"/>
            <w:bottom w:val="none" w:sz="0" w:space="0" w:color="auto"/>
            <w:right w:val="none" w:sz="0" w:space="0" w:color="auto"/>
          </w:divBdr>
        </w:div>
        <w:div w:id="453905626">
          <w:marLeft w:val="640"/>
          <w:marRight w:val="0"/>
          <w:marTop w:val="0"/>
          <w:marBottom w:val="0"/>
          <w:divBdr>
            <w:top w:val="none" w:sz="0" w:space="0" w:color="auto"/>
            <w:left w:val="none" w:sz="0" w:space="0" w:color="auto"/>
            <w:bottom w:val="none" w:sz="0" w:space="0" w:color="auto"/>
            <w:right w:val="none" w:sz="0" w:space="0" w:color="auto"/>
          </w:divBdr>
        </w:div>
        <w:div w:id="545220229">
          <w:marLeft w:val="640"/>
          <w:marRight w:val="0"/>
          <w:marTop w:val="0"/>
          <w:marBottom w:val="0"/>
          <w:divBdr>
            <w:top w:val="none" w:sz="0" w:space="0" w:color="auto"/>
            <w:left w:val="none" w:sz="0" w:space="0" w:color="auto"/>
            <w:bottom w:val="none" w:sz="0" w:space="0" w:color="auto"/>
            <w:right w:val="none" w:sz="0" w:space="0" w:color="auto"/>
          </w:divBdr>
        </w:div>
        <w:div w:id="566233311">
          <w:marLeft w:val="640"/>
          <w:marRight w:val="0"/>
          <w:marTop w:val="0"/>
          <w:marBottom w:val="0"/>
          <w:divBdr>
            <w:top w:val="none" w:sz="0" w:space="0" w:color="auto"/>
            <w:left w:val="none" w:sz="0" w:space="0" w:color="auto"/>
            <w:bottom w:val="none" w:sz="0" w:space="0" w:color="auto"/>
            <w:right w:val="none" w:sz="0" w:space="0" w:color="auto"/>
          </w:divBdr>
        </w:div>
        <w:div w:id="597101436">
          <w:marLeft w:val="640"/>
          <w:marRight w:val="0"/>
          <w:marTop w:val="0"/>
          <w:marBottom w:val="0"/>
          <w:divBdr>
            <w:top w:val="none" w:sz="0" w:space="0" w:color="auto"/>
            <w:left w:val="none" w:sz="0" w:space="0" w:color="auto"/>
            <w:bottom w:val="none" w:sz="0" w:space="0" w:color="auto"/>
            <w:right w:val="none" w:sz="0" w:space="0" w:color="auto"/>
          </w:divBdr>
        </w:div>
        <w:div w:id="700133505">
          <w:marLeft w:val="640"/>
          <w:marRight w:val="0"/>
          <w:marTop w:val="0"/>
          <w:marBottom w:val="0"/>
          <w:divBdr>
            <w:top w:val="none" w:sz="0" w:space="0" w:color="auto"/>
            <w:left w:val="none" w:sz="0" w:space="0" w:color="auto"/>
            <w:bottom w:val="none" w:sz="0" w:space="0" w:color="auto"/>
            <w:right w:val="none" w:sz="0" w:space="0" w:color="auto"/>
          </w:divBdr>
        </w:div>
        <w:div w:id="702753600">
          <w:marLeft w:val="640"/>
          <w:marRight w:val="0"/>
          <w:marTop w:val="0"/>
          <w:marBottom w:val="0"/>
          <w:divBdr>
            <w:top w:val="none" w:sz="0" w:space="0" w:color="auto"/>
            <w:left w:val="none" w:sz="0" w:space="0" w:color="auto"/>
            <w:bottom w:val="none" w:sz="0" w:space="0" w:color="auto"/>
            <w:right w:val="none" w:sz="0" w:space="0" w:color="auto"/>
          </w:divBdr>
        </w:div>
        <w:div w:id="769157580">
          <w:marLeft w:val="640"/>
          <w:marRight w:val="0"/>
          <w:marTop w:val="0"/>
          <w:marBottom w:val="0"/>
          <w:divBdr>
            <w:top w:val="none" w:sz="0" w:space="0" w:color="auto"/>
            <w:left w:val="none" w:sz="0" w:space="0" w:color="auto"/>
            <w:bottom w:val="none" w:sz="0" w:space="0" w:color="auto"/>
            <w:right w:val="none" w:sz="0" w:space="0" w:color="auto"/>
          </w:divBdr>
        </w:div>
        <w:div w:id="803540451">
          <w:marLeft w:val="640"/>
          <w:marRight w:val="0"/>
          <w:marTop w:val="0"/>
          <w:marBottom w:val="0"/>
          <w:divBdr>
            <w:top w:val="none" w:sz="0" w:space="0" w:color="auto"/>
            <w:left w:val="none" w:sz="0" w:space="0" w:color="auto"/>
            <w:bottom w:val="none" w:sz="0" w:space="0" w:color="auto"/>
            <w:right w:val="none" w:sz="0" w:space="0" w:color="auto"/>
          </w:divBdr>
        </w:div>
        <w:div w:id="942567959">
          <w:marLeft w:val="640"/>
          <w:marRight w:val="0"/>
          <w:marTop w:val="0"/>
          <w:marBottom w:val="0"/>
          <w:divBdr>
            <w:top w:val="none" w:sz="0" w:space="0" w:color="auto"/>
            <w:left w:val="none" w:sz="0" w:space="0" w:color="auto"/>
            <w:bottom w:val="none" w:sz="0" w:space="0" w:color="auto"/>
            <w:right w:val="none" w:sz="0" w:space="0" w:color="auto"/>
          </w:divBdr>
        </w:div>
        <w:div w:id="1015379451">
          <w:marLeft w:val="640"/>
          <w:marRight w:val="0"/>
          <w:marTop w:val="0"/>
          <w:marBottom w:val="0"/>
          <w:divBdr>
            <w:top w:val="none" w:sz="0" w:space="0" w:color="auto"/>
            <w:left w:val="none" w:sz="0" w:space="0" w:color="auto"/>
            <w:bottom w:val="none" w:sz="0" w:space="0" w:color="auto"/>
            <w:right w:val="none" w:sz="0" w:space="0" w:color="auto"/>
          </w:divBdr>
        </w:div>
        <w:div w:id="1073964194">
          <w:marLeft w:val="640"/>
          <w:marRight w:val="0"/>
          <w:marTop w:val="0"/>
          <w:marBottom w:val="0"/>
          <w:divBdr>
            <w:top w:val="none" w:sz="0" w:space="0" w:color="auto"/>
            <w:left w:val="none" w:sz="0" w:space="0" w:color="auto"/>
            <w:bottom w:val="none" w:sz="0" w:space="0" w:color="auto"/>
            <w:right w:val="none" w:sz="0" w:space="0" w:color="auto"/>
          </w:divBdr>
        </w:div>
        <w:div w:id="1088185965">
          <w:marLeft w:val="640"/>
          <w:marRight w:val="0"/>
          <w:marTop w:val="0"/>
          <w:marBottom w:val="0"/>
          <w:divBdr>
            <w:top w:val="none" w:sz="0" w:space="0" w:color="auto"/>
            <w:left w:val="none" w:sz="0" w:space="0" w:color="auto"/>
            <w:bottom w:val="none" w:sz="0" w:space="0" w:color="auto"/>
            <w:right w:val="none" w:sz="0" w:space="0" w:color="auto"/>
          </w:divBdr>
        </w:div>
        <w:div w:id="1105229805">
          <w:marLeft w:val="640"/>
          <w:marRight w:val="0"/>
          <w:marTop w:val="0"/>
          <w:marBottom w:val="0"/>
          <w:divBdr>
            <w:top w:val="none" w:sz="0" w:space="0" w:color="auto"/>
            <w:left w:val="none" w:sz="0" w:space="0" w:color="auto"/>
            <w:bottom w:val="none" w:sz="0" w:space="0" w:color="auto"/>
            <w:right w:val="none" w:sz="0" w:space="0" w:color="auto"/>
          </w:divBdr>
        </w:div>
        <w:div w:id="1111633604">
          <w:marLeft w:val="640"/>
          <w:marRight w:val="0"/>
          <w:marTop w:val="0"/>
          <w:marBottom w:val="0"/>
          <w:divBdr>
            <w:top w:val="none" w:sz="0" w:space="0" w:color="auto"/>
            <w:left w:val="none" w:sz="0" w:space="0" w:color="auto"/>
            <w:bottom w:val="none" w:sz="0" w:space="0" w:color="auto"/>
            <w:right w:val="none" w:sz="0" w:space="0" w:color="auto"/>
          </w:divBdr>
        </w:div>
        <w:div w:id="1113868237">
          <w:marLeft w:val="640"/>
          <w:marRight w:val="0"/>
          <w:marTop w:val="0"/>
          <w:marBottom w:val="0"/>
          <w:divBdr>
            <w:top w:val="none" w:sz="0" w:space="0" w:color="auto"/>
            <w:left w:val="none" w:sz="0" w:space="0" w:color="auto"/>
            <w:bottom w:val="none" w:sz="0" w:space="0" w:color="auto"/>
            <w:right w:val="none" w:sz="0" w:space="0" w:color="auto"/>
          </w:divBdr>
        </w:div>
        <w:div w:id="1166165355">
          <w:marLeft w:val="640"/>
          <w:marRight w:val="0"/>
          <w:marTop w:val="0"/>
          <w:marBottom w:val="0"/>
          <w:divBdr>
            <w:top w:val="none" w:sz="0" w:space="0" w:color="auto"/>
            <w:left w:val="none" w:sz="0" w:space="0" w:color="auto"/>
            <w:bottom w:val="none" w:sz="0" w:space="0" w:color="auto"/>
            <w:right w:val="none" w:sz="0" w:space="0" w:color="auto"/>
          </w:divBdr>
        </w:div>
        <w:div w:id="1180852573">
          <w:marLeft w:val="640"/>
          <w:marRight w:val="0"/>
          <w:marTop w:val="0"/>
          <w:marBottom w:val="0"/>
          <w:divBdr>
            <w:top w:val="none" w:sz="0" w:space="0" w:color="auto"/>
            <w:left w:val="none" w:sz="0" w:space="0" w:color="auto"/>
            <w:bottom w:val="none" w:sz="0" w:space="0" w:color="auto"/>
            <w:right w:val="none" w:sz="0" w:space="0" w:color="auto"/>
          </w:divBdr>
        </w:div>
        <w:div w:id="1198274270">
          <w:marLeft w:val="640"/>
          <w:marRight w:val="0"/>
          <w:marTop w:val="0"/>
          <w:marBottom w:val="0"/>
          <w:divBdr>
            <w:top w:val="none" w:sz="0" w:space="0" w:color="auto"/>
            <w:left w:val="none" w:sz="0" w:space="0" w:color="auto"/>
            <w:bottom w:val="none" w:sz="0" w:space="0" w:color="auto"/>
            <w:right w:val="none" w:sz="0" w:space="0" w:color="auto"/>
          </w:divBdr>
        </w:div>
        <w:div w:id="1252855721">
          <w:marLeft w:val="640"/>
          <w:marRight w:val="0"/>
          <w:marTop w:val="0"/>
          <w:marBottom w:val="0"/>
          <w:divBdr>
            <w:top w:val="none" w:sz="0" w:space="0" w:color="auto"/>
            <w:left w:val="none" w:sz="0" w:space="0" w:color="auto"/>
            <w:bottom w:val="none" w:sz="0" w:space="0" w:color="auto"/>
            <w:right w:val="none" w:sz="0" w:space="0" w:color="auto"/>
          </w:divBdr>
        </w:div>
        <w:div w:id="1291086020">
          <w:marLeft w:val="640"/>
          <w:marRight w:val="0"/>
          <w:marTop w:val="0"/>
          <w:marBottom w:val="0"/>
          <w:divBdr>
            <w:top w:val="none" w:sz="0" w:space="0" w:color="auto"/>
            <w:left w:val="none" w:sz="0" w:space="0" w:color="auto"/>
            <w:bottom w:val="none" w:sz="0" w:space="0" w:color="auto"/>
            <w:right w:val="none" w:sz="0" w:space="0" w:color="auto"/>
          </w:divBdr>
        </w:div>
        <w:div w:id="1434324489">
          <w:marLeft w:val="640"/>
          <w:marRight w:val="0"/>
          <w:marTop w:val="0"/>
          <w:marBottom w:val="0"/>
          <w:divBdr>
            <w:top w:val="none" w:sz="0" w:space="0" w:color="auto"/>
            <w:left w:val="none" w:sz="0" w:space="0" w:color="auto"/>
            <w:bottom w:val="none" w:sz="0" w:space="0" w:color="auto"/>
            <w:right w:val="none" w:sz="0" w:space="0" w:color="auto"/>
          </w:divBdr>
        </w:div>
        <w:div w:id="1579246692">
          <w:marLeft w:val="640"/>
          <w:marRight w:val="0"/>
          <w:marTop w:val="0"/>
          <w:marBottom w:val="0"/>
          <w:divBdr>
            <w:top w:val="none" w:sz="0" w:space="0" w:color="auto"/>
            <w:left w:val="none" w:sz="0" w:space="0" w:color="auto"/>
            <w:bottom w:val="none" w:sz="0" w:space="0" w:color="auto"/>
            <w:right w:val="none" w:sz="0" w:space="0" w:color="auto"/>
          </w:divBdr>
        </w:div>
        <w:div w:id="1613198566">
          <w:marLeft w:val="640"/>
          <w:marRight w:val="0"/>
          <w:marTop w:val="0"/>
          <w:marBottom w:val="0"/>
          <w:divBdr>
            <w:top w:val="none" w:sz="0" w:space="0" w:color="auto"/>
            <w:left w:val="none" w:sz="0" w:space="0" w:color="auto"/>
            <w:bottom w:val="none" w:sz="0" w:space="0" w:color="auto"/>
            <w:right w:val="none" w:sz="0" w:space="0" w:color="auto"/>
          </w:divBdr>
        </w:div>
        <w:div w:id="1715037267">
          <w:marLeft w:val="640"/>
          <w:marRight w:val="0"/>
          <w:marTop w:val="0"/>
          <w:marBottom w:val="0"/>
          <w:divBdr>
            <w:top w:val="none" w:sz="0" w:space="0" w:color="auto"/>
            <w:left w:val="none" w:sz="0" w:space="0" w:color="auto"/>
            <w:bottom w:val="none" w:sz="0" w:space="0" w:color="auto"/>
            <w:right w:val="none" w:sz="0" w:space="0" w:color="auto"/>
          </w:divBdr>
        </w:div>
        <w:div w:id="1818912346">
          <w:marLeft w:val="640"/>
          <w:marRight w:val="0"/>
          <w:marTop w:val="0"/>
          <w:marBottom w:val="0"/>
          <w:divBdr>
            <w:top w:val="none" w:sz="0" w:space="0" w:color="auto"/>
            <w:left w:val="none" w:sz="0" w:space="0" w:color="auto"/>
            <w:bottom w:val="none" w:sz="0" w:space="0" w:color="auto"/>
            <w:right w:val="none" w:sz="0" w:space="0" w:color="auto"/>
          </w:divBdr>
        </w:div>
        <w:div w:id="2065369487">
          <w:marLeft w:val="640"/>
          <w:marRight w:val="0"/>
          <w:marTop w:val="0"/>
          <w:marBottom w:val="0"/>
          <w:divBdr>
            <w:top w:val="none" w:sz="0" w:space="0" w:color="auto"/>
            <w:left w:val="none" w:sz="0" w:space="0" w:color="auto"/>
            <w:bottom w:val="none" w:sz="0" w:space="0" w:color="auto"/>
            <w:right w:val="none" w:sz="0" w:space="0" w:color="auto"/>
          </w:divBdr>
        </w:div>
        <w:div w:id="2080059356">
          <w:marLeft w:val="640"/>
          <w:marRight w:val="0"/>
          <w:marTop w:val="0"/>
          <w:marBottom w:val="0"/>
          <w:divBdr>
            <w:top w:val="none" w:sz="0" w:space="0" w:color="auto"/>
            <w:left w:val="none" w:sz="0" w:space="0" w:color="auto"/>
            <w:bottom w:val="none" w:sz="0" w:space="0" w:color="auto"/>
            <w:right w:val="none" w:sz="0" w:space="0" w:color="auto"/>
          </w:divBdr>
        </w:div>
      </w:divsChild>
    </w:div>
    <w:div w:id="84809184">
      <w:bodyDiv w:val="1"/>
      <w:marLeft w:val="0"/>
      <w:marRight w:val="0"/>
      <w:marTop w:val="0"/>
      <w:marBottom w:val="0"/>
      <w:divBdr>
        <w:top w:val="none" w:sz="0" w:space="0" w:color="auto"/>
        <w:left w:val="none" w:sz="0" w:space="0" w:color="auto"/>
        <w:bottom w:val="none" w:sz="0" w:space="0" w:color="auto"/>
        <w:right w:val="none" w:sz="0" w:space="0" w:color="auto"/>
      </w:divBdr>
    </w:div>
    <w:div w:id="85152353">
      <w:bodyDiv w:val="1"/>
      <w:marLeft w:val="0"/>
      <w:marRight w:val="0"/>
      <w:marTop w:val="0"/>
      <w:marBottom w:val="0"/>
      <w:divBdr>
        <w:top w:val="none" w:sz="0" w:space="0" w:color="auto"/>
        <w:left w:val="none" w:sz="0" w:space="0" w:color="auto"/>
        <w:bottom w:val="none" w:sz="0" w:space="0" w:color="auto"/>
        <w:right w:val="none" w:sz="0" w:space="0" w:color="auto"/>
      </w:divBdr>
    </w:div>
    <w:div w:id="85929428">
      <w:bodyDiv w:val="1"/>
      <w:marLeft w:val="0"/>
      <w:marRight w:val="0"/>
      <w:marTop w:val="0"/>
      <w:marBottom w:val="0"/>
      <w:divBdr>
        <w:top w:val="none" w:sz="0" w:space="0" w:color="auto"/>
        <w:left w:val="none" w:sz="0" w:space="0" w:color="auto"/>
        <w:bottom w:val="none" w:sz="0" w:space="0" w:color="auto"/>
        <w:right w:val="none" w:sz="0" w:space="0" w:color="auto"/>
      </w:divBdr>
    </w:div>
    <w:div w:id="86922668">
      <w:bodyDiv w:val="1"/>
      <w:marLeft w:val="0"/>
      <w:marRight w:val="0"/>
      <w:marTop w:val="0"/>
      <w:marBottom w:val="0"/>
      <w:divBdr>
        <w:top w:val="none" w:sz="0" w:space="0" w:color="auto"/>
        <w:left w:val="none" w:sz="0" w:space="0" w:color="auto"/>
        <w:bottom w:val="none" w:sz="0" w:space="0" w:color="auto"/>
        <w:right w:val="none" w:sz="0" w:space="0" w:color="auto"/>
      </w:divBdr>
    </w:div>
    <w:div w:id="86927468">
      <w:bodyDiv w:val="1"/>
      <w:marLeft w:val="0"/>
      <w:marRight w:val="0"/>
      <w:marTop w:val="0"/>
      <w:marBottom w:val="0"/>
      <w:divBdr>
        <w:top w:val="none" w:sz="0" w:space="0" w:color="auto"/>
        <w:left w:val="none" w:sz="0" w:space="0" w:color="auto"/>
        <w:bottom w:val="none" w:sz="0" w:space="0" w:color="auto"/>
        <w:right w:val="none" w:sz="0" w:space="0" w:color="auto"/>
      </w:divBdr>
    </w:div>
    <w:div w:id="87043527">
      <w:bodyDiv w:val="1"/>
      <w:marLeft w:val="0"/>
      <w:marRight w:val="0"/>
      <w:marTop w:val="0"/>
      <w:marBottom w:val="0"/>
      <w:divBdr>
        <w:top w:val="none" w:sz="0" w:space="0" w:color="auto"/>
        <w:left w:val="none" w:sz="0" w:space="0" w:color="auto"/>
        <w:bottom w:val="none" w:sz="0" w:space="0" w:color="auto"/>
        <w:right w:val="none" w:sz="0" w:space="0" w:color="auto"/>
      </w:divBdr>
    </w:div>
    <w:div w:id="87236769">
      <w:bodyDiv w:val="1"/>
      <w:marLeft w:val="0"/>
      <w:marRight w:val="0"/>
      <w:marTop w:val="0"/>
      <w:marBottom w:val="0"/>
      <w:divBdr>
        <w:top w:val="none" w:sz="0" w:space="0" w:color="auto"/>
        <w:left w:val="none" w:sz="0" w:space="0" w:color="auto"/>
        <w:bottom w:val="none" w:sz="0" w:space="0" w:color="auto"/>
        <w:right w:val="none" w:sz="0" w:space="0" w:color="auto"/>
      </w:divBdr>
    </w:div>
    <w:div w:id="87582771">
      <w:bodyDiv w:val="1"/>
      <w:marLeft w:val="0"/>
      <w:marRight w:val="0"/>
      <w:marTop w:val="0"/>
      <w:marBottom w:val="0"/>
      <w:divBdr>
        <w:top w:val="none" w:sz="0" w:space="0" w:color="auto"/>
        <w:left w:val="none" w:sz="0" w:space="0" w:color="auto"/>
        <w:bottom w:val="none" w:sz="0" w:space="0" w:color="auto"/>
        <w:right w:val="none" w:sz="0" w:space="0" w:color="auto"/>
      </w:divBdr>
    </w:div>
    <w:div w:id="87894254">
      <w:bodyDiv w:val="1"/>
      <w:marLeft w:val="0"/>
      <w:marRight w:val="0"/>
      <w:marTop w:val="0"/>
      <w:marBottom w:val="0"/>
      <w:divBdr>
        <w:top w:val="none" w:sz="0" w:space="0" w:color="auto"/>
        <w:left w:val="none" w:sz="0" w:space="0" w:color="auto"/>
        <w:bottom w:val="none" w:sz="0" w:space="0" w:color="auto"/>
        <w:right w:val="none" w:sz="0" w:space="0" w:color="auto"/>
      </w:divBdr>
    </w:div>
    <w:div w:id="89549802">
      <w:bodyDiv w:val="1"/>
      <w:marLeft w:val="0"/>
      <w:marRight w:val="0"/>
      <w:marTop w:val="0"/>
      <w:marBottom w:val="0"/>
      <w:divBdr>
        <w:top w:val="none" w:sz="0" w:space="0" w:color="auto"/>
        <w:left w:val="none" w:sz="0" w:space="0" w:color="auto"/>
        <w:bottom w:val="none" w:sz="0" w:space="0" w:color="auto"/>
        <w:right w:val="none" w:sz="0" w:space="0" w:color="auto"/>
      </w:divBdr>
    </w:div>
    <w:div w:id="89665674">
      <w:bodyDiv w:val="1"/>
      <w:marLeft w:val="0"/>
      <w:marRight w:val="0"/>
      <w:marTop w:val="0"/>
      <w:marBottom w:val="0"/>
      <w:divBdr>
        <w:top w:val="none" w:sz="0" w:space="0" w:color="auto"/>
        <w:left w:val="none" w:sz="0" w:space="0" w:color="auto"/>
        <w:bottom w:val="none" w:sz="0" w:space="0" w:color="auto"/>
        <w:right w:val="none" w:sz="0" w:space="0" w:color="auto"/>
      </w:divBdr>
    </w:div>
    <w:div w:id="91170690">
      <w:bodyDiv w:val="1"/>
      <w:marLeft w:val="0"/>
      <w:marRight w:val="0"/>
      <w:marTop w:val="0"/>
      <w:marBottom w:val="0"/>
      <w:divBdr>
        <w:top w:val="none" w:sz="0" w:space="0" w:color="auto"/>
        <w:left w:val="none" w:sz="0" w:space="0" w:color="auto"/>
        <w:bottom w:val="none" w:sz="0" w:space="0" w:color="auto"/>
        <w:right w:val="none" w:sz="0" w:space="0" w:color="auto"/>
      </w:divBdr>
    </w:div>
    <w:div w:id="91247168">
      <w:bodyDiv w:val="1"/>
      <w:marLeft w:val="0"/>
      <w:marRight w:val="0"/>
      <w:marTop w:val="0"/>
      <w:marBottom w:val="0"/>
      <w:divBdr>
        <w:top w:val="none" w:sz="0" w:space="0" w:color="auto"/>
        <w:left w:val="none" w:sz="0" w:space="0" w:color="auto"/>
        <w:bottom w:val="none" w:sz="0" w:space="0" w:color="auto"/>
        <w:right w:val="none" w:sz="0" w:space="0" w:color="auto"/>
      </w:divBdr>
    </w:div>
    <w:div w:id="91819976">
      <w:bodyDiv w:val="1"/>
      <w:marLeft w:val="0"/>
      <w:marRight w:val="0"/>
      <w:marTop w:val="0"/>
      <w:marBottom w:val="0"/>
      <w:divBdr>
        <w:top w:val="none" w:sz="0" w:space="0" w:color="auto"/>
        <w:left w:val="none" w:sz="0" w:space="0" w:color="auto"/>
        <w:bottom w:val="none" w:sz="0" w:space="0" w:color="auto"/>
        <w:right w:val="none" w:sz="0" w:space="0" w:color="auto"/>
      </w:divBdr>
    </w:div>
    <w:div w:id="91971657">
      <w:bodyDiv w:val="1"/>
      <w:marLeft w:val="0"/>
      <w:marRight w:val="0"/>
      <w:marTop w:val="0"/>
      <w:marBottom w:val="0"/>
      <w:divBdr>
        <w:top w:val="none" w:sz="0" w:space="0" w:color="auto"/>
        <w:left w:val="none" w:sz="0" w:space="0" w:color="auto"/>
        <w:bottom w:val="none" w:sz="0" w:space="0" w:color="auto"/>
        <w:right w:val="none" w:sz="0" w:space="0" w:color="auto"/>
      </w:divBdr>
    </w:div>
    <w:div w:id="91974658">
      <w:bodyDiv w:val="1"/>
      <w:marLeft w:val="0"/>
      <w:marRight w:val="0"/>
      <w:marTop w:val="0"/>
      <w:marBottom w:val="0"/>
      <w:divBdr>
        <w:top w:val="none" w:sz="0" w:space="0" w:color="auto"/>
        <w:left w:val="none" w:sz="0" w:space="0" w:color="auto"/>
        <w:bottom w:val="none" w:sz="0" w:space="0" w:color="auto"/>
        <w:right w:val="none" w:sz="0" w:space="0" w:color="auto"/>
      </w:divBdr>
    </w:div>
    <w:div w:id="92282943">
      <w:bodyDiv w:val="1"/>
      <w:marLeft w:val="0"/>
      <w:marRight w:val="0"/>
      <w:marTop w:val="0"/>
      <w:marBottom w:val="0"/>
      <w:divBdr>
        <w:top w:val="none" w:sz="0" w:space="0" w:color="auto"/>
        <w:left w:val="none" w:sz="0" w:space="0" w:color="auto"/>
        <w:bottom w:val="none" w:sz="0" w:space="0" w:color="auto"/>
        <w:right w:val="none" w:sz="0" w:space="0" w:color="auto"/>
      </w:divBdr>
    </w:div>
    <w:div w:id="92753227">
      <w:bodyDiv w:val="1"/>
      <w:marLeft w:val="0"/>
      <w:marRight w:val="0"/>
      <w:marTop w:val="0"/>
      <w:marBottom w:val="0"/>
      <w:divBdr>
        <w:top w:val="none" w:sz="0" w:space="0" w:color="auto"/>
        <w:left w:val="none" w:sz="0" w:space="0" w:color="auto"/>
        <w:bottom w:val="none" w:sz="0" w:space="0" w:color="auto"/>
        <w:right w:val="none" w:sz="0" w:space="0" w:color="auto"/>
      </w:divBdr>
    </w:div>
    <w:div w:id="93330289">
      <w:bodyDiv w:val="1"/>
      <w:marLeft w:val="0"/>
      <w:marRight w:val="0"/>
      <w:marTop w:val="0"/>
      <w:marBottom w:val="0"/>
      <w:divBdr>
        <w:top w:val="none" w:sz="0" w:space="0" w:color="auto"/>
        <w:left w:val="none" w:sz="0" w:space="0" w:color="auto"/>
        <w:bottom w:val="none" w:sz="0" w:space="0" w:color="auto"/>
        <w:right w:val="none" w:sz="0" w:space="0" w:color="auto"/>
      </w:divBdr>
    </w:div>
    <w:div w:id="94181868">
      <w:bodyDiv w:val="1"/>
      <w:marLeft w:val="0"/>
      <w:marRight w:val="0"/>
      <w:marTop w:val="0"/>
      <w:marBottom w:val="0"/>
      <w:divBdr>
        <w:top w:val="none" w:sz="0" w:space="0" w:color="auto"/>
        <w:left w:val="none" w:sz="0" w:space="0" w:color="auto"/>
        <w:bottom w:val="none" w:sz="0" w:space="0" w:color="auto"/>
        <w:right w:val="none" w:sz="0" w:space="0" w:color="auto"/>
      </w:divBdr>
    </w:div>
    <w:div w:id="94399648">
      <w:bodyDiv w:val="1"/>
      <w:marLeft w:val="0"/>
      <w:marRight w:val="0"/>
      <w:marTop w:val="0"/>
      <w:marBottom w:val="0"/>
      <w:divBdr>
        <w:top w:val="none" w:sz="0" w:space="0" w:color="auto"/>
        <w:left w:val="none" w:sz="0" w:space="0" w:color="auto"/>
        <w:bottom w:val="none" w:sz="0" w:space="0" w:color="auto"/>
        <w:right w:val="none" w:sz="0" w:space="0" w:color="auto"/>
      </w:divBdr>
    </w:div>
    <w:div w:id="94594173">
      <w:bodyDiv w:val="1"/>
      <w:marLeft w:val="0"/>
      <w:marRight w:val="0"/>
      <w:marTop w:val="0"/>
      <w:marBottom w:val="0"/>
      <w:divBdr>
        <w:top w:val="none" w:sz="0" w:space="0" w:color="auto"/>
        <w:left w:val="none" w:sz="0" w:space="0" w:color="auto"/>
        <w:bottom w:val="none" w:sz="0" w:space="0" w:color="auto"/>
        <w:right w:val="none" w:sz="0" w:space="0" w:color="auto"/>
      </w:divBdr>
    </w:div>
    <w:div w:id="95181050">
      <w:bodyDiv w:val="1"/>
      <w:marLeft w:val="0"/>
      <w:marRight w:val="0"/>
      <w:marTop w:val="0"/>
      <w:marBottom w:val="0"/>
      <w:divBdr>
        <w:top w:val="none" w:sz="0" w:space="0" w:color="auto"/>
        <w:left w:val="none" w:sz="0" w:space="0" w:color="auto"/>
        <w:bottom w:val="none" w:sz="0" w:space="0" w:color="auto"/>
        <w:right w:val="none" w:sz="0" w:space="0" w:color="auto"/>
      </w:divBdr>
    </w:div>
    <w:div w:id="95441546">
      <w:bodyDiv w:val="1"/>
      <w:marLeft w:val="0"/>
      <w:marRight w:val="0"/>
      <w:marTop w:val="0"/>
      <w:marBottom w:val="0"/>
      <w:divBdr>
        <w:top w:val="none" w:sz="0" w:space="0" w:color="auto"/>
        <w:left w:val="none" w:sz="0" w:space="0" w:color="auto"/>
        <w:bottom w:val="none" w:sz="0" w:space="0" w:color="auto"/>
        <w:right w:val="none" w:sz="0" w:space="0" w:color="auto"/>
      </w:divBdr>
    </w:div>
    <w:div w:id="95487764">
      <w:bodyDiv w:val="1"/>
      <w:marLeft w:val="0"/>
      <w:marRight w:val="0"/>
      <w:marTop w:val="0"/>
      <w:marBottom w:val="0"/>
      <w:divBdr>
        <w:top w:val="none" w:sz="0" w:space="0" w:color="auto"/>
        <w:left w:val="none" w:sz="0" w:space="0" w:color="auto"/>
        <w:bottom w:val="none" w:sz="0" w:space="0" w:color="auto"/>
        <w:right w:val="none" w:sz="0" w:space="0" w:color="auto"/>
      </w:divBdr>
    </w:div>
    <w:div w:id="96025214">
      <w:bodyDiv w:val="1"/>
      <w:marLeft w:val="0"/>
      <w:marRight w:val="0"/>
      <w:marTop w:val="0"/>
      <w:marBottom w:val="0"/>
      <w:divBdr>
        <w:top w:val="none" w:sz="0" w:space="0" w:color="auto"/>
        <w:left w:val="none" w:sz="0" w:space="0" w:color="auto"/>
        <w:bottom w:val="none" w:sz="0" w:space="0" w:color="auto"/>
        <w:right w:val="none" w:sz="0" w:space="0" w:color="auto"/>
      </w:divBdr>
    </w:div>
    <w:div w:id="96099210">
      <w:bodyDiv w:val="1"/>
      <w:marLeft w:val="0"/>
      <w:marRight w:val="0"/>
      <w:marTop w:val="0"/>
      <w:marBottom w:val="0"/>
      <w:divBdr>
        <w:top w:val="none" w:sz="0" w:space="0" w:color="auto"/>
        <w:left w:val="none" w:sz="0" w:space="0" w:color="auto"/>
        <w:bottom w:val="none" w:sz="0" w:space="0" w:color="auto"/>
        <w:right w:val="none" w:sz="0" w:space="0" w:color="auto"/>
      </w:divBdr>
    </w:div>
    <w:div w:id="96103441">
      <w:bodyDiv w:val="1"/>
      <w:marLeft w:val="0"/>
      <w:marRight w:val="0"/>
      <w:marTop w:val="0"/>
      <w:marBottom w:val="0"/>
      <w:divBdr>
        <w:top w:val="none" w:sz="0" w:space="0" w:color="auto"/>
        <w:left w:val="none" w:sz="0" w:space="0" w:color="auto"/>
        <w:bottom w:val="none" w:sz="0" w:space="0" w:color="auto"/>
        <w:right w:val="none" w:sz="0" w:space="0" w:color="auto"/>
      </w:divBdr>
    </w:div>
    <w:div w:id="96491573">
      <w:bodyDiv w:val="1"/>
      <w:marLeft w:val="0"/>
      <w:marRight w:val="0"/>
      <w:marTop w:val="0"/>
      <w:marBottom w:val="0"/>
      <w:divBdr>
        <w:top w:val="none" w:sz="0" w:space="0" w:color="auto"/>
        <w:left w:val="none" w:sz="0" w:space="0" w:color="auto"/>
        <w:bottom w:val="none" w:sz="0" w:space="0" w:color="auto"/>
        <w:right w:val="none" w:sz="0" w:space="0" w:color="auto"/>
      </w:divBdr>
    </w:div>
    <w:div w:id="96760185">
      <w:bodyDiv w:val="1"/>
      <w:marLeft w:val="0"/>
      <w:marRight w:val="0"/>
      <w:marTop w:val="0"/>
      <w:marBottom w:val="0"/>
      <w:divBdr>
        <w:top w:val="none" w:sz="0" w:space="0" w:color="auto"/>
        <w:left w:val="none" w:sz="0" w:space="0" w:color="auto"/>
        <w:bottom w:val="none" w:sz="0" w:space="0" w:color="auto"/>
        <w:right w:val="none" w:sz="0" w:space="0" w:color="auto"/>
      </w:divBdr>
    </w:div>
    <w:div w:id="97600346">
      <w:bodyDiv w:val="1"/>
      <w:marLeft w:val="0"/>
      <w:marRight w:val="0"/>
      <w:marTop w:val="0"/>
      <w:marBottom w:val="0"/>
      <w:divBdr>
        <w:top w:val="none" w:sz="0" w:space="0" w:color="auto"/>
        <w:left w:val="none" w:sz="0" w:space="0" w:color="auto"/>
        <w:bottom w:val="none" w:sz="0" w:space="0" w:color="auto"/>
        <w:right w:val="none" w:sz="0" w:space="0" w:color="auto"/>
      </w:divBdr>
    </w:div>
    <w:div w:id="97797034">
      <w:bodyDiv w:val="1"/>
      <w:marLeft w:val="0"/>
      <w:marRight w:val="0"/>
      <w:marTop w:val="0"/>
      <w:marBottom w:val="0"/>
      <w:divBdr>
        <w:top w:val="none" w:sz="0" w:space="0" w:color="auto"/>
        <w:left w:val="none" w:sz="0" w:space="0" w:color="auto"/>
        <w:bottom w:val="none" w:sz="0" w:space="0" w:color="auto"/>
        <w:right w:val="none" w:sz="0" w:space="0" w:color="auto"/>
      </w:divBdr>
    </w:div>
    <w:div w:id="97987836">
      <w:bodyDiv w:val="1"/>
      <w:marLeft w:val="0"/>
      <w:marRight w:val="0"/>
      <w:marTop w:val="0"/>
      <w:marBottom w:val="0"/>
      <w:divBdr>
        <w:top w:val="none" w:sz="0" w:space="0" w:color="auto"/>
        <w:left w:val="none" w:sz="0" w:space="0" w:color="auto"/>
        <w:bottom w:val="none" w:sz="0" w:space="0" w:color="auto"/>
        <w:right w:val="none" w:sz="0" w:space="0" w:color="auto"/>
      </w:divBdr>
    </w:div>
    <w:div w:id="98335105">
      <w:bodyDiv w:val="1"/>
      <w:marLeft w:val="0"/>
      <w:marRight w:val="0"/>
      <w:marTop w:val="0"/>
      <w:marBottom w:val="0"/>
      <w:divBdr>
        <w:top w:val="none" w:sz="0" w:space="0" w:color="auto"/>
        <w:left w:val="none" w:sz="0" w:space="0" w:color="auto"/>
        <w:bottom w:val="none" w:sz="0" w:space="0" w:color="auto"/>
        <w:right w:val="none" w:sz="0" w:space="0" w:color="auto"/>
      </w:divBdr>
    </w:div>
    <w:div w:id="98528458">
      <w:bodyDiv w:val="1"/>
      <w:marLeft w:val="0"/>
      <w:marRight w:val="0"/>
      <w:marTop w:val="0"/>
      <w:marBottom w:val="0"/>
      <w:divBdr>
        <w:top w:val="none" w:sz="0" w:space="0" w:color="auto"/>
        <w:left w:val="none" w:sz="0" w:space="0" w:color="auto"/>
        <w:bottom w:val="none" w:sz="0" w:space="0" w:color="auto"/>
        <w:right w:val="none" w:sz="0" w:space="0" w:color="auto"/>
      </w:divBdr>
    </w:div>
    <w:div w:id="99644723">
      <w:bodyDiv w:val="1"/>
      <w:marLeft w:val="0"/>
      <w:marRight w:val="0"/>
      <w:marTop w:val="0"/>
      <w:marBottom w:val="0"/>
      <w:divBdr>
        <w:top w:val="none" w:sz="0" w:space="0" w:color="auto"/>
        <w:left w:val="none" w:sz="0" w:space="0" w:color="auto"/>
        <w:bottom w:val="none" w:sz="0" w:space="0" w:color="auto"/>
        <w:right w:val="none" w:sz="0" w:space="0" w:color="auto"/>
      </w:divBdr>
    </w:div>
    <w:div w:id="99645561">
      <w:bodyDiv w:val="1"/>
      <w:marLeft w:val="0"/>
      <w:marRight w:val="0"/>
      <w:marTop w:val="0"/>
      <w:marBottom w:val="0"/>
      <w:divBdr>
        <w:top w:val="none" w:sz="0" w:space="0" w:color="auto"/>
        <w:left w:val="none" w:sz="0" w:space="0" w:color="auto"/>
        <w:bottom w:val="none" w:sz="0" w:space="0" w:color="auto"/>
        <w:right w:val="none" w:sz="0" w:space="0" w:color="auto"/>
      </w:divBdr>
    </w:div>
    <w:div w:id="100105292">
      <w:bodyDiv w:val="1"/>
      <w:marLeft w:val="0"/>
      <w:marRight w:val="0"/>
      <w:marTop w:val="0"/>
      <w:marBottom w:val="0"/>
      <w:divBdr>
        <w:top w:val="none" w:sz="0" w:space="0" w:color="auto"/>
        <w:left w:val="none" w:sz="0" w:space="0" w:color="auto"/>
        <w:bottom w:val="none" w:sz="0" w:space="0" w:color="auto"/>
        <w:right w:val="none" w:sz="0" w:space="0" w:color="auto"/>
      </w:divBdr>
    </w:div>
    <w:div w:id="103615526">
      <w:bodyDiv w:val="1"/>
      <w:marLeft w:val="0"/>
      <w:marRight w:val="0"/>
      <w:marTop w:val="0"/>
      <w:marBottom w:val="0"/>
      <w:divBdr>
        <w:top w:val="none" w:sz="0" w:space="0" w:color="auto"/>
        <w:left w:val="none" w:sz="0" w:space="0" w:color="auto"/>
        <w:bottom w:val="none" w:sz="0" w:space="0" w:color="auto"/>
        <w:right w:val="none" w:sz="0" w:space="0" w:color="auto"/>
      </w:divBdr>
    </w:div>
    <w:div w:id="103617987">
      <w:bodyDiv w:val="1"/>
      <w:marLeft w:val="0"/>
      <w:marRight w:val="0"/>
      <w:marTop w:val="0"/>
      <w:marBottom w:val="0"/>
      <w:divBdr>
        <w:top w:val="none" w:sz="0" w:space="0" w:color="auto"/>
        <w:left w:val="none" w:sz="0" w:space="0" w:color="auto"/>
        <w:bottom w:val="none" w:sz="0" w:space="0" w:color="auto"/>
        <w:right w:val="none" w:sz="0" w:space="0" w:color="auto"/>
      </w:divBdr>
    </w:div>
    <w:div w:id="103813885">
      <w:bodyDiv w:val="1"/>
      <w:marLeft w:val="0"/>
      <w:marRight w:val="0"/>
      <w:marTop w:val="0"/>
      <w:marBottom w:val="0"/>
      <w:divBdr>
        <w:top w:val="none" w:sz="0" w:space="0" w:color="auto"/>
        <w:left w:val="none" w:sz="0" w:space="0" w:color="auto"/>
        <w:bottom w:val="none" w:sz="0" w:space="0" w:color="auto"/>
        <w:right w:val="none" w:sz="0" w:space="0" w:color="auto"/>
      </w:divBdr>
    </w:div>
    <w:div w:id="103817565">
      <w:bodyDiv w:val="1"/>
      <w:marLeft w:val="0"/>
      <w:marRight w:val="0"/>
      <w:marTop w:val="0"/>
      <w:marBottom w:val="0"/>
      <w:divBdr>
        <w:top w:val="none" w:sz="0" w:space="0" w:color="auto"/>
        <w:left w:val="none" w:sz="0" w:space="0" w:color="auto"/>
        <w:bottom w:val="none" w:sz="0" w:space="0" w:color="auto"/>
        <w:right w:val="none" w:sz="0" w:space="0" w:color="auto"/>
      </w:divBdr>
    </w:div>
    <w:div w:id="104270527">
      <w:bodyDiv w:val="1"/>
      <w:marLeft w:val="0"/>
      <w:marRight w:val="0"/>
      <w:marTop w:val="0"/>
      <w:marBottom w:val="0"/>
      <w:divBdr>
        <w:top w:val="none" w:sz="0" w:space="0" w:color="auto"/>
        <w:left w:val="none" w:sz="0" w:space="0" w:color="auto"/>
        <w:bottom w:val="none" w:sz="0" w:space="0" w:color="auto"/>
        <w:right w:val="none" w:sz="0" w:space="0" w:color="auto"/>
      </w:divBdr>
    </w:div>
    <w:div w:id="104346914">
      <w:bodyDiv w:val="1"/>
      <w:marLeft w:val="0"/>
      <w:marRight w:val="0"/>
      <w:marTop w:val="0"/>
      <w:marBottom w:val="0"/>
      <w:divBdr>
        <w:top w:val="none" w:sz="0" w:space="0" w:color="auto"/>
        <w:left w:val="none" w:sz="0" w:space="0" w:color="auto"/>
        <w:bottom w:val="none" w:sz="0" w:space="0" w:color="auto"/>
        <w:right w:val="none" w:sz="0" w:space="0" w:color="auto"/>
      </w:divBdr>
    </w:div>
    <w:div w:id="104540997">
      <w:bodyDiv w:val="1"/>
      <w:marLeft w:val="0"/>
      <w:marRight w:val="0"/>
      <w:marTop w:val="0"/>
      <w:marBottom w:val="0"/>
      <w:divBdr>
        <w:top w:val="none" w:sz="0" w:space="0" w:color="auto"/>
        <w:left w:val="none" w:sz="0" w:space="0" w:color="auto"/>
        <w:bottom w:val="none" w:sz="0" w:space="0" w:color="auto"/>
        <w:right w:val="none" w:sz="0" w:space="0" w:color="auto"/>
      </w:divBdr>
    </w:div>
    <w:div w:id="104813488">
      <w:bodyDiv w:val="1"/>
      <w:marLeft w:val="0"/>
      <w:marRight w:val="0"/>
      <w:marTop w:val="0"/>
      <w:marBottom w:val="0"/>
      <w:divBdr>
        <w:top w:val="none" w:sz="0" w:space="0" w:color="auto"/>
        <w:left w:val="none" w:sz="0" w:space="0" w:color="auto"/>
        <w:bottom w:val="none" w:sz="0" w:space="0" w:color="auto"/>
        <w:right w:val="none" w:sz="0" w:space="0" w:color="auto"/>
      </w:divBdr>
    </w:div>
    <w:div w:id="105387847">
      <w:bodyDiv w:val="1"/>
      <w:marLeft w:val="0"/>
      <w:marRight w:val="0"/>
      <w:marTop w:val="0"/>
      <w:marBottom w:val="0"/>
      <w:divBdr>
        <w:top w:val="none" w:sz="0" w:space="0" w:color="auto"/>
        <w:left w:val="none" w:sz="0" w:space="0" w:color="auto"/>
        <w:bottom w:val="none" w:sz="0" w:space="0" w:color="auto"/>
        <w:right w:val="none" w:sz="0" w:space="0" w:color="auto"/>
      </w:divBdr>
    </w:div>
    <w:div w:id="105731544">
      <w:bodyDiv w:val="1"/>
      <w:marLeft w:val="0"/>
      <w:marRight w:val="0"/>
      <w:marTop w:val="0"/>
      <w:marBottom w:val="0"/>
      <w:divBdr>
        <w:top w:val="none" w:sz="0" w:space="0" w:color="auto"/>
        <w:left w:val="none" w:sz="0" w:space="0" w:color="auto"/>
        <w:bottom w:val="none" w:sz="0" w:space="0" w:color="auto"/>
        <w:right w:val="none" w:sz="0" w:space="0" w:color="auto"/>
      </w:divBdr>
    </w:div>
    <w:div w:id="105849734">
      <w:bodyDiv w:val="1"/>
      <w:marLeft w:val="0"/>
      <w:marRight w:val="0"/>
      <w:marTop w:val="0"/>
      <w:marBottom w:val="0"/>
      <w:divBdr>
        <w:top w:val="none" w:sz="0" w:space="0" w:color="auto"/>
        <w:left w:val="none" w:sz="0" w:space="0" w:color="auto"/>
        <w:bottom w:val="none" w:sz="0" w:space="0" w:color="auto"/>
        <w:right w:val="none" w:sz="0" w:space="0" w:color="auto"/>
      </w:divBdr>
    </w:div>
    <w:div w:id="106387532">
      <w:bodyDiv w:val="1"/>
      <w:marLeft w:val="0"/>
      <w:marRight w:val="0"/>
      <w:marTop w:val="0"/>
      <w:marBottom w:val="0"/>
      <w:divBdr>
        <w:top w:val="none" w:sz="0" w:space="0" w:color="auto"/>
        <w:left w:val="none" w:sz="0" w:space="0" w:color="auto"/>
        <w:bottom w:val="none" w:sz="0" w:space="0" w:color="auto"/>
        <w:right w:val="none" w:sz="0" w:space="0" w:color="auto"/>
      </w:divBdr>
    </w:div>
    <w:div w:id="106655835">
      <w:bodyDiv w:val="1"/>
      <w:marLeft w:val="0"/>
      <w:marRight w:val="0"/>
      <w:marTop w:val="0"/>
      <w:marBottom w:val="0"/>
      <w:divBdr>
        <w:top w:val="none" w:sz="0" w:space="0" w:color="auto"/>
        <w:left w:val="none" w:sz="0" w:space="0" w:color="auto"/>
        <w:bottom w:val="none" w:sz="0" w:space="0" w:color="auto"/>
        <w:right w:val="none" w:sz="0" w:space="0" w:color="auto"/>
      </w:divBdr>
    </w:div>
    <w:div w:id="106851662">
      <w:bodyDiv w:val="1"/>
      <w:marLeft w:val="0"/>
      <w:marRight w:val="0"/>
      <w:marTop w:val="0"/>
      <w:marBottom w:val="0"/>
      <w:divBdr>
        <w:top w:val="none" w:sz="0" w:space="0" w:color="auto"/>
        <w:left w:val="none" w:sz="0" w:space="0" w:color="auto"/>
        <w:bottom w:val="none" w:sz="0" w:space="0" w:color="auto"/>
        <w:right w:val="none" w:sz="0" w:space="0" w:color="auto"/>
      </w:divBdr>
    </w:div>
    <w:div w:id="106895773">
      <w:bodyDiv w:val="1"/>
      <w:marLeft w:val="0"/>
      <w:marRight w:val="0"/>
      <w:marTop w:val="0"/>
      <w:marBottom w:val="0"/>
      <w:divBdr>
        <w:top w:val="none" w:sz="0" w:space="0" w:color="auto"/>
        <w:left w:val="none" w:sz="0" w:space="0" w:color="auto"/>
        <w:bottom w:val="none" w:sz="0" w:space="0" w:color="auto"/>
        <w:right w:val="none" w:sz="0" w:space="0" w:color="auto"/>
      </w:divBdr>
    </w:div>
    <w:div w:id="106969953">
      <w:bodyDiv w:val="1"/>
      <w:marLeft w:val="0"/>
      <w:marRight w:val="0"/>
      <w:marTop w:val="0"/>
      <w:marBottom w:val="0"/>
      <w:divBdr>
        <w:top w:val="none" w:sz="0" w:space="0" w:color="auto"/>
        <w:left w:val="none" w:sz="0" w:space="0" w:color="auto"/>
        <w:bottom w:val="none" w:sz="0" w:space="0" w:color="auto"/>
        <w:right w:val="none" w:sz="0" w:space="0" w:color="auto"/>
      </w:divBdr>
    </w:div>
    <w:div w:id="107244689">
      <w:bodyDiv w:val="1"/>
      <w:marLeft w:val="0"/>
      <w:marRight w:val="0"/>
      <w:marTop w:val="0"/>
      <w:marBottom w:val="0"/>
      <w:divBdr>
        <w:top w:val="none" w:sz="0" w:space="0" w:color="auto"/>
        <w:left w:val="none" w:sz="0" w:space="0" w:color="auto"/>
        <w:bottom w:val="none" w:sz="0" w:space="0" w:color="auto"/>
        <w:right w:val="none" w:sz="0" w:space="0" w:color="auto"/>
      </w:divBdr>
    </w:div>
    <w:div w:id="107741441">
      <w:bodyDiv w:val="1"/>
      <w:marLeft w:val="0"/>
      <w:marRight w:val="0"/>
      <w:marTop w:val="0"/>
      <w:marBottom w:val="0"/>
      <w:divBdr>
        <w:top w:val="none" w:sz="0" w:space="0" w:color="auto"/>
        <w:left w:val="none" w:sz="0" w:space="0" w:color="auto"/>
        <w:bottom w:val="none" w:sz="0" w:space="0" w:color="auto"/>
        <w:right w:val="none" w:sz="0" w:space="0" w:color="auto"/>
      </w:divBdr>
    </w:div>
    <w:div w:id="107941200">
      <w:bodyDiv w:val="1"/>
      <w:marLeft w:val="0"/>
      <w:marRight w:val="0"/>
      <w:marTop w:val="0"/>
      <w:marBottom w:val="0"/>
      <w:divBdr>
        <w:top w:val="none" w:sz="0" w:space="0" w:color="auto"/>
        <w:left w:val="none" w:sz="0" w:space="0" w:color="auto"/>
        <w:bottom w:val="none" w:sz="0" w:space="0" w:color="auto"/>
        <w:right w:val="none" w:sz="0" w:space="0" w:color="auto"/>
      </w:divBdr>
    </w:div>
    <w:div w:id="108091128">
      <w:bodyDiv w:val="1"/>
      <w:marLeft w:val="0"/>
      <w:marRight w:val="0"/>
      <w:marTop w:val="0"/>
      <w:marBottom w:val="0"/>
      <w:divBdr>
        <w:top w:val="none" w:sz="0" w:space="0" w:color="auto"/>
        <w:left w:val="none" w:sz="0" w:space="0" w:color="auto"/>
        <w:bottom w:val="none" w:sz="0" w:space="0" w:color="auto"/>
        <w:right w:val="none" w:sz="0" w:space="0" w:color="auto"/>
      </w:divBdr>
    </w:div>
    <w:div w:id="108209464">
      <w:bodyDiv w:val="1"/>
      <w:marLeft w:val="0"/>
      <w:marRight w:val="0"/>
      <w:marTop w:val="0"/>
      <w:marBottom w:val="0"/>
      <w:divBdr>
        <w:top w:val="none" w:sz="0" w:space="0" w:color="auto"/>
        <w:left w:val="none" w:sz="0" w:space="0" w:color="auto"/>
        <w:bottom w:val="none" w:sz="0" w:space="0" w:color="auto"/>
        <w:right w:val="none" w:sz="0" w:space="0" w:color="auto"/>
      </w:divBdr>
    </w:div>
    <w:div w:id="108663904">
      <w:bodyDiv w:val="1"/>
      <w:marLeft w:val="0"/>
      <w:marRight w:val="0"/>
      <w:marTop w:val="0"/>
      <w:marBottom w:val="0"/>
      <w:divBdr>
        <w:top w:val="none" w:sz="0" w:space="0" w:color="auto"/>
        <w:left w:val="none" w:sz="0" w:space="0" w:color="auto"/>
        <w:bottom w:val="none" w:sz="0" w:space="0" w:color="auto"/>
        <w:right w:val="none" w:sz="0" w:space="0" w:color="auto"/>
      </w:divBdr>
    </w:div>
    <w:div w:id="110780457">
      <w:bodyDiv w:val="1"/>
      <w:marLeft w:val="0"/>
      <w:marRight w:val="0"/>
      <w:marTop w:val="0"/>
      <w:marBottom w:val="0"/>
      <w:divBdr>
        <w:top w:val="none" w:sz="0" w:space="0" w:color="auto"/>
        <w:left w:val="none" w:sz="0" w:space="0" w:color="auto"/>
        <w:bottom w:val="none" w:sz="0" w:space="0" w:color="auto"/>
        <w:right w:val="none" w:sz="0" w:space="0" w:color="auto"/>
      </w:divBdr>
    </w:div>
    <w:div w:id="110904441">
      <w:bodyDiv w:val="1"/>
      <w:marLeft w:val="0"/>
      <w:marRight w:val="0"/>
      <w:marTop w:val="0"/>
      <w:marBottom w:val="0"/>
      <w:divBdr>
        <w:top w:val="none" w:sz="0" w:space="0" w:color="auto"/>
        <w:left w:val="none" w:sz="0" w:space="0" w:color="auto"/>
        <w:bottom w:val="none" w:sz="0" w:space="0" w:color="auto"/>
        <w:right w:val="none" w:sz="0" w:space="0" w:color="auto"/>
      </w:divBdr>
    </w:div>
    <w:div w:id="110982590">
      <w:bodyDiv w:val="1"/>
      <w:marLeft w:val="0"/>
      <w:marRight w:val="0"/>
      <w:marTop w:val="0"/>
      <w:marBottom w:val="0"/>
      <w:divBdr>
        <w:top w:val="none" w:sz="0" w:space="0" w:color="auto"/>
        <w:left w:val="none" w:sz="0" w:space="0" w:color="auto"/>
        <w:bottom w:val="none" w:sz="0" w:space="0" w:color="auto"/>
        <w:right w:val="none" w:sz="0" w:space="0" w:color="auto"/>
      </w:divBdr>
    </w:div>
    <w:div w:id="111094021">
      <w:bodyDiv w:val="1"/>
      <w:marLeft w:val="0"/>
      <w:marRight w:val="0"/>
      <w:marTop w:val="0"/>
      <w:marBottom w:val="0"/>
      <w:divBdr>
        <w:top w:val="none" w:sz="0" w:space="0" w:color="auto"/>
        <w:left w:val="none" w:sz="0" w:space="0" w:color="auto"/>
        <w:bottom w:val="none" w:sz="0" w:space="0" w:color="auto"/>
        <w:right w:val="none" w:sz="0" w:space="0" w:color="auto"/>
      </w:divBdr>
    </w:div>
    <w:div w:id="111171127">
      <w:bodyDiv w:val="1"/>
      <w:marLeft w:val="0"/>
      <w:marRight w:val="0"/>
      <w:marTop w:val="0"/>
      <w:marBottom w:val="0"/>
      <w:divBdr>
        <w:top w:val="none" w:sz="0" w:space="0" w:color="auto"/>
        <w:left w:val="none" w:sz="0" w:space="0" w:color="auto"/>
        <w:bottom w:val="none" w:sz="0" w:space="0" w:color="auto"/>
        <w:right w:val="none" w:sz="0" w:space="0" w:color="auto"/>
      </w:divBdr>
    </w:div>
    <w:div w:id="111246989">
      <w:bodyDiv w:val="1"/>
      <w:marLeft w:val="0"/>
      <w:marRight w:val="0"/>
      <w:marTop w:val="0"/>
      <w:marBottom w:val="0"/>
      <w:divBdr>
        <w:top w:val="none" w:sz="0" w:space="0" w:color="auto"/>
        <w:left w:val="none" w:sz="0" w:space="0" w:color="auto"/>
        <w:bottom w:val="none" w:sz="0" w:space="0" w:color="auto"/>
        <w:right w:val="none" w:sz="0" w:space="0" w:color="auto"/>
      </w:divBdr>
    </w:div>
    <w:div w:id="111364623">
      <w:bodyDiv w:val="1"/>
      <w:marLeft w:val="0"/>
      <w:marRight w:val="0"/>
      <w:marTop w:val="0"/>
      <w:marBottom w:val="0"/>
      <w:divBdr>
        <w:top w:val="none" w:sz="0" w:space="0" w:color="auto"/>
        <w:left w:val="none" w:sz="0" w:space="0" w:color="auto"/>
        <w:bottom w:val="none" w:sz="0" w:space="0" w:color="auto"/>
        <w:right w:val="none" w:sz="0" w:space="0" w:color="auto"/>
      </w:divBdr>
    </w:div>
    <w:div w:id="113058575">
      <w:bodyDiv w:val="1"/>
      <w:marLeft w:val="0"/>
      <w:marRight w:val="0"/>
      <w:marTop w:val="0"/>
      <w:marBottom w:val="0"/>
      <w:divBdr>
        <w:top w:val="none" w:sz="0" w:space="0" w:color="auto"/>
        <w:left w:val="none" w:sz="0" w:space="0" w:color="auto"/>
        <w:bottom w:val="none" w:sz="0" w:space="0" w:color="auto"/>
        <w:right w:val="none" w:sz="0" w:space="0" w:color="auto"/>
      </w:divBdr>
    </w:div>
    <w:div w:id="113256461">
      <w:bodyDiv w:val="1"/>
      <w:marLeft w:val="0"/>
      <w:marRight w:val="0"/>
      <w:marTop w:val="0"/>
      <w:marBottom w:val="0"/>
      <w:divBdr>
        <w:top w:val="none" w:sz="0" w:space="0" w:color="auto"/>
        <w:left w:val="none" w:sz="0" w:space="0" w:color="auto"/>
        <w:bottom w:val="none" w:sz="0" w:space="0" w:color="auto"/>
        <w:right w:val="none" w:sz="0" w:space="0" w:color="auto"/>
      </w:divBdr>
    </w:div>
    <w:div w:id="113444486">
      <w:bodyDiv w:val="1"/>
      <w:marLeft w:val="0"/>
      <w:marRight w:val="0"/>
      <w:marTop w:val="0"/>
      <w:marBottom w:val="0"/>
      <w:divBdr>
        <w:top w:val="none" w:sz="0" w:space="0" w:color="auto"/>
        <w:left w:val="none" w:sz="0" w:space="0" w:color="auto"/>
        <w:bottom w:val="none" w:sz="0" w:space="0" w:color="auto"/>
        <w:right w:val="none" w:sz="0" w:space="0" w:color="auto"/>
      </w:divBdr>
    </w:div>
    <w:div w:id="113519693">
      <w:bodyDiv w:val="1"/>
      <w:marLeft w:val="0"/>
      <w:marRight w:val="0"/>
      <w:marTop w:val="0"/>
      <w:marBottom w:val="0"/>
      <w:divBdr>
        <w:top w:val="none" w:sz="0" w:space="0" w:color="auto"/>
        <w:left w:val="none" w:sz="0" w:space="0" w:color="auto"/>
        <w:bottom w:val="none" w:sz="0" w:space="0" w:color="auto"/>
        <w:right w:val="none" w:sz="0" w:space="0" w:color="auto"/>
      </w:divBdr>
    </w:div>
    <w:div w:id="113644948">
      <w:bodyDiv w:val="1"/>
      <w:marLeft w:val="0"/>
      <w:marRight w:val="0"/>
      <w:marTop w:val="0"/>
      <w:marBottom w:val="0"/>
      <w:divBdr>
        <w:top w:val="none" w:sz="0" w:space="0" w:color="auto"/>
        <w:left w:val="none" w:sz="0" w:space="0" w:color="auto"/>
        <w:bottom w:val="none" w:sz="0" w:space="0" w:color="auto"/>
        <w:right w:val="none" w:sz="0" w:space="0" w:color="auto"/>
      </w:divBdr>
    </w:div>
    <w:div w:id="114643126">
      <w:bodyDiv w:val="1"/>
      <w:marLeft w:val="0"/>
      <w:marRight w:val="0"/>
      <w:marTop w:val="0"/>
      <w:marBottom w:val="0"/>
      <w:divBdr>
        <w:top w:val="none" w:sz="0" w:space="0" w:color="auto"/>
        <w:left w:val="none" w:sz="0" w:space="0" w:color="auto"/>
        <w:bottom w:val="none" w:sz="0" w:space="0" w:color="auto"/>
        <w:right w:val="none" w:sz="0" w:space="0" w:color="auto"/>
      </w:divBdr>
    </w:div>
    <w:div w:id="115299971">
      <w:bodyDiv w:val="1"/>
      <w:marLeft w:val="0"/>
      <w:marRight w:val="0"/>
      <w:marTop w:val="0"/>
      <w:marBottom w:val="0"/>
      <w:divBdr>
        <w:top w:val="none" w:sz="0" w:space="0" w:color="auto"/>
        <w:left w:val="none" w:sz="0" w:space="0" w:color="auto"/>
        <w:bottom w:val="none" w:sz="0" w:space="0" w:color="auto"/>
        <w:right w:val="none" w:sz="0" w:space="0" w:color="auto"/>
      </w:divBdr>
    </w:div>
    <w:div w:id="115371881">
      <w:bodyDiv w:val="1"/>
      <w:marLeft w:val="0"/>
      <w:marRight w:val="0"/>
      <w:marTop w:val="0"/>
      <w:marBottom w:val="0"/>
      <w:divBdr>
        <w:top w:val="none" w:sz="0" w:space="0" w:color="auto"/>
        <w:left w:val="none" w:sz="0" w:space="0" w:color="auto"/>
        <w:bottom w:val="none" w:sz="0" w:space="0" w:color="auto"/>
        <w:right w:val="none" w:sz="0" w:space="0" w:color="auto"/>
      </w:divBdr>
    </w:div>
    <w:div w:id="115680315">
      <w:bodyDiv w:val="1"/>
      <w:marLeft w:val="0"/>
      <w:marRight w:val="0"/>
      <w:marTop w:val="0"/>
      <w:marBottom w:val="0"/>
      <w:divBdr>
        <w:top w:val="none" w:sz="0" w:space="0" w:color="auto"/>
        <w:left w:val="none" w:sz="0" w:space="0" w:color="auto"/>
        <w:bottom w:val="none" w:sz="0" w:space="0" w:color="auto"/>
        <w:right w:val="none" w:sz="0" w:space="0" w:color="auto"/>
      </w:divBdr>
      <w:divsChild>
        <w:div w:id="2131894571">
          <w:marLeft w:val="0"/>
          <w:marRight w:val="0"/>
          <w:marTop w:val="0"/>
          <w:marBottom w:val="0"/>
          <w:divBdr>
            <w:top w:val="single" w:sz="2" w:space="0" w:color="D9D9E3"/>
            <w:left w:val="single" w:sz="2" w:space="0" w:color="D9D9E3"/>
            <w:bottom w:val="single" w:sz="2" w:space="0" w:color="D9D9E3"/>
            <w:right w:val="single" w:sz="2" w:space="0" w:color="D9D9E3"/>
          </w:divBdr>
          <w:divsChild>
            <w:div w:id="556627276">
              <w:marLeft w:val="0"/>
              <w:marRight w:val="0"/>
              <w:marTop w:val="0"/>
              <w:marBottom w:val="0"/>
              <w:divBdr>
                <w:top w:val="single" w:sz="2" w:space="0" w:color="D9D9E3"/>
                <w:left w:val="single" w:sz="2" w:space="0" w:color="D9D9E3"/>
                <w:bottom w:val="single" w:sz="2" w:space="0" w:color="D9D9E3"/>
                <w:right w:val="single" w:sz="2" w:space="0" w:color="D9D9E3"/>
              </w:divBdr>
              <w:divsChild>
                <w:div w:id="386077495">
                  <w:marLeft w:val="0"/>
                  <w:marRight w:val="0"/>
                  <w:marTop w:val="0"/>
                  <w:marBottom w:val="0"/>
                  <w:divBdr>
                    <w:top w:val="single" w:sz="2" w:space="0" w:color="D9D9E3"/>
                    <w:left w:val="single" w:sz="2" w:space="0" w:color="D9D9E3"/>
                    <w:bottom w:val="single" w:sz="2" w:space="0" w:color="D9D9E3"/>
                    <w:right w:val="single" w:sz="2" w:space="0" w:color="D9D9E3"/>
                  </w:divBdr>
                  <w:divsChild>
                    <w:div w:id="1782214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805423">
      <w:bodyDiv w:val="1"/>
      <w:marLeft w:val="0"/>
      <w:marRight w:val="0"/>
      <w:marTop w:val="0"/>
      <w:marBottom w:val="0"/>
      <w:divBdr>
        <w:top w:val="none" w:sz="0" w:space="0" w:color="auto"/>
        <w:left w:val="none" w:sz="0" w:space="0" w:color="auto"/>
        <w:bottom w:val="none" w:sz="0" w:space="0" w:color="auto"/>
        <w:right w:val="none" w:sz="0" w:space="0" w:color="auto"/>
      </w:divBdr>
    </w:div>
    <w:div w:id="116606115">
      <w:bodyDiv w:val="1"/>
      <w:marLeft w:val="0"/>
      <w:marRight w:val="0"/>
      <w:marTop w:val="0"/>
      <w:marBottom w:val="0"/>
      <w:divBdr>
        <w:top w:val="none" w:sz="0" w:space="0" w:color="auto"/>
        <w:left w:val="none" w:sz="0" w:space="0" w:color="auto"/>
        <w:bottom w:val="none" w:sz="0" w:space="0" w:color="auto"/>
        <w:right w:val="none" w:sz="0" w:space="0" w:color="auto"/>
      </w:divBdr>
    </w:div>
    <w:div w:id="117338875">
      <w:bodyDiv w:val="1"/>
      <w:marLeft w:val="0"/>
      <w:marRight w:val="0"/>
      <w:marTop w:val="0"/>
      <w:marBottom w:val="0"/>
      <w:divBdr>
        <w:top w:val="none" w:sz="0" w:space="0" w:color="auto"/>
        <w:left w:val="none" w:sz="0" w:space="0" w:color="auto"/>
        <w:bottom w:val="none" w:sz="0" w:space="0" w:color="auto"/>
        <w:right w:val="none" w:sz="0" w:space="0" w:color="auto"/>
      </w:divBdr>
    </w:div>
    <w:div w:id="117528683">
      <w:bodyDiv w:val="1"/>
      <w:marLeft w:val="0"/>
      <w:marRight w:val="0"/>
      <w:marTop w:val="0"/>
      <w:marBottom w:val="0"/>
      <w:divBdr>
        <w:top w:val="none" w:sz="0" w:space="0" w:color="auto"/>
        <w:left w:val="none" w:sz="0" w:space="0" w:color="auto"/>
        <w:bottom w:val="none" w:sz="0" w:space="0" w:color="auto"/>
        <w:right w:val="none" w:sz="0" w:space="0" w:color="auto"/>
      </w:divBdr>
    </w:div>
    <w:div w:id="117838663">
      <w:bodyDiv w:val="1"/>
      <w:marLeft w:val="0"/>
      <w:marRight w:val="0"/>
      <w:marTop w:val="0"/>
      <w:marBottom w:val="0"/>
      <w:divBdr>
        <w:top w:val="none" w:sz="0" w:space="0" w:color="auto"/>
        <w:left w:val="none" w:sz="0" w:space="0" w:color="auto"/>
        <w:bottom w:val="none" w:sz="0" w:space="0" w:color="auto"/>
        <w:right w:val="none" w:sz="0" w:space="0" w:color="auto"/>
      </w:divBdr>
    </w:div>
    <w:div w:id="118306701">
      <w:bodyDiv w:val="1"/>
      <w:marLeft w:val="0"/>
      <w:marRight w:val="0"/>
      <w:marTop w:val="0"/>
      <w:marBottom w:val="0"/>
      <w:divBdr>
        <w:top w:val="none" w:sz="0" w:space="0" w:color="auto"/>
        <w:left w:val="none" w:sz="0" w:space="0" w:color="auto"/>
        <w:bottom w:val="none" w:sz="0" w:space="0" w:color="auto"/>
        <w:right w:val="none" w:sz="0" w:space="0" w:color="auto"/>
      </w:divBdr>
    </w:div>
    <w:div w:id="118492820">
      <w:bodyDiv w:val="1"/>
      <w:marLeft w:val="0"/>
      <w:marRight w:val="0"/>
      <w:marTop w:val="0"/>
      <w:marBottom w:val="0"/>
      <w:divBdr>
        <w:top w:val="none" w:sz="0" w:space="0" w:color="auto"/>
        <w:left w:val="none" w:sz="0" w:space="0" w:color="auto"/>
        <w:bottom w:val="none" w:sz="0" w:space="0" w:color="auto"/>
        <w:right w:val="none" w:sz="0" w:space="0" w:color="auto"/>
      </w:divBdr>
    </w:div>
    <w:div w:id="119886447">
      <w:bodyDiv w:val="1"/>
      <w:marLeft w:val="0"/>
      <w:marRight w:val="0"/>
      <w:marTop w:val="0"/>
      <w:marBottom w:val="0"/>
      <w:divBdr>
        <w:top w:val="none" w:sz="0" w:space="0" w:color="auto"/>
        <w:left w:val="none" w:sz="0" w:space="0" w:color="auto"/>
        <w:bottom w:val="none" w:sz="0" w:space="0" w:color="auto"/>
        <w:right w:val="none" w:sz="0" w:space="0" w:color="auto"/>
      </w:divBdr>
    </w:div>
    <w:div w:id="120269365">
      <w:bodyDiv w:val="1"/>
      <w:marLeft w:val="0"/>
      <w:marRight w:val="0"/>
      <w:marTop w:val="0"/>
      <w:marBottom w:val="0"/>
      <w:divBdr>
        <w:top w:val="none" w:sz="0" w:space="0" w:color="auto"/>
        <w:left w:val="none" w:sz="0" w:space="0" w:color="auto"/>
        <w:bottom w:val="none" w:sz="0" w:space="0" w:color="auto"/>
        <w:right w:val="none" w:sz="0" w:space="0" w:color="auto"/>
      </w:divBdr>
    </w:div>
    <w:div w:id="120534313">
      <w:bodyDiv w:val="1"/>
      <w:marLeft w:val="0"/>
      <w:marRight w:val="0"/>
      <w:marTop w:val="0"/>
      <w:marBottom w:val="0"/>
      <w:divBdr>
        <w:top w:val="none" w:sz="0" w:space="0" w:color="auto"/>
        <w:left w:val="none" w:sz="0" w:space="0" w:color="auto"/>
        <w:bottom w:val="none" w:sz="0" w:space="0" w:color="auto"/>
        <w:right w:val="none" w:sz="0" w:space="0" w:color="auto"/>
      </w:divBdr>
    </w:div>
    <w:div w:id="120854237">
      <w:bodyDiv w:val="1"/>
      <w:marLeft w:val="0"/>
      <w:marRight w:val="0"/>
      <w:marTop w:val="0"/>
      <w:marBottom w:val="0"/>
      <w:divBdr>
        <w:top w:val="none" w:sz="0" w:space="0" w:color="auto"/>
        <w:left w:val="none" w:sz="0" w:space="0" w:color="auto"/>
        <w:bottom w:val="none" w:sz="0" w:space="0" w:color="auto"/>
        <w:right w:val="none" w:sz="0" w:space="0" w:color="auto"/>
      </w:divBdr>
    </w:div>
    <w:div w:id="121728440">
      <w:bodyDiv w:val="1"/>
      <w:marLeft w:val="0"/>
      <w:marRight w:val="0"/>
      <w:marTop w:val="0"/>
      <w:marBottom w:val="0"/>
      <w:divBdr>
        <w:top w:val="none" w:sz="0" w:space="0" w:color="auto"/>
        <w:left w:val="none" w:sz="0" w:space="0" w:color="auto"/>
        <w:bottom w:val="none" w:sz="0" w:space="0" w:color="auto"/>
        <w:right w:val="none" w:sz="0" w:space="0" w:color="auto"/>
      </w:divBdr>
    </w:div>
    <w:div w:id="122116236">
      <w:bodyDiv w:val="1"/>
      <w:marLeft w:val="0"/>
      <w:marRight w:val="0"/>
      <w:marTop w:val="0"/>
      <w:marBottom w:val="0"/>
      <w:divBdr>
        <w:top w:val="none" w:sz="0" w:space="0" w:color="auto"/>
        <w:left w:val="none" w:sz="0" w:space="0" w:color="auto"/>
        <w:bottom w:val="none" w:sz="0" w:space="0" w:color="auto"/>
        <w:right w:val="none" w:sz="0" w:space="0" w:color="auto"/>
      </w:divBdr>
    </w:div>
    <w:div w:id="122428949">
      <w:bodyDiv w:val="1"/>
      <w:marLeft w:val="0"/>
      <w:marRight w:val="0"/>
      <w:marTop w:val="0"/>
      <w:marBottom w:val="0"/>
      <w:divBdr>
        <w:top w:val="none" w:sz="0" w:space="0" w:color="auto"/>
        <w:left w:val="none" w:sz="0" w:space="0" w:color="auto"/>
        <w:bottom w:val="none" w:sz="0" w:space="0" w:color="auto"/>
        <w:right w:val="none" w:sz="0" w:space="0" w:color="auto"/>
      </w:divBdr>
    </w:div>
    <w:div w:id="122581966">
      <w:bodyDiv w:val="1"/>
      <w:marLeft w:val="0"/>
      <w:marRight w:val="0"/>
      <w:marTop w:val="0"/>
      <w:marBottom w:val="0"/>
      <w:divBdr>
        <w:top w:val="none" w:sz="0" w:space="0" w:color="auto"/>
        <w:left w:val="none" w:sz="0" w:space="0" w:color="auto"/>
        <w:bottom w:val="none" w:sz="0" w:space="0" w:color="auto"/>
        <w:right w:val="none" w:sz="0" w:space="0" w:color="auto"/>
      </w:divBdr>
    </w:div>
    <w:div w:id="123155015">
      <w:bodyDiv w:val="1"/>
      <w:marLeft w:val="0"/>
      <w:marRight w:val="0"/>
      <w:marTop w:val="0"/>
      <w:marBottom w:val="0"/>
      <w:divBdr>
        <w:top w:val="none" w:sz="0" w:space="0" w:color="auto"/>
        <w:left w:val="none" w:sz="0" w:space="0" w:color="auto"/>
        <w:bottom w:val="none" w:sz="0" w:space="0" w:color="auto"/>
        <w:right w:val="none" w:sz="0" w:space="0" w:color="auto"/>
      </w:divBdr>
    </w:div>
    <w:div w:id="123623370">
      <w:bodyDiv w:val="1"/>
      <w:marLeft w:val="0"/>
      <w:marRight w:val="0"/>
      <w:marTop w:val="0"/>
      <w:marBottom w:val="0"/>
      <w:divBdr>
        <w:top w:val="none" w:sz="0" w:space="0" w:color="auto"/>
        <w:left w:val="none" w:sz="0" w:space="0" w:color="auto"/>
        <w:bottom w:val="none" w:sz="0" w:space="0" w:color="auto"/>
        <w:right w:val="none" w:sz="0" w:space="0" w:color="auto"/>
      </w:divBdr>
    </w:div>
    <w:div w:id="123817270">
      <w:bodyDiv w:val="1"/>
      <w:marLeft w:val="0"/>
      <w:marRight w:val="0"/>
      <w:marTop w:val="0"/>
      <w:marBottom w:val="0"/>
      <w:divBdr>
        <w:top w:val="none" w:sz="0" w:space="0" w:color="auto"/>
        <w:left w:val="none" w:sz="0" w:space="0" w:color="auto"/>
        <w:bottom w:val="none" w:sz="0" w:space="0" w:color="auto"/>
        <w:right w:val="none" w:sz="0" w:space="0" w:color="auto"/>
      </w:divBdr>
    </w:div>
    <w:div w:id="124274533">
      <w:bodyDiv w:val="1"/>
      <w:marLeft w:val="0"/>
      <w:marRight w:val="0"/>
      <w:marTop w:val="0"/>
      <w:marBottom w:val="0"/>
      <w:divBdr>
        <w:top w:val="none" w:sz="0" w:space="0" w:color="auto"/>
        <w:left w:val="none" w:sz="0" w:space="0" w:color="auto"/>
        <w:bottom w:val="none" w:sz="0" w:space="0" w:color="auto"/>
        <w:right w:val="none" w:sz="0" w:space="0" w:color="auto"/>
      </w:divBdr>
    </w:div>
    <w:div w:id="124543671">
      <w:bodyDiv w:val="1"/>
      <w:marLeft w:val="0"/>
      <w:marRight w:val="0"/>
      <w:marTop w:val="0"/>
      <w:marBottom w:val="0"/>
      <w:divBdr>
        <w:top w:val="none" w:sz="0" w:space="0" w:color="auto"/>
        <w:left w:val="none" w:sz="0" w:space="0" w:color="auto"/>
        <w:bottom w:val="none" w:sz="0" w:space="0" w:color="auto"/>
        <w:right w:val="none" w:sz="0" w:space="0" w:color="auto"/>
      </w:divBdr>
    </w:div>
    <w:div w:id="124590525">
      <w:bodyDiv w:val="1"/>
      <w:marLeft w:val="0"/>
      <w:marRight w:val="0"/>
      <w:marTop w:val="0"/>
      <w:marBottom w:val="0"/>
      <w:divBdr>
        <w:top w:val="none" w:sz="0" w:space="0" w:color="auto"/>
        <w:left w:val="none" w:sz="0" w:space="0" w:color="auto"/>
        <w:bottom w:val="none" w:sz="0" w:space="0" w:color="auto"/>
        <w:right w:val="none" w:sz="0" w:space="0" w:color="auto"/>
      </w:divBdr>
      <w:divsChild>
        <w:div w:id="278222010">
          <w:marLeft w:val="640"/>
          <w:marRight w:val="0"/>
          <w:marTop w:val="0"/>
          <w:marBottom w:val="0"/>
          <w:divBdr>
            <w:top w:val="none" w:sz="0" w:space="0" w:color="auto"/>
            <w:left w:val="none" w:sz="0" w:space="0" w:color="auto"/>
            <w:bottom w:val="none" w:sz="0" w:space="0" w:color="auto"/>
            <w:right w:val="none" w:sz="0" w:space="0" w:color="auto"/>
          </w:divBdr>
        </w:div>
        <w:div w:id="386346216">
          <w:marLeft w:val="640"/>
          <w:marRight w:val="0"/>
          <w:marTop w:val="0"/>
          <w:marBottom w:val="0"/>
          <w:divBdr>
            <w:top w:val="none" w:sz="0" w:space="0" w:color="auto"/>
            <w:left w:val="none" w:sz="0" w:space="0" w:color="auto"/>
            <w:bottom w:val="none" w:sz="0" w:space="0" w:color="auto"/>
            <w:right w:val="none" w:sz="0" w:space="0" w:color="auto"/>
          </w:divBdr>
        </w:div>
        <w:div w:id="441068982">
          <w:marLeft w:val="640"/>
          <w:marRight w:val="0"/>
          <w:marTop w:val="0"/>
          <w:marBottom w:val="0"/>
          <w:divBdr>
            <w:top w:val="none" w:sz="0" w:space="0" w:color="auto"/>
            <w:left w:val="none" w:sz="0" w:space="0" w:color="auto"/>
            <w:bottom w:val="none" w:sz="0" w:space="0" w:color="auto"/>
            <w:right w:val="none" w:sz="0" w:space="0" w:color="auto"/>
          </w:divBdr>
        </w:div>
        <w:div w:id="445928574">
          <w:marLeft w:val="640"/>
          <w:marRight w:val="0"/>
          <w:marTop w:val="0"/>
          <w:marBottom w:val="0"/>
          <w:divBdr>
            <w:top w:val="none" w:sz="0" w:space="0" w:color="auto"/>
            <w:left w:val="none" w:sz="0" w:space="0" w:color="auto"/>
            <w:bottom w:val="none" w:sz="0" w:space="0" w:color="auto"/>
            <w:right w:val="none" w:sz="0" w:space="0" w:color="auto"/>
          </w:divBdr>
        </w:div>
        <w:div w:id="459735950">
          <w:marLeft w:val="640"/>
          <w:marRight w:val="0"/>
          <w:marTop w:val="0"/>
          <w:marBottom w:val="0"/>
          <w:divBdr>
            <w:top w:val="none" w:sz="0" w:space="0" w:color="auto"/>
            <w:left w:val="none" w:sz="0" w:space="0" w:color="auto"/>
            <w:bottom w:val="none" w:sz="0" w:space="0" w:color="auto"/>
            <w:right w:val="none" w:sz="0" w:space="0" w:color="auto"/>
          </w:divBdr>
        </w:div>
        <w:div w:id="692734098">
          <w:marLeft w:val="640"/>
          <w:marRight w:val="0"/>
          <w:marTop w:val="0"/>
          <w:marBottom w:val="0"/>
          <w:divBdr>
            <w:top w:val="none" w:sz="0" w:space="0" w:color="auto"/>
            <w:left w:val="none" w:sz="0" w:space="0" w:color="auto"/>
            <w:bottom w:val="none" w:sz="0" w:space="0" w:color="auto"/>
            <w:right w:val="none" w:sz="0" w:space="0" w:color="auto"/>
          </w:divBdr>
        </w:div>
        <w:div w:id="1065302342">
          <w:marLeft w:val="640"/>
          <w:marRight w:val="0"/>
          <w:marTop w:val="0"/>
          <w:marBottom w:val="0"/>
          <w:divBdr>
            <w:top w:val="none" w:sz="0" w:space="0" w:color="auto"/>
            <w:left w:val="none" w:sz="0" w:space="0" w:color="auto"/>
            <w:bottom w:val="none" w:sz="0" w:space="0" w:color="auto"/>
            <w:right w:val="none" w:sz="0" w:space="0" w:color="auto"/>
          </w:divBdr>
        </w:div>
        <w:div w:id="1119028497">
          <w:marLeft w:val="640"/>
          <w:marRight w:val="0"/>
          <w:marTop w:val="0"/>
          <w:marBottom w:val="0"/>
          <w:divBdr>
            <w:top w:val="none" w:sz="0" w:space="0" w:color="auto"/>
            <w:left w:val="none" w:sz="0" w:space="0" w:color="auto"/>
            <w:bottom w:val="none" w:sz="0" w:space="0" w:color="auto"/>
            <w:right w:val="none" w:sz="0" w:space="0" w:color="auto"/>
          </w:divBdr>
        </w:div>
        <w:div w:id="1238319467">
          <w:marLeft w:val="640"/>
          <w:marRight w:val="0"/>
          <w:marTop w:val="0"/>
          <w:marBottom w:val="0"/>
          <w:divBdr>
            <w:top w:val="none" w:sz="0" w:space="0" w:color="auto"/>
            <w:left w:val="none" w:sz="0" w:space="0" w:color="auto"/>
            <w:bottom w:val="none" w:sz="0" w:space="0" w:color="auto"/>
            <w:right w:val="none" w:sz="0" w:space="0" w:color="auto"/>
          </w:divBdr>
        </w:div>
        <w:div w:id="1331176996">
          <w:marLeft w:val="640"/>
          <w:marRight w:val="0"/>
          <w:marTop w:val="0"/>
          <w:marBottom w:val="0"/>
          <w:divBdr>
            <w:top w:val="none" w:sz="0" w:space="0" w:color="auto"/>
            <w:left w:val="none" w:sz="0" w:space="0" w:color="auto"/>
            <w:bottom w:val="none" w:sz="0" w:space="0" w:color="auto"/>
            <w:right w:val="none" w:sz="0" w:space="0" w:color="auto"/>
          </w:divBdr>
        </w:div>
        <w:div w:id="1468812213">
          <w:marLeft w:val="640"/>
          <w:marRight w:val="0"/>
          <w:marTop w:val="0"/>
          <w:marBottom w:val="0"/>
          <w:divBdr>
            <w:top w:val="none" w:sz="0" w:space="0" w:color="auto"/>
            <w:left w:val="none" w:sz="0" w:space="0" w:color="auto"/>
            <w:bottom w:val="none" w:sz="0" w:space="0" w:color="auto"/>
            <w:right w:val="none" w:sz="0" w:space="0" w:color="auto"/>
          </w:divBdr>
        </w:div>
        <w:div w:id="1497306707">
          <w:marLeft w:val="640"/>
          <w:marRight w:val="0"/>
          <w:marTop w:val="0"/>
          <w:marBottom w:val="0"/>
          <w:divBdr>
            <w:top w:val="none" w:sz="0" w:space="0" w:color="auto"/>
            <w:left w:val="none" w:sz="0" w:space="0" w:color="auto"/>
            <w:bottom w:val="none" w:sz="0" w:space="0" w:color="auto"/>
            <w:right w:val="none" w:sz="0" w:space="0" w:color="auto"/>
          </w:divBdr>
        </w:div>
        <w:div w:id="1682926843">
          <w:marLeft w:val="640"/>
          <w:marRight w:val="0"/>
          <w:marTop w:val="0"/>
          <w:marBottom w:val="0"/>
          <w:divBdr>
            <w:top w:val="none" w:sz="0" w:space="0" w:color="auto"/>
            <w:left w:val="none" w:sz="0" w:space="0" w:color="auto"/>
            <w:bottom w:val="none" w:sz="0" w:space="0" w:color="auto"/>
            <w:right w:val="none" w:sz="0" w:space="0" w:color="auto"/>
          </w:divBdr>
        </w:div>
        <w:div w:id="1804344116">
          <w:marLeft w:val="640"/>
          <w:marRight w:val="0"/>
          <w:marTop w:val="0"/>
          <w:marBottom w:val="0"/>
          <w:divBdr>
            <w:top w:val="none" w:sz="0" w:space="0" w:color="auto"/>
            <w:left w:val="none" w:sz="0" w:space="0" w:color="auto"/>
            <w:bottom w:val="none" w:sz="0" w:space="0" w:color="auto"/>
            <w:right w:val="none" w:sz="0" w:space="0" w:color="auto"/>
          </w:divBdr>
        </w:div>
        <w:div w:id="1916549328">
          <w:marLeft w:val="640"/>
          <w:marRight w:val="0"/>
          <w:marTop w:val="0"/>
          <w:marBottom w:val="0"/>
          <w:divBdr>
            <w:top w:val="none" w:sz="0" w:space="0" w:color="auto"/>
            <w:left w:val="none" w:sz="0" w:space="0" w:color="auto"/>
            <w:bottom w:val="none" w:sz="0" w:space="0" w:color="auto"/>
            <w:right w:val="none" w:sz="0" w:space="0" w:color="auto"/>
          </w:divBdr>
        </w:div>
        <w:div w:id="1949435090">
          <w:marLeft w:val="640"/>
          <w:marRight w:val="0"/>
          <w:marTop w:val="0"/>
          <w:marBottom w:val="0"/>
          <w:divBdr>
            <w:top w:val="none" w:sz="0" w:space="0" w:color="auto"/>
            <w:left w:val="none" w:sz="0" w:space="0" w:color="auto"/>
            <w:bottom w:val="none" w:sz="0" w:space="0" w:color="auto"/>
            <w:right w:val="none" w:sz="0" w:space="0" w:color="auto"/>
          </w:divBdr>
        </w:div>
        <w:div w:id="1988440132">
          <w:marLeft w:val="640"/>
          <w:marRight w:val="0"/>
          <w:marTop w:val="0"/>
          <w:marBottom w:val="0"/>
          <w:divBdr>
            <w:top w:val="none" w:sz="0" w:space="0" w:color="auto"/>
            <w:left w:val="none" w:sz="0" w:space="0" w:color="auto"/>
            <w:bottom w:val="none" w:sz="0" w:space="0" w:color="auto"/>
            <w:right w:val="none" w:sz="0" w:space="0" w:color="auto"/>
          </w:divBdr>
        </w:div>
        <w:div w:id="1995641727">
          <w:marLeft w:val="640"/>
          <w:marRight w:val="0"/>
          <w:marTop w:val="0"/>
          <w:marBottom w:val="0"/>
          <w:divBdr>
            <w:top w:val="none" w:sz="0" w:space="0" w:color="auto"/>
            <w:left w:val="none" w:sz="0" w:space="0" w:color="auto"/>
            <w:bottom w:val="none" w:sz="0" w:space="0" w:color="auto"/>
            <w:right w:val="none" w:sz="0" w:space="0" w:color="auto"/>
          </w:divBdr>
        </w:div>
        <w:div w:id="2041658943">
          <w:marLeft w:val="640"/>
          <w:marRight w:val="0"/>
          <w:marTop w:val="0"/>
          <w:marBottom w:val="0"/>
          <w:divBdr>
            <w:top w:val="none" w:sz="0" w:space="0" w:color="auto"/>
            <w:left w:val="none" w:sz="0" w:space="0" w:color="auto"/>
            <w:bottom w:val="none" w:sz="0" w:space="0" w:color="auto"/>
            <w:right w:val="none" w:sz="0" w:space="0" w:color="auto"/>
          </w:divBdr>
        </w:div>
        <w:div w:id="2139491102">
          <w:marLeft w:val="640"/>
          <w:marRight w:val="0"/>
          <w:marTop w:val="0"/>
          <w:marBottom w:val="0"/>
          <w:divBdr>
            <w:top w:val="none" w:sz="0" w:space="0" w:color="auto"/>
            <w:left w:val="none" w:sz="0" w:space="0" w:color="auto"/>
            <w:bottom w:val="none" w:sz="0" w:space="0" w:color="auto"/>
            <w:right w:val="none" w:sz="0" w:space="0" w:color="auto"/>
          </w:divBdr>
        </w:div>
      </w:divsChild>
    </w:div>
    <w:div w:id="124927907">
      <w:bodyDiv w:val="1"/>
      <w:marLeft w:val="0"/>
      <w:marRight w:val="0"/>
      <w:marTop w:val="0"/>
      <w:marBottom w:val="0"/>
      <w:divBdr>
        <w:top w:val="none" w:sz="0" w:space="0" w:color="auto"/>
        <w:left w:val="none" w:sz="0" w:space="0" w:color="auto"/>
        <w:bottom w:val="none" w:sz="0" w:space="0" w:color="auto"/>
        <w:right w:val="none" w:sz="0" w:space="0" w:color="auto"/>
      </w:divBdr>
    </w:div>
    <w:div w:id="125246164">
      <w:bodyDiv w:val="1"/>
      <w:marLeft w:val="0"/>
      <w:marRight w:val="0"/>
      <w:marTop w:val="0"/>
      <w:marBottom w:val="0"/>
      <w:divBdr>
        <w:top w:val="none" w:sz="0" w:space="0" w:color="auto"/>
        <w:left w:val="none" w:sz="0" w:space="0" w:color="auto"/>
        <w:bottom w:val="none" w:sz="0" w:space="0" w:color="auto"/>
        <w:right w:val="none" w:sz="0" w:space="0" w:color="auto"/>
      </w:divBdr>
    </w:div>
    <w:div w:id="125438053">
      <w:bodyDiv w:val="1"/>
      <w:marLeft w:val="0"/>
      <w:marRight w:val="0"/>
      <w:marTop w:val="0"/>
      <w:marBottom w:val="0"/>
      <w:divBdr>
        <w:top w:val="none" w:sz="0" w:space="0" w:color="auto"/>
        <w:left w:val="none" w:sz="0" w:space="0" w:color="auto"/>
        <w:bottom w:val="none" w:sz="0" w:space="0" w:color="auto"/>
        <w:right w:val="none" w:sz="0" w:space="0" w:color="auto"/>
      </w:divBdr>
    </w:div>
    <w:div w:id="125785609">
      <w:bodyDiv w:val="1"/>
      <w:marLeft w:val="0"/>
      <w:marRight w:val="0"/>
      <w:marTop w:val="0"/>
      <w:marBottom w:val="0"/>
      <w:divBdr>
        <w:top w:val="none" w:sz="0" w:space="0" w:color="auto"/>
        <w:left w:val="none" w:sz="0" w:space="0" w:color="auto"/>
        <w:bottom w:val="none" w:sz="0" w:space="0" w:color="auto"/>
        <w:right w:val="none" w:sz="0" w:space="0" w:color="auto"/>
      </w:divBdr>
    </w:div>
    <w:div w:id="125854010">
      <w:bodyDiv w:val="1"/>
      <w:marLeft w:val="0"/>
      <w:marRight w:val="0"/>
      <w:marTop w:val="0"/>
      <w:marBottom w:val="0"/>
      <w:divBdr>
        <w:top w:val="none" w:sz="0" w:space="0" w:color="auto"/>
        <w:left w:val="none" w:sz="0" w:space="0" w:color="auto"/>
        <w:bottom w:val="none" w:sz="0" w:space="0" w:color="auto"/>
        <w:right w:val="none" w:sz="0" w:space="0" w:color="auto"/>
      </w:divBdr>
    </w:div>
    <w:div w:id="126438385">
      <w:bodyDiv w:val="1"/>
      <w:marLeft w:val="0"/>
      <w:marRight w:val="0"/>
      <w:marTop w:val="0"/>
      <w:marBottom w:val="0"/>
      <w:divBdr>
        <w:top w:val="none" w:sz="0" w:space="0" w:color="auto"/>
        <w:left w:val="none" w:sz="0" w:space="0" w:color="auto"/>
        <w:bottom w:val="none" w:sz="0" w:space="0" w:color="auto"/>
        <w:right w:val="none" w:sz="0" w:space="0" w:color="auto"/>
      </w:divBdr>
    </w:div>
    <w:div w:id="126516020">
      <w:bodyDiv w:val="1"/>
      <w:marLeft w:val="0"/>
      <w:marRight w:val="0"/>
      <w:marTop w:val="0"/>
      <w:marBottom w:val="0"/>
      <w:divBdr>
        <w:top w:val="none" w:sz="0" w:space="0" w:color="auto"/>
        <w:left w:val="none" w:sz="0" w:space="0" w:color="auto"/>
        <w:bottom w:val="none" w:sz="0" w:space="0" w:color="auto"/>
        <w:right w:val="none" w:sz="0" w:space="0" w:color="auto"/>
      </w:divBdr>
    </w:div>
    <w:div w:id="127011341">
      <w:bodyDiv w:val="1"/>
      <w:marLeft w:val="0"/>
      <w:marRight w:val="0"/>
      <w:marTop w:val="0"/>
      <w:marBottom w:val="0"/>
      <w:divBdr>
        <w:top w:val="none" w:sz="0" w:space="0" w:color="auto"/>
        <w:left w:val="none" w:sz="0" w:space="0" w:color="auto"/>
        <w:bottom w:val="none" w:sz="0" w:space="0" w:color="auto"/>
        <w:right w:val="none" w:sz="0" w:space="0" w:color="auto"/>
      </w:divBdr>
    </w:div>
    <w:div w:id="127433644">
      <w:bodyDiv w:val="1"/>
      <w:marLeft w:val="0"/>
      <w:marRight w:val="0"/>
      <w:marTop w:val="0"/>
      <w:marBottom w:val="0"/>
      <w:divBdr>
        <w:top w:val="none" w:sz="0" w:space="0" w:color="auto"/>
        <w:left w:val="none" w:sz="0" w:space="0" w:color="auto"/>
        <w:bottom w:val="none" w:sz="0" w:space="0" w:color="auto"/>
        <w:right w:val="none" w:sz="0" w:space="0" w:color="auto"/>
      </w:divBdr>
    </w:div>
    <w:div w:id="127865332">
      <w:bodyDiv w:val="1"/>
      <w:marLeft w:val="0"/>
      <w:marRight w:val="0"/>
      <w:marTop w:val="0"/>
      <w:marBottom w:val="0"/>
      <w:divBdr>
        <w:top w:val="none" w:sz="0" w:space="0" w:color="auto"/>
        <w:left w:val="none" w:sz="0" w:space="0" w:color="auto"/>
        <w:bottom w:val="none" w:sz="0" w:space="0" w:color="auto"/>
        <w:right w:val="none" w:sz="0" w:space="0" w:color="auto"/>
      </w:divBdr>
    </w:div>
    <w:div w:id="128400853">
      <w:bodyDiv w:val="1"/>
      <w:marLeft w:val="0"/>
      <w:marRight w:val="0"/>
      <w:marTop w:val="0"/>
      <w:marBottom w:val="0"/>
      <w:divBdr>
        <w:top w:val="none" w:sz="0" w:space="0" w:color="auto"/>
        <w:left w:val="none" w:sz="0" w:space="0" w:color="auto"/>
        <w:bottom w:val="none" w:sz="0" w:space="0" w:color="auto"/>
        <w:right w:val="none" w:sz="0" w:space="0" w:color="auto"/>
      </w:divBdr>
    </w:div>
    <w:div w:id="128935963">
      <w:bodyDiv w:val="1"/>
      <w:marLeft w:val="0"/>
      <w:marRight w:val="0"/>
      <w:marTop w:val="0"/>
      <w:marBottom w:val="0"/>
      <w:divBdr>
        <w:top w:val="none" w:sz="0" w:space="0" w:color="auto"/>
        <w:left w:val="none" w:sz="0" w:space="0" w:color="auto"/>
        <w:bottom w:val="none" w:sz="0" w:space="0" w:color="auto"/>
        <w:right w:val="none" w:sz="0" w:space="0" w:color="auto"/>
      </w:divBdr>
    </w:div>
    <w:div w:id="129370740">
      <w:bodyDiv w:val="1"/>
      <w:marLeft w:val="0"/>
      <w:marRight w:val="0"/>
      <w:marTop w:val="0"/>
      <w:marBottom w:val="0"/>
      <w:divBdr>
        <w:top w:val="none" w:sz="0" w:space="0" w:color="auto"/>
        <w:left w:val="none" w:sz="0" w:space="0" w:color="auto"/>
        <w:bottom w:val="none" w:sz="0" w:space="0" w:color="auto"/>
        <w:right w:val="none" w:sz="0" w:space="0" w:color="auto"/>
      </w:divBdr>
    </w:div>
    <w:div w:id="129590571">
      <w:bodyDiv w:val="1"/>
      <w:marLeft w:val="0"/>
      <w:marRight w:val="0"/>
      <w:marTop w:val="0"/>
      <w:marBottom w:val="0"/>
      <w:divBdr>
        <w:top w:val="none" w:sz="0" w:space="0" w:color="auto"/>
        <w:left w:val="none" w:sz="0" w:space="0" w:color="auto"/>
        <w:bottom w:val="none" w:sz="0" w:space="0" w:color="auto"/>
        <w:right w:val="none" w:sz="0" w:space="0" w:color="auto"/>
      </w:divBdr>
    </w:div>
    <w:div w:id="129715417">
      <w:bodyDiv w:val="1"/>
      <w:marLeft w:val="0"/>
      <w:marRight w:val="0"/>
      <w:marTop w:val="0"/>
      <w:marBottom w:val="0"/>
      <w:divBdr>
        <w:top w:val="none" w:sz="0" w:space="0" w:color="auto"/>
        <w:left w:val="none" w:sz="0" w:space="0" w:color="auto"/>
        <w:bottom w:val="none" w:sz="0" w:space="0" w:color="auto"/>
        <w:right w:val="none" w:sz="0" w:space="0" w:color="auto"/>
      </w:divBdr>
    </w:div>
    <w:div w:id="129829894">
      <w:bodyDiv w:val="1"/>
      <w:marLeft w:val="0"/>
      <w:marRight w:val="0"/>
      <w:marTop w:val="0"/>
      <w:marBottom w:val="0"/>
      <w:divBdr>
        <w:top w:val="none" w:sz="0" w:space="0" w:color="auto"/>
        <w:left w:val="none" w:sz="0" w:space="0" w:color="auto"/>
        <w:bottom w:val="none" w:sz="0" w:space="0" w:color="auto"/>
        <w:right w:val="none" w:sz="0" w:space="0" w:color="auto"/>
      </w:divBdr>
    </w:div>
    <w:div w:id="130102036">
      <w:bodyDiv w:val="1"/>
      <w:marLeft w:val="0"/>
      <w:marRight w:val="0"/>
      <w:marTop w:val="0"/>
      <w:marBottom w:val="0"/>
      <w:divBdr>
        <w:top w:val="none" w:sz="0" w:space="0" w:color="auto"/>
        <w:left w:val="none" w:sz="0" w:space="0" w:color="auto"/>
        <w:bottom w:val="none" w:sz="0" w:space="0" w:color="auto"/>
        <w:right w:val="none" w:sz="0" w:space="0" w:color="auto"/>
      </w:divBdr>
    </w:div>
    <w:div w:id="131406274">
      <w:bodyDiv w:val="1"/>
      <w:marLeft w:val="0"/>
      <w:marRight w:val="0"/>
      <w:marTop w:val="0"/>
      <w:marBottom w:val="0"/>
      <w:divBdr>
        <w:top w:val="none" w:sz="0" w:space="0" w:color="auto"/>
        <w:left w:val="none" w:sz="0" w:space="0" w:color="auto"/>
        <w:bottom w:val="none" w:sz="0" w:space="0" w:color="auto"/>
        <w:right w:val="none" w:sz="0" w:space="0" w:color="auto"/>
      </w:divBdr>
    </w:div>
    <w:div w:id="131757325">
      <w:bodyDiv w:val="1"/>
      <w:marLeft w:val="0"/>
      <w:marRight w:val="0"/>
      <w:marTop w:val="0"/>
      <w:marBottom w:val="0"/>
      <w:divBdr>
        <w:top w:val="none" w:sz="0" w:space="0" w:color="auto"/>
        <w:left w:val="none" w:sz="0" w:space="0" w:color="auto"/>
        <w:bottom w:val="none" w:sz="0" w:space="0" w:color="auto"/>
        <w:right w:val="none" w:sz="0" w:space="0" w:color="auto"/>
      </w:divBdr>
    </w:div>
    <w:div w:id="131874679">
      <w:bodyDiv w:val="1"/>
      <w:marLeft w:val="0"/>
      <w:marRight w:val="0"/>
      <w:marTop w:val="0"/>
      <w:marBottom w:val="0"/>
      <w:divBdr>
        <w:top w:val="none" w:sz="0" w:space="0" w:color="auto"/>
        <w:left w:val="none" w:sz="0" w:space="0" w:color="auto"/>
        <w:bottom w:val="none" w:sz="0" w:space="0" w:color="auto"/>
        <w:right w:val="none" w:sz="0" w:space="0" w:color="auto"/>
      </w:divBdr>
    </w:div>
    <w:div w:id="132213328">
      <w:bodyDiv w:val="1"/>
      <w:marLeft w:val="0"/>
      <w:marRight w:val="0"/>
      <w:marTop w:val="0"/>
      <w:marBottom w:val="0"/>
      <w:divBdr>
        <w:top w:val="none" w:sz="0" w:space="0" w:color="auto"/>
        <w:left w:val="none" w:sz="0" w:space="0" w:color="auto"/>
        <w:bottom w:val="none" w:sz="0" w:space="0" w:color="auto"/>
        <w:right w:val="none" w:sz="0" w:space="0" w:color="auto"/>
      </w:divBdr>
    </w:div>
    <w:div w:id="133304512">
      <w:bodyDiv w:val="1"/>
      <w:marLeft w:val="0"/>
      <w:marRight w:val="0"/>
      <w:marTop w:val="0"/>
      <w:marBottom w:val="0"/>
      <w:divBdr>
        <w:top w:val="none" w:sz="0" w:space="0" w:color="auto"/>
        <w:left w:val="none" w:sz="0" w:space="0" w:color="auto"/>
        <w:bottom w:val="none" w:sz="0" w:space="0" w:color="auto"/>
        <w:right w:val="none" w:sz="0" w:space="0" w:color="auto"/>
      </w:divBdr>
    </w:div>
    <w:div w:id="133370626">
      <w:bodyDiv w:val="1"/>
      <w:marLeft w:val="0"/>
      <w:marRight w:val="0"/>
      <w:marTop w:val="0"/>
      <w:marBottom w:val="0"/>
      <w:divBdr>
        <w:top w:val="none" w:sz="0" w:space="0" w:color="auto"/>
        <w:left w:val="none" w:sz="0" w:space="0" w:color="auto"/>
        <w:bottom w:val="none" w:sz="0" w:space="0" w:color="auto"/>
        <w:right w:val="none" w:sz="0" w:space="0" w:color="auto"/>
      </w:divBdr>
    </w:div>
    <w:div w:id="133956827">
      <w:bodyDiv w:val="1"/>
      <w:marLeft w:val="0"/>
      <w:marRight w:val="0"/>
      <w:marTop w:val="0"/>
      <w:marBottom w:val="0"/>
      <w:divBdr>
        <w:top w:val="none" w:sz="0" w:space="0" w:color="auto"/>
        <w:left w:val="none" w:sz="0" w:space="0" w:color="auto"/>
        <w:bottom w:val="none" w:sz="0" w:space="0" w:color="auto"/>
        <w:right w:val="none" w:sz="0" w:space="0" w:color="auto"/>
      </w:divBdr>
    </w:div>
    <w:div w:id="134225106">
      <w:bodyDiv w:val="1"/>
      <w:marLeft w:val="0"/>
      <w:marRight w:val="0"/>
      <w:marTop w:val="0"/>
      <w:marBottom w:val="0"/>
      <w:divBdr>
        <w:top w:val="none" w:sz="0" w:space="0" w:color="auto"/>
        <w:left w:val="none" w:sz="0" w:space="0" w:color="auto"/>
        <w:bottom w:val="none" w:sz="0" w:space="0" w:color="auto"/>
        <w:right w:val="none" w:sz="0" w:space="0" w:color="auto"/>
      </w:divBdr>
    </w:div>
    <w:div w:id="134761530">
      <w:bodyDiv w:val="1"/>
      <w:marLeft w:val="0"/>
      <w:marRight w:val="0"/>
      <w:marTop w:val="0"/>
      <w:marBottom w:val="0"/>
      <w:divBdr>
        <w:top w:val="none" w:sz="0" w:space="0" w:color="auto"/>
        <w:left w:val="none" w:sz="0" w:space="0" w:color="auto"/>
        <w:bottom w:val="none" w:sz="0" w:space="0" w:color="auto"/>
        <w:right w:val="none" w:sz="0" w:space="0" w:color="auto"/>
      </w:divBdr>
      <w:divsChild>
        <w:div w:id="102120021">
          <w:marLeft w:val="640"/>
          <w:marRight w:val="0"/>
          <w:marTop w:val="0"/>
          <w:marBottom w:val="0"/>
          <w:divBdr>
            <w:top w:val="none" w:sz="0" w:space="0" w:color="auto"/>
            <w:left w:val="none" w:sz="0" w:space="0" w:color="auto"/>
            <w:bottom w:val="none" w:sz="0" w:space="0" w:color="auto"/>
            <w:right w:val="none" w:sz="0" w:space="0" w:color="auto"/>
          </w:divBdr>
        </w:div>
        <w:div w:id="112794685">
          <w:marLeft w:val="640"/>
          <w:marRight w:val="0"/>
          <w:marTop w:val="0"/>
          <w:marBottom w:val="0"/>
          <w:divBdr>
            <w:top w:val="none" w:sz="0" w:space="0" w:color="auto"/>
            <w:left w:val="none" w:sz="0" w:space="0" w:color="auto"/>
            <w:bottom w:val="none" w:sz="0" w:space="0" w:color="auto"/>
            <w:right w:val="none" w:sz="0" w:space="0" w:color="auto"/>
          </w:divBdr>
        </w:div>
        <w:div w:id="188564347">
          <w:marLeft w:val="640"/>
          <w:marRight w:val="0"/>
          <w:marTop w:val="0"/>
          <w:marBottom w:val="0"/>
          <w:divBdr>
            <w:top w:val="none" w:sz="0" w:space="0" w:color="auto"/>
            <w:left w:val="none" w:sz="0" w:space="0" w:color="auto"/>
            <w:bottom w:val="none" w:sz="0" w:space="0" w:color="auto"/>
            <w:right w:val="none" w:sz="0" w:space="0" w:color="auto"/>
          </w:divBdr>
        </w:div>
        <w:div w:id="241137873">
          <w:marLeft w:val="640"/>
          <w:marRight w:val="0"/>
          <w:marTop w:val="0"/>
          <w:marBottom w:val="0"/>
          <w:divBdr>
            <w:top w:val="none" w:sz="0" w:space="0" w:color="auto"/>
            <w:left w:val="none" w:sz="0" w:space="0" w:color="auto"/>
            <w:bottom w:val="none" w:sz="0" w:space="0" w:color="auto"/>
            <w:right w:val="none" w:sz="0" w:space="0" w:color="auto"/>
          </w:divBdr>
        </w:div>
        <w:div w:id="255938780">
          <w:marLeft w:val="640"/>
          <w:marRight w:val="0"/>
          <w:marTop w:val="0"/>
          <w:marBottom w:val="0"/>
          <w:divBdr>
            <w:top w:val="none" w:sz="0" w:space="0" w:color="auto"/>
            <w:left w:val="none" w:sz="0" w:space="0" w:color="auto"/>
            <w:bottom w:val="none" w:sz="0" w:space="0" w:color="auto"/>
            <w:right w:val="none" w:sz="0" w:space="0" w:color="auto"/>
          </w:divBdr>
        </w:div>
        <w:div w:id="262690228">
          <w:marLeft w:val="640"/>
          <w:marRight w:val="0"/>
          <w:marTop w:val="0"/>
          <w:marBottom w:val="0"/>
          <w:divBdr>
            <w:top w:val="none" w:sz="0" w:space="0" w:color="auto"/>
            <w:left w:val="none" w:sz="0" w:space="0" w:color="auto"/>
            <w:bottom w:val="none" w:sz="0" w:space="0" w:color="auto"/>
            <w:right w:val="none" w:sz="0" w:space="0" w:color="auto"/>
          </w:divBdr>
        </w:div>
        <w:div w:id="375862492">
          <w:marLeft w:val="640"/>
          <w:marRight w:val="0"/>
          <w:marTop w:val="0"/>
          <w:marBottom w:val="0"/>
          <w:divBdr>
            <w:top w:val="none" w:sz="0" w:space="0" w:color="auto"/>
            <w:left w:val="none" w:sz="0" w:space="0" w:color="auto"/>
            <w:bottom w:val="none" w:sz="0" w:space="0" w:color="auto"/>
            <w:right w:val="none" w:sz="0" w:space="0" w:color="auto"/>
          </w:divBdr>
        </w:div>
        <w:div w:id="399134869">
          <w:marLeft w:val="640"/>
          <w:marRight w:val="0"/>
          <w:marTop w:val="0"/>
          <w:marBottom w:val="0"/>
          <w:divBdr>
            <w:top w:val="none" w:sz="0" w:space="0" w:color="auto"/>
            <w:left w:val="none" w:sz="0" w:space="0" w:color="auto"/>
            <w:bottom w:val="none" w:sz="0" w:space="0" w:color="auto"/>
            <w:right w:val="none" w:sz="0" w:space="0" w:color="auto"/>
          </w:divBdr>
        </w:div>
        <w:div w:id="486437321">
          <w:marLeft w:val="640"/>
          <w:marRight w:val="0"/>
          <w:marTop w:val="0"/>
          <w:marBottom w:val="0"/>
          <w:divBdr>
            <w:top w:val="none" w:sz="0" w:space="0" w:color="auto"/>
            <w:left w:val="none" w:sz="0" w:space="0" w:color="auto"/>
            <w:bottom w:val="none" w:sz="0" w:space="0" w:color="auto"/>
            <w:right w:val="none" w:sz="0" w:space="0" w:color="auto"/>
          </w:divBdr>
        </w:div>
        <w:div w:id="509872846">
          <w:marLeft w:val="640"/>
          <w:marRight w:val="0"/>
          <w:marTop w:val="0"/>
          <w:marBottom w:val="0"/>
          <w:divBdr>
            <w:top w:val="none" w:sz="0" w:space="0" w:color="auto"/>
            <w:left w:val="none" w:sz="0" w:space="0" w:color="auto"/>
            <w:bottom w:val="none" w:sz="0" w:space="0" w:color="auto"/>
            <w:right w:val="none" w:sz="0" w:space="0" w:color="auto"/>
          </w:divBdr>
        </w:div>
        <w:div w:id="515392373">
          <w:marLeft w:val="640"/>
          <w:marRight w:val="0"/>
          <w:marTop w:val="0"/>
          <w:marBottom w:val="0"/>
          <w:divBdr>
            <w:top w:val="none" w:sz="0" w:space="0" w:color="auto"/>
            <w:left w:val="none" w:sz="0" w:space="0" w:color="auto"/>
            <w:bottom w:val="none" w:sz="0" w:space="0" w:color="auto"/>
            <w:right w:val="none" w:sz="0" w:space="0" w:color="auto"/>
          </w:divBdr>
        </w:div>
        <w:div w:id="576016014">
          <w:marLeft w:val="640"/>
          <w:marRight w:val="0"/>
          <w:marTop w:val="0"/>
          <w:marBottom w:val="0"/>
          <w:divBdr>
            <w:top w:val="none" w:sz="0" w:space="0" w:color="auto"/>
            <w:left w:val="none" w:sz="0" w:space="0" w:color="auto"/>
            <w:bottom w:val="none" w:sz="0" w:space="0" w:color="auto"/>
            <w:right w:val="none" w:sz="0" w:space="0" w:color="auto"/>
          </w:divBdr>
        </w:div>
        <w:div w:id="609239910">
          <w:marLeft w:val="640"/>
          <w:marRight w:val="0"/>
          <w:marTop w:val="0"/>
          <w:marBottom w:val="0"/>
          <w:divBdr>
            <w:top w:val="none" w:sz="0" w:space="0" w:color="auto"/>
            <w:left w:val="none" w:sz="0" w:space="0" w:color="auto"/>
            <w:bottom w:val="none" w:sz="0" w:space="0" w:color="auto"/>
            <w:right w:val="none" w:sz="0" w:space="0" w:color="auto"/>
          </w:divBdr>
        </w:div>
        <w:div w:id="663510237">
          <w:marLeft w:val="640"/>
          <w:marRight w:val="0"/>
          <w:marTop w:val="0"/>
          <w:marBottom w:val="0"/>
          <w:divBdr>
            <w:top w:val="none" w:sz="0" w:space="0" w:color="auto"/>
            <w:left w:val="none" w:sz="0" w:space="0" w:color="auto"/>
            <w:bottom w:val="none" w:sz="0" w:space="0" w:color="auto"/>
            <w:right w:val="none" w:sz="0" w:space="0" w:color="auto"/>
          </w:divBdr>
        </w:div>
        <w:div w:id="677121588">
          <w:marLeft w:val="640"/>
          <w:marRight w:val="0"/>
          <w:marTop w:val="0"/>
          <w:marBottom w:val="0"/>
          <w:divBdr>
            <w:top w:val="none" w:sz="0" w:space="0" w:color="auto"/>
            <w:left w:val="none" w:sz="0" w:space="0" w:color="auto"/>
            <w:bottom w:val="none" w:sz="0" w:space="0" w:color="auto"/>
            <w:right w:val="none" w:sz="0" w:space="0" w:color="auto"/>
          </w:divBdr>
        </w:div>
        <w:div w:id="844134269">
          <w:marLeft w:val="640"/>
          <w:marRight w:val="0"/>
          <w:marTop w:val="0"/>
          <w:marBottom w:val="0"/>
          <w:divBdr>
            <w:top w:val="none" w:sz="0" w:space="0" w:color="auto"/>
            <w:left w:val="none" w:sz="0" w:space="0" w:color="auto"/>
            <w:bottom w:val="none" w:sz="0" w:space="0" w:color="auto"/>
            <w:right w:val="none" w:sz="0" w:space="0" w:color="auto"/>
          </w:divBdr>
        </w:div>
        <w:div w:id="856041856">
          <w:marLeft w:val="640"/>
          <w:marRight w:val="0"/>
          <w:marTop w:val="0"/>
          <w:marBottom w:val="0"/>
          <w:divBdr>
            <w:top w:val="none" w:sz="0" w:space="0" w:color="auto"/>
            <w:left w:val="none" w:sz="0" w:space="0" w:color="auto"/>
            <w:bottom w:val="none" w:sz="0" w:space="0" w:color="auto"/>
            <w:right w:val="none" w:sz="0" w:space="0" w:color="auto"/>
          </w:divBdr>
        </w:div>
        <w:div w:id="1018969334">
          <w:marLeft w:val="640"/>
          <w:marRight w:val="0"/>
          <w:marTop w:val="0"/>
          <w:marBottom w:val="0"/>
          <w:divBdr>
            <w:top w:val="none" w:sz="0" w:space="0" w:color="auto"/>
            <w:left w:val="none" w:sz="0" w:space="0" w:color="auto"/>
            <w:bottom w:val="none" w:sz="0" w:space="0" w:color="auto"/>
            <w:right w:val="none" w:sz="0" w:space="0" w:color="auto"/>
          </w:divBdr>
        </w:div>
        <w:div w:id="1172062113">
          <w:marLeft w:val="640"/>
          <w:marRight w:val="0"/>
          <w:marTop w:val="0"/>
          <w:marBottom w:val="0"/>
          <w:divBdr>
            <w:top w:val="none" w:sz="0" w:space="0" w:color="auto"/>
            <w:left w:val="none" w:sz="0" w:space="0" w:color="auto"/>
            <w:bottom w:val="none" w:sz="0" w:space="0" w:color="auto"/>
            <w:right w:val="none" w:sz="0" w:space="0" w:color="auto"/>
          </w:divBdr>
        </w:div>
        <w:div w:id="1318799274">
          <w:marLeft w:val="640"/>
          <w:marRight w:val="0"/>
          <w:marTop w:val="0"/>
          <w:marBottom w:val="0"/>
          <w:divBdr>
            <w:top w:val="none" w:sz="0" w:space="0" w:color="auto"/>
            <w:left w:val="none" w:sz="0" w:space="0" w:color="auto"/>
            <w:bottom w:val="none" w:sz="0" w:space="0" w:color="auto"/>
            <w:right w:val="none" w:sz="0" w:space="0" w:color="auto"/>
          </w:divBdr>
        </w:div>
        <w:div w:id="1398480489">
          <w:marLeft w:val="640"/>
          <w:marRight w:val="0"/>
          <w:marTop w:val="0"/>
          <w:marBottom w:val="0"/>
          <w:divBdr>
            <w:top w:val="none" w:sz="0" w:space="0" w:color="auto"/>
            <w:left w:val="none" w:sz="0" w:space="0" w:color="auto"/>
            <w:bottom w:val="none" w:sz="0" w:space="0" w:color="auto"/>
            <w:right w:val="none" w:sz="0" w:space="0" w:color="auto"/>
          </w:divBdr>
        </w:div>
        <w:div w:id="1406344488">
          <w:marLeft w:val="640"/>
          <w:marRight w:val="0"/>
          <w:marTop w:val="0"/>
          <w:marBottom w:val="0"/>
          <w:divBdr>
            <w:top w:val="none" w:sz="0" w:space="0" w:color="auto"/>
            <w:left w:val="none" w:sz="0" w:space="0" w:color="auto"/>
            <w:bottom w:val="none" w:sz="0" w:space="0" w:color="auto"/>
            <w:right w:val="none" w:sz="0" w:space="0" w:color="auto"/>
          </w:divBdr>
        </w:div>
        <w:div w:id="1415665491">
          <w:marLeft w:val="640"/>
          <w:marRight w:val="0"/>
          <w:marTop w:val="0"/>
          <w:marBottom w:val="0"/>
          <w:divBdr>
            <w:top w:val="none" w:sz="0" w:space="0" w:color="auto"/>
            <w:left w:val="none" w:sz="0" w:space="0" w:color="auto"/>
            <w:bottom w:val="none" w:sz="0" w:space="0" w:color="auto"/>
            <w:right w:val="none" w:sz="0" w:space="0" w:color="auto"/>
          </w:divBdr>
        </w:div>
        <w:div w:id="1435638078">
          <w:marLeft w:val="640"/>
          <w:marRight w:val="0"/>
          <w:marTop w:val="0"/>
          <w:marBottom w:val="0"/>
          <w:divBdr>
            <w:top w:val="none" w:sz="0" w:space="0" w:color="auto"/>
            <w:left w:val="none" w:sz="0" w:space="0" w:color="auto"/>
            <w:bottom w:val="none" w:sz="0" w:space="0" w:color="auto"/>
            <w:right w:val="none" w:sz="0" w:space="0" w:color="auto"/>
          </w:divBdr>
        </w:div>
        <w:div w:id="1485001426">
          <w:marLeft w:val="640"/>
          <w:marRight w:val="0"/>
          <w:marTop w:val="0"/>
          <w:marBottom w:val="0"/>
          <w:divBdr>
            <w:top w:val="none" w:sz="0" w:space="0" w:color="auto"/>
            <w:left w:val="none" w:sz="0" w:space="0" w:color="auto"/>
            <w:bottom w:val="none" w:sz="0" w:space="0" w:color="auto"/>
            <w:right w:val="none" w:sz="0" w:space="0" w:color="auto"/>
          </w:divBdr>
        </w:div>
        <w:div w:id="1500459649">
          <w:marLeft w:val="640"/>
          <w:marRight w:val="0"/>
          <w:marTop w:val="0"/>
          <w:marBottom w:val="0"/>
          <w:divBdr>
            <w:top w:val="none" w:sz="0" w:space="0" w:color="auto"/>
            <w:left w:val="none" w:sz="0" w:space="0" w:color="auto"/>
            <w:bottom w:val="none" w:sz="0" w:space="0" w:color="auto"/>
            <w:right w:val="none" w:sz="0" w:space="0" w:color="auto"/>
          </w:divBdr>
        </w:div>
        <w:div w:id="1647860109">
          <w:marLeft w:val="640"/>
          <w:marRight w:val="0"/>
          <w:marTop w:val="0"/>
          <w:marBottom w:val="0"/>
          <w:divBdr>
            <w:top w:val="none" w:sz="0" w:space="0" w:color="auto"/>
            <w:left w:val="none" w:sz="0" w:space="0" w:color="auto"/>
            <w:bottom w:val="none" w:sz="0" w:space="0" w:color="auto"/>
            <w:right w:val="none" w:sz="0" w:space="0" w:color="auto"/>
          </w:divBdr>
        </w:div>
        <w:div w:id="1734889620">
          <w:marLeft w:val="640"/>
          <w:marRight w:val="0"/>
          <w:marTop w:val="0"/>
          <w:marBottom w:val="0"/>
          <w:divBdr>
            <w:top w:val="none" w:sz="0" w:space="0" w:color="auto"/>
            <w:left w:val="none" w:sz="0" w:space="0" w:color="auto"/>
            <w:bottom w:val="none" w:sz="0" w:space="0" w:color="auto"/>
            <w:right w:val="none" w:sz="0" w:space="0" w:color="auto"/>
          </w:divBdr>
        </w:div>
        <w:div w:id="2031057800">
          <w:marLeft w:val="640"/>
          <w:marRight w:val="0"/>
          <w:marTop w:val="0"/>
          <w:marBottom w:val="0"/>
          <w:divBdr>
            <w:top w:val="none" w:sz="0" w:space="0" w:color="auto"/>
            <w:left w:val="none" w:sz="0" w:space="0" w:color="auto"/>
            <w:bottom w:val="none" w:sz="0" w:space="0" w:color="auto"/>
            <w:right w:val="none" w:sz="0" w:space="0" w:color="auto"/>
          </w:divBdr>
        </w:div>
        <w:div w:id="2040659992">
          <w:marLeft w:val="640"/>
          <w:marRight w:val="0"/>
          <w:marTop w:val="0"/>
          <w:marBottom w:val="0"/>
          <w:divBdr>
            <w:top w:val="none" w:sz="0" w:space="0" w:color="auto"/>
            <w:left w:val="none" w:sz="0" w:space="0" w:color="auto"/>
            <w:bottom w:val="none" w:sz="0" w:space="0" w:color="auto"/>
            <w:right w:val="none" w:sz="0" w:space="0" w:color="auto"/>
          </w:divBdr>
        </w:div>
        <w:div w:id="2123646702">
          <w:marLeft w:val="640"/>
          <w:marRight w:val="0"/>
          <w:marTop w:val="0"/>
          <w:marBottom w:val="0"/>
          <w:divBdr>
            <w:top w:val="none" w:sz="0" w:space="0" w:color="auto"/>
            <w:left w:val="none" w:sz="0" w:space="0" w:color="auto"/>
            <w:bottom w:val="none" w:sz="0" w:space="0" w:color="auto"/>
            <w:right w:val="none" w:sz="0" w:space="0" w:color="auto"/>
          </w:divBdr>
        </w:div>
        <w:div w:id="2144886928">
          <w:marLeft w:val="640"/>
          <w:marRight w:val="0"/>
          <w:marTop w:val="0"/>
          <w:marBottom w:val="0"/>
          <w:divBdr>
            <w:top w:val="none" w:sz="0" w:space="0" w:color="auto"/>
            <w:left w:val="none" w:sz="0" w:space="0" w:color="auto"/>
            <w:bottom w:val="none" w:sz="0" w:space="0" w:color="auto"/>
            <w:right w:val="none" w:sz="0" w:space="0" w:color="auto"/>
          </w:divBdr>
        </w:div>
      </w:divsChild>
    </w:div>
    <w:div w:id="134838490">
      <w:bodyDiv w:val="1"/>
      <w:marLeft w:val="0"/>
      <w:marRight w:val="0"/>
      <w:marTop w:val="0"/>
      <w:marBottom w:val="0"/>
      <w:divBdr>
        <w:top w:val="none" w:sz="0" w:space="0" w:color="auto"/>
        <w:left w:val="none" w:sz="0" w:space="0" w:color="auto"/>
        <w:bottom w:val="none" w:sz="0" w:space="0" w:color="auto"/>
        <w:right w:val="none" w:sz="0" w:space="0" w:color="auto"/>
      </w:divBdr>
      <w:divsChild>
        <w:div w:id="368841025">
          <w:marLeft w:val="640"/>
          <w:marRight w:val="0"/>
          <w:marTop w:val="0"/>
          <w:marBottom w:val="0"/>
          <w:divBdr>
            <w:top w:val="none" w:sz="0" w:space="0" w:color="auto"/>
            <w:left w:val="none" w:sz="0" w:space="0" w:color="auto"/>
            <w:bottom w:val="none" w:sz="0" w:space="0" w:color="auto"/>
            <w:right w:val="none" w:sz="0" w:space="0" w:color="auto"/>
          </w:divBdr>
        </w:div>
        <w:div w:id="644624706">
          <w:marLeft w:val="640"/>
          <w:marRight w:val="0"/>
          <w:marTop w:val="0"/>
          <w:marBottom w:val="0"/>
          <w:divBdr>
            <w:top w:val="none" w:sz="0" w:space="0" w:color="auto"/>
            <w:left w:val="none" w:sz="0" w:space="0" w:color="auto"/>
            <w:bottom w:val="none" w:sz="0" w:space="0" w:color="auto"/>
            <w:right w:val="none" w:sz="0" w:space="0" w:color="auto"/>
          </w:divBdr>
        </w:div>
        <w:div w:id="968391175">
          <w:marLeft w:val="640"/>
          <w:marRight w:val="0"/>
          <w:marTop w:val="0"/>
          <w:marBottom w:val="0"/>
          <w:divBdr>
            <w:top w:val="none" w:sz="0" w:space="0" w:color="auto"/>
            <w:left w:val="none" w:sz="0" w:space="0" w:color="auto"/>
            <w:bottom w:val="none" w:sz="0" w:space="0" w:color="auto"/>
            <w:right w:val="none" w:sz="0" w:space="0" w:color="auto"/>
          </w:divBdr>
        </w:div>
        <w:div w:id="1438524803">
          <w:marLeft w:val="640"/>
          <w:marRight w:val="0"/>
          <w:marTop w:val="0"/>
          <w:marBottom w:val="0"/>
          <w:divBdr>
            <w:top w:val="none" w:sz="0" w:space="0" w:color="auto"/>
            <w:left w:val="none" w:sz="0" w:space="0" w:color="auto"/>
            <w:bottom w:val="none" w:sz="0" w:space="0" w:color="auto"/>
            <w:right w:val="none" w:sz="0" w:space="0" w:color="auto"/>
          </w:divBdr>
        </w:div>
        <w:div w:id="2046905721">
          <w:marLeft w:val="640"/>
          <w:marRight w:val="0"/>
          <w:marTop w:val="0"/>
          <w:marBottom w:val="0"/>
          <w:divBdr>
            <w:top w:val="none" w:sz="0" w:space="0" w:color="auto"/>
            <w:left w:val="none" w:sz="0" w:space="0" w:color="auto"/>
            <w:bottom w:val="none" w:sz="0" w:space="0" w:color="auto"/>
            <w:right w:val="none" w:sz="0" w:space="0" w:color="auto"/>
          </w:divBdr>
        </w:div>
      </w:divsChild>
    </w:div>
    <w:div w:id="134883910">
      <w:bodyDiv w:val="1"/>
      <w:marLeft w:val="0"/>
      <w:marRight w:val="0"/>
      <w:marTop w:val="0"/>
      <w:marBottom w:val="0"/>
      <w:divBdr>
        <w:top w:val="none" w:sz="0" w:space="0" w:color="auto"/>
        <w:left w:val="none" w:sz="0" w:space="0" w:color="auto"/>
        <w:bottom w:val="none" w:sz="0" w:space="0" w:color="auto"/>
        <w:right w:val="none" w:sz="0" w:space="0" w:color="auto"/>
      </w:divBdr>
    </w:div>
    <w:div w:id="134953149">
      <w:bodyDiv w:val="1"/>
      <w:marLeft w:val="0"/>
      <w:marRight w:val="0"/>
      <w:marTop w:val="0"/>
      <w:marBottom w:val="0"/>
      <w:divBdr>
        <w:top w:val="none" w:sz="0" w:space="0" w:color="auto"/>
        <w:left w:val="none" w:sz="0" w:space="0" w:color="auto"/>
        <w:bottom w:val="none" w:sz="0" w:space="0" w:color="auto"/>
        <w:right w:val="none" w:sz="0" w:space="0" w:color="auto"/>
      </w:divBdr>
    </w:div>
    <w:div w:id="135100974">
      <w:bodyDiv w:val="1"/>
      <w:marLeft w:val="0"/>
      <w:marRight w:val="0"/>
      <w:marTop w:val="0"/>
      <w:marBottom w:val="0"/>
      <w:divBdr>
        <w:top w:val="none" w:sz="0" w:space="0" w:color="auto"/>
        <w:left w:val="none" w:sz="0" w:space="0" w:color="auto"/>
        <w:bottom w:val="none" w:sz="0" w:space="0" w:color="auto"/>
        <w:right w:val="none" w:sz="0" w:space="0" w:color="auto"/>
      </w:divBdr>
    </w:div>
    <w:div w:id="135341333">
      <w:bodyDiv w:val="1"/>
      <w:marLeft w:val="0"/>
      <w:marRight w:val="0"/>
      <w:marTop w:val="0"/>
      <w:marBottom w:val="0"/>
      <w:divBdr>
        <w:top w:val="none" w:sz="0" w:space="0" w:color="auto"/>
        <w:left w:val="none" w:sz="0" w:space="0" w:color="auto"/>
        <w:bottom w:val="none" w:sz="0" w:space="0" w:color="auto"/>
        <w:right w:val="none" w:sz="0" w:space="0" w:color="auto"/>
      </w:divBdr>
      <w:divsChild>
        <w:div w:id="298457404">
          <w:marLeft w:val="640"/>
          <w:marRight w:val="0"/>
          <w:marTop w:val="0"/>
          <w:marBottom w:val="0"/>
          <w:divBdr>
            <w:top w:val="none" w:sz="0" w:space="0" w:color="auto"/>
            <w:left w:val="none" w:sz="0" w:space="0" w:color="auto"/>
            <w:bottom w:val="none" w:sz="0" w:space="0" w:color="auto"/>
            <w:right w:val="none" w:sz="0" w:space="0" w:color="auto"/>
          </w:divBdr>
        </w:div>
        <w:div w:id="305740472">
          <w:marLeft w:val="640"/>
          <w:marRight w:val="0"/>
          <w:marTop w:val="0"/>
          <w:marBottom w:val="0"/>
          <w:divBdr>
            <w:top w:val="none" w:sz="0" w:space="0" w:color="auto"/>
            <w:left w:val="none" w:sz="0" w:space="0" w:color="auto"/>
            <w:bottom w:val="none" w:sz="0" w:space="0" w:color="auto"/>
            <w:right w:val="none" w:sz="0" w:space="0" w:color="auto"/>
          </w:divBdr>
        </w:div>
        <w:div w:id="306319642">
          <w:marLeft w:val="640"/>
          <w:marRight w:val="0"/>
          <w:marTop w:val="0"/>
          <w:marBottom w:val="0"/>
          <w:divBdr>
            <w:top w:val="none" w:sz="0" w:space="0" w:color="auto"/>
            <w:left w:val="none" w:sz="0" w:space="0" w:color="auto"/>
            <w:bottom w:val="none" w:sz="0" w:space="0" w:color="auto"/>
            <w:right w:val="none" w:sz="0" w:space="0" w:color="auto"/>
          </w:divBdr>
        </w:div>
        <w:div w:id="326056842">
          <w:marLeft w:val="640"/>
          <w:marRight w:val="0"/>
          <w:marTop w:val="0"/>
          <w:marBottom w:val="0"/>
          <w:divBdr>
            <w:top w:val="none" w:sz="0" w:space="0" w:color="auto"/>
            <w:left w:val="none" w:sz="0" w:space="0" w:color="auto"/>
            <w:bottom w:val="none" w:sz="0" w:space="0" w:color="auto"/>
            <w:right w:val="none" w:sz="0" w:space="0" w:color="auto"/>
          </w:divBdr>
        </w:div>
        <w:div w:id="367224963">
          <w:marLeft w:val="640"/>
          <w:marRight w:val="0"/>
          <w:marTop w:val="0"/>
          <w:marBottom w:val="0"/>
          <w:divBdr>
            <w:top w:val="none" w:sz="0" w:space="0" w:color="auto"/>
            <w:left w:val="none" w:sz="0" w:space="0" w:color="auto"/>
            <w:bottom w:val="none" w:sz="0" w:space="0" w:color="auto"/>
            <w:right w:val="none" w:sz="0" w:space="0" w:color="auto"/>
          </w:divBdr>
        </w:div>
        <w:div w:id="590552158">
          <w:marLeft w:val="640"/>
          <w:marRight w:val="0"/>
          <w:marTop w:val="0"/>
          <w:marBottom w:val="0"/>
          <w:divBdr>
            <w:top w:val="none" w:sz="0" w:space="0" w:color="auto"/>
            <w:left w:val="none" w:sz="0" w:space="0" w:color="auto"/>
            <w:bottom w:val="none" w:sz="0" w:space="0" w:color="auto"/>
            <w:right w:val="none" w:sz="0" w:space="0" w:color="auto"/>
          </w:divBdr>
        </w:div>
        <w:div w:id="643432894">
          <w:marLeft w:val="640"/>
          <w:marRight w:val="0"/>
          <w:marTop w:val="0"/>
          <w:marBottom w:val="0"/>
          <w:divBdr>
            <w:top w:val="none" w:sz="0" w:space="0" w:color="auto"/>
            <w:left w:val="none" w:sz="0" w:space="0" w:color="auto"/>
            <w:bottom w:val="none" w:sz="0" w:space="0" w:color="auto"/>
            <w:right w:val="none" w:sz="0" w:space="0" w:color="auto"/>
          </w:divBdr>
        </w:div>
        <w:div w:id="645430975">
          <w:marLeft w:val="640"/>
          <w:marRight w:val="0"/>
          <w:marTop w:val="0"/>
          <w:marBottom w:val="0"/>
          <w:divBdr>
            <w:top w:val="none" w:sz="0" w:space="0" w:color="auto"/>
            <w:left w:val="none" w:sz="0" w:space="0" w:color="auto"/>
            <w:bottom w:val="none" w:sz="0" w:space="0" w:color="auto"/>
            <w:right w:val="none" w:sz="0" w:space="0" w:color="auto"/>
          </w:divBdr>
        </w:div>
        <w:div w:id="737559006">
          <w:marLeft w:val="640"/>
          <w:marRight w:val="0"/>
          <w:marTop w:val="0"/>
          <w:marBottom w:val="0"/>
          <w:divBdr>
            <w:top w:val="none" w:sz="0" w:space="0" w:color="auto"/>
            <w:left w:val="none" w:sz="0" w:space="0" w:color="auto"/>
            <w:bottom w:val="none" w:sz="0" w:space="0" w:color="auto"/>
            <w:right w:val="none" w:sz="0" w:space="0" w:color="auto"/>
          </w:divBdr>
        </w:div>
        <w:div w:id="849023205">
          <w:marLeft w:val="640"/>
          <w:marRight w:val="0"/>
          <w:marTop w:val="0"/>
          <w:marBottom w:val="0"/>
          <w:divBdr>
            <w:top w:val="none" w:sz="0" w:space="0" w:color="auto"/>
            <w:left w:val="none" w:sz="0" w:space="0" w:color="auto"/>
            <w:bottom w:val="none" w:sz="0" w:space="0" w:color="auto"/>
            <w:right w:val="none" w:sz="0" w:space="0" w:color="auto"/>
          </w:divBdr>
        </w:div>
        <w:div w:id="984699160">
          <w:marLeft w:val="640"/>
          <w:marRight w:val="0"/>
          <w:marTop w:val="0"/>
          <w:marBottom w:val="0"/>
          <w:divBdr>
            <w:top w:val="none" w:sz="0" w:space="0" w:color="auto"/>
            <w:left w:val="none" w:sz="0" w:space="0" w:color="auto"/>
            <w:bottom w:val="none" w:sz="0" w:space="0" w:color="auto"/>
            <w:right w:val="none" w:sz="0" w:space="0" w:color="auto"/>
          </w:divBdr>
        </w:div>
        <w:div w:id="1065487919">
          <w:marLeft w:val="640"/>
          <w:marRight w:val="0"/>
          <w:marTop w:val="0"/>
          <w:marBottom w:val="0"/>
          <w:divBdr>
            <w:top w:val="none" w:sz="0" w:space="0" w:color="auto"/>
            <w:left w:val="none" w:sz="0" w:space="0" w:color="auto"/>
            <w:bottom w:val="none" w:sz="0" w:space="0" w:color="auto"/>
            <w:right w:val="none" w:sz="0" w:space="0" w:color="auto"/>
          </w:divBdr>
        </w:div>
        <w:div w:id="1068114669">
          <w:marLeft w:val="640"/>
          <w:marRight w:val="0"/>
          <w:marTop w:val="0"/>
          <w:marBottom w:val="0"/>
          <w:divBdr>
            <w:top w:val="none" w:sz="0" w:space="0" w:color="auto"/>
            <w:left w:val="none" w:sz="0" w:space="0" w:color="auto"/>
            <w:bottom w:val="none" w:sz="0" w:space="0" w:color="auto"/>
            <w:right w:val="none" w:sz="0" w:space="0" w:color="auto"/>
          </w:divBdr>
        </w:div>
        <w:div w:id="1206478866">
          <w:marLeft w:val="640"/>
          <w:marRight w:val="0"/>
          <w:marTop w:val="0"/>
          <w:marBottom w:val="0"/>
          <w:divBdr>
            <w:top w:val="none" w:sz="0" w:space="0" w:color="auto"/>
            <w:left w:val="none" w:sz="0" w:space="0" w:color="auto"/>
            <w:bottom w:val="none" w:sz="0" w:space="0" w:color="auto"/>
            <w:right w:val="none" w:sz="0" w:space="0" w:color="auto"/>
          </w:divBdr>
        </w:div>
        <w:div w:id="1305695205">
          <w:marLeft w:val="640"/>
          <w:marRight w:val="0"/>
          <w:marTop w:val="0"/>
          <w:marBottom w:val="0"/>
          <w:divBdr>
            <w:top w:val="none" w:sz="0" w:space="0" w:color="auto"/>
            <w:left w:val="none" w:sz="0" w:space="0" w:color="auto"/>
            <w:bottom w:val="none" w:sz="0" w:space="0" w:color="auto"/>
            <w:right w:val="none" w:sz="0" w:space="0" w:color="auto"/>
          </w:divBdr>
        </w:div>
        <w:div w:id="1450129157">
          <w:marLeft w:val="640"/>
          <w:marRight w:val="0"/>
          <w:marTop w:val="0"/>
          <w:marBottom w:val="0"/>
          <w:divBdr>
            <w:top w:val="none" w:sz="0" w:space="0" w:color="auto"/>
            <w:left w:val="none" w:sz="0" w:space="0" w:color="auto"/>
            <w:bottom w:val="none" w:sz="0" w:space="0" w:color="auto"/>
            <w:right w:val="none" w:sz="0" w:space="0" w:color="auto"/>
          </w:divBdr>
        </w:div>
        <w:div w:id="1531914214">
          <w:marLeft w:val="640"/>
          <w:marRight w:val="0"/>
          <w:marTop w:val="0"/>
          <w:marBottom w:val="0"/>
          <w:divBdr>
            <w:top w:val="none" w:sz="0" w:space="0" w:color="auto"/>
            <w:left w:val="none" w:sz="0" w:space="0" w:color="auto"/>
            <w:bottom w:val="none" w:sz="0" w:space="0" w:color="auto"/>
            <w:right w:val="none" w:sz="0" w:space="0" w:color="auto"/>
          </w:divBdr>
        </w:div>
        <w:div w:id="1562012291">
          <w:marLeft w:val="640"/>
          <w:marRight w:val="0"/>
          <w:marTop w:val="0"/>
          <w:marBottom w:val="0"/>
          <w:divBdr>
            <w:top w:val="none" w:sz="0" w:space="0" w:color="auto"/>
            <w:left w:val="none" w:sz="0" w:space="0" w:color="auto"/>
            <w:bottom w:val="none" w:sz="0" w:space="0" w:color="auto"/>
            <w:right w:val="none" w:sz="0" w:space="0" w:color="auto"/>
          </w:divBdr>
        </w:div>
        <w:div w:id="1825731365">
          <w:marLeft w:val="640"/>
          <w:marRight w:val="0"/>
          <w:marTop w:val="0"/>
          <w:marBottom w:val="0"/>
          <w:divBdr>
            <w:top w:val="none" w:sz="0" w:space="0" w:color="auto"/>
            <w:left w:val="none" w:sz="0" w:space="0" w:color="auto"/>
            <w:bottom w:val="none" w:sz="0" w:space="0" w:color="auto"/>
            <w:right w:val="none" w:sz="0" w:space="0" w:color="auto"/>
          </w:divBdr>
        </w:div>
        <w:div w:id="1946569496">
          <w:marLeft w:val="640"/>
          <w:marRight w:val="0"/>
          <w:marTop w:val="0"/>
          <w:marBottom w:val="0"/>
          <w:divBdr>
            <w:top w:val="none" w:sz="0" w:space="0" w:color="auto"/>
            <w:left w:val="none" w:sz="0" w:space="0" w:color="auto"/>
            <w:bottom w:val="none" w:sz="0" w:space="0" w:color="auto"/>
            <w:right w:val="none" w:sz="0" w:space="0" w:color="auto"/>
          </w:divBdr>
        </w:div>
        <w:div w:id="2043363519">
          <w:marLeft w:val="640"/>
          <w:marRight w:val="0"/>
          <w:marTop w:val="0"/>
          <w:marBottom w:val="0"/>
          <w:divBdr>
            <w:top w:val="none" w:sz="0" w:space="0" w:color="auto"/>
            <w:left w:val="none" w:sz="0" w:space="0" w:color="auto"/>
            <w:bottom w:val="none" w:sz="0" w:space="0" w:color="auto"/>
            <w:right w:val="none" w:sz="0" w:space="0" w:color="auto"/>
          </w:divBdr>
        </w:div>
        <w:div w:id="2116244889">
          <w:marLeft w:val="640"/>
          <w:marRight w:val="0"/>
          <w:marTop w:val="0"/>
          <w:marBottom w:val="0"/>
          <w:divBdr>
            <w:top w:val="none" w:sz="0" w:space="0" w:color="auto"/>
            <w:left w:val="none" w:sz="0" w:space="0" w:color="auto"/>
            <w:bottom w:val="none" w:sz="0" w:space="0" w:color="auto"/>
            <w:right w:val="none" w:sz="0" w:space="0" w:color="auto"/>
          </w:divBdr>
        </w:div>
      </w:divsChild>
    </w:div>
    <w:div w:id="135686505">
      <w:bodyDiv w:val="1"/>
      <w:marLeft w:val="0"/>
      <w:marRight w:val="0"/>
      <w:marTop w:val="0"/>
      <w:marBottom w:val="0"/>
      <w:divBdr>
        <w:top w:val="none" w:sz="0" w:space="0" w:color="auto"/>
        <w:left w:val="none" w:sz="0" w:space="0" w:color="auto"/>
        <w:bottom w:val="none" w:sz="0" w:space="0" w:color="auto"/>
        <w:right w:val="none" w:sz="0" w:space="0" w:color="auto"/>
      </w:divBdr>
    </w:div>
    <w:div w:id="136531268">
      <w:bodyDiv w:val="1"/>
      <w:marLeft w:val="0"/>
      <w:marRight w:val="0"/>
      <w:marTop w:val="0"/>
      <w:marBottom w:val="0"/>
      <w:divBdr>
        <w:top w:val="none" w:sz="0" w:space="0" w:color="auto"/>
        <w:left w:val="none" w:sz="0" w:space="0" w:color="auto"/>
        <w:bottom w:val="none" w:sz="0" w:space="0" w:color="auto"/>
        <w:right w:val="none" w:sz="0" w:space="0" w:color="auto"/>
      </w:divBdr>
      <w:divsChild>
        <w:div w:id="650060784">
          <w:marLeft w:val="640"/>
          <w:marRight w:val="0"/>
          <w:marTop w:val="0"/>
          <w:marBottom w:val="0"/>
          <w:divBdr>
            <w:top w:val="none" w:sz="0" w:space="0" w:color="auto"/>
            <w:left w:val="none" w:sz="0" w:space="0" w:color="auto"/>
            <w:bottom w:val="none" w:sz="0" w:space="0" w:color="auto"/>
            <w:right w:val="none" w:sz="0" w:space="0" w:color="auto"/>
          </w:divBdr>
        </w:div>
        <w:div w:id="808523087">
          <w:marLeft w:val="640"/>
          <w:marRight w:val="0"/>
          <w:marTop w:val="0"/>
          <w:marBottom w:val="0"/>
          <w:divBdr>
            <w:top w:val="none" w:sz="0" w:space="0" w:color="auto"/>
            <w:left w:val="none" w:sz="0" w:space="0" w:color="auto"/>
            <w:bottom w:val="none" w:sz="0" w:space="0" w:color="auto"/>
            <w:right w:val="none" w:sz="0" w:space="0" w:color="auto"/>
          </w:divBdr>
        </w:div>
        <w:div w:id="973364766">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1047995208">
          <w:marLeft w:val="640"/>
          <w:marRight w:val="0"/>
          <w:marTop w:val="0"/>
          <w:marBottom w:val="0"/>
          <w:divBdr>
            <w:top w:val="none" w:sz="0" w:space="0" w:color="auto"/>
            <w:left w:val="none" w:sz="0" w:space="0" w:color="auto"/>
            <w:bottom w:val="none" w:sz="0" w:space="0" w:color="auto"/>
            <w:right w:val="none" w:sz="0" w:space="0" w:color="auto"/>
          </w:divBdr>
        </w:div>
        <w:div w:id="1049959081">
          <w:marLeft w:val="640"/>
          <w:marRight w:val="0"/>
          <w:marTop w:val="0"/>
          <w:marBottom w:val="0"/>
          <w:divBdr>
            <w:top w:val="none" w:sz="0" w:space="0" w:color="auto"/>
            <w:left w:val="none" w:sz="0" w:space="0" w:color="auto"/>
            <w:bottom w:val="none" w:sz="0" w:space="0" w:color="auto"/>
            <w:right w:val="none" w:sz="0" w:space="0" w:color="auto"/>
          </w:divBdr>
        </w:div>
        <w:div w:id="1064452909">
          <w:marLeft w:val="640"/>
          <w:marRight w:val="0"/>
          <w:marTop w:val="0"/>
          <w:marBottom w:val="0"/>
          <w:divBdr>
            <w:top w:val="none" w:sz="0" w:space="0" w:color="auto"/>
            <w:left w:val="none" w:sz="0" w:space="0" w:color="auto"/>
            <w:bottom w:val="none" w:sz="0" w:space="0" w:color="auto"/>
            <w:right w:val="none" w:sz="0" w:space="0" w:color="auto"/>
          </w:divBdr>
        </w:div>
        <w:div w:id="1161241851">
          <w:marLeft w:val="640"/>
          <w:marRight w:val="0"/>
          <w:marTop w:val="0"/>
          <w:marBottom w:val="0"/>
          <w:divBdr>
            <w:top w:val="none" w:sz="0" w:space="0" w:color="auto"/>
            <w:left w:val="none" w:sz="0" w:space="0" w:color="auto"/>
            <w:bottom w:val="none" w:sz="0" w:space="0" w:color="auto"/>
            <w:right w:val="none" w:sz="0" w:space="0" w:color="auto"/>
          </w:divBdr>
        </w:div>
        <w:div w:id="1350329249">
          <w:marLeft w:val="640"/>
          <w:marRight w:val="0"/>
          <w:marTop w:val="0"/>
          <w:marBottom w:val="0"/>
          <w:divBdr>
            <w:top w:val="none" w:sz="0" w:space="0" w:color="auto"/>
            <w:left w:val="none" w:sz="0" w:space="0" w:color="auto"/>
            <w:bottom w:val="none" w:sz="0" w:space="0" w:color="auto"/>
            <w:right w:val="none" w:sz="0" w:space="0" w:color="auto"/>
          </w:divBdr>
        </w:div>
        <w:div w:id="1450471866">
          <w:marLeft w:val="640"/>
          <w:marRight w:val="0"/>
          <w:marTop w:val="0"/>
          <w:marBottom w:val="0"/>
          <w:divBdr>
            <w:top w:val="none" w:sz="0" w:space="0" w:color="auto"/>
            <w:left w:val="none" w:sz="0" w:space="0" w:color="auto"/>
            <w:bottom w:val="none" w:sz="0" w:space="0" w:color="auto"/>
            <w:right w:val="none" w:sz="0" w:space="0" w:color="auto"/>
          </w:divBdr>
        </w:div>
        <w:div w:id="1683627048">
          <w:marLeft w:val="640"/>
          <w:marRight w:val="0"/>
          <w:marTop w:val="0"/>
          <w:marBottom w:val="0"/>
          <w:divBdr>
            <w:top w:val="none" w:sz="0" w:space="0" w:color="auto"/>
            <w:left w:val="none" w:sz="0" w:space="0" w:color="auto"/>
            <w:bottom w:val="none" w:sz="0" w:space="0" w:color="auto"/>
            <w:right w:val="none" w:sz="0" w:space="0" w:color="auto"/>
          </w:divBdr>
        </w:div>
        <w:div w:id="2075932501">
          <w:marLeft w:val="640"/>
          <w:marRight w:val="0"/>
          <w:marTop w:val="0"/>
          <w:marBottom w:val="0"/>
          <w:divBdr>
            <w:top w:val="none" w:sz="0" w:space="0" w:color="auto"/>
            <w:left w:val="none" w:sz="0" w:space="0" w:color="auto"/>
            <w:bottom w:val="none" w:sz="0" w:space="0" w:color="auto"/>
            <w:right w:val="none" w:sz="0" w:space="0" w:color="auto"/>
          </w:divBdr>
        </w:div>
        <w:div w:id="2105150264">
          <w:marLeft w:val="640"/>
          <w:marRight w:val="0"/>
          <w:marTop w:val="0"/>
          <w:marBottom w:val="0"/>
          <w:divBdr>
            <w:top w:val="none" w:sz="0" w:space="0" w:color="auto"/>
            <w:left w:val="none" w:sz="0" w:space="0" w:color="auto"/>
            <w:bottom w:val="none" w:sz="0" w:space="0" w:color="auto"/>
            <w:right w:val="none" w:sz="0" w:space="0" w:color="auto"/>
          </w:divBdr>
        </w:div>
      </w:divsChild>
    </w:div>
    <w:div w:id="136773837">
      <w:bodyDiv w:val="1"/>
      <w:marLeft w:val="0"/>
      <w:marRight w:val="0"/>
      <w:marTop w:val="0"/>
      <w:marBottom w:val="0"/>
      <w:divBdr>
        <w:top w:val="none" w:sz="0" w:space="0" w:color="auto"/>
        <w:left w:val="none" w:sz="0" w:space="0" w:color="auto"/>
        <w:bottom w:val="none" w:sz="0" w:space="0" w:color="auto"/>
        <w:right w:val="none" w:sz="0" w:space="0" w:color="auto"/>
      </w:divBdr>
    </w:div>
    <w:div w:id="136844699">
      <w:bodyDiv w:val="1"/>
      <w:marLeft w:val="0"/>
      <w:marRight w:val="0"/>
      <w:marTop w:val="0"/>
      <w:marBottom w:val="0"/>
      <w:divBdr>
        <w:top w:val="none" w:sz="0" w:space="0" w:color="auto"/>
        <w:left w:val="none" w:sz="0" w:space="0" w:color="auto"/>
        <w:bottom w:val="none" w:sz="0" w:space="0" w:color="auto"/>
        <w:right w:val="none" w:sz="0" w:space="0" w:color="auto"/>
      </w:divBdr>
    </w:div>
    <w:div w:id="136845025">
      <w:bodyDiv w:val="1"/>
      <w:marLeft w:val="0"/>
      <w:marRight w:val="0"/>
      <w:marTop w:val="0"/>
      <w:marBottom w:val="0"/>
      <w:divBdr>
        <w:top w:val="none" w:sz="0" w:space="0" w:color="auto"/>
        <w:left w:val="none" w:sz="0" w:space="0" w:color="auto"/>
        <w:bottom w:val="none" w:sz="0" w:space="0" w:color="auto"/>
        <w:right w:val="none" w:sz="0" w:space="0" w:color="auto"/>
      </w:divBdr>
    </w:div>
    <w:div w:id="137260162">
      <w:bodyDiv w:val="1"/>
      <w:marLeft w:val="0"/>
      <w:marRight w:val="0"/>
      <w:marTop w:val="0"/>
      <w:marBottom w:val="0"/>
      <w:divBdr>
        <w:top w:val="none" w:sz="0" w:space="0" w:color="auto"/>
        <w:left w:val="none" w:sz="0" w:space="0" w:color="auto"/>
        <w:bottom w:val="none" w:sz="0" w:space="0" w:color="auto"/>
        <w:right w:val="none" w:sz="0" w:space="0" w:color="auto"/>
      </w:divBdr>
    </w:div>
    <w:div w:id="137578720">
      <w:bodyDiv w:val="1"/>
      <w:marLeft w:val="0"/>
      <w:marRight w:val="0"/>
      <w:marTop w:val="0"/>
      <w:marBottom w:val="0"/>
      <w:divBdr>
        <w:top w:val="none" w:sz="0" w:space="0" w:color="auto"/>
        <w:left w:val="none" w:sz="0" w:space="0" w:color="auto"/>
        <w:bottom w:val="none" w:sz="0" w:space="0" w:color="auto"/>
        <w:right w:val="none" w:sz="0" w:space="0" w:color="auto"/>
      </w:divBdr>
    </w:div>
    <w:div w:id="138111700">
      <w:bodyDiv w:val="1"/>
      <w:marLeft w:val="0"/>
      <w:marRight w:val="0"/>
      <w:marTop w:val="0"/>
      <w:marBottom w:val="0"/>
      <w:divBdr>
        <w:top w:val="none" w:sz="0" w:space="0" w:color="auto"/>
        <w:left w:val="none" w:sz="0" w:space="0" w:color="auto"/>
        <w:bottom w:val="none" w:sz="0" w:space="0" w:color="auto"/>
        <w:right w:val="none" w:sz="0" w:space="0" w:color="auto"/>
      </w:divBdr>
    </w:div>
    <w:div w:id="139420594">
      <w:bodyDiv w:val="1"/>
      <w:marLeft w:val="0"/>
      <w:marRight w:val="0"/>
      <w:marTop w:val="0"/>
      <w:marBottom w:val="0"/>
      <w:divBdr>
        <w:top w:val="none" w:sz="0" w:space="0" w:color="auto"/>
        <w:left w:val="none" w:sz="0" w:space="0" w:color="auto"/>
        <w:bottom w:val="none" w:sz="0" w:space="0" w:color="auto"/>
        <w:right w:val="none" w:sz="0" w:space="0" w:color="auto"/>
      </w:divBdr>
    </w:div>
    <w:div w:id="139926362">
      <w:bodyDiv w:val="1"/>
      <w:marLeft w:val="0"/>
      <w:marRight w:val="0"/>
      <w:marTop w:val="0"/>
      <w:marBottom w:val="0"/>
      <w:divBdr>
        <w:top w:val="none" w:sz="0" w:space="0" w:color="auto"/>
        <w:left w:val="none" w:sz="0" w:space="0" w:color="auto"/>
        <w:bottom w:val="none" w:sz="0" w:space="0" w:color="auto"/>
        <w:right w:val="none" w:sz="0" w:space="0" w:color="auto"/>
      </w:divBdr>
    </w:div>
    <w:div w:id="140002645">
      <w:bodyDiv w:val="1"/>
      <w:marLeft w:val="0"/>
      <w:marRight w:val="0"/>
      <w:marTop w:val="0"/>
      <w:marBottom w:val="0"/>
      <w:divBdr>
        <w:top w:val="none" w:sz="0" w:space="0" w:color="auto"/>
        <w:left w:val="none" w:sz="0" w:space="0" w:color="auto"/>
        <w:bottom w:val="none" w:sz="0" w:space="0" w:color="auto"/>
        <w:right w:val="none" w:sz="0" w:space="0" w:color="auto"/>
      </w:divBdr>
    </w:div>
    <w:div w:id="140314793">
      <w:bodyDiv w:val="1"/>
      <w:marLeft w:val="0"/>
      <w:marRight w:val="0"/>
      <w:marTop w:val="0"/>
      <w:marBottom w:val="0"/>
      <w:divBdr>
        <w:top w:val="none" w:sz="0" w:space="0" w:color="auto"/>
        <w:left w:val="none" w:sz="0" w:space="0" w:color="auto"/>
        <w:bottom w:val="none" w:sz="0" w:space="0" w:color="auto"/>
        <w:right w:val="none" w:sz="0" w:space="0" w:color="auto"/>
      </w:divBdr>
      <w:divsChild>
        <w:div w:id="97068966">
          <w:marLeft w:val="640"/>
          <w:marRight w:val="0"/>
          <w:marTop w:val="0"/>
          <w:marBottom w:val="0"/>
          <w:divBdr>
            <w:top w:val="none" w:sz="0" w:space="0" w:color="auto"/>
            <w:left w:val="none" w:sz="0" w:space="0" w:color="auto"/>
            <w:bottom w:val="none" w:sz="0" w:space="0" w:color="auto"/>
            <w:right w:val="none" w:sz="0" w:space="0" w:color="auto"/>
          </w:divBdr>
        </w:div>
        <w:div w:id="115150263">
          <w:marLeft w:val="640"/>
          <w:marRight w:val="0"/>
          <w:marTop w:val="0"/>
          <w:marBottom w:val="0"/>
          <w:divBdr>
            <w:top w:val="none" w:sz="0" w:space="0" w:color="auto"/>
            <w:left w:val="none" w:sz="0" w:space="0" w:color="auto"/>
            <w:bottom w:val="none" w:sz="0" w:space="0" w:color="auto"/>
            <w:right w:val="none" w:sz="0" w:space="0" w:color="auto"/>
          </w:divBdr>
        </w:div>
        <w:div w:id="136382965">
          <w:marLeft w:val="640"/>
          <w:marRight w:val="0"/>
          <w:marTop w:val="0"/>
          <w:marBottom w:val="0"/>
          <w:divBdr>
            <w:top w:val="none" w:sz="0" w:space="0" w:color="auto"/>
            <w:left w:val="none" w:sz="0" w:space="0" w:color="auto"/>
            <w:bottom w:val="none" w:sz="0" w:space="0" w:color="auto"/>
            <w:right w:val="none" w:sz="0" w:space="0" w:color="auto"/>
          </w:divBdr>
        </w:div>
        <w:div w:id="284779537">
          <w:marLeft w:val="640"/>
          <w:marRight w:val="0"/>
          <w:marTop w:val="0"/>
          <w:marBottom w:val="0"/>
          <w:divBdr>
            <w:top w:val="none" w:sz="0" w:space="0" w:color="auto"/>
            <w:left w:val="none" w:sz="0" w:space="0" w:color="auto"/>
            <w:bottom w:val="none" w:sz="0" w:space="0" w:color="auto"/>
            <w:right w:val="none" w:sz="0" w:space="0" w:color="auto"/>
          </w:divBdr>
        </w:div>
        <w:div w:id="311951732">
          <w:marLeft w:val="640"/>
          <w:marRight w:val="0"/>
          <w:marTop w:val="0"/>
          <w:marBottom w:val="0"/>
          <w:divBdr>
            <w:top w:val="none" w:sz="0" w:space="0" w:color="auto"/>
            <w:left w:val="none" w:sz="0" w:space="0" w:color="auto"/>
            <w:bottom w:val="none" w:sz="0" w:space="0" w:color="auto"/>
            <w:right w:val="none" w:sz="0" w:space="0" w:color="auto"/>
          </w:divBdr>
        </w:div>
        <w:div w:id="335116607">
          <w:marLeft w:val="640"/>
          <w:marRight w:val="0"/>
          <w:marTop w:val="0"/>
          <w:marBottom w:val="0"/>
          <w:divBdr>
            <w:top w:val="none" w:sz="0" w:space="0" w:color="auto"/>
            <w:left w:val="none" w:sz="0" w:space="0" w:color="auto"/>
            <w:bottom w:val="none" w:sz="0" w:space="0" w:color="auto"/>
            <w:right w:val="none" w:sz="0" w:space="0" w:color="auto"/>
          </w:divBdr>
        </w:div>
        <w:div w:id="375550895">
          <w:marLeft w:val="640"/>
          <w:marRight w:val="0"/>
          <w:marTop w:val="0"/>
          <w:marBottom w:val="0"/>
          <w:divBdr>
            <w:top w:val="none" w:sz="0" w:space="0" w:color="auto"/>
            <w:left w:val="none" w:sz="0" w:space="0" w:color="auto"/>
            <w:bottom w:val="none" w:sz="0" w:space="0" w:color="auto"/>
            <w:right w:val="none" w:sz="0" w:space="0" w:color="auto"/>
          </w:divBdr>
        </w:div>
        <w:div w:id="416946194">
          <w:marLeft w:val="640"/>
          <w:marRight w:val="0"/>
          <w:marTop w:val="0"/>
          <w:marBottom w:val="0"/>
          <w:divBdr>
            <w:top w:val="none" w:sz="0" w:space="0" w:color="auto"/>
            <w:left w:val="none" w:sz="0" w:space="0" w:color="auto"/>
            <w:bottom w:val="none" w:sz="0" w:space="0" w:color="auto"/>
            <w:right w:val="none" w:sz="0" w:space="0" w:color="auto"/>
          </w:divBdr>
        </w:div>
        <w:div w:id="428625607">
          <w:marLeft w:val="640"/>
          <w:marRight w:val="0"/>
          <w:marTop w:val="0"/>
          <w:marBottom w:val="0"/>
          <w:divBdr>
            <w:top w:val="none" w:sz="0" w:space="0" w:color="auto"/>
            <w:left w:val="none" w:sz="0" w:space="0" w:color="auto"/>
            <w:bottom w:val="none" w:sz="0" w:space="0" w:color="auto"/>
            <w:right w:val="none" w:sz="0" w:space="0" w:color="auto"/>
          </w:divBdr>
        </w:div>
        <w:div w:id="475681393">
          <w:marLeft w:val="640"/>
          <w:marRight w:val="0"/>
          <w:marTop w:val="0"/>
          <w:marBottom w:val="0"/>
          <w:divBdr>
            <w:top w:val="none" w:sz="0" w:space="0" w:color="auto"/>
            <w:left w:val="none" w:sz="0" w:space="0" w:color="auto"/>
            <w:bottom w:val="none" w:sz="0" w:space="0" w:color="auto"/>
            <w:right w:val="none" w:sz="0" w:space="0" w:color="auto"/>
          </w:divBdr>
        </w:div>
        <w:div w:id="522791812">
          <w:marLeft w:val="640"/>
          <w:marRight w:val="0"/>
          <w:marTop w:val="0"/>
          <w:marBottom w:val="0"/>
          <w:divBdr>
            <w:top w:val="none" w:sz="0" w:space="0" w:color="auto"/>
            <w:left w:val="none" w:sz="0" w:space="0" w:color="auto"/>
            <w:bottom w:val="none" w:sz="0" w:space="0" w:color="auto"/>
            <w:right w:val="none" w:sz="0" w:space="0" w:color="auto"/>
          </w:divBdr>
        </w:div>
        <w:div w:id="575480227">
          <w:marLeft w:val="640"/>
          <w:marRight w:val="0"/>
          <w:marTop w:val="0"/>
          <w:marBottom w:val="0"/>
          <w:divBdr>
            <w:top w:val="none" w:sz="0" w:space="0" w:color="auto"/>
            <w:left w:val="none" w:sz="0" w:space="0" w:color="auto"/>
            <w:bottom w:val="none" w:sz="0" w:space="0" w:color="auto"/>
            <w:right w:val="none" w:sz="0" w:space="0" w:color="auto"/>
          </w:divBdr>
        </w:div>
        <w:div w:id="635453208">
          <w:marLeft w:val="640"/>
          <w:marRight w:val="0"/>
          <w:marTop w:val="0"/>
          <w:marBottom w:val="0"/>
          <w:divBdr>
            <w:top w:val="none" w:sz="0" w:space="0" w:color="auto"/>
            <w:left w:val="none" w:sz="0" w:space="0" w:color="auto"/>
            <w:bottom w:val="none" w:sz="0" w:space="0" w:color="auto"/>
            <w:right w:val="none" w:sz="0" w:space="0" w:color="auto"/>
          </w:divBdr>
        </w:div>
        <w:div w:id="766392261">
          <w:marLeft w:val="640"/>
          <w:marRight w:val="0"/>
          <w:marTop w:val="0"/>
          <w:marBottom w:val="0"/>
          <w:divBdr>
            <w:top w:val="none" w:sz="0" w:space="0" w:color="auto"/>
            <w:left w:val="none" w:sz="0" w:space="0" w:color="auto"/>
            <w:bottom w:val="none" w:sz="0" w:space="0" w:color="auto"/>
            <w:right w:val="none" w:sz="0" w:space="0" w:color="auto"/>
          </w:divBdr>
        </w:div>
        <w:div w:id="977566251">
          <w:marLeft w:val="640"/>
          <w:marRight w:val="0"/>
          <w:marTop w:val="0"/>
          <w:marBottom w:val="0"/>
          <w:divBdr>
            <w:top w:val="none" w:sz="0" w:space="0" w:color="auto"/>
            <w:left w:val="none" w:sz="0" w:space="0" w:color="auto"/>
            <w:bottom w:val="none" w:sz="0" w:space="0" w:color="auto"/>
            <w:right w:val="none" w:sz="0" w:space="0" w:color="auto"/>
          </w:divBdr>
        </w:div>
        <w:div w:id="992025195">
          <w:marLeft w:val="640"/>
          <w:marRight w:val="0"/>
          <w:marTop w:val="0"/>
          <w:marBottom w:val="0"/>
          <w:divBdr>
            <w:top w:val="none" w:sz="0" w:space="0" w:color="auto"/>
            <w:left w:val="none" w:sz="0" w:space="0" w:color="auto"/>
            <w:bottom w:val="none" w:sz="0" w:space="0" w:color="auto"/>
            <w:right w:val="none" w:sz="0" w:space="0" w:color="auto"/>
          </w:divBdr>
        </w:div>
        <w:div w:id="1003821872">
          <w:marLeft w:val="640"/>
          <w:marRight w:val="0"/>
          <w:marTop w:val="0"/>
          <w:marBottom w:val="0"/>
          <w:divBdr>
            <w:top w:val="none" w:sz="0" w:space="0" w:color="auto"/>
            <w:left w:val="none" w:sz="0" w:space="0" w:color="auto"/>
            <w:bottom w:val="none" w:sz="0" w:space="0" w:color="auto"/>
            <w:right w:val="none" w:sz="0" w:space="0" w:color="auto"/>
          </w:divBdr>
        </w:div>
        <w:div w:id="1062602767">
          <w:marLeft w:val="640"/>
          <w:marRight w:val="0"/>
          <w:marTop w:val="0"/>
          <w:marBottom w:val="0"/>
          <w:divBdr>
            <w:top w:val="none" w:sz="0" w:space="0" w:color="auto"/>
            <w:left w:val="none" w:sz="0" w:space="0" w:color="auto"/>
            <w:bottom w:val="none" w:sz="0" w:space="0" w:color="auto"/>
            <w:right w:val="none" w:sz="0" w:space="0" w:color="auto"/>
          </w:divBdr>
        </w:div>
        <w:div w:id="1114640862">
          <w:marLeft w:val="640"/>
          <w:marRight w:val="0"/>
          <w:marTop w:val="0"/>
          <w:marBottom w:val="0"/>
          <w:divBdr>
            <w:top w:val="none" w:sz="0" w:space="0" w:color="auto"/>
            <w:left w:val="none" w:sz="0" w:space="0" w:color="auto"/>
            <w:bottom w:val="none" w:sz="0" w:space="0" w:color="auto"/>
            <w:right w:val="none" w:sz="0" w:space="0" w:color="auto"/>
          </w:divBdr>
        </w:div>
        <w:div w:id="1413745325">
          <w:marLeft w:val="640"/>
          <w:marRight w:val="0"/>
          <w:marTop w:val="0"/>
          <w:marBottom w:val="0"/>
          <w:divBdr>
            <w:top w:val="none" w:sz="0" w:space="0" w:color="auto"/>
            <w:left w:val="none" w:sz="0" w:space="0" w:color="auto"/>
            <w:bottom w:val="none" w:sz="0" w:space="0" w:color="auto"/>
            <w:right w:val="none" w:sz="0" w:space="0" w:color="auto"/>
          </w:divBdr>
        </w:div>
        <w:div w:id="1438022064">
          <w:marLeft w:val="640"/>
          <w:marRight w:val="0"/>
          <w:marTop w:val="0"/>
          <w:marBottom w:val="0"/>
          <w:divBdr>
            <w:top w:val="none" w:sz="0" w:space="0" w:color="auto"/>
            <w:left w:val="none" w:sz="0" w:space="0" w:color="auto"/>
            <w:bottom w:val="none" w:sz="0" w:space="0" w:color="auto"/>
            <w:right w:val="none" w:sz="0" w:space="0" w:color="auto"/>
          </w:divBdr>
        </w:div>
        <w:div w:id="1524827743">
          <w:marLeft w:val="640"/>
          <w:marRight w:val="0"/>
          <w:marTop w:val="0"/>
          <w:marBottom w:val="0"/>
          <w:divBdr>
            <w:top w:val="none" w:sz="0" w:space="0" w:color="auto"/>
            <w:left w:val="none" w:sz="0" w:space="0" w:color="auto"/>
            <w:bottom w:val="none" w:sz="0" w:space="0" w:color="auto"/>
            <w:right w:val="none" w:sz="0" w:space="0" w:color="auto"/>
          </w:divBdr>
        </w:div>
        <w:div w:id="1720855390">
          <w:marLeft w:val="640"/>
          <w:marRight w:val="0"/>
          <w:marTop w:val="0"/>
          <w:marBottom w:val="0"/>
          <w:divBdr>
            <w:top w:val="none" w:sz="0" w:space="0" w:color="auto"/>
            <w:left w:val="none" w:sz="0" w:space="0" w:color="auto"/>
            <w:bottom w:val="none" w:sz="0" w:space="0" w:color="auto"/>
            <w:right w:val="none" w:sz="0" w:space="0" w:color="auto"/>
          </w:divBdr>
        </w:div>
        <w:div w:id="1890611498">
          <w:marLeft w:val="640"/>
          <w:marRight w:val="0"/>
          <w:marTop w:val="0"/>
          <w:marBottom w:val="0"/>
          <w:divBdr>
            <w:top w:val="none" w:sz="0" w:space="0" w:color="auto"/>
            <w:left w:val="none" w:sz="0" w:space="0" w:color="auto"/>
            <w:bottom w:val="none" w:sz="0" w:space="0" w:color="auto"/>
            <w:right w:val="none" w:sz="0" w:space="0" w:color="auto"/>
          </w:divBdr>
        </w:div>
        <w:div w:id="1915698500">
          <w:marLeft w:val="640"/>
          <w:marRight w:val="0"/>
          <w:marTop w:val="0"/>
          <w:marBottom w:val="0"/>
          <w:divBdr>
            <w:top w:val="none" w:sz="0" w:space="0" w:color="auto"/>
            <w:left w:val="none" w:sz="0" w:space="0" w:color="auto"/>
            <w:bottom w:val="none" w:sz="0" w:space="0" w:color="auto"/>
            <w:right w:val="none" w:sz="0" w:space="0" w:color="auto"/>
          </w:divBdr>
        </w:div>
        <w:div w:id="1942569740">
          <w:marLeft w:val="640"/>
          <w:marRight w:val="0"/>
          <w:marTop w:val="0"/>
          <w:marBottom w:val="0"/>
          <w:divBdr>
            <w:top w:val="none" w:sz="0" w:space="0" w:color="auto"/>
            <w:left w:val="none" w:sz="0" w:space="0" w:color="auto"/>
            <w:bottom w:val="none" w:sz="0" w:space="0" w:color="auto"/>
            <w:right w:val="none" w:sz="0" w:space="0" w:color="auto"/>
          </w:divBdr>
        </w:div>
        <w:div w:id="1987278847">
          <w:marLeft w:val="640"/>
          <w:marRight w:val="0"/>
          <w:marTop w:val="0"/>
          <w:marBottom w:val="0"/>
          <w:divBdr>
            <w:top w:val="none" w:sz="0" w:space="0" w:color="auto"/>
            <w:left w:val="none" w:sz="0" w:space="0" w:color="auto"/>
            <w:bottom w:val="none" w:sz="0" w:space="0" w:color="auto"/>
            <w:right w:val="none" w:sz="0" w:space="0" w:color="auto"/>
          </w:divBdr>
        </w:div>
      </w:divsChild>
    </w:div>
    <w:div w:id="140578545">
      <w:bodyDiv w:val="1"/>
      <w:marLeft w:val="0"/>
      <w:marRight w:val="0"/>
      <w:marTop w:val="0"/>
      <w:marBottom w:val="0"/>
      <w:divBdr>
        <w:top w:val="none" w:sz="0" w:space="0" w:color="auto"/>
        <w:left w:val="none" w:sz="0" w:space="0" w:color="auto"/>
        <w:bottom w:val="none" w:sz="0" w:space="0" w:color="auto"/>
        <w:right w:val="none" w:sz="0" w:space="0" w:color="auto"/>
      </w:divBdr>
    </w:div>
    <w:div w:id="142161229">
      <w:bodyDiv w:val="1"/>
      <w:marLeft w:val="0"/>
      <w:marRight w:val="0"/>
      <w:marTop w:val="0"/>
      <w:marBottom w:val="0"/>
      <w:divBdr>
        <w:top w:val="none" w:sz="0" w:space="0" w:color="auto"/>
        <w:left w:val="none" w:sz="0" w:space="0" w:color="auto"/>
        <w:bottom w:val="none" w:sz="0" w:space="0" w:color="auto"/>
        <w:right w:val="none" w:sz="0" w:space="0" w:color="auto"/>
      </w:divBdr>
    </w:div>
    <w:div w:id="142357042">
      <w:bodyDiv w:val="1"/>
      <w:marLeft w:val="0"/>
      <w:marRight w:val="0"/>
      <w:marTop w:val="0"/>
      <w:marBottom w:val="0"/>
      <w:divBdr>
        <w:top w:val="none" w:sz="0" w:space="0" w:color="auto"/>
        <w:left w:val="none" w:sz="0" w:space="0" w:color="auto"/>
        <w:bottom w:val="none" w:sz="0" w:space="0" w:color="auto"/>
        <w:right w:val="none" w:sz="0" w:space="0" w:color="auto"/>
      </w:divBdr>
    </w:div>
    <w:div w:id="142432080">
      <w:bodyDiv w:val="1"/>
      <w:marLeft w:val="0"/>
      <w:marRight w:val="0"/>
      <w:marTop w:val="0"/>
      <w:marBottom w:val="0"/>
      <w:divBdr>
        <w:top w:val="none" w:sz="0" w:space="0" w:color="auto"/>
        <w:left w:val="none" w:sz="0" w:space="0" w:color="auto"/>
        <w:bottom w:val="none" w:sz="0" w:space="0" w:color="auto"/>
        <w:right w:val="none" w:sz="0" w:space="0" w:color="auto"/>
      </w:divBdr>
    </w:div>
    <w:div w:id="142477611">
      <w:bodyDiv w:val="1"/>
      <w:marLeft w:val="0"/>
      <w:marRight w:val="0"/>
      <w:marTop w:val="0"/>
      <w:marBottom w:val="0"/>
      <w:divBdr>
        <w:top w:val="none" w:sz="0" w:space="0" w:color="auto"/>
        <w:left w:val="none" w:sz="0" w:space="0" w:color="auto"/>
        <w:bottom w:val="none" w:sz="0" w:space="0" w:color="auto"/>
        <w:right w:val="none" w:sz="0" w:space="0" w:color="auto"/>
      </w:divBdr>
    </w:div>
    <w:div w:id="142629212">
      <w:bodyDiv w:val="1"/>
      <w:marLeft w:val="0"/>
      <w:marRight w:val="0"/>
      <w:marTop w:val="0"/>
      <w:marBottom w:val="0"/>
      <w:divBdr>
        <w:top w:val="none" w:sz="0" w:space="0" w:color="auto"/>
        <w:left w:val="none" w:sz="0" w:space="0" w:color="auto"/>
        <w:bottom w:val="none" w:sz="0" w:space="0" w:color="auto"/>
        <w:right w:val="none" w:sz="0" w:space="0" w:color="auto"/>
      </w:divBdr>
    </w:div>
    <w:div w:id="142695842">
      <w:bodyDiv w:val="1"/>
      <w:marLeft w:val="0"/>
      <w:marRight w:val="0"/>
      <w:marTop w:val="0"/>
      <w:marBottom w:val="0"/>
      <w:divBdr>
        <w:top w:val="none" w:sz="0" w:space="0" w:color="auto"/>
        <w:left w:val="none" w:sz="0" w:space="0" w:color="auto"/>
        <w:bottom w:val="none" w:sz="0" w:space="0" w:color="auto"/>
        <w:right w:val="none" w:sz="0" w:space="0" w:color="auto"/>
      </w:divBdr>
    </w:div>
    <w:div w:id="143016023">
      <w:bodyDiv w:val="1"/>
      <w:marLeft w:val="0"/>
      <w:marRight w:val="0"/>
      <w:marTop w:val="0"/>
      <w:marBottom w:val="0"/>
      <w:divBdr>
        <w:top w:val="none" w:sz="0" w:space="0" w:color="auto"/>
        <w:left w:val="none" w:sz="0" w:space="0" w:color="auto"/>
        <w:bottom w:val="none" w:sz="0" w:space="0" w:color="auto"/>
        <w:right w:val="none" w:sz="0" w:space="0" w:color="auto"/>
      </w:divBdr>
    </w:div>
    <w:div w:id="144129311">
      <w:bodyDiv w:val="1"/>
      <w:marLeft w:val="0"/>
      <w:marRight w:val="0"/>
      <w:marTop w:val="0"/>
      <w:marBottom w:val="0"/>
      <w:divBdr>
        <w:top w:val="none" w:sz="0" w:space="0" w:color="auto"/>
        <w:left w:val="none" w:sz="0" w:space="0" w:color="auto"/>
        <w:bottom w:val="none" w:sz="0" w:space="0" w:color="auto"/>
        <w:right w:val="none" w:sz="0" w:space="0" w:color="auto"/>
      </w:divBdr>
    </w:div>
    <w:div w:id="144518909">
      <w:bodyDiv w:val="1"/>
      <w:marLeft w:val="0"/>
      <w:marRight w:val="0"/>
      <w:marTop w:val="0"/>
      <w:marBottom w:val="0"/>
      <w:divBdr>
        <w:top w:val="none" w:sz="0" w:space="0" w:color="auto"/>
        <w:left w:val="none" w:sz="0" w:space="0" w:color="auto"/>
        <w:bottom w:val="none" w:sz="0" w:space="0" w:color="auto"/>
        <w:right w:val="none" w:sz="0" w:space="0" w:color="auto"/>
      </w:divBdr>
    </w:div>
    <w:div w:id="144666528">
      <w:bodyDiv w:val="1"/>
      <w:marLeft w:val="0"/>
      <w:marRight w:val="0"/>
      <w:marTop w:val="0"/>
      <w:marBottom w:val="0"/>
      <w:divBdr>
        <w:top w:val="none" w:sz="0" w:space="0" w:color="auto"/>
        <w:left w:val="none" w:sz="0" w:space="0" w:color="auto"/>
        <w:bottom w:val="none" w:sz="0" w:space="0" w:color="auto"/>
        <w:right w:val="none" w:sz="0" w:space="0" w:color="auto"/>
      </w:divBdr>
    </w:div>
    <w:div w:id="145318075">
      <w:bodyDiv w:val="1"/>
      <w:marLeft w:val="0"/>
      <w:marRight w:val="0"/>
      <w:marTop w:val="0"/>
      <w:marBottom w:val="0"/>
      <w:divBdr>
        <w:top w:val="none" w:sz="0" w:space="0" w:color="auto"/>
        <w:left w:val="none" w:sz="0" w:space="0" w:color="auto"/>
        <w:bottom w:val="none" w:sz="0" w:space="0" w:color="auto"/>
        <w:right w:val="none" w:sz="0" w:space="0" w:color="auto"/>
      </w:divBdr>
    </w:div>
    <w:div w:id="145902850">
      <w:bodyDiv w:val="1"/>
      <w:marLeft w:val="0"/>
      <w:marRight w:val="0"/>
      <w:marTop w:val="0"/>
      <w:marBottom w:val="0"/>
      <w:divBdr>
        <w:top w:val="none" w:sz="0" w:space="0" w:color="auto"/>
        <w:left w:val="none" w:sz="0" w:space="0" w:color="auto"/>
        <w:bottom w:val="none" w:sz="0" w:space="0" w:color="auto"/>
        <w:right w:val="none" w:sz="0" w:space="0" w:color="auto"/>
      </w:divBdr>
    </w:div>
    <w:div w:id="146213923">
      <w:bodyDiv w:val="1"/>
      <w:marLeft w:val="0"/>
      <w:marRight w:val="0"/>
      <w:marTop w:val="0"/>
      <w:marBottom w:val="0"/>
      <w:divBdr>
        <w:top w:val="none" w:sz="0" w:space="0" w:color="auto"/>
        <w:left w:val="none" w:sz="0" w:space="0" w:color="auto"/>
        <w:bottom w:val="none" w:sz="0" w:space="0" w:color="auto"/>
        <w:right w:val="none" w:sz="0" w:space="0" w:color="auto"/>
      </w:divBdr>
    </w:div>
    <w:div w:id="146554086">
      <w:bodyDiv w:val="1"/>
      <w:marLeft w:val="0"/>
      <w:marRight w:val="0"/>
      <w:marTop w:val="0"/>
      <w:marBottom w:val="0"/>
      <w:divBdr>
        <w:top w:val="none" w:sz="0" w:space="0" w:color="auto"/>
        <w:left w:val="none" w:sz="0" w:space="0" w:color="auto"/>
        <w:bottom w:val="none" w:sz="0" w:space="0" w:color="auto"/>
        <w:right w:val="none" w:sz="0" w:space="0" w:color="auto"/>
      </w:divBdr>
    </w:div>
    <w:div w:id="148331297">
      <w:bodyDiv w:val="1"/>
      <w:marLeft w:val="0"/>
      <w:marRight w:val="0"/>
      <w:marTop w:val="0"/>
      <w:marBottom w:val="0"/>
      <w:divBdr>
        <w:top w:val="none" w:sz="0" w:space="0" w:color="auto"/>
        <w:left w:val="none" w:sz="0" w:space="0" w:color="auto"/>
        <w:bottom w:val="none" w:sz="0" w:space="0" w:color="auto"/>
        <w:right w:val="none" w:sz="0" w:space="0" w:color="auto"/>
      </w:divBdr>
    </w:div>
    <w:div w:id="148332194">
      <w:bodyDiv w:val="1"/>
      <w:marLeft w:val="0"/>
      <w:marRight w:val="0"/>
      <w:marTop w:val="0"/>
      <w:marBottom w:val="0"/>
      <w:divBdr>
        <w:top w:val="none" w:sz="0" w:space="0" w:color="auto"/>
        <w:left w:val="none" w:sz="0" w:space="0" w:color="auto"/>
        <w:bottom w:val="none" w:sz="0" w:space="0" w:color="auto"/>
        <w:right w:val="none" w:sz="0" w:space="0" w:color="auto"/>
      </w:divBdr>
    </w:div>
    <w:div w:id="148980258">
      <w:bodyDiv w:val="1"/>
      <w:marLeft w:val="0"/>
      <w:marRight w:val="0"/>
      <w:marTop w:val="0"/>
      <w:marBottom w:val="0"/>
      <w:divBdr>
        <w:top w:val="none" w:sz="0" w:space="0" w:color="auto"/>
        <w:left w:val="none" w:sz="0" w:space="0" w:color="auto"/>
        <w:bottom w:val="none" w:sz="0" w:space="0" w:color="auto"/>
        <w:right w:val="none" w:sz="0" w:space="0" w:color="auto"/>
      </w:divBdr>
      <w:divsChild>
        <w:div w:id="50347472">
          <w:marLeft w:val="640"/>
          <w:marRight w:val="0"/>
          <w:marTop w:val="0"/>
          <w:marBottom w:val="0"/>
          <w:divBdr>
            <w:top w:val="none" w:sz="0" w:space="0" w:color="auto"/>
            <w:left w:val="none" w:sz="0" w:space="0" w:color="auto"/>
            <w:bottom w:val="none" w:sz="0" w:space="0" w:color="auto"/>
            <w:right w:val="none" w:sz="0" w:space="0" w:color="auto"/>
          </w:divBdr>
        </w:div>
        <w:div w:id="100492786">
          <w:marLeft w:val="640"/>
          <w:marRight w:val="0"/>
          <w:marTop w:val="0"/>
          <w:marBottom w:val="0"/>
          <w:divBdr>
            <w:top w:val="none" w:sz="0" w:space="0" w:color="auto"/>
            <w:left w:val="none" w:sz="0" w:space="0" w:color="auto"/>
            <w:bottom w:val="none" w:sz="0" w:space="0" w:color="auto"/>
            <w:right w:val="none" w:sz="0" w:space="0" w:color="auto"/>
          </w:divBdr>
        </w:div>
        <w:div w:id="103497570">
          <w:marLeft w:val="640"/>
          <w:marRight w:val="0"/>
          <w:marTop w:val="0"/>
          <w:marBottom w:val="0"/>
          <w:divBdr>
            <w:top w:val="none" w:sz="0" w:space="0" w:color="auto"/>
            <w:left w:val="none" w:sz="0" w:space="0" w:color="auto"/>
            <w:bottom w:val="none" w:sz="0" w:space="0" w:color="auto"/>
            <w:right w:val="none" w:sz="0" w:space="0" w:color="auto"/>
          </w:divBdr>
        </w:div>
        <w:div w:id="116724350">
          <w:marLeft w:val="640"/>
          <w:marRight w:val="0"/>
          <w:marTop w:val="0"/>
          <w:marBottom w:val="0"/>
          <w:divBdr>
            <w:top w:val="none" w:sz="0" w:space="0" w:color="auto"/>
            <w:left w:val="none" w:sz="0" w:space="0" w:color="auto"/>
            <w:bottom w:val="none" w:sz="0" w:space="0" w:color="auto"/>
            <w:right w:val="none" w:sz="0" w:space="0" w:color="auto"/>
          </w:divBdr>
        </w:div>
        <w:div w:id="234904282">
          <w:marLeft w:val="640"/>
          <w:marRight w:val="0"/>
          <w:marTop w:val="0"/>
          <w:marBottom w:val="0"/>
          <w:divBdr>
            <w:top w:val="none" w:sz="0" w:space="0" w:color="auto"/>
            <w:left w:val="none" w:sz="0" w:space="0" w:color="auto"/>
            <w:bottom w:val="none" w:sz="0" w:space="0" w:color="auto"/>
            <w:right w:val="none" w:sz="0" w:space="0" w:color="auto"/>
          </w:divBdr>
        </w:div>
        <w:div w:id="321541379">
          <w:marLeft w:val="640"/>
          <w:marRight w:val="0"/>
          <w:marTop w:val="0"/>
          <w:marBottom w:val="0"/>
          <w:divBdr>
            <w:top w:val="none" w:sz="0" w:space="0" w:color="auto"/>
            <w:left w:val="none" w:sz="0" w:space="0" w:color="auto"/>
            <w:bottom w:val="none" w:sz="0" w:space="0" w:color="auto"/>
            <w:right w:val="none" w:sz="0" w:space="0" w:color="auto"/>
          </w:divBdr>
        </w:div>
        <w:div w:id="693190222">
          <w:marLeft w:val="640"/>
          <w:marRight w:val="0"/>
          <w:marTop w:val="0"/>
          <w:marBottom w:val="0"/>
          <w:divBdr>
            <w:top w:val="none" w:sz="0" w:space="0" w:color="auto"/>
            <w:left w:val="none" w:sz="0" w:space="0" w:color="auto"/>
            <w:bottom w:val="none" w:sz="0" w:space="0" w:color="auto"/>
            <w:right w:val="none" w:sz="0" w:space="0" w:color="auto"/>
          </w:divBdr>
        </w:div>
        <w:div w:id="706486611">
          <w:marLeft w:val="640"/>
          <w:marRight w:val="0"/>
          <w:marTop w:val="0"/>
          <w:marBottom w:val="0"/>
          <w:divBdr>
            <w:top w:val="none" w:sz="0" w:space="0" w:color="auto"/>
            <w:left w:val="none" w:sz="0" w:space="0" w:color="auto"/>
            <w:bottom w:val="none" w:sz="0" w:space="0" w:color="auto"/>
            <w:right w:val="none" w:sz="0" w:space="0" w:color="auto"/>
          </w:divBdr>
        </w:div>
        <w:div w:id="741562323">
          <w:marLeft w:val="640"/>
          <w:marRight w:val="0"/>
          <w:marTop w:val="0"/>
          <w:marBottom w:val="0"/>
          <w:divBdr>
            <w:top w:val="none" w:sz="0" w:space="0" w:color="auto"/>
            <w:left w:val="none" w:sz="0" w:space="0" w:color="auto"/>
            <w:bottom w:val="none" w:sz="0" w:space="0" w:color="auto"/>
            <w:right w:val="none" w:sz="0" w:space="0" w:color="auto"/>
          </w:divBdr>
        </w:div>
        <w:div w:id="960301006">
          <w:marLeft w:val="640"/>
          <w:marRight w:val="0"/>
          <w:marTop w:val="0"/>
          <w:marBottom w:val="0"/>
          <w:divBdr>
            <w:top w:val="none" w:sz="0" w:space="0" w:color="auto"/>
            <w:left w:val="none" w:sz="0" w:space="0" w:color="auto"/>
            <w:bottom w:val="none" w:sz="0" w:space="0" w:color="auto"/>
            <w:right w:val="none" w:sz="0" w:space="0" w:color="auto"/>
          </w:divBdr>
        </w:div>
        <w:div w:id="965740486">
          <w:marLeft w:val="640"/>
          <w:marRight w:val="0"/>
          <w:marTop w:val="0"/>
          <w:marBottom w:val="0"/>
          <w:divBdr>
            <w:top w:val="none" w:sz="0" w:space="0" w:color="auto"/>
            <w:left w:val="none" w:sz="0" w:space="0" w:color="auto"/>
            <w:bottom w:val="none" w:sz="0" w:space="0" w:color="auto"/>
            <w:right w:val="none" w:sz="0" w:space="0" w:color="auto"/>
          </w:divBdr>
        </w:div>
        <w:div w:id="1116023415">
          <w:marLeft w:val="640"/>
          <w:marRight w:val="0"/>
          <w:marTop w:val="0"/>
          <w:marBottom w:val="0"/>
          <w:divBdr>
            <w:top w:val="none" w:sz="0" w:space="0" w:color="auto"/>
            <w:left w:val="none" w:sz="0" w:space="0" w:color="auto"/>
            <w:bottom w:val="none" w:sz="0" w:space="0" w:color="auto"/>
            <w:right w:val="none" w:sz="0" w:space="0" w:color="auto"/>
          </w:divBdr>
        </w:div>
        <w:div w:id="1235166978">
          <w:marLeft w:val="640"/>
          <w:marRight w:val="0"/>
          <w:marTop w:val="0"/>
          <w:marBottom w:val="0"/>
          <w:divBdr>
            <w:top w:val="none" w:sz="0" w:space="0" w:color="auto"/>
            <w:left w:val="none" w:sz="0" w:space="0" w:color="auto"/>
            <w:bottom w:val="none" w:sz="0" w:space="0" w:color="auto"/>
            <w:right w:val="none" w:sz="0" w:space="0" w:color="auto"/>
          </w:divBdr>
        </w:div>
        <w:div w:id="1313215860">
          <w:marLeft w:val="640"/>
          <w:marRight w:val="0"/>
          <w:marTop w:val="0"/>
          <w:marBottom w:val="0"/>
          <w:divBdr>
            <w:top w:val="none" w:sz="0" w:space="0" w:color="auto"/>
            <w:left w:val="none" w:sz="0" w:space="0" w:color="auto"/>
            <w:bottom w:val="none" w:sz="0" w:space="0" w:color="auto"/>
            <w:right w:val="none" w:sz="0" w:space="0" w:color="auto"/>
          </w:divBdr>
        </w:div>
        <w:div w:id="1384675563">
          <w:marLeft w:val="640"/>
          <w:marRight w:val="0"/>
          <w:marTop w:val="0"/>
          <w:marBottom w:val="0"/>
          <w:divBdr>
            <w:top w:val="none" w:sz="0" w:space="0" w:color="auto"/>
            <w:left w:val="none" w:sz="0" w:space="0" w:color="auto"/>
            <w:bottom w:val="none" w:sz="0" w:space="0" w:color="auto"/>
            <w:right w:val="none" w:sz="0" w:space="0" w:color="auto"/>
          </w:divBdr>
        </w:div>
        <w:div w:id="1449280194">
          <w:marLeft w:val="640"/>
          <w:marRight w:val="0"/>
          <w:marTop w:val="0"/>
          <w:marBottom w:val="0"/>
          <w:divBdr>
            <w:top w:val="none" w:sz="0" w:space="0" w:color="auto"/>
            <w:left w:val="none" w:sz="0" w:space="0" w:color="auto"/>
            <w:bottom w:val="none" w:sz="0" w:space="0" w:color="auto"/>
            <w:right w:val="none" w:sz="0" w:space="0" w:color="auto"/>
          </w:divBdr>
        </w:div>
        <w:div w:id="1476681065">
          <w:marLeft w:val="640"/>
          <w:marRight w:val="0"/>
          <w:marTop w:val="0"/>
          <w:marBottom w:val="0"/>
          <w:divBdr>
            <w:top w:val="none" w:sz="0" w:space="0" w:color="auto"/>
            <w:left w:val="none" w:sz="0" w:space="0" w:color="auto"/>
            <w:bottom w:val="none" w:sz="0" w:space="0" w:color="auto"/>
            <w:right w:val="none" w:sz="0" w:space="0" w:color="auto"/>
          </w:divBdr>
        </w:div>
        <w:div w:id="1572085148">
          <w:marLeft w:val="640"/>
          <w:marRight w:val="0"/>
          <w:marTop w:val="0"/>
          <w:marBottom w:val="0"/>
          <w:divBdr>
            <w:top w:val="none" w:sz="0" w:space="0" w:color="auto"/>
            <w:left w:val="none" w:sz="0" w:space="0" w:color="auto"/>
            <w:bottom w:val="none" w:sz="0" w:space="0" w:color="auto"/>
            <w:right w:val="none" w:sz="0" w:space="0" w:color="auto"/>
          </w:divBdr>
        </w:div>
        <w:div w:id="1630013092">
          <w:marLeft w:val="640"/>
          <w:marRight w:val="0"/>
          <w:marTop w:val="0"/>
          <w:marBottom w:val="0"/>
          <w:divBdr>
            <w:top w:val="none" w:sz="0" w:space="0" w:color="auto"/>
            <w:left w:val="none" w:sz="0" w:space="0" w:color="auto"/>
            <w:bottom w:val="none" w:sz="0" w:space="0" w:color="auto"/>
            <w:right w:val="none" w:sz="0" w:space="0" w:color="auto"/>
          </w:divBdr>
        </w:div>
        <w:div w:id="1699549200">
          <w:marLeft w:val="640"/>
          <w:marRight w:val="0"/>
          <w:marTop w:val="0"/>
          <w:marBottom w:val="0"/>
          <w:divBdr>
            <w:top w:val="none" w:sz="0" w:space="0" w:color="auto"/>
            <w:left w:val="none" w:sz="0" w:space="0" w:color="auto"/>
            <w:bottom w:val="none" w:sz="0" w:space="0" w:color="auto"/>
            <w:right w:val="none" w:sz="0" w:space="0" w:color="auto"/>
          </w:divBdr>
        </w:div>
        <w:div w:id="1750536796">
          <w:marLeft w:val="640"/>
          <w:marRight w:val="0"/>
          <w:marTop w:val="0"/>
          <w:marBottom w:val="0"/>
          <w:divBdr>
            <w:top w:val="none" w:sz="0" w:space="0" w:color="auto"/>
            <w:left w:val="none" w:sz="0" w:space="0" w:color="auto"/>
            <w:bottom w:val="none" w:sz="0" w:space="0" w:color="auto"/>
            <w:right w:val="none" w:sz="0" w:space="0" w:color="auto"/>
          </w:divBdr>
        </w:div>
        <w:div w:id="1770806341">
          <w:marLeft w:val="640"/>
          <w:marRight w:val="0"/>
          <w:marTop w:val="0"/>
          <w:marBottom w:val="0"/>
          <w:divBdr>
            <w:top w:val="none" w:sz="0" w:space="0" w:color="auto"/>
            <w:left w:val="none" w:sz="0" w:space="0" w:color="auto"/>
            <w:bottom w:val="none" w:sz="0" w:space="0" w:color="auto"/>
            <w:right w:val="none" w:sz="0" w:space="0" w:color="auto"/>
          </w:divBdr>
        </w:div>
        <w:div w:id="1801999169">
          <w:marLeft w:val="640"/>
          <w:marRight w:val="0"/>
          <w:marTop w:val="0"/>
          <w:marBottom w:val="0"/>
          <w:divBdr>
            <w:top w:val="none" w:sz="0" w:space="0" w:color="auto"/>
            <w:left w:val="none" w:sz="0" w:space="0" w:color="auto"/>
            <w:bottom w:val="none" w:sz="0" w:space="0" w:color="auto"/>
            <w:right w:val="none" w:sz="0" w:space="0" w:color="auto"/>
          </w:divBdr>
        </w:div>
        <w:div w:id="1812558863">
          <w:marLeft w:val="640"/>
          <w:marRight w:val="0"/>
          <w:marTop w:val="0"/>
          <w:marBottom w:val="0"/>
          <w:divBdr>
            <w:top w:val="none" w:sz="0" w:space="0" w:color="auto"/>
            <w:left w:val="none" w:sz="0" w:space="0" w:color="auto"/>
            <w:bottom w:val="none" w:sz="0" w:space="0" w:color="auto"/>
            <w:right w:val="none" w:sz="0" w:space="0" w:color="auto"/>
          </w:divBdr>
        </w:div>
        <w:div w:id="1843666591">
          <w:marLeft w:val="640"/>
          <w:marRight w:val="0"/>
          <w:marTop w:val="0"/>
          <w:marBottom w:val="0"/>
          <w:divBdr>
            <w:top w:val="none" w:sz="0" w:space="0" w:color="auto"/>
            <w:left w:val="none" w:sz="0" w:space="0" w:color="auto"/>
            <w:bottom w:val="none" w:sz="0" w:space="0" w:color="auto"/>
            <w:right w:val="none" w:sz="0" w:space="0" w:color="auto"/>
          </w:divBdr>
        </w:div>
        <w:div w:id="1871531603">
          <w:marLeft w:val="640"/>
          <w:marRight w:val="0"/>
          <w:marTop w:val="0"/>
          <w:marBottom w:val="0"/>
          <w:divBdr>
            <w:top w:val="none" w:sz="0" w:space="0" w:color="auto"/>
            <w:left w:val="none" w:sz="0" w:space="0" w:color="auto"/>
            <w:bottom w:val="none" w:sz="0" w:space="0" w:color="auto"/>
            <w:right w:val="none" w:sz="0" w:space="0" w:color="auto"/>
          </w:divBdr>
        </w:div>
        <w:div w:id="1891258870">
          <w:marLeft w:val="640"/>
          <w:marRight w:val="0"/>
          <w:marTop w:val="0"/>
          <w:marBottom w:val="0"/>
          <w:divBdr>
            <w:top w:val="none" w:sz="0" w:space="0" w:color="auto"/>
            <w:left w:val="none" w:sz="0" w:space="0" w:color="auto"/>
            <w:bottom w:val="none" w:sz="0" w:space="0" w:color="auto"/>
            <w:right w:val="none" w:sz="0" w:space="0" w:color="auto"/>
          </w:divBdr>
        </w:div>
        <w:div w:id="2004582167">
          <w:marLeft w:val="640"/>
          <w:marRight w:val="0"/>
          <w:marTop w:val="0"/>
          <w:marBottom w:val="0"/>
          <w:divBdr>
            <w:top w:val="none" w:sz="0" w:space="0" w:color="auto"/>
            <w:left w:val="none" w:sz="0" w:space="0" w:color="auto"/>
            <w:bottom w:val="none" w:sz="0" w:space="0" w:color="auto"/>
            <w:right w:val="none" w:sz="0" w:space="0" w:color="auto"/>
          </w:divBdr>
        </w:div>
      </w:divsChild>
    </w:div>
    <w:div w:id="148987278">
      <w:bodyDiv w:val="1"/>
      <w:marLeft w:val="0"/>
      <w:marRight w:val="0"/>
      <w:marTop w:val="0"/>
      <w:marBottom w:val="0"/>
      <w:divBdr>
        <w:top w:val="none" w:sz="0" w:space="0" w:color="auto"/>
        <w:left w:val="none" w:sz="0" w:space="0" w:color="auto"/>
        <w:bottom w:val="none" w:sz="0" w:space="0" w:color="auto"/>
        <w:right w:val="none" w:sz="0" w:space="0" w:color="auto"/>
      </w:divBdr>
      <w:divsChild>
        <w:div w:id="16783931">
          <w:marLeft w:val="640"/>
          <w:marRight w:val="0"/>
          <w:marTop w:val="0"/>
          <w:marBottom w:val="0"/>
          <w:divBdr>
            <w:top w:val="none" w:sz="0" w:space="0" w:color="auto"/>
            <w:left w:val="none" w:sz="0" w:space="0" w:color="auto"/>
            <w:bottom w:val="none" w:sz="0" w:space="0" w:color="auto"/>
            <w:right w:val="none" w:sz="0" w:space="0" w:color="auto"/>
          </w:divBdr>
        </w:div>
        <w:div w:id="55052822">
          <w:marLeft w:val="640"/>
          <w:marRight w:val="0"/>
          <w:marTop w:val="0"/>
          <w:marBottom w:val="0"/>
          <w:divBdr>
            <w:top w:val="none" w:sz="0" w:space="0" w:color="auto"/>
            <w:left w:val="none" w:sz="0" w:space="0" w:color="auto"/>
            <w:bottom w:val="none" w:sz="0" w:space="0" w:color="auto"/>
            <w:right w:val="none" w:sz="0" w:space="0" w:color="auto"/>
          </w:divBdr>
        </w:div>
        <w:div w:id="63382923">
          <w:marLeft w:val="640"/>
          <w:marRight w:val="0"/>
          <w:marTop w:val="0"/>
          <w:marBottom w:val="0"/>
          <w:divBdr>
            <w:top w:val="none" w:sz="0" w:space="0" w:color="auto"/>
            <w:left w:val="none" w:sz="0" w:space="0" w:color="auto"/>
            <w:bottom w:val="none" w:sz="0" w:space="0" w:color="auto"/>
            <w:right w:val="none" w:sz="0" w:space="0" w:color="auto"/>
          </w:divBdr>
        </w:div>
        <w:div w:id="194076046">
          <w:marLeft w:val="640"/>
          <w:marRight w:val="0"/>
          <w:marTop w:val="0"/>
          <w:marBottom w:val="0"/>
          <w:divBdr>
            <w:top w:val="none" w:sz="0" w:space="0" w:color="auto"/>
            <w:left w:val="none" w:sz="0" w:space="0" w:color="auto"/>
            <w:bottom w:val="none" w:sz="0" w:space="0" w:color="auto"/>
            <w:right w:val="none" w:sz="0" w:space="0" w:color="auto"/>
          </w:divBdr>
        </w:div>
        <w:div w:id="243422567">
          <w:marLeft w:val="640"/>
          <w:marRight w:val="0"/>
          <w:marTop w:val="0"/>
          <w:marBottom w:val="0"/>
          <w:divBdr>
            <w:top w:val="none" w:sz="0" w:space="0" w:color="auto"/>
            <w:left w:val="none" w:sz="0" w:space="0" w:color="auto"/>
            <w:bottom w:val="none" w:sz="0" w:space="0" w:color="auto"/>
            <w:right w:val="none" w:sz="0" w:space="0" w:color="auto"/>
          </w:divBdr>
        </w:div>
        <w:div w:id="270093715">
          <w:marLeft w:val="640"/>
          <w:marRight w:val="0"/>
          <w:marTop w:val="0"/>
          <w:marBottom w:val="0"/>
          <w:divBdr>
            <w:top w:val="none" w:sz="0" w:space="0" w:color="auto"/>
            <w:left w:val="none" w:sz="0" w:space="0" w:color="auto"/>
            <w:bottom w:val="none" w:sz="0" w:space="0" w:color="auto"/>
            <w:right w:val="none" w:sz="0" w:space="0" w:color="auto"/>
          </w:divBdr>
        </w:div>
        <w:div w:id="409431893">
          <w:marLeft w:val="640"/>
          <w:marRight w:val="0"/>
          <w:marTop w:val="0"/>
          <w:marBottom w:val="0"/>
          <w:divBdr>
            <w:top w:val="none" w:sz="0" w:space="0" w:color="auto"/>
            <w:left w:val="none" w:sz="0" w:space="0" w:color="auto"/>
            <w:bottom w:val="none" w:sz="0" w:space="0" w:color="auto"/>
            <w:right w:val="none" w:sz="0" w:space="0" w:color="auto"/>
          </w:divBdr>
        </w:div>
        <w:div w:id="422066703">
          <w:marLeft w:val="640"/>
          <w:marRight w:val="0"/>
          <w:marTop w:val="0"/>
          <w:marBottom w:val="0"/>
          <w:divBdr>
            <w:top w:val="none" w:sz="0" w:space="0" w:color="auto"/>
            <w:left w:val="none" w:sz="0" w:space="0" w:color="auto"/>
            <w:bottom w:val="none" w:sz="0" w:space="0" w:color="auto"/>
            <w:right w:val="none" w:sz="0" w:space="0" w:color="auto"/>
          </w:divBdr>
        </w:div>
        <w:div w:id="492452665">
          <w:marLeft w:val="640"/>
          <w:marRight w:val="0"/>
          <w:marTop w:val="0"/>
          <w:marBottom w:val="0"/>
          <w:divBdr>
            <w:top w:val="none" w:sz="0" w:space="0" w:color="auto"/>
            <w:left w:val="none" w:sz="0" w:space="0" w:color="auto"/>
            <w:bottom w:val="none" w:sz="0" w:space="0" w:color="auto"/>
            <w:right w:val="none" w:sz="0" w:space="0" w:color="auto"/>
          </w:divBdr>
        </w:div>
        <w:div w:id="667096093">
          <w:marLeft w:val="640"/>
          <w:marRight w:val="0"/>
          <w:marTop w:val="0"/>
          <w:marBottom w:val="0"/>
          <w:divBdr>
            <w:top w:val="none" w:sz="0" w:space="0" w:color="auto"/>
            <w:left w:val="none" w:sz="0" w:space="0" w:color="auto"/>
            <w:bottom w:val="none" w:sz="0" w:space="0" w:color="auto"/>
            <w:right w:val="none" w:sz="0" w:space="0" w:color="auto"/>
          </w:divBdr>
        </w:div>
        <w:div w:id="700975100">
          <w:marLeft w:val="640"/>
          <w:marRight w:val="0"/>
          <w:marTop w:val="0"/>
          <w:marBottom w:val="0"/>
          <w:divBdr>
            <w:top w:val="none" w:sz="0" w:space="0" w:color="auto"/>
            <w:left w:val="none" w:sz="0" w:space="0" w:color="auto"/>
            <w:bottom w:val="none" w:sz="0" w:space="0" w:color="auto"/>
            <w:right w:val="none" w:sz="0" w:space="0" w:color="auto"/>
          </w:divBdr>
        </w:div>
        <w:div w:id="712853555">
          <w:marLeft w:val="640"/>
          <w:marRight w:val="0"/>
          <w:marTop w:val="0"/>
          <w:marBottom w:val="0"/>
          <w:divBdr>
            <w:top w:val="none" w:sz="0" w:space="0" w:color="auto"/>
            <w:left w:val="none" w:sz="0" w:space="0" w:color="auto"/>
            <w:bottom w:val="none" w:sz="0" w:space="0" w:color="auto"/>
            <w:right w:val="none" w:sz="0" w:space="0" w:color="auto"/>
          </w:divBdr>
        </w:div>
        <w:div w:id="782530655">
          <w:marLeft w:val="640"/>
          <w:marRight w:val="0"/>
          <w:marTop w:val="0"/>
          <w:marBottom w:val="0"/>
          <w:divBdr>
            <w:top w:val="none" w:sz="0" w:space="0" w:color="auto"/>
            <w:left w:val="none" w:sz="0" w:space="0" w:color="auto"/>
            <w:bottom w:val="none" w:sz="0" w:space="0" w:color="auto"/>
            <w:right w:val="none" w:sz="0" w:space="0" w:color="auto"/>
          </w:divBdr>
        </w:div>
        <w:div w:id="801381801">
          <w:marLeft w:val="640"/>
          <w:marRight w:val="0"/>
          <w:marTop w:val="0"/>
          <w:marBottom w:val="0"/>
          <w:divBdr>
            <w:top w:val="none" w:sz="0" w:space="0" w:color="auto"/>
            <w:left w:val="none" w:sz="0" w:space="0" w:color="auto"/>
            <w:bottom w:val="none" w:sz="0" w:space="0" w:color="auto"/>
            <w:right w:val="none" w:sz="0" w:space="0" w:color="auto"/>
          </w:divBdr>
        </w:div>
        <w:div w:id="816998014">
          <w:marLeft w:val="640"/>
          <w:marRight w:val="0"/>
          <w:marTop w:val="0"/>
          <w:marBottom w:val="0"/>
          <w:divBdr>
            <w:top w:val="none" w:sz="0" w:space="0" w:color="auto"/>
            <w:left w:val="none" w:sz="0" w:space="0" w:color="auto"/>
            <w:bottom w:val="none" w:sz="0" w:space="0" w:color="auto"/>
            <w:right w:val="none" w:sz="0" w:space="0" w:color="auto"/>
          </w:divBdr>
        </w:div>
        <w:div w:id="889461641">
          <w:marLeft w:val="640"/>
          <w:marRight w:val="0"/>
          <w:marTop w:val="0"/>
          <w:marBottom w:val="0"/>
          <w:divBdr>
            <w:top w:val="none" w:sz="0" w:space="0" w:color="auto"/>
            <w:left w:val="none" w:sz="0" w:space="0" w:color="auto"/>
            <w:bottom w:val="none" w:sz="0" w:space="0" w:color="auto"/>
            <w:right w:val="none" w:sz="0" w:space="0" w:color="auto"/>
          </w:divBdr>
        </w:div>
        <w:div w:id="1175799676">
          <w:marLeft w:val="640"/>
          <w:marRight w:val="0"/>
          <w:marTop w:val="0"/>
          <w:marBottom w:val="0"/>
          <w:divBdr>
            <w:top w:val="none" w:sz="0" w:space="0" w:color="auto"/>
            <w:left w:val="none" w:sz="0" w:space="0" w:color="auto"/>
            <w:bottom w:val="none" w:sz="0" w:space="0" w:color="auto"/>
            <w:right w:val="none" w:sz="0" w:space="0" w:color="auto"/>
          </w:divBdr>
        </w:div>
        <w:div w:id="1570772487">
          <w:marLeft w:val="640"/>
          <w:marRight w:val="0"/>
          <w:marTop w:val="0"/>
          <w:marBottom w:val="0"/>
          <w:divBdr>
            <w:top w:val="none" w:sz="0" w:space="0" w:color="auto"/>
            <w:left w:val="none" w:sz="0" w:space="0" w:color="auto"/>
            <w:bottom w:val="none" w:sz="0" w:space="0" w:color="auto"/>
            <w:right w:val="none" w:sz="0" w:space="0" w:color="auto"/>
          </w:divBdr>
        </w:div>
        <w:div w:id="1587301815">
          <w:marLeft w:val="640"/>
          <w:marRight w:val="0"/>
          <w:marTop w:val="0"/>
          <w:marBottom w:val="0"/>
          <w:divBdr>
            <w:top w:val="none" w:sz="0" w:space="0" w:color="auto"/>
            <w:left w:val="none" w:sz="0" w:space="0" w:color="auto"/>
            <w:bottom w:val="none" w:sz="0" w:space="0" w:color="auto"/>
            <w:right w:val="none" w:sz="0" w:space="0" w:color="auto"/>
          </w:divBdr>
        </w:div>
        <w:div w:id="1599367923">
          <w:marLeft w:val="640"/>
          <w:marRight w:val="0"/>
          <w:marTop w:val="0"/>
          <w:marBottom w:val="0"/>
          <w:divBdr>
            <w:top w:val="none" w:sz="0" w:space="0" w:color="auto"/>
            <w:left w:val="none" w:sz="0" w:space="0" w:color="auto"/>
            <w:bottom w:val="none" w:sz="0" w:space="0" w:color="auto"/>
            <w:right w:val="none" w:sz="0" w:space="0" w:color="auto"/>
          </w:divBdr>
        </w:div>
        <w:div w:id="1607732387">
          <w:marLeft w:val="640"/>
          <w:marRight w:val="0"/>
          <w:marTop w:val="0"/>
          <w:marBottom w:val="0"/>
          <w:divBdr>
            <w:top w:val="none" w:sz="0" w:space="0" w:color="auto"/>
            <w:left w:val="none" w:sz="0" w:space="0" w:color="auto"/>
            <w:bottom w:val="none" w:sz="0" w:space="0" w:color="auto"/>
            <w:right w:val="none" w:sz="0" w:space="0" w:color="auto"/>
          </w:divBdr>
        </w:div>
        <w:div w:id="1619920356">
          <w:marLeft w:val="640"/>
          <w:marRight w:val="0"/>
          <w:marTop w:val="0"/>
          <w:marBottom w:val="0"/>
          <w:divBdr>
            <w:top w:val="none" w:sz="0" w:space="0" w:color="auto"/>
            <w:left w:val="none" w:sz="0" w:space="0" w:color="auto"/>
            <w:bottom w:val="none" w:sz="0" w:space="0" w:color="auto"/>
            <w:right w:val="none" w:sz="0" w:space="0" w:color="auto"/>
          </w:divBdr>
        </w:div>
        <w:div w:id="1725174842">
          <w:marLeft w:val="640"/>
          <w:marRight w:val="0"/>
          <w:marTop w:val="0"/>
          <w:marBottom w:val="0"/>
          <w:divBdr>
            <w:top w:val="none" w:sz="0" w:space="0" w:color="auto"/>
            <w:left w:val="none" w:sz="0" w:space="0" w:color="auto"/>
            <w:bottom w:val="none" w:sz="0" w:space="0" w:color="auto"/>
            <w:right w:val="none" w:sz="0" w:space="0" w:color="auto"/>
          </w:divBdr>
        </w:div>
        <w:div w:id="1884050269">
          <w:marLeft w:val="640"/>
          <w:marRight w:val="0"/>
          <w:marTop w:val="0"/>
          <w:marBottom w:val="0"/>
          <w:divBdr>
            <w:top w:val="none" w:sz="0" w:space="0" w:color="auto"/>
            <w:left w:val="none" w:sz="0" w:space="0" w:color="auto"/>
            <w:bottom w:val="none" w:sz="0" w:space="0" w:color="auto"/>
            <w:right w:val="none" w:sz="0" w:space="0" w:color="auto"/>
          </w:divBdr>
        </w:div>
        <w:div w:id="1906990082">
          <w:marLeft w:val="640"/>
          <w:marRight w:val="0"/>
          <w:marTop w:val="0"/>
          <w:marBottom w:val="0"/>
          <w:divBdr>
            <w:top w:val="none" w:sz="0" w:space="0" w:color="auto"/>
            <w:left w:val="none" w:sz="0" w:space="0" w:color="auto"/>
            <w:bottom w:val="none" w:sz="0" w:space="0" w:color="auto"/>
            <w:right w:val="none" w:sz="0" w:space="0" w:color="auto"/>
          </w:divBdr>
        </w:div>
        <w:div w:id="1921982260">
          <w:marLeft w:val="640"/>
          <w:marRight w:val="0"/>
          <w:marTop w:val="0"/>
          <w:marBottom w:val="0"/>
          <w:divBdr>
            <w:top w:val="none" w:sz="0" w:space="0" w:color="auto"/>
            <w:left w:val="none" w:sz="0" w:space="0" w:color="auto"/>
            <w:bottom w:val="none" w:sz="0" w:space="0" w:color="auto"/>
            <w:right w:val="none" w:sz="0" w:space="0" w:color="auto"/>
          </w:divBdr>
        </w:div>
        <w:div w:id="2015110418">
          <w:marLeft w:val="640"/>
          <w:marRight w:val="0"/>
          <w:marTop w:val="0"/>
          <w:marBottom w:val="0"/>
          <w:divBdr>
            <w:top w:val="none" w:sz="0" w:space="0" w:color="auto"/>
            <w:left w:val="none" w:sz="0" w:space="0" w:color="auto"/>
            <w:bottom w:val="none" w:sz="0" w:space="0" w:color="auto"/>
            <w:right w:val="none" w:sz="0" w:space="0" w:color="auto"/>
          </w:divBdr>
        </w:div>
        <w:div w:id="2016766449">
          <w:marLeft w:val="640"/>
          <w:marRight w:val="0"/>
          <w:marTop w:val="0"/>
          <w:marBottom w:val="0"/>
          <w:divBdr>
            <w:top w:val="none" w:sz="0" w:space="0" w:color="auto"/>
            <w:left w:val="none" w:sz="0" w:space="0" w:color="auto"/>
            <w:bottom w:val="none" w:sz="0" w:space="0" w:color="auto"/>
            <w:right w:val="none" w:sz="0" w:space="0" w:color="auto"/>
          </w:divBdr>
        </w:div>
        <w:div w:id="2031443669">
          <w:marLeft w:val="640"/>
          <w:marRight w:val="0"/>
          <w:marTop w:val="0"/>
          <w:marBottom w:val="0"/>
          <w:divBdr>
            <w:top w:val="none" w:sz="0" w:space="0" w:color="auto"/>
            <w:left w:val="none" w:sz="0" w:space="0" w:color="auto"/>
            <w:bottom w:val="none" w:sz="0" w:space="0" w:color="auto"/>
            <w:right w:val="none" w:sz="0" w:space="0" w:color="auto"/>
          </w:divBdr>
        </w:div>
        <w:div w:id="2051419063">
          <w:marLeft w:val="640"/>
          <w:marRight w:val="0"/>
          <w:marTop w:val="0"/>
          <w:marBottom w:val="0"/>
          <w:divBdr>
            <w:top w:val="none" w:sz="0" w:space="0" w:color="auto"/>
            <w:left w:val="none" w:sz="0" w:space="0" w:color="auto"/>
            <w:bottom w:val="none" w:sz="0" w:space="0" w:color="auto"/>
            <w:right w:val="none" w:sz="0" w:space="0" w:color="auto"/>
          </w:divBdr>
        </w:div>
        <w:div w:id="2076005952">
          <w:marLeft w:val="640"/>
          <w:marRight w:val="0"/>
          <w:marTop w:val="0"/>
          <w:marBottom w:val="0"/>
          <w:divBdr>
            <w:top w:val="none" w:sz="0" w:space="0" w:color="auto"/>
            <w:left w:val="none" w:sz="0" w:space="0" w:color="auto"/>
            <w:bottom w:val="none" w:sz="0" w:space="0" w:color="auto"/>
            <w:right w:val="none" w:sz="0" w:space="0" w:color="auto"/>
          </w:divBdr>
        </w:div>
        <w:div w:id="2123262105">
          <w:marLeft w:val="640"/>
          <w:marRight w:val="0"/>
          <w:marTop w:val="0"/>
          <w:marBottom w:val="0"/>
          <w:divBdr>
            <w:top w:val="none" w:sz="0" w:space="0" w:color="auto"/>
            <w:left w:val="none" w:sz="0" w:space="0" w:color="auto"/>
            <w:bottom w:val="none" w:sz="0" w:space="0" w:color="auto"/>
            <w:right w:val="none" w:sz="0" w:space="0" w:color="auto"/>
          </w:divBdr>
        </w:div>
      </w:divsChild>
    </w:div>
    <w:div w:id="149442489">
      <w:bodyDiv w:val="1"/>
      <w:marLeft w:val="0"/>
      <w:marRight w:val="0"/>
      <w:marTop w:val="0"/>
      <w:marBottom w:val="0"/>
      <w:divBdr>
        <w:top w:val="none" w:sz="0" w:space="0" w:color="auto"/>
        <w:left w:val="none" w:sz="0" w:space="0" w:color="auto"/>
        <w:bottom w:val="none" w:sz="0" w:space="0" w:color="auto"/>
        <w:right w:val="none" w:sz="0" w:space="0" w:color="auto"/>
      </w:divBdr>
    </w:div>
    <w:div w:id="150678922">
      <w:bodyDiv w:val="1"/>
      <w:marLeft w:val="0"/>
      <w:marRight w:val="0"/>
      <w:marTop w:val="0"/>
      <w:marBottom w:val="0"/>
      <w:divBdr>
        <w:top w:val="none" w:sz="0" w:space="0" w:color="auto"/>
        <w:left w:val="none" w:sz="0" w:space="0" w:color="auto"/>
        <w:bottom w:val="none" w:sz="0" w:space="0" w:color="auto"/>
        <w:right w:val="none" w:sz="0" w:space="0" w:color="auto"/>
      </w:divBdr>
    </w:div>
    <w:div w:id="150803173">
      <w:bodyDiv w:val="1"/>
      <w:marLeft w:val="0"/>
      <w:marRight w:val="0"/>
      <w:marTop w:val="0"/>
      <w:marBottom w:val="0"/>
      <w:divBdr>
        <w:top w:val="none" w:sz="0" w:space="0" w:color="auto"/>
        <w:left w:val="none" w:sz="0" w:space="0" w:color="auto"/>
        <w:bottom w:val="none" w:sz="0" w:space="0" w:color="auto"/>
        <w:right w:val="none" w:sz="0" w:space="0" w:color="auto"/>
      </w:divBdr>
    </w:div>
    <w:div w:id="151142496">
      <w:bodyDiv w:val="1"/>
      <w:marLeft w:val="0"/>
      <w:marRight w:val="0"/>
      <w:marTop w:val="0"/>
      <w:marBottom w:val="0"/>
      <w:divBdr>
        <w:top w:val="none" w:sz="0" w:space="0" w:color="auto"/>
        <w:left w:val="none" w:sz="0" w:space="0" w:color="auto"/>
        <w:bottom w:val="none" w:sz="0" w:space="0" w:color="auto"/>
        <w:right w:val="none" w:sz="0" w:space="0" w:color="auto"/>
      </w:divBdr>
    </w:div>
    <w:div w:id="151876091">
      <w:bodyDiv w:val="1"/>
      <w:marLeft w:val="0"/>
      <w:marRight w:val="0"/>
      <w:marTop w:val="0"/>
      <w:marBottom w:val="0"/>
      <w:divBdr>
        <w:top w:val="none" w:sz="0" w:space="0" w:color="auto"/>
        <w:left w:val="none" w:sz="0" w:space="0" w:color="auto"/>
        <w:bottom w:val="none" w:sz="0" w:space="0" w:color="auto"/>
        <w:right w:val="none" w:sz="0" w:space="0" w:color="auto"/>
      </w:divBdr>
    </w:div>
    <w:div w:id="151877498">
      <w:bodyDiv w:val="1"/>
      <w:marLeft w:val="0"/>
      <w:marRight w:val="0"/>
      <w:marTop w:val="0"/>
      <w:marBottom w:val="0"/>
      <w:divBdr>
        <w:top w:val="none" w:sz="0" w:space="0" w:color="auto"/>
        <w:left w:val="none" w:sz="0" w:space="0" w:color="auto"/>
        <w:bottom w:val="none" w:sz="0" w:space="0" w:color="auto"/>
        <w:right w:val="none" w:sz="0" w:space="0" w:color="auto"/>
      </w:divBdr>
    </w:div>
    <w:div w:id="151878494">
      <w:bodyDiv w:val="1"/>
      <w:marLeft w:val="0"/>
      <w:marRight w:val="0"/>
      <w:marTop w:val="0"/>
      <w:marBottom w:val="0"/>
      <w:divBdr>
        <w:top w:val="none" w:sz="0" w:space="0" w:color="auto"/>
        <w:left w:val="none" w:sz="0" w:space="0" w:color="auto"/>
        <w:bottom w:val="none" w:sz="0" w:space="0" w:color="auto"/>
        <w:right w:val="none" w:sz="0" w:space="0" w:color="auto"/>
      </w:divBdr>
      <w:divsChild>
        <w:div w:id="1006665528">
          <w:marLeft w:val="640"/>
          <w:marRight w:val="0"/>
          <w:marTop w:val="0"/>
          <w:marBottom w:val="0"/>
          <w:divBdr>
            <w:top w:val="none" w:sz="0" w:space="0" w:color="auto"/>
            <w:left w:val="none" w:sz="0" w:space="0" w:color="auto"/>
            <w:bottom w:val="none" w:sz="0" w:space="0" w:color="auto"/>
            <w:right w:val="none" w:sz="0" w:space="0" w:color="auto"/>
          </w:divBdr>
        </w:div>
        <w:div w:id="1056858125">
          <w:marLeft w:val="640"/>
          <w:marRight w:val="0"/>
          <w:marTop w:val="0"/>
          <w:marBottom w:val="0"/>
          <w:divBdr>
            <w:top w:val="none" w:sz="0" w:space="0" w:color="auto"/>
            <w:left w:val="none" w:sz="0" w:space="0" w:color="auto"/>
            <w:bottom w:val="none" w:sz="0" w:space="0" w:color="auto"/>
            <w:right w:val="none" w:sz="0" w:space="0" w:color="auto"/>
          </w:divBdr>
        </w:div>
        <w:div w:id="1298411289">
          <w:marLeft w:val="640"/>
          <w:marRight w:val="0"/>
          <w:marTop w:val="0"/>
          <w:marBottom w:val="0"/>
          <w:divBdr>
            <w:top w:val="none" w:sz="0" w:space="0" w:color="auto"/>
            <w:left w:val="none" w:sz="0" w:space="0" w:color="auto"/>
            <w:bottom w:val="none" w:sz="0" w:space="0" w:color="auto"/>
            <w:right w:val="none" w:sz="0" w:space="0" w:color="auto"/>
          </w:divBdr>
        </w:div>
        <w:div w:id="1473793241">
          <w:marLeft w:val="640"/>
          <w:marRight w:val="0"/>
          <w:marTop w:val="0"/>
          <w:marBottom w:val="0"/>
          <w:divBdr>
            <w:top w:val="none" w:sz="0" w:space="0" w:color="auto"/>
            <w:left w:val="none" w:sz="0" w:space="0" w:color="auto"/>
            <w:bottom w:val="none" w:sz="0" w:space="0" w:color="auto"/>
            <w:right w:val="none" w:sz="0" w:space="0" w:color="auto"/>
          </w:divBdr>
        </w:div>
        <w:div w:id="1509445598">
          <w:marLeft w:val="640"/>
          <w:marRight w:val="0"/>
          <w:marTop w:val="0"/>
          <w:marBottom w:val="0"/>
          <w:divBdr>
            <w:top w:val="none" w:sz="0" w:space="0" w:color="auto"/>
            <w:left w:val="none" w:sz="0" w:space="0" w:color="auto"/>
            <w:bottom w:val="none" w:sz="0" w:space="0" w:color="auto"/>
            <w:right w:val="none" w:sz="0" w:space="0" w:color="auto"/>
          </w:divBdr>
        </w:div>
        <w:div w:id="1637563746">
          <w:marLeft w:val="640"/>
          <w:marRight w:val="0"/>
          <w:marTop w:val="0"/>
          <w:marBottom w:val="0"/>
          <w:divBdr>
            <w:top w:val="none" w:sz="0" w:space="0" w:color="auto"/>
            <w:left w:val="none" w:sz="0" w:space="0" w:color="auto"/>
            <w:bottom w:val="none" w:sz="0" w:space="0" w:color="auto"/>
            <w:right w:val="none" w:sz="0" w:space="0" w:color="auto"/>
          </w:divBdr>
        </w:div>
        <w:div w:id="1842550278">
          <w:marLeft w:val="640"/>
          <w:marRight w:val="0"/>
          <w:marTop w:val="0"/>
          <w:marBottom w:val="0"/>
          <w:divBdr>
            <w:top w:val="none" w:sz="0" w:space="0" w:color="auto"/>
            <w:left w:val="none" w:sz="0" w:space="0" w:color="auto"/>
            <w:bottom w:val="none" w:sz="0" w:space="0" w:color="auto"/>
            <w:right w:val="none" w:sz="0" w:space="0" w:color="auto"/>
          </w:divBdr>
        </w:div>
        <w:div w:id="1923179943">
          <w:marLeft w:val="640"/>
          <w:marRight w:val="0"/>
          <w:marTop w:val="0"/>
          <w:marBottom w:val="0"/>
          <w:divBdr>
            <w:top w:val="none" w:sz="0" w:space="0" w:color="auto"/>
            <w:left w:val="none" w:sz="0" w:space="0" w:color="auto"/>
            <w:bottom w:val="none" w:sz="0" w:space="0" w:color="auto"/>
            <w:right w:val="none" w:sz="0" w:space="0" w:color="auto"/>
          </w:divBdr>
        </w:div>
        <w:div w:id="1927882964">
          <w:marLeft w:val="640"/>
          <w:marRight w:val="0"/>
          <w:marTop w:val="0"/>
          <w:marBottom w:val="0"/>
          <w:divBdr>
            <w:top w:val="none" w:sz="0" w:space="0" w:color="auto"/>
            <w:left w:val="none" w:sz="0" w:space="0" w:color="auto"/>
            <w:bottom w:val="none" w:sz="0" w:space="0" w:color="auto"/>
            <w:right w:val="none" w:sz="0" w:space="0" w:color="auto"/>
          </w:divBdr>
        </w:div>
        <w:div w:id="2001999329">
          <w:marLeft w:val="640"/>
          <w:marRight w:val="0"/>
          <w:marTop w:val="0"/>
          <w:marBottom w:val="0"/>
          <w:divBdr>
            <w:top w:val="none" w:sz="0" w:space="0" w:color="auto"/>
            <w:left w:val="none" w:sz="0" w:space="0" w:color="auto"/>
            <w:bottom w:val="none" w:sz="0" w:space="0" w:color="auto"/>
            <w:right w:val="none" w:sz="0" w:space="0" w:color="auto"/>
          </w:divBdr>
        </w:div>
        <w:div w:id="2021154641">
          <w:marLeft w:val="640"/>
          <w:marRight w:val="0"/>
          <w:marTop w:val="0"/>
          <w:marBottom w:val="0"/>
          <w:divBdr>
            <w:top w:val="none" w:sz="0" w:space="0" w:color="auto"/>
            <w:left w:val="none" w:sz="0" w:space="0" w:color="auto"/>
            <w:bottom w:val="none" w:sz="0" w:space="0" w:color="auto"/>
            <w:right w:val="none" w:sz="0" w:space="0" w:color="auto"/>
          </w:divBdr>
        </w:div>
      </w:divsChild>
    </w:div>
    <w:div w:id="152067527">
      <w:bodyDiv w:val="1"/>
      <w:marLeft w:val="0"/>
      <w:marRight w:val="0"/>
      <w:marTop w:val="0"/>
      <w:marBottom w:val="0"/>
      <w:divBdr>
        <w:top w:val="none" w:sz="0" w:space="0" w:color="auto"/>
        <w:left w:val="none" w:sz="0" w:space="0" w:color="auto"/>
        <w:bottom w:val="none" w:sz="0" w:space="0" w:color="auto"/>
        <w:right w:val="none" w:sz="0" w:space="0" w:color="auto"/>
      </w:divBdr>
    </w:div>
    <w:div w:id="153225595">
      <w:bodyDiv w:val="1"/>
      <w:marLeft w:val="0"/>
      <w:marRight w:val="0"/>
      <w:marTop w:val="0"/>
      <w:marBottom w:val="0"/>
      <w:divBdr>
        <w:top w:val="none" w:sz="0" w:space="0" w:color="auto"/>
        <w:left w:val="none" w:sz="0" w:space="0" w:color="auto"/>
        <w:bottom w:val="none" w:sz="0" w:space="0" w:color="auto"/>
        <w:right w:val="none" w:sz="0" w:space="0" w:color="auto"/>
      </w:divBdr>
    </w:div>
    <w:div w:id="153375945">
      <w:bodyDiv w:val="1"/>
      <w:marLeft w:val="0"/>
      <w:marRight w:val="0"/>
      <w:marTop w:val="0"/>
      <w:marBottom w:val="0"/>
      <w:divBdr>
        <w:top w:val="none" w:sz="0" w:space="0" w:color="auto"/>
        <w:left w:val="none" w:sz="0" w:space="0" w:color="auto"/>
        <w:bottom w:val="none" w:sz="0" w:space="0" w:color="auto"/>
        <w:right w:val="none" w:sz="0" w:space="0" w:color="auto"/>
      </w:divBdr>
    </w:div>
    <w:div w:id="154226755">
      <w:bodyDiv w:val="1"/>
      <w:marLeft w:val="0"/>
      <w:marRight w:val="0"/>
      <w:marTop w:val="0"/>
      <w:marBottom w:val="0"/>
      <w:divBdr>
        <w:top w:val="none" w:sz="0" w:space="0" w:color="auto"/>
        <w:left w:val="none" w:sz="0" w:space="0" w:color="auto"/>
        <w:bottom w:val="none" w:sz="0" w:space="0" w:color="auto"/>
        <w:right w:val="none" w:sz="0" w:space="0" w:color="auto"/>
      </w:divBdr>
    </w:div>
    <w:div w:id="154499201">
      <w:bodyDiv w:val="1"/>
      <w:marLeft w:val="0"/>
      <w:marRight w:val="0"/>
      <w:marTop w:val="0"/>
      <w:marBottom w:val="0"/>
      <w:divBdr>
        <w:top w:val="none" w:sz="0" w:space="0" w:color="auto"/>
        <w:left w:val="none" w:sz="0" w:space="0" w:color="auto"/>
        <w:bottom w:val="none" w:sz="0" w:space="0" w:color="auto"/>
        <w:right w:val="none" w:sz="0" w:space="0" w:color="auto"/>
      </w:divBdr>
    </w:div>
    <w:div w:id="154613879">
      <w:bodyDiv w:val="1"/>
      <w:marLeft w:val="0"/>
      <w:marRight w:val="0"/>
      <w:marTop w:val="0"/>
      <w:marBottom w:val="0"/>
      <w:divBdr>
        <w:top w:val="none" w:sz="0" w:space="0" w:color="auto"/>
        <w:left w:val="none" w:sz="0" w:space="0" w:color="auto"/>
        <w:bottom w:val="none" w:sz="0" w:space="0" w:color="auto"/>
        <w:right w:val="none" w:sz="0" w:space="0" w:color="auto"/>
      </w:divBdr>
    </w:div>
    <w:div w:id="155147525">
      <w:bodyDiv w:val="1"/>
      <w:marLeft w:val="0"/>
      <w:marRight w:val="0"/>
      <w:marTop w:val="0"/>
      <w:marBottom w:val="0"/>
      <w:divBdr>
        <w:top w:val="none" w:sz="0" w:space="0" w:color="auto"/>
        <w:left w:val="none" w:sz="0" w:space="0" w:color="auto"/>
        <w:bottom w:val="none" w:sz="0" w:space="0" w:color="auto"/>
        <w:right w:val="none" w:sz="0" w:space="0" w:color="auto"/>
      </w:divBdr>
    </w:div>
    <w:div w:id="155387736">
      <w:bodyDiv w:val="1"/>
      <w:marLeft w:val="0"/>
      <w:marRight w:val="0"/>
      <w:marTop w:val="0"/>
      <w:marBottom w:val="0"/>
      <w:divBdr>
        <w:top w:val="none" w:sz="0" w:space="0" w:color="auto"/>
        <w:left w:val="none" w:sz="0" w:space="0" w:color="auto"/>
        <w:bottom w:val="none" w:sz="0" w:space="0" w:color="auto"/>
        <w:right w:val="none" w:sz="0" w:space="0" w:color="auto"/>
      </w:divBdr>
    </w:div>
    <w:div w:id="155846854">
      <w:bodyDiv w:val="1"/>
      <w:marLeft w:val="0"/>
      <w:marRight w:val="0"/>
      <w:marTop w:val="0"/>
      <w:marBottom w:val="0"/>
      <w:divBdr>
        <w:top w:val="none" w:sz="0" w:space="0" w:color="auto"/>
        <w:left w:val="none" w:sz="0" w:space="0" w:color="auto"/>
        <w:bottom w:val="none" w:sz="0" w:space="0" w:color="auto"/>
        <w:right w:val="none" w:sz="0" w:space="0" w:color="auto"/>
      </w:divBdr>
    </w:div>
    <w:div w:id="157304737">
      <w:bodyDiv w:val="1"/>
      <w:marLeft w:val="0"/>
      <w:marRight w:val="0"/>
      <w:marTop w:val="0"/>
      <w:marBottom w:val="0"/>
      <w:divBdr>
        <w:top w:val="none" w:sz="0" w:space="0" w:color="auto"/>
        <w:left w:val="none" w:sz="0" w:space="0" w:color="auto"/>
        <w:bottom w:val="none" w:sz="0" w:space="0" w:color="auto"/>
        <w:right w:val="none" w:sz="0" w:space="0" w:color="auto"/>
      </w:divBdr>
    </w:div>
    <w:div w:id="157499193">
      <w:bodyDiv w:val="1"/>
      <w:marLeft w:val="0"/>
      <w:marRight w:val="0"/>
      <w:marTop w:val="0"/>
      <w:marBottom w:val="0"/>
      <w:divBdr>
        <w:top w:val="none" w:sz="0" w:space="0" w:color="auto"/>
        <w:left w:val="none" w:sz="0" w:space="0" w:color="auto"/>
        <w:bottom w:val="none" w:sz="0" w:space="0" w:color="auto"/>
        <w:right w:val="none" w:sz="0" w:space="0" w:color="auto"/>
      </w:divBdr>
    </w:div>
    <w:div w:id="157549508">
      <w:bodyDiv w:val="1"/>
      <w:marLeft w:val="0"/>
      <w:marRight w:val="0"/>
      <w:marTop w:val="0"/>
      <w:marBottom w:val="0"/>
      <w:divBdr>
        <w:top w:val="none" w:sz="0" w:space="0" w:color="auto"/>
        <w:left w:val="none" w:sz="0" w:space="0" w:color="auto"/>
        <w:bottom w:val="none" w:sz="0" w:space="0" w:color="auto"/>
        <w:right w:val="none" w:sz="0" w:space="0" w:color="auto"/>
      </w:divBdr>
    </w:div>
    <w:div w:id="157818608">
      <w:bodyDiv w:val="1"/>
      <w:marLeft w:val="0"/>
      <w:marRight w:val="0"/>
      <w:marTop w:val="0"/>
      <w:marBottom w:val="0"/>
      <w:divBdr>
        <w:top w:val="none" w:sz="0" w:space="0" w:color="auto"/>
        <w:left w:val="none" w:sz="0" w:space="0" w:color="auto"/>
        <w:bottom w:val="none" w:sz="0" w:space="0" w:color="auto"/>
        <w:right w:val="none" w:sz="0" w:space="0" w:color="auto"/>
      </w:divBdr>
    </w:div>
    <w:div w:id="158354623">
      <w:bodyDiv w:val="1"/>
      <w:marLeft w:val="0"/>
      <w:marRight w:val="0"/>
      <w:marTop w:val="0"/>
      <w:marBottom w:val="0"/>
      <w:divBdr>
        <w:top w:val="none" w:sz="0" w:space="0" w:color="auto"/>
        <w:left w:val="none" w:sz="0" w:space="0" w:color="auto"/>
        <w:bottom w:val="none" w:sz="0" w:space="0" w:color="auto"/>
        <w:right w:val="none" w:sz="0" w:space="0" w:color="auto"/>
      </w:divBdr>
    </w:div>
    <w:div w:id="158737600">
      <w:bodyDiv w:val="1"/>
      <w:marLeft w:val="0"/>
      <w:marRight w:val="0"/>
      <w:marTop w:val="0"/>
      <w:marBottom w:val="0"/>
      <w:divBdr>
        <w:top w:val="none" w:sz="0" w:space="0" w:color="auto"/>
        <w:left w:val="none" w:sz="0" w:space="0" w:color="auto"/>
        <w:bottom w:val="none" w:sz="0" w:space="0" w:color="auto"/>
        <w:right w:val="none" w:sz="0" w:space="0" w:color="auto"/>
      </w:divBdr>
    </w:div>
    <w:div w:id="159083085">
      <w:bodyDiv w:val="1"/>
      <w:marLeft w:val="0"/>
      <w:marRight w:val="0"/>
      <w:marTop w:val="0"/>
      <w:marBottom w:val="0"/>
      <w:divBdr>
        <w:top w:val="none" w:sz="0" w:space="0" w:color="auto"/>
        <w:left w:val="none" w:sz="0" w:space="0" w:color="auto"/>
        <w:bottom w:val="none" w:sz="0" w:space="0" w:color="auto"/>
        <w:right w:val="none" w:sz="0" w:space="0" w:color="auto"/>
      </w:divBdr>
    </w:div>
    <w:div w:id="159271439">
      <w:bodyDiv w:val="1"/>
      <w:marLeft w:val="0"/>
      <w:marRight w:val="0"/>
      <w:marTop w:val="0"/>
      <w:marBottom w:val="0"/>
      <w:divBdr>
        <w:top w:val="none" w:sz="0" w:space="0" w:color="auto"/>
        <w:left w:val="none" w:sz="0" w:space="0" w:color="auto"/>
        <w:bottom w:val="none" w:sz="0" w:space="0" w:color="auto"/>
        <w:right w:val="none" w:sz="0" w:space="0" w:color="auto"/>
      </w:divBdr>
    </w:div>
    <w:div w:id="160656379">
      <w:bodyDiv w:val="1"/>
      <w:marLeft w:val="0"/>
      <w:marRight w:val="0"/>
      <w:marTop w:val="0"/>
      <w:marBottom w:val="0"/>
      <w:divBdr>
        <w:top w:val="none" w:sz="0" w:space="0" w:color="auto"/>
        <w:left w:val="none" w:sz="0" w:space="0" w:color="auto"/>
        <w:bottom w:val="none" w:sz="0" w:space="0" w:color="auto"/>
        <w:right w:val="none" w:sz="0" w:space="0" w:color="auto"/>
      </w:divBdr>
    </w:div>
    <w:div w:id="160854403">
      <w:bodyDiv w:val="1"/>
      <w:marLeft w:val="0"/>
      <w:marRight w:val="0"/>
      <w:marTop w:val="0"/>
      <w:marBottom w:val="0"/>
      <w:divBdr>
        <w:top w:val="none" w:sz="0" w:space="0" w:color="auto"/>
        <w:left w:val="none" w:sz="0" w:space="0" w:color="auto"/>
        <w:bottom w:val="none" w:sz="0" w:space="0" w:color="auto"/>
        <w:right w:val="none" w:sz="0" w:space="0" w:color="auto"/>
      </w:divBdr>
    </w:div>
    <w:div w:id="160971910">
      <w:bodyDiv w:val="1"/>
      <w:marLeft w:val="0"/>
      <w:marRight w:val="0"/>
      <w:marTop w:val="0"/>
      <w:marBottom w:val="0"/>
      <w:divBdr>
        <w:top w:val="none" w:sz="0" w:space="0" w:color="auto"/>
        <w:left w:val="none" w:sz="0" w:space="0" w:color="auto"/>
        <w:bottom w:val="none" w:sz="0" w:space="0" w:color="auto"/>
        <w:right w:val="none" w:sz="0" w:space="0" w:color="auto"/>
      </w:divBdr>
    </w:div>
    <w:div w:id="161553953">
      <w:bodyDiv w:val="1"/>
      <w:marLeft w:val="0"/>
      <w:marRight w:val="0"/>
      <w:marTop w:val="0"/>
      <w:marBottom w:val="0"/>
      <w:divBdr>
        <w:top w:val="none" w:sz="0" w:space="0" w:color="auto"/>
        <w:left w:val="none" w:sz="0" w:space="0" w:color="auto"/>
        <w:bottom w:val="none" w:sz="0" w:space="0" w:color="auto"/>
        <w:right w:val="none" w:sz="0" w:space="0" w:color="auto"/>
      </w:divBdr>
    </w:div>
    <w:div w:id="161699702">
      <w:bodyDiv w:val="1"/>
      <w:marLeft w:val="0"/>
      <w:marRight w:val="0"/>
      <w:marTop w:val="0"/>
      <w:marBottom w:val="0"/>
      <w:divBdr>
        <w:top w:val="none" w:sz="0" w:space="0" w:color="auto"/>
        <w:left w:val="none" w:sz="0" w:space="0" w:color="auto"/>
        <w:bottom w:val="none" w:sz="0" w:space="0" w:color="auto"/>
        <w:right w:val="none" w:sz="0" w:space="0" w:color="auto"/>
      </w:divBdr>
    </w:div>
    <w:div w:id="163012836">
      <w:bodyDiv w:val="1"/>
      <w:marLeft w:val="0"/>
      <w:marRight w:val="0"/>
      <w:marTop w:val="0"/>
      <w:marBottom w:val="0"/>
      <w:divBdr>
        <w:top w:val="none" w:sz="0" w:space="0" w:color="auto"/>
        <w:left w:val="none" w:sz="0" w:space="0" w:color="auto"/>
        <w:bottom w:val="none" w:sz="0" w:space="0" w:color="auto"/>
        <w:right w:val="none" w:sz="0" w:space="0" w:color="auto"/>
      </w:divBdr>
    </w:div>
    <w:div w:id="163058383">
      <w:bodyDiv w:val="1"/>
      <w:marLeft w:val="0"/>
      <w:marRight w:val="0"/>
      <w:marTop w:val="0"/>
      <w:marBottom w:val="0"/>
      <w:divBdr>
        <w:top w:val="none" w:sz="0" w:space="0" w:color="auto"/>
        <w:left w:val="none" w:sz="0" w:space="0" w:color="auto"/>
        <w:bottom w:val="none" w:sz="0" w:space="0" w:color="auto"/>
        <w:right w:val="none" w:sz="0" w:space="0" w:color="auto"/>
      </w:divBdr>
    </w:div>
    <w:div w:id="163131393">
      <w:bodyDiv w:val="1"/>
      <w:marLeft w:val="0"/>
      <w:marRight w:val="0"/>
      <w:marTop w:val="0"/>
      <w:marBottom w:val="0"/>
      <w:divBdr>
        <w:top w:val="none" w:sz="0" w:space="0" w:color="auto"/>
        <w:left w:val="none" w:sz="0" w:space="0" w:color="auto"/>
        <w:bottom w:val="none" w:sz="0" w:space="0" w:color="auto"/>
        <w:right w:val="none" w:sz="0" w:space="0" w:color="auto"/>
      </w:divBdr>
    </w:div>
    <w:div w:id="163788192">
      <w:bodyDiv w:val="1"/>
      <w:marLeft w:val="0"/>
      <w:marRight w:val="0"/>
      <w:marTop w:val="0"/>
      <w:marBottom w:val="0"/>
      <w:divBdr>
        <w:top w:val="none" w:sz="0" w:space="0" w:color="auto"/>
        <w:left w:val="none" w:sz="0" w:space="0" w:color="auto"/>
        <w:bottom w:val="none" w:sz="0" w:space="0" w:color="auto"/>
        <w:right w:val="none" w:sz="0" w:space="0" w:color="auto"/>
      </w:divBdr>
    </w:div>
    <w:div w:id="163933887">
      <w:bodyDiv w:val="1"/>
      <w:marLeft w:val="0"/>
      <w:marRight w:val="0"/>
      <w:marTop w:val="0"/>
      <w:marBottom w:val="0"/>
      <w:divBdr>
        <w:top w:val="none" w:sz="0" w:space="0" w:color="auto"/>
        <w:left w:val="none" w:sz="0" w:space="0" w:color="auto"/>
        <w:bottom w:val="none" w:sz="0" w:space="0" w:color="auto"/>
        <w:right w:val="none" w:sz="0" w:space="0" w:color="auto"/>
      </w:divBdr>
    </w:div>
    <w:div w:id="163979995">
      <w:bodyDiv w:val="1"/>
      <w:marLeft w:val="0"/>
      <w:marRight w:val="0"/>
      <w:marTop w:val="0"/>
      <w:marBottom w:val="0"/>
      <w:divBdr>
        <w:top w:val="none" w:sz="0" w:space="0" w:color="auto"/>
        <w:left w:val="none" w:sz="0" w:space="0" w:color="auto"/>
        <w:bottom w:val="none" w:sz="0" w:space="0" w:color="auto"/>
        <w:right w:val="none" w:sz="0" w:space="0" w:color="auto"/>
      </w:divBdr>
    </w:div>
    <w:div w:id="164441700">
      <w:bodyDiv w:val="1"/>
      <w:marLeft w:val="0"/>
      <w:marRight w:val="0"/>
      <w:marTop w:val="0"/>
      <w:marBottom w:val="0"/>
      <w:divBdr>
        <w:top w:val="none" w:sz="0" w:space="0" w:color="auto"/>
        <w:left w:val="none" w:sz="0" w:space="0" w:color="auto"/>
        <w:bottom w:val="none" w:sz="0" w:space="0" w:color="auto"/>
        <w:right w:val="none" w:sz="0" w:space="0" w:color="auto"/>
      </w:divBdr>
    </w:div>
    <w:div w:id="165439474">
      <w:bodyDiv w:val="1"/>
      <w:marLeft w:val="0"/>
      <w:marRight w:val="0"/>
      <w:marTop w:val="0"/>
      <w:marBottom w:val="0"/>
      <w:divBdr>
        <w:top w:val="none" w:sz="0" w:space="0" w:color="auto"/>
        <w:left w:val="none" w:sz="0" w:space="0" w:color="auto"/>
        <w:bottom w:val="none" w:sz="0" w:space="0" w:color="auto"/>
        <w:right w:val="none" w:sz="0" w:space="0" w:color="auto"/>
      </w:divBdr>
    </w:div>
    <w:div w:id="165678090">
      <w:bodyDiv w:val="1"/>
      <w:marLeft w:val="0"/>
      <w:marRight w:val="0"/>
      <w:marTop w:val="0"/>
      <w:marBottom w:val="0"/>
      <w:divBdr>
        <w:top w:val="none" w:sz="0" w:space="0" w:color="auto"/>
        <w:left w:val="none" w:sz="0" w:space="0" w:color="auto"/>
        <w:bottom w:val="none" w:sz="0" w:space="0" w:color="auto"/>
        <w:right w:val="none" w:sz="0" w:space="0" w:color="auto"/>
      </w:divBdr>
    </w:div>
    <w:div w:id="166143495">
      <w:bodyDiv w:val="1"/>
      <w:marLeft w:val="0"/>
      <w:marRight w:val="0"/>
      <w:marTop w:val="0"/>
      <w:marBottom w:val="0"/>
      <w:divBdr>
        <w:top w:val="none" w:sz="0" w:space="0" w:color="auto"/>
        <w:left w:val="none" w:sz="0" w:space="0" w:color="auto"/>
        <w:bottom w:val="none" w:sz="0" w:space="0" w:color="auto"/>
        <w:right w:val="none" w:sz="0" w:space="0" w:color="auto"/>
      </w:divBdr>
    </w:div>
    <w:div w:id="166672992">
      <w:bodyDiv w:val="1"/>
      <w:marLeft w:val="0"/>
      <w:marRight w:val="0"/>
      <w:marTop w:val="0"/>
      <w:marBottom w:val="0"/>
      <w:divBdr>
        <w:top w:val="none" w:sz="0" w:space="0" w:color="auto"/>
        <w:left w:val="none" w:sz="0" w:space="0" w:color="auto"/>
        <w:bottom w:val="none" w:sz="0" w:space="0" w:color="auto"/>
        <w:right w:val="none" w:sz="0" w:space="0" w:color="auto"/>
      </w:divBdr>
    </w:div>
    <w:div w:id="166675544">
      <w:bodyDiv w:val="1"/>
      <w:marLeft w:val="0"/>
      <w:marRight w:val="0"/>
      <w:marTop w:val="0"/>
      <w:marBottom w:val="0"/>
      <w:divBdr>
        <w:top w:val="none" w:sz="0" w:space="0" w:color="auto"/>
        <w:left w:val="none" w:sz="0" w:space="0" w:color="auto"/>
        <w:bottom w:val="none" w:sz="0" w:space="0" w:color="auto"/>
        <w:right w:val="none" w:sz="0" w:space="0" w:color="auto"/>
      </w:divBdr>
    </w:div>
    <w:div w:id="166987998">
      <w:bodyDiv w:val="1"/>
      <w:marLeft w:val="0"/>
      <w:marRight w:val="0"/>
      <w:marTop w:val="0"/>
      <w:marBottom w:val="0"/>
      <w:divBdr>
        <w:top w:val="none" w:sz="0" w:space="0" w:color="auto"/>
        <w:left w:val="none" w:sz="0" w:space="0" w:color="auto"/>
        <w:bottom w:val="none" w:sz="0" w:space="0" w:color="auto"/>
        <w:right w:val="none" w:sz="0" w:space="0" w:color="auto"/>
      </w:divBdr>
    </w:div>
    <w:div w:id="168452304">
      <w:bodyDiv w:val="1"/>
      <w:marLeft w:val="0"/>
      <w:marRight w:val="0"/>
      <w:marTop w:val="0"/>
      <w:marBottom w:val="0"/>
      <w:divBdr>
        <w:top w:val="none" w:sz="0" w:space="0" w:color="auto"/>
        <w:left w:val="none" w:sz="0" w:space="0" w:color="auto"/>
        <w:bottom w:val="none" w:sz="0" w:space="0" w:color="auto"/>
        <w:right w:val="none" w:sz="0" w:space="0" w:color="auto"/>
      </w:divBdr>
    </w:div>
    <w:div w:id="169880764">
      <w:bodyDiv w:val="1"/>
      <w:marLeft w:val="0"/>
      <w:marRight w:val="0"/>
      <w:marTop w:val="0"/>
      <w:marBottom w:val="0"/>
      <w:divBdr>
        <w:top w:val="none" w:sz="0" w:space="0" w:color="auto"/>
        <w:left w:val="none" w:sz="0" w:space="0" w:color="auto"/>
        <w:bottom w:val="none" w:sz="0" w:space="0" w:color="auto"/>
        <w:right w:val="none" w:sz="0" w:space="0" w:color="auto"/>
      </w:divBdr>
    </w:div>
    <w:div w:id="170218912">
      <w:bodyDiv w:val="1"/>
      <w:marLeft w:val="0"/>
      <w:marRight w:val="0"/>
      <w:marTop w:val="0"/>
      <w:marBottom w:val="0"/>
      <w:divBdr>
        <w:top w:val="none" w:sz="0" w:space="0" w:color="auto"/>
        <w:left w:val="none" w:sz="0" w:space="0" w:color="auto"/>
        <w:bottom w:val="none" w:sz="0" w:space="0" w:color="auto"/>
        <w:right w:val="none" w:sz="0" w:space="0" w:color="auto"/>
      </w:divBdr>
    </w:div>
    <w:div w:id="170680871">
      <w:bodyDiv w:val="1"/>
      <w:marLeft w:val="0"/>
      <w:marRight w:val="0"/>
      <w:marTop w:val="0"/>
      <w:marBottom w:val="0"/>
      <w:divBdr>
        <w:top w:val="none" w:sz="0" w:space="0" w:color="auto"/>
        <w:left w:val="none" w:sz="0" w:space="0" w:color="auto"/>
        <w:bottom w:val="none" w:sz="0" w:space="0" w:color="auto"/>
        <w:right w:val="none" w:sz="0" w:space="0" w:color="auto"/>
      </w:divBdr>
    </w:div>
    <w:div w:id="170727466">
      <w:bodyDiv w:val="1"/>
      <w:marLeft w:val="0"/>
      <w:marRight w:val="0"/>
      <w:marTop w:val="0"/>
      <w:marBottom w:val="0"/>
      <w:divBdr>
        <w:top w:val="none" w:sz="0" w:space="0" w:color="auto"/>
        <w:left w:val="none" w:sz="0" w:space="0" w:color="auto"/>
        <w:bottom w:val="none" w:sz="0" w:space="0" w:color="auto"/>
        <w:right w:val="none" w:sz="0" w:space="0" w:color="auto"/>
      </w:divBdr>
    </w:div>
    <w:div w:id="170871654">
      <w:bodyDiv w:val="1"/>
      <w:marLeft w:val="0"/>
      <w:marRight w:val="0"/>
      <w:marTop w:val="0"/>
      <w:marBottom w:val="0"/>
      <w:divBdr>
        <w:top w:val="none" w:sz="0" w:space="0" w:color="auto"/>
        <w:left w:val="none" w:sz="0" w:space="0" w:color="auto"/>
        <w:bottom w:val="none" w:sz="0" w:space="0" w:color="auto"/>
        <w:right w:val="none" w:sz="0" w:space="0" w:color="auto"/>
      </w:divBdr>
    </w:div>
    <w:div w:id="170872669">
      <w:bodyDiv w:val="1"/>
      <w:marLeft w:val="0"/>
      <w:marRight w:val="0"/>
      <w:marTop w:val="0"/>
      <w:marBottom w:val="0"/>
      <w:divBdr>
        <w:top w:val="none" w:sz="0" w:space="0" w:color="auto"/>
        <w:left w:val="none" w:sz="0" w:space="0" w:color="auto"/>
        <w:bottom w:val="none" w:sz="0" w:space="0" w:color="auto"/>
        <w:right w:val="none" w:sz="0" w:space="0" w:color="auto"/>
      </w:divBdr>
    </w:div>
    <w:div w:id="171654130">
      <w:bodyDiv w:val="1"/>
      <w:marLeft w:val="0"/>
      <w:marRight w:val="0"/>
      <w:marTop w:val="0"/>
      <w:marBottom w:val="0"/>
      <w:divBdr>
        <w:top w:val="none" w:sz="0" w:space="0" w:color="auto"/>
        <w:left w:val="none" w:sz="0" w:space="0" w:color="auto"/>
        <w:bottom w:val="none" w:sz="0" w:space="0" w:color="auto"/>
        <w:right w:val="none" w:sz="0" w:space="0" w:color="auto"/>
      </w:divBdr>
    </w:div>
    <w:div w:id="172112235">
      <w:bodyDiv w:val="1"/>
      <w:marLeft w:val="0"/>
      <w:marRight w:val="0"/>
      <w:marTop w:val="0"/>
      <w:marBottom w:val="0"/>
      <w:divBdr>
        <w:top w:val="none" w:sz="0" w:space="0" w:color="auto"/>
        <w:left w:val="none" w:sz="0" w:space="0" w:color="auto"/>
        <w:bottom w:val="none" w:sz="0" w:space="0" w:color="auto"/>
        <w:right w:val="none" w:sz="0" w:space="0" w:color="auto"/>
      </w:divBdr>
    </w:div>
    <w:div w:id="172305909">
      <w:bodyDiv w:val="1"/>
      <w:marLeft w:val="0"/>
      <w:marRight w:val="0"/>
      <w:marTop w:val="0"/>
      <w:marBottom w:val="0"/>
      <w:divBdr>
        <w:top w:val="none" w:sz="0" w:space="0" w:color="auto"/>
        <w:left w:val="none" w:sz="0" w:space="0" w:color="auto"/>
        <w:bottom w:val="none" w:sz="0" w:space="0" w:color="auto"/>
        <w:right w:val="none" w:sz="0" w:space="0" w:color="auto"/>
      </w:divBdr>
    </w:div>
    <w:div w:id="172572703">
      <w:bodyDiv w:val="1"/>
      <w:marLeft w:val="0"/>
      <w:marRight w:val="0"/>
      <w:marTop w:val="0"/>
      <w:marBottom w:val="0"/>
      <w:divBdr>
        <w:top w:val="none" w:sz="0" w:space="0" w:color="auto"/>
        <w:left w:val="none" w:sz="0" w:space="0" w:color="auto"/>
        <w:bottom w:val="none" w:sz="0" w:space="0" w:color="auto"/>
        <w:right w:val="none" w:sz="0" w:space="0" w:color="auto"/>
      </w:divBdr>
    </w:div>
    <w:div w:id="173767678">
      <w:bodyDiv w:val="1"/>
      <w:marLeft w:val="0"/>
      <w:marRight w:val="0"/>
      <w:marTop w:val="0"/>
      <w:marBottom w:val="0"/>
      <w:divBdr>
        <w:top w:val="none" w:sz="0" w:space="0" w:color="auto"/>
        <w:left w:val="none" w:sz="0" w:space="0" w:color="auto"/>
        <w:bottom w:val="none" w:sz="0" w:space="0" w:color="auto"/>
        <w:right w:val="none" w:sz="0" w:space="0" w:color="auto"/>
      </w:divBdr>
    </w:div>
    <w:div w:id="173886011">
      <w:bodyDiv w:val="1"/>
      <w:marLeft w:val="0"/>
      <w:marRight w:val="0"/>
      <w:marTop w:val="0"/>
      <w:marBottom w:val="0"/>
      <w:divBdr>
        <w:top w:val="none" w:sz="0" w:space="0" w:color="auto"/>
        <w:left w:val="none" w:sz="0" w:space="0" w:color="auto"/>
        <w:bottom w:val="none" w:sz="0" w:space="0" w:color="auto"/>
        <w:right w:val="none" w:sz="0" w:space="0" w:color="auto"/>
      </w:divBdr>
    </w:div>
    <w:div w:id="174150324">
      <w:bodyDiv w:val="1"/>
      <w:marLeft w:val="0"/>
      <w:marRight w:val="0"/>
      <w:marTop w:val="0"/>
      <w:marBottom w:val="0"/>
      <w:divBdr>
        <w:top w:val="none" w:sz="0" w:space="0" w:color="auto"/>
        <w:left w:val="none" w:sz="0" w:space="0" w:color="auto"/>
        <w:bottom w:val="none" w:sz="0" w:space="0" w:color="auto"/>
        <w:right w:val="none" w:sz="0" w:space="0" w:color="auto"/>
      </w:divBdr>
    </w:div>
    <w:div w:id="174853039">
      <w:bodyDiv w:val="1"/>
      <w:marLeft w:val="0"/>
      <w:marRight w:val="0"/>
      <w:marTop w:val="0"/>
      <w:marBottom w:val="0"/>
      <w:divBdr>
        <w:top w:val="none" w:sz="0" w:space="0" w:color="auto"/>
        <w:left w:val="none" w:sz="0" w:space="0" w:color="auto"/>
        <w:bottom w:val="none" w:sz="0" w:space="0" w:color="auto"/>
        <w:right w:val="none" w:sz="0" w:space="0" w:color="auto"/>
      </w:divBdr>
    </w:div>
    <w:div w:id="175459239">
      <w:bodyDiv w:val="1"/>
      <w:marLeft w:val="0"/>
      <w:marRight w:val="0"/>
      <w:marTop w:val="0"/>
      <w:marBottom w:val="0"/>
      <w:divBdr>
        <w:top w:val="none" w:sz="0" w:space="0" w:color="auto"/>
        <w:left w:val="none" w:sz="0" w:space="0" w:color="auto"/>
        <w:bottom w:val="none" w:sz="0" w:space="0" w:color="auto"/>
        <w:right w:val="none" w:sz="0" w:space="0" w:color="auto"/>
      </w:divBdr>
    </w:div>
    <w:div w:id="175461143">
      <w:bodyDiv w:val="1"/>
      <w:marLeft w:val="0"/>
      <w:marRight w:val="0"/>
      <w:marTop w:val="0"/>
      <w:marBottom w:val="0"/>
      <w:divBdr>
        <w:top w:val="none" w:sz="0" w:space="0" w:color="auto"/>
        <w:left w:val="none" w:sz="0" w:space="0" w:color="auto"/>
        <w:bottom w:val="none" w:sz="0" w:space="0" w:color="auto"/>
        <w:right w:val="none" w:sz="0" w:space="0" w:color="auto"/>
      </w:divBdr>
    </w:div>
    <w:div w:id="175463208">
      <w:bodyDiv w:val="1"/>
      <w:marLeft w:val="0"/>
      <w:marRight w:val="0"/>
      <w:marTop w:val="0"/>
      <w:marBottom w:val="0"/>
      <w:divBdr>
        <w:top w:val="none" w:sz="0" w:space="0" w:color="auto"/>
        <w:left w:val="none" w:sz="0" w:space="0" w:color="auto"/>
        <w:bottom w:val="none" w:sz="0" w:space="0" w:color="auto"/>
        <w:right w:val="none" w:sz="0" w:space="0" w:color="auto"/>
      </w:divBdr>
    </w:div>
    <w:div w:id="175508937">
      <w:bodyDiv w:val="1"/>
      <w:marLeft w:val="0"/>
      <w:marRight w:val="0"/>
      <w:marTop w:val="0"/>
      <w:marBottom w:val="0"/>
      <w:divBdr>
        <w:top w:val="none" w:sz="0" w:space="0" w:color="auto"/>
        <w:left w:val="none" w:sz="0" w:space="0" w:color="auto"/>
        <w:bottom w:val="none" w:sz="0" w:space="0" w:color="auto"/>
        <w:right w:val="none" w:sz="0" w:space="0" w:color="auto"/>
      </w:divBdr>
      <w:divsChild>
        <w:div w:id="95247221">
          <w:marLeft w:val="640"/>
          <w:marRight w:val="0"/>
          <w:marTop w:val="0"/>
          <w:marBottom w:val="0"/>
          <w:divBdr>
            <w:top w:val="none" w:sz="0" w:space="0" w:color="auto"/>
            <w:left w:val="none" w:sz="0" w:space="0" w:color="auto"/>
            <w:bottom w:val="none" w:sz="0" w:space="0" w:color="auto"/>
            <w:right w:val="none" w:sz="0" w:space="0" w:color="auto"/>
          </w:divBdr>
        </w:div>
        <w:div w:id="103964971">
          <w:marLeft w:val="640"/>
          <w:marRight w:val="0"/>
          <w:marTop w:val="0"/>
          <w:marBottom w:val="0"/>
          <w:divBdr>
            <w:top w:val="none" w:sz="0" w:space="0" w:color="auto"/>
            <w:left w:val="none" w:sz="0" w:space="0" w:color="auto"/>
            <w:bottom w:val="none" w:sz="0" w:space="0" w:color="auto"/>
            <w:right w:val="none" w:sz="0" w:space="0" w:color="auto"/>
          </w:divBdr>
        </w:div>
        <w:div w:id="128479664">
          <w:marLeft w:val="640"/>
          <w:marRight w:val="0"/>
          <w:marTop w:val="0"/>
          <w:marBottom w:val="0"/>
          <w:divBdr>
            <w:top w:val="none" w:sz="0" w:space="0" w:color="auto"/>
            <w:left w:val="none" w:sz="0" w:space="0" w:color="auto"/>
            <w:bottom w:val="none" w:sz="0" w:space="0" w:color="auto"/>
            <w:right w:val="none" w:sz="0" w:space="0" w:color="auto"/>
          </w:divBdr>
        </w:div>
        <w:div w:id="271014697">
          <w:marLeft w:val="640"/>
          <w:marRight w:val="0"/>
          <w:marTop w:val="0"/>
          <w:marBottom w:val="0"/>
          <w:divBdr>
            <w:top w:val="none" w:sz="0" w:space="0" w:color="auto"/>
            <w:left w:val="none" w:sz="0" w:space="0" w:color="auto"/>
            <w:bottom w:val="none" w:sz="0" w:space="0" w:color="auto"/>
            <w:right w:val="none" w:sz="0" w:space="0" w:color="auto"/>
          </w:divBdr>
        </w:div>
        <w:div w:id="459306461">
          <w:marLeft w:val="640"/>
          <w:marRight w:val="0"/>
          <w:marTop w:val="0"/>
          <w:marBottom w:val="0"/>
          <w:divBdr>
            <w:top w:val="none" w:sz="0" w:space="0" w:color="auto"/>
            <w:left w:val="none" w:sz="0" w:space="0" w:color="auto"/>
            <w:bottom w:val="none" w:sz="0" w:space="0" w:color="auto"/>
            <w:right w:val="none" w:sz="0" w:space="0" w:color="auto"/>
          </w:divBdr>
        </w:div>
        <w:div w:id="461577067">
          <w:marLeft w:val="640"/>
          <w:marRight w:val="0"/>
          <w:marTop w:val="0"/>
          <w:marBottom w:val="0"/>
          <w:divBdr>
            <w:top w:val="none" w:sz="0" w:space="0" w:color="auto"/>
            <w:left w:val="none" w:sz="0" w:space="0" w:color="auto"/>
            <w:bottom w:val="none" w:sz="0" w:space="0" w:color="auto"/>
            <w:right w:val="none" w:sz="0" w:space="0" w:color="auto"/>
          </w:divBdr>
        </w:div>
        <w:div w:id="521749008">
          <w:marLeft w:val="640"/>
          <w:marRight w:val="0"/>
          <w:marTop w:val="0"/>
          <w:marBottom w:val="0"/>
          <w:divBdr>
            <w:top w:val="none" w:sz="0" w:space="0" w:color="auto"/>
            <w:left w:val="none" w:sz="0" w:space="0" w:color="auto"/>
            <w:bottom w:val="none" w:sz="0" w:space="0" w:color="auto"/>
            <w:right w:val="none" w:sz="0" w:space="0" w:color="auto"/>
          </w:divBdr>
        </w:div>
        <w:div w:id="617444082">
          <w:marLeft w:val="640"/>
          <w:marRight w:val="0"/>
          <w:marTop w:val="0"/>
          <w:marBottom w:val="0"/>
          <w:divBdr>
            <w:top w:val="none" w:sz="0" w:space="0" w:color="auto"/>
            <w:left w:val="none" w:sz="0" w:space="0" w:color="auto"/>
            <w:bottom w:val="none" w:sz="0" w:space="0" w:color="auto"/>
            <w:right w:val="none" w:sz="0" w:space="0" w:color="auto"/>
          </w:divBdr>
        </w:div>
        <w:div w:id="790246937">
          <w:marLeft w:val="640"/>
          <w:marRight w:val="0"/>
          <w:marTop w:val="0"/>
          <w:marBottom w:val="0"/>
          <w:divBdr>
            <w:top w:val="none" w:sz="0" w:space="0" w:color="auto"/>
            <w:left w:val="none" w:sz="0" w:space="0" w:color="auto"/>
            <w:bottom w:val="none" w:sz="0" w:space="0" w:color="auto"/>
            <w:right w:val="none" w:sz="0" w:space="0" w:color="auto"/>
          </w:divBdr>
        </w:div>
        <w:div w:id="891698335">
          <w:marLeft w:val="640"/>
          <w:marRight w:val="0"/>
          <w:marTop w:val="0"/>
          <w:marBottom w:val="0"/>
          <w:divBdr>
            <w:top w:val="none" w:sz="0" w:space="0" w:color="auto"/>
            <w:left w:val="none" w:sz="0" w:space="0" w:color="auto"/>
            <w:bottom w:val="none" w:sz="0" w:space="0" w:color="auto"/>
            <w:right w:val="none" w:sz="0" w:space="0" w:color="auto"/>
          </w:divBdr>
        </w:div>
        <w:div w:id="1028456920">
          <w:marLeft w:val="640"/>
          <w:marRight w:val="0"/>
          <w:marTop w:val="0"/>
          <w:marBottom w:val="0"/>
          <w:divBdr>
            <w:top w:val="none" w:sz="0" w:space="0" w:color="auto"/>
            <w:left w:val="none" w:sz="0" w:space="0" w:color="auto"/>
            <w:bottom w:val="none" w:sz="0" w:space="0" w:color="auto"/>
            <w:right w:val="none" w:sz="0" w:space="0" w:color="auto"/>
          </w:divBdr>
        </w:div>
        <w:div w:id="1028482541">
          <w:marLeft w:val="640"/>
          <w:marRight w:val="0"/>
          <w:marTop w:val="0"/>
          <w:marBottom w:val="0"/>
          <w:divBdr>
            <w:top w:val="none" w:sz="0" w:space="0" w:color="auto"/>
            <w:left w:val="none" w:sz="0" w:space="0" w:color="auto"/>
            <w:bottom w:val="none" w:sz="0" w:space="0" w:color="auto"/>
            <w:right w:val="none" w:sz="0" w:space="0" w:color="auto"/>
          </w:divBdr>
        </w:div>
        <w:div w:id="1136095964">
          <w:marLeft w:val="640"/>
          <w:marRight w:val="0"/>
          <w:marTop w:val="0"/>
          <w:marBottom w:val="0"/>
          <w:divBdr>
            <w:top w:val="none" w:sz="0" w:space="0" w:color="auto"/>
            <w:left w:val="none" w:sz="0" w:space="0" w:color="auto"/>
            <w:bottom w:val="none" w:sz="0" w:space="0" w:color="auto"/>
            <w:right w:val="none" w:sz="0" w:space="0" w:color="auto"/>
          </w:divBdr>
        </w:div>
        <w:div w:id="1184131876">
          <w:marLeft w:val="640"/>
          <w:marRight w:val="0"/>
          <w:marTop w:val="0"/>
          <w:marBottom w:val="0"/>
          <w:divBdr>
            <w:top w:val="none" w:sz="0" w:space="0" w:color="auto"/>
            <w:left w:val="none" w:sz="0" w:space="0" w:color="auto"/>
            <w:bottom w:val="none" w:sz="0" w:space="0" w:color="auto"/>
            <w:right w:val="none" w:sz="0" w:space="0" w:color="auto"/>
          </w:divBdr>
        </w:div>
        <w:div w:id="1194466162">
          <w:marLeft w:val="640"/>
          <w:marRight w:val="0"/>
          <w:marTop w:val="0"/>
          <w:marBottom w:val="0"/>
          <w:divBdr>
            <w:top w:val="none" w:sz="0" w:space="0" w:color="auto"/>
            <w:left w:val="none" w:sz="0" w:space="0" w:color="auto"/>
            <w:bottom w:val="none" w:sz="0" w:space="0" w:color="auto"/>
            <w:right w:val="none" w:sz="0" w:space="0" w:color="auto"/>
          </w:divBdr>
        </w:div>
        <w:div w:id="1380978235">
          <w:marLeft w:val="640"/>
          <w:marRight w:val="0"/>
          <w:marTop w:val="0"/>
          <w:marBottom w:val="0"/>
          <w:divBdr>
            <w:top w:val="none" w:sz="0" w:space="0" w:color="auto"/>
            <w:left w:val="none" w:sz="0" w:space="0" w:color="auto"/>
            <w:bottom w:val="none" w:sz="0" w:space="0" w:color="auto"/>
            <w:right w:val="none" w:sz="0" w:space="0" w:color="auto"/>
          </w:divBdr>
        </w:div>
        <w:div w:id="1382095875">
          <w:marLeft w:val="640"/>
          <w:marRight w:val="0"/>
          <w:marTop w:val="0"/>
          <w:marBottom w:val="0"/>
          <w:divBdr>
            <w:top w:val="none" w:sz="0" w:space="0" w:color="auto"/>
            <w:left w:val="none" w:sz="0" w:space="0" w:color="auto"/>
            <w:bottom w:val="none" w:sz="0" w:space="0" w:color="auto"/>
            <w:right w:val="none" w:sz="0" w:space="0" w:color="auto"/>
          </w:divBdr>
        </w:div>
        <w:div w:id="1394236060">
          <w:marLeft w:val="640"/>
          <w:marRight w:val="0"/>
          <w:marTop w:val="0"/>
          <w:marBottom w:val="0"/>
          <w:divBdr>
            <w:top w:val="none" w:sz="0" w:space="0" w:color="auto"/>
            <w:left w:val="none" w:sz="0" w:space="0" w:color="auto"/>
            <w:bottom w:val="none" w:sz="0" w:space="0" w:color="auto"/>
            <w:right w:val="none" w:sz="0" w:space="0" w:color="auto"/>
          </w:divBdr>
        </w:div>
        <w:div w:id="1427338509">
          <w:marLeft w:val="640"/>
          <w:marRight w:val="0"/>
          <w:marTop w:val="0"/>
          <w:marBottom w:val="0"/>
          <w:divBdr>
            <w:top w:val="none" w:sz="0" w:space="0" w:color="auto"/>
            <w:left w:val="none" w:sz="0" w:space="0" w:color="auto"/>
            <w:bottom w:val="none" w:sz="0" w:space="0" w:color="auto"/>
            <w:right w:val="none" w:sz="0" w:space="0" w:color="auto"/>
          </w:divBdr>
        </w:div>
        <w:div w:id="1440568015">
          <w:marLeft w:val="640"/>
          <w:marRight w:val="0"/>
          <w:marTop w:val="0"/>
          <w:marBottom w:val="0"/>
          <w:divBdr>
            <w:top w:val="none" w:sz="0" w:space="0" w:color="auto"/>
            <w:left w:val="none" w:sz="0" w:space="0" w:color="auto"/>
            <w:bottom w:val="none" w:sz="0" w:space="0" w:color="auto"/>
            <w:right w:val="none" w:sz="0" w:space="0" w:color="auto"/>
          </w:divBdr>
        </w:div>
        <w:div w:id="1481843494">
          <w:marLeft w:val="640"/>
          <w:marRight w:val="0"/>
          <w:marTop w:val="0"/>
          <w:marBottom w:val="0"/>
          <w:divBdr>
            <w:top w:val="none" w:sz="0" w:space="0" w:color="auto"/>
            <w:left w:val="none" w:sz="0" w:space="0" w:color="auto"/>
            <w:bottom w:val="none" w:sz="0" w:space="0" w:color="auto"/>
            <w:right w:val="none" w:sz="0" w:space="0" w:color="auto"/>
          </w:divBdr>
        </w:div>
        <w:div w:id="1562902824">
          <w:marLeft w:val="640"/>
          <w:marRight w:val="0"/>
          <w:marTop w:val="0"/>
          <w:marBottom w:val="0"/>
          <w:divBdr>
            <w:top w:val="none" w:sz="0" w:space="0" w:color="auto"/>
            <w:left w:val="none" w:sz="0" w:space="0" w:color="auto"/>
            <w:bottom w:val="none" w:sz="0" w:space="0" w:color="auto"/>
            <w:right w:val="none" w:sz="0" w:space="0" w:color="auto"/>
          </w:divBdr>
        </w:div>
        <w:div w:id="1573537502">
          <w:marLeft w:val="640"/>
          <w:marRight w:val="0"/>
          <w:marTop w:val="0"/>
          <w:marBottom w:val="0"/>
          <w:divBdr>
            <w:top w:val="none" w:sz="0" w:space="0" w:color="auto"/>
            <w:left w:val="none" w:sz="0" w:space="0" w:color="auto"/>
            <w:bottom w:val="none" w:sz="0" w:space="0" w:color="auto"/>
            <w:right w:val="none" w:sz="0" w:space="0" w:color="auto"/>
          </w:divBdr>
        </w:div>
        <w:div w:id="1592543837">
          <w:marLeft w:val="640"/>
          <w:marRight w:val="0"/>
          <w:marTop w:val="0"/>
          <w:marBottom w:val="0"/>
          <w:divBdr>
            <w:top w:val="none" w:sz="0" w:space="0" w:color="auto"/>
            <w:left w:val="none" w:sz="0" w:space="0" w:color="auto"/>
            <w:bottom w:val="none" w:sz="0" w:space="0" w:color="auto"/>
            <w:right w:val="none" w:sz="0" w:space="0" w:color="auto"/>
          </w:divBdr>
        </w:div>
        <w:div w:id="1596284704">
          <w:marLeft w:val="640"/>
          <w:marRight w:val="0"/>
          <w:marTop w:val="0"/>
          <w:marBottom w:val="0"/>
          <w:divBdr>
            <w:top w:val="none" w:sz="0" w:space="0" w:color="auto"/>
            <w:left w:val="none" w:sz="0" w:space="0" w:color="auto"/>
            <w:bottom w:val="none" w:sz="0" w:space="0" w:color="auto"/>
            <w:right w:val="none" w:sz="0" w:space="0" w:color="auto"/>
          </w:divBdr>
        </w:div>
        <w:div w:id="1663200564">
          <w:marLeft w:val="640"/>
          <w:marRight w:val="0"/>
          <w:marTop w:val="0"/>
          <w:marBottom w:val="0"/>
          <w:divBdr>
            <w:top w:val="none" w:sz="0" w:space="0" w:color="auto"/>
            <w:left w:val="none" w:sz="0" w:space="0" w:color="auto"/>
            <w:bottom w:val="none" w:sz="0" w:space="0" w:color="auto"/>
            <w:right w:val="none" w:sz="0" w:space="0" w:color="auto"/>
          </w:divBdr>
        </w:div>
        <w:div w:id="1718779238">
          <w:marLeft w:val="640"/>
          <w:marRight w:val="0"/>
          <w:marTop w:val="0"/>
          <w:marBottom w:val="0"/>
          <w:divBdr>
            <w:top w:val="none" w:sz="0" w:space="0" w:color="auto"/>
            <w:left w:val="none" w:sz="0" w:space="0" w:color="auto"/>
            <w:bottom w:val="none" w:sz="0" w:space="0" w:color="auto"/>
            <w:right w:val="none" w:sz="0" w:space="0" w:color="auto"/>
          </w:divBdr>
        </w:div>
        <w:div w:id="1737315404">
          <w:marLeft w:val="640"/>
          <w:marRight w:val="0"/>
          <w:marTop w:val="0"/>
          <w:marBottom w:val="0"/>
          <w:divBdr>
            <w:top w:val="none" w:sz="0" w:space="0" w:color="auto"/>
            <w:left w:val="none" w:sz="0" w:space="0" w:color="auto"/>
            <w:bottom w:val="none" w:sz="0" w:space="0" w:color="auto"/>
            <w:right w:val="none" w:sz="0" w:space="0" w:color="auto"/>
          </w:divBdr>
        </w:div>
        <w:div w:id="1784300240">
          <w:marLeft w:val="640"/>
          <w:marRight w:val="0"/>
          <w:marTop w:val="0"/>
          <w:marBottom w:val="0"/>
          <w:divBdr>
            <w:top w:val="none" w:sz="0" w:space="0" w:color="auto"/>
            <w:left w:val="none" w:sz="0" w:space="0" w:color="auto"/>
            <w:bottom w:val="none" w:sz="0" w:space="0" w:color="auto"/>
            <w:right w:val="none" w:sz="0" w:space="0" w:color="auto"/>
          </w:divBdr>
        </w:div>
        <w:div w:id="1915813954">
          <w:marLeft w:val="640"/>
          <w:marRight w:val="0"/>
          <w:marTop w:val="0"/>
          <w:marBottom w:val="0"/>
          <w:divBdr>
            <w:top w:val="none" w:sz="0" w:space="0" w:color="auto"/>
            <w:left w:val="none" w:sz="0" w:space="0" w:color="auto"/>
            <w:bottom w:val="none" w:sz="0" w:space="0" w:color="auto"/>
            <w:right w:val="none" w:sz="0" w:space="0" w:color="auto"/>
          </w:divBdr>
        </w:div>
        <w:div w:id="2145467336">
          <w:marLeft w:val="640"/>
          <w:marRight w:val="0"/>
          <w:marTop w:val="0"/>
          <w:marBottom w:val="0"/>
          <w:divBdr>
            <w:top w:val="none" w:sz="0" w:space="0" w:color="auto"/>
            <w:left w:val="none" w:sz="0" w:space="0" w:color="auto"/>
            <w:bottom w:val="none" w:sz="0" w:space="0" w:color="auto"/>
            <w:right w:val="none" w:sz="0" w:space="0" w:color="auto"/>
          </w:divBdr>
        </w:div>
      </w:divsChild>
    </w:div>
    <w:div w:id="175772460">
      <w:bodyDiv w:val="1"/>
      <w:marLeft w:val="0"/>
      <w:marRight w:val="0"/>
      <w:marTop w:val="0"/>
      <w:marBottom w:val="0"/>
      <w:divBdr>
        <w:top w:val="none" w:sz="0" w:space="0" w:color="auto"/>
        <w:left w:val="none" w:sz="0" w:space="0" w:color="auto"/>
        <w:bottom w:val="none" w:sz="0" w:space="0" w:color="auto"/>
        <w:right w:val="none" w:sz="0" w:space="0" w:color="auto"/>
      </w:divBdr>
    </w:div>
    <w:div w:id="175966348">
      <w:bodyDiv w:val="1"/>
      <w:marLeft w:val="0"/>
      <w:marRight w:val="0"/>
      <w:marTop w:val="0"/>
      <w:marBottom w:val="0"/>
      <w:divBdr>
        <w:top w:val="none" w:sz="0" w:space="0" w:color="auto"/>
        <w:left w:val="none" w:sz="0" w:space="0" w:color="auto"/>
        <w:bottom w:val="none" w:sz="0" w:space="0" w:color="auto"/>
        <w:right w:val="none" w:sz="0" w:space="0" w:color="auto"/>
      </w:divBdr>
    </w:div>
    <w:div w:id="175995833">
      <w:bodyDiv w:val="1"/>
      <w:marLeft w:val="0"/>
      <w:marRight w:val="0"/>
      <w:marTop w:val="0"/>
      <w:marBottom w:val="0"/>
      <w:divBdr>
        <w:top w:val="none" w:sz="0" w:space="0" w:color="auto"/>
        <w:left w:val="none" w:sz="0" w:space="0" w:color="auto"/>
        <w:bottom w:val="none" w:sz="0" w:space="0" w:color="auto"/>
        <w:right w:val="none" w:sz="0" w:space="0" w:color="auto"/>
      </w:divBdr>
    </w:div>
    <w:div w:id="176508699">
      <w:bodyDiv w:val="1"/>
      <w:marLeft w:val="0"/>
      <w:marRight w:val="0"/>
      <w:marTop w:val="0"/>
      <w:marBottom w:val="0"/>
      <w:divBdr>
        <w:top w:val="none" w:sz="0" w:space="0" w:color="auto"/>
        <w:left w:val="none" w:sz="0" w:space="0" w:color="auto"/>
        <w:bottom w:val="none" w:sz="0" w:space="0" w:color="auto"/>
        <w:right w:val="none" w:sz="0" w:space="0" w:color="auto"/>
      </w:divBdr>
    </w:div>
    <w:div w:id="177087257">
      <w:bodyDiv w:val="1"/>
      <w:marLeft w:val="0"/>
      <w:marRight w:val="0"/>
      <w:marTop w:val="0"/>
      <w:marBottom w:val="0"/>
      <w:divBdr>
        <w:top w:val="none" w:sz="0" w:space="0" w:color="auto"/>
        <w:left w:val="none" w:sz="0" w:space="0" w:color="auto"/>
        <w:bottom w:val="none" w:sz="0" w:space="0" w:color="auto"/>
        <w:right w:val="none" w:sz="0" w:space="0" w:color="auto"/>
      </w:divBdr>
    </w:div>
    <w:div w:id="177236647">
      <w:bodyDiv w:val="1"/>
      <w:marLeft w:val="0"/>
      <w:marRight w:val="0"/>
      <w:marTop w:val="0"/>
      <w:marBottom w:val="0"/>
      <w:divBdr>
        <w:top w:val="none" w:sz="0" w:space="0" w:color="auto"/>
        <w:left w:val="none" w:sz="0" w:space="0" w:color="auto"/>
        <w:bottom w:val="none" w:sz="0" w:space="0" w:color="auto"/>
        <w:right w:val="none" w:sz="0" w:space="0" w:color="auto"/>
      </w:divBdr>
    </w:div>
    <w:div w:id="177549319">
      <w:bodyDiv w:val="1"/>
      <w:marLeft w:val="0"/>
      <w:marRight w:val="0"/>
      <w:marTop w:val="0"/>
      <w:marBottom w:val="0"/>
      <w:divBdr>
        <w:top w:val="none" w:sz="0" w:space="0" w:color="auto"/>
        <w:left w:val="none" w:sz="0" w:space="0" w:color="auto"/>
        <w:bottom w:val="none" w:sz="0" w:space="0" w:color="auto"/>
        <w:right w:val="none" w:sz="0" w:space="0" w:color="auto"/>
      </w:divBdr>
    </w:div>
    <w:div w:id="177887120">
      <w:bodyDiv w:val="1"/>
      <w:marLeft w:val="0"/>
      <w:marRight w:val="0"/>
      <w:marTop w:val="0"/>
      <w:marBottom w:val="0"/>
      <w:divBdr>
        <w:top w:val="none" w:sz="0" w:space="0" w:color="auto"/>
        <w:left w:val="none" w:sz="0" w:space="0" w:color="auto"/>
        <w:bottom w:val="none" w:sz="0" w:space="0" w:color="auto"/>
        <w:right w:val="none" w:sz="0" w:space="0" w:color="auto"/>
      </w:divBdr>
    </w:div>
    <w:div w:id="178082907">
      <w:bodyDiv w:val="1"/>
      <w:marLeft w:val="0"/>
      <w:marRight w:val="0"/>
      <w:marTop w:val="0"/>
      <w:marBottom w:val="0"/>
      <w:divBdr>
        <w:top w:val="none" w:sz="0" w:space="0" w:color="auto"/>
        <w:left w:val="none" w:sz="0" w:space="0" w:color="auto"/>
        <w:bottom w:val="none" w:sz="0" w:space="0" w:color="auto"/>
        <w:right w:val="none" w:sz="0" w:space="0" w:color="auto"/>
      </w:divBdr>
    </w:div>
    <w:div w:id="179317105">
      <w:bodyDiv w:val="1"/>
      <w:marLeft w:val="0"/>
      <w:marRight w:val="0"/>
      <w:marTop w:val="0"/>
      <w:marBottom w:val="0"/>
      <w:divBdr>
        <w:top w:val="none" w:sz="0" w:space="0" w:color="auto"/>
        <w:left w:val="none" w:sz="0" w:space="0" w:color="auto"/>
        <w:bottom w:val="none" w:sz="0" w:space="0" w:color="auto"/>
        <w:right w:val="none" w:sz="0" w:space="0" w:color="auto"/>
      </w:divBdr>
    </w:div>
    <w:div w:id="179511717">
      <w:bodyDiv w:val="1"/>
      <w:marLeft w:val="0"/>
      <w:marRight w:val="0"/>
      <w:marTop w:val="0"/>
      <w:marBottom w:val="0"/>
      <w:divBdr>
        <w:top w:val="none" w:sz="0" w:space="0" w:color="auto"/>
        <w:left w:val="none" w:sz="0" w:space="0" w:color="auto"/>
        <w:bottom w:val="none" w:sz="0" w:space="0" w:color="auto"/>
        <w:right w:val="none" w:sz="0" w:space="0" w:color="auto"/>
      </w:divBdr>
    </w:div>
    <w:div w:id="180945679">
      <w:bodyDiv w:val="1"/>
      <w:marLeft w:val="0"/>
      <w:marRight w:val="0"/>
      <w:marTop w:val="0"/>
      <w:marBottom w:val="0"/>
      <w:divBdr>
        <w:top w:val="none" w:sz="0" w:space="0" w:color="auto"/>
        <w:left w:val="none" w:sz="0" w:space="0" w:color="auto"/>
        <w:bottom w:val="none" w:sz="0" w:space="0" w:color="auto"/>
        <w:right w:val="none" w:sz="0" w:space="0" w:color="auto"/>
      </w:divBdr>
    </w:div>
    <w:div w:id="181668681">
      <w:bodyDiv w:val="1"/>
      <w:marLeft w:val="0"/>
      <w:marRight w:val="0"/>
      <w:marTop w:val="0"/>
      <w:marBottom w:val="0"/>
      <w:divBdr>
        <w:top w:val="none" w:sz="0" w:space="0" w:color="auto"/>
        <w:left w:val="none" w:sz="0" w:space="0" w:color="auto"/>
        <w:bottom w:val="none" w:sz="0" w:space="0" w:color="auto"/>
        <w:right w:val="none" w:sz="0" w:space="0" w:color="auto"/>
      </w:divBdr>
    </w:div>
    <w:div w:id="181824528">
      <w:bodyDiv w:val="1"/>
      <w:marLeft w:val="0"/>
      <w:marRight w:val="0"/>
      <w:marTop w:val="0"/>
      <w:marBottom w:val="0"/>
      <w:divBdr>
        <w:top w:val="none" w:sz="0" w:space="0" w:color="auto"/>
        <w:left w:val="none" w:sz="0" w:space="0" w:color="auto"/>
        <w:bottom w:val="none" w:sz="0" w:space="0" w:color="auto"/>
        <w:right w:val="none" w:sz="0" w:space="0" w:color="auto"/>
      </w:divBdr>
    </w:div>
    <w:div w:id="182288006">
      <w:bodyDiv w:val="1"/>
      <w:marLeft w:val="0"/>
      <w:marRight w:val="0"/>
      <w:marTop w:val="0"/>
      <w:marBottom w:val="0"/>
      <w:divBdr>
        <w:top w:val="none" w:sz="0" w:space="0" w:color="auto"/>
        <w:left w:val="none" w:sz="0" w:space="0" w:color="auto"/>
        <w:bottom w:val="none" w:sz="0" w:space="0" w:color="auto"/>
        <w:right w:val="none" w:sz="0" w:space="0" w:color="auto"/>
      </w:divBdr>
    </w:div>
    <w:div w:id="182329451">
      <w:bodyDiv w:val="1"/>
      <w:marLeft w:val="0"/>
      <w:marRight w:val="0"/>
      <w:marTop w:val="0"/>
      <w:marBottom w:val="0"/>
      <w:divBdr>
        <w:top w:val="none" w:sz="0" w:space="0" w:color="auto"/>
        <w:left w:val="none" w:sz="0" w:space="0" w:color="auto"/>
        <w:bottom w:val="none" w:sz="0" w:space="0" w:color="auto"/>
        <w:right w:val="none" w:sz="0" w:space="0" w:color="auto"/>
      </w:divBdr>
    </w:div>
    <w:div w:id="182865717">
      <w:bodyDiv w:val="1"/>
      <w:marLeft w:val="0"/>
      <w:marRight w:val="0"/>
      <w:marTop w:val="0"/>
      <w:marBottom w:val="0"/>
      <w:divBdr>
        <w:top w:val="none" w:sz="0" w:space="0" w:color="auto"/>
        <w:left w:val="none" w:sz="0" w:space="0" w:color="auto"/>
        <w:bottom w:val="none" w:sz="0" w:space="0" w:color="auto"/>
        <w:right w:val="none" w:sz="0" w:space="0" w:color="auto"/>
      </w:divBdr>
    </w:div>
    <w:div w:id="183331202">
      <w:bodyDiv w:val="1"/>
      <w:marLeft w:val="0"/>
      <w:marRight w:val="0"/>
      <w:marTop w:val="0"/>
      <w:marBottom w:val="0"/>
      <w:divBdr>
        <w:top w:val="none" w:sz="0" w:space="0" w:color="auto"/>
        <w:left w:val="none" w:sz="0" w:space="0" w:color="auto"/>
        <w:bottom w:val="none" w:sz="0" w:space="0" w:color="auto"/>
        <w:right w:val="none" w:sz="0" w:space="0" w:color="auto"/>
      </w:divBdr>
    </w:div>
    <w:div w:id="183397517">
      <w:bodyDiv w:val="1"/>
      <w:marLeft w:val="0"/>
      <w:marRight w:val="0"/>
      <w:marTop w:val="0"/>
      <w:marBottom w:val="0"/>
      <w:divBdr>
        <w:top w:val="none" w:sz="0" w:space="0" w:color="auto"/>
        <w:left w:val="none" w:sz="0" w:space="0" w:color="auto"/>
        <w:bottom w:val="none" w:sz="0" w:space="0" w:color="auto"/>
        <w:right w:val="none" w:sz="0" w:space="0" w:color="auto"/>
      </w:divBdr>
    </w:div>
    <w:div w:id="183595180">
      <w:bodyDiv w:val="1"/>
      <w:marLeft w:val="0"/>
      <w:marRight w:val="0"/>
      <w:marTop w:val="0"/>
      <w:marBottom w:val="0"/>
      <w:divBdr>
        <w:top w:val="none" w:sz="0" w:space="0" w:color="auto"/>
        <w:left w:val="none" w:sz="0" w:space="0" w:color="auto"/>
        <w:bottom w:val="none" w:sz="0" w:space="0" w:color="auto"/>
        <w:right w:val="none" w:sz="0" w:space="0" w:color="auto"/>
      </w:divBdr>
    </w:div>
    <w:div w:id="183790938">
      <w:bodyDiv w:val="1"/>
      <w:marLeft w:val="0"/>
      <w:marRight w:val="0"/>
      <w:marTop w:val="0"/>
      <w:marBottom w:val="0"/>
      <w:divBdr>
        <w:top w:val="none" w:sz="0" w:space="0" w:color="auto"/>
        <w:left w:val="none" w:sz="0" w:space="0" w:color="auto"/>
        <w:bottom w:val="none" w:sz="0" w:space="0" w:color="auto"/>
        <w:right w:val="none" w:sz="0" w:space="0" w:color="auto"/>
      </w:divBdr>
    </w:div>
    <w:div w:id="185096831">
      <w:bodyDiv w:val="1"/>
      <w:marLeft w:val="0"/>
      <w:marRight w:val="0"/>
      <w:marTop w:val="0"/>
      <w:marBottom w:val="0"/>
      <w:divBdr>
        <w:top w:val="none" w:sz="0" w:space="0" w:color="auto"/>
        <w:left w:val="none" w:sz="0" w:space="0" w:color="auto"/>
        <w:bottom w:val="none" w:sz="0" w:space="0" w:color="auto"/>
        <w:right w:val="none" w:sz="0" w:space="0" w:color="auto"/>
      </w:divBdr>
    </w:div>
    <w:div w:id="185563147">
      <w:bodyDiv w:val="1"/>
      <w:marLeft w:val="0"/>
      <w:marRight w:val="0"/>
      <w:marTop w:val="0"/>
      <w:marBottom w:val="0"/>
      <w:divBdr>
        <w:top w:val="none" w:sz="0" w:space="0" w:color="auto"/>
        <w:left w:val="none" w:sz="0" w:space="0" w:color="auto"/>
        <w:bottom w:val="none" w:sz="0" w:space="0" w:color="auto"/>
        <w:right w:val="none" w:sz="0" w:space="0" w:color="auto"/>
      </w:divBdr>
    </w:div>
    <w:div w:id="186187972">
      <w:bodyDiv w:val="1"/>
      <w:marLeft w:val="0"/>
      <w:marRight w:val="0"/>
      <w:marTop w:val="0"/>
      <w:marBottom w:val="0"/>
      <w:divBdr>
        <w:top w:val="none" w:sz="0" w:space="0" w:color="auto"/>
        <w:left w:val="none" w:sz="0" w:space="0" w:color="auto"/>
        <w:bottom w:val="none" w:sz="0" w:space="0" w:color="auto"/>
        <w:right w:val="none" w:sz="0" w:space="0" w:color="auto"/>
      </w:divBdr>
    </w:div>
    <w:div w:id="186334370">
      <w:bodyDiv w:val="1"/>
      <w:marLeft w:val="0"/>
      <w:marRight w:val="0"/>
      <w:marTop w:val="0"/>
      <w:marBottom w:val="0"/>
      <w:divBdr>
        <w:top w:val="none" w:sz="0" w:space="0" w:color="auto"/>
        <w:left w:val="none" w:sz="0" w:space="0" w:color="auto"/>
        <w:bottom w:val="none" w:sz="0" w:space="0" w:color="auto"/>
        <w:right w:val="none" w:sz="0" w:space="0" w:color="auto"/>
      </w:divBdr>
    </w:div>
    <w:div w:id="186528407">
      <w:bodyDiv w:val="1"/>
      <w:marLeft w:val="0"/>
      <w:marRight w:val="0"/>
      <w:marTop w:val="0"/>
      <w:marBottom w:val="0"/>
      <w:divBdr>
        <w:top w:val="none" w:sz="0" w:space="0" w:color="auto"/>
        <w:left w:val="none" w:sz="0" w:space="0" w:color="auto"/>
        <w:bottom w:val="none" w:sz="0" w:space="0" w:color="auto"/>
        <w:right w:val="none" w:sz="0" w:space="0" w:color="auto"/>
      </w:divBdr>
    </w:div>
    <w:div w:id="186600123">
      <w:bodyDiv w:val="1"/>
      <w:marLeft w:val="0"/>
      <w:marRight w:val="0"/>
      <w:marTop w:val="0"/>
      <w:marBottom w:val="0"/>
      <w:divBdr>
        <w:top w:val="none" w:sz="0" w:space="0" w:color="auto"/>
        <w:left w:val="none" w:sz="0" w:space="0" w:color="auto"/>
        <w:bottom w:val="none" w:sz="0" w:space="0" w:color="auto"/>
        <w:right w:val="none" w:sz="0" w:space="0" w:color="auto"/>
      </w:divBdr>
    </w:div>
    <w:div w:id="187530897">
      <w:bodyDiv w:val="1"/>
      <w:marLeft w:val="0"/>
      <w:marRight w:val="0"/>
      <w:marTop w:val="0"/>
      <w:marBottom w:val="0"/>
      <w:divBdr>
        <w:top w:val="none" w:sz="0" w:space="0" w:color="auto"/>
        <w:left w:val="none" w:sz="0" w:space="0" w:color="auto"/>
        <w:bottom w:val="none" w:sz="0" w:space="0" w:color="auto"/>
        <w:right w:val="none" w:sz="0" w:space="0" w:color="auto"/>
      </w:divBdr>
    </w:div>
    <w:div w:id="187572635">
      <w:bodyDiv w:val="1"/>
      <w:marLeft w:val="0"/>
      <w:marRight w:val="0"/>
      <w:marTop w:val="0"/>
      <w:marBottom w:val="0"/>
      <w:divBdr>
        <w:top w:val="none" w:sz="0" w:space="0" w:color="auto"/>
        <w:left w:val="none" w:sz="0" w:space="0" w:color="auto"/>
        <w:bottom w:val="none" w:sz="0" w:space="0" w:color="auto"/>
        <w:right w:val="none" w:sz="0" w:space="0" w:color="auto"/>
      </w:divBdr>
    </w:div>
    <w:div w:id="188691129">
      <w:bodyDiv w:val="1"/>
      <w:marLeft w:val="0"/>
      <w:marRight w:val="0"/>
      <w:marTop w:val="0"/>
      <w:marBottom w:val="0"/>
      <w:divBdr>
        <w:top w:val="none" w:sz="0" w:space="0" w:color="auto"/>
        <w:left w:val="none" w:sz="0" w:space="0" w:color="auto"/>
        <w:bottom w:val="none" w:sz="0" w:space="0" w:color="auto"/>
        <w:right w:val="none" w:sz="0" w:space="0" w:color="auto"/>
      </w:divBdr>
    </w:div>
    <w:div w:id="188835037">
      <w:bodyDiv w:val="1"/>
      <w:marLeft w:val="0"/>
      <w:marRight w:val="0"/>
      <w:marTop w:val="0"/>
      <w:marBottom w:val="0"/>
      <w:divBdr>
        <w:top w:val="none" w:sz="0" w:space="0" w:color="auto"/>
        <w:left w:val="none" w:sz="0" w:space="0" w:color="auto"/>
        <w:bottom w:val="none" w:sz="0" w:space="0" w:color="auto"/>
        <w:right w:val="none" w:sz="0" w:space="0" w:color="auto"/>
      </w:divBdr>
    </w:div>
    <w:div w:id="188951152">
      <w:bodyDiv w:val="1"/>
      <w:marLeft w:val="0"/>
      <w:marRight w:val="0"/>
      <w:marTop w:val="0"/>
      <w:marBottom w:val="0"/>
      <w:divBdr>
        <w:top w:val="none" w:sz="0" w:space="0" w:color="auto"/>
        <w:left w:val="none" w:sz="0" w:space="0" w:color="auto"/>
        <w:bottom w:val="none" w:sz="0" w:space="0" w:color="auto"/>
        <w:right w:val="none" w:sz="0" w:space="0" w:color="auto"/>
      </w:divBdr>
    </w:div>
    <w:div w:id="189071453">
      <w:bodyDiv w:val="1"/>
      <w:marLeft w:val="0"/>
      <w:marRight w:val="0"/>
      <w:marTop w:val="0"/>
      <w:marBottom w:val="0"/>
      <w:divBdr>
        <w:top w:val="none" w:sz="0" w:space="0" w:color="auto"/>
        <w:left w:val="none" w:sz="0" w:space="0" w:color="auto"/>
        <w:bottom w:val="none" w:sz="0" w:space="0" w:color="auto"/>
        <w:right w:val="none" w:sz="0" w:space="0" w:color="auto"/>
      </w:divBdr>
    </w:div>
    <w:div w:id="189227203">
      <w:bodyDiv w:val="1"/>
      <w:marLeft w:val="0"/>
      <w:marRight w:val="0"/>
      <w:marTop w:val="0"/>
      <w:marBottom w:val="0"/>
      <w:divBdr>
        <w:top w:val="none" w:sz="0" w:space="0" w:color="auto"/>
        <w:left w:val="none" w:sz="0" w:space="0" w:color="auto"/>
        <w:bottom w:val="none" w:sz="0" w:space="0" w:color="auto"/>
        <w:right w:val="none" w:sz="0" w:space="0" w:color="auto"/>
      </w:divBdr>
    </w:div>
    <w:div w:id="189339741">
      <w:bodyDiv w:val="1"/>
      <w:marLeft w:val="0"/>
      <w:marRight w:val="0"/>
      <w:marTop w:val="0"/>
      <w:marBottom w:val="0"/>
      <w:divBdr>
        <w:top w:val="none" w:sz="0" w:space="0" w:color="auto"/>
        <w:left w:val="none" w:sz="0" w:space="0" w:color="auto"/>
        <w:bottom w:val="none" w:sz="0" w:space="0" w:color="auto"/>
        <w:right w:val="none" w:sz="0" w:space="0" w:color="auto"/>
      </w:divBdr>
    </w:div>
    <w:div w:id="189416691">
      <w:bodyDiv w:val="1"/>
      <w:marLeft w:val="0"/>
      <w:marRight w:val="0"/>
      <w:marTop w:val="0"/>
      <w:marBottom w:val="0"/>
      <w:divBdr>
        <w:top w:val="none" w:sz="0" w:space="0" w:color="auto"/>
        <w:left w:val="none" w:sz="0" w:space="0" w:color="auto"/>
        <w:bottom w:val="none" w:sz="0" w:space="0" w:color="auto"/>
        <w:right w:val="none" w:sz="0" w:space="0" w:color="auto"/>
      </w:divBdr>
    </w:div>
    <w:div w:id="189491955">
      <w:bodyDiv w:val="1"/>
      <w:marLeft w:val="0"/>
      <w:marRight w:val="0"/>
      <w:marTop w:val="0"/>
      <w:marBottom w:val="0"/>
      <w:divBdr>
        <w:top w:val="none" w:sz="0" w:space="0" w:color="auto"/>
        <w:left w:val="none" w:sz="0" w:space="0" w:color="auto"/>
        <w:bottom w:val="none" w:sz="0" w:space="0" w:color="auto"/>
        <w:right w:val="none" w:sz="0" w:space="0" w:color="auto"/>
      </w:divBdr>
    </w:div>
    <w:div w:id="190386878">
      <w:bodyDiv w:val="1"/>
      <w:marLeft w:val="0"/>
      <w:marRight w:val="0"/>
      <w:marTop w:val="0"/>
      <w:marBottom w:val="0"/>
      <w:divBdr>
        <w:top w:val="none" w:sz="0" w:space="0" w:color="auto"/>
        <w:left w:val="none" w:sz="0" w:space="0" w:color="auto"/>
        <w:bottom w:val="none" w:sz="0" w:space="0" w:color="auto"/>
        <w:right w:val="none" w:sz="0" w:space="0" w:color="auto"/>
      </w:divBdr>
      <w:divsChild>
        <w:div w:id="56560949">
          <w:marLeft w:val="640"/>
          <w:marRight w:val="0"/>
          <w:marTop w:val="0"/>
          <w:marBottom w:val="0"/>
          <w:divBdr>
            <w:top w:val="none" w:sz="0" w:space="0" w:color="auto"/>
            <w:left w:val="none" w:sz="0" w:space="0" w:color="auto"/>
            <w:bottom w:val="none" w:sz="0" w:space="0" w:color="auto"/>
            <w:right w:val="none" w:sz="0" w:space="0" w:color="auto"/>
          </w:divBdr>
        </w:div>
        <w:div w:id="997418575">
          <w:marLeft w:val="640"/>
          <w:marRight w:val="0"/>
          <w:marTop w:val="0"/>
          <w:marBottom w:val="0"/>
          <w:divBdr>
            <w:top w:val="none" w:sz="0" w:space="0" w:color="auto"/>
            <w:left w:val="none" w:sz="0" w:space="0" w:color="auto"/>
            <w:bottom w:val="none" w:sz="0" w:space="0" w:color="auto"/>
            <w:right w:val="none" w:sz="0" w:space="0" w:color="auto"/>
          </w:divBdr>
        </w:div>
        <w:div w:id="1073550539">
          <w:marLeft w:val="640"/>
          <w:marRight w:val="0"/>
          <w:marTop w:val="0"/>
          <w:marBottom w:val="0"/>
          <w:divBdr>
            <w:top w:val="none" w:sz="0" w:space="0" w:color="auto"/>
            <w:left w:val="none" w:sz="0" w:space="0" w:color="auto"/>
            <w:bottom w:val="none" w:sz="0" w:space="0" w:color="auto"/>
            <w:right w:val="none" w:sz="0" w:space="0" w:color="auto"/>
          </w:divBdr>
        </w:div>
        <w:div w:id="1287346896">
          <w:marLeft w:val="640"/>
          <w:marRight w:val="0"/>
          <w:marTop w:val="0"/>
          <w:marBottom w:val="0"/>
          <w:divBdr>
            <w:top w:val="none" w:sz="0" w:space="0" w:color="auto"/>
            <w:left w:val="none" w:sz="0" w:space="0" w:color="auto"/>
            <w:bottom w:val="none" w:sz="0" w:space="0" w:color="auto"/>
            <w:right w:val="none" w:sz="0" w:space="0" w:color="auto"/>
          </w:divBdr>
        </w:div>
        <w:div w:id="2041659670">
          <w:marLeft w:val="640"/>
          <w:marRight w:val="0"/>
          <w:marTop w:val="0"/>
          <w:marBottom w:val="0"/>
          <w:divBdr>
            <w:top w:val="none" w:sz="0" w:space="0" w:color="auto"/>
            <w:left w:val="none" w:sz="0" w:space="0" w:color="auto"/>
            <w:bottom w:val="none" w:sz="0" w:space="0" w:color="auto"/>
            <w:right w:val="none" w:sz="0" w:space="0" w:color="auto"/>
          </w:divBdr>
        </w:div>
      </w:divsChild>
    </w:div>
    <w:div w:id="190460777">
      <w:bodyDiv w:val="1"/>
      <w:marLeft w:val="0"/>
      <w:marRight w:val="0"/>
      <w:marTop w:val="0"/>
      <w:marBottom w:val="0"/>
      <w:divBdr>
        <w:top w:val="none" w:sz="0" w:space="0" w:color="auto"/>
        <w:left w:val="none" w:sz="0" w:space="0" w:color="auto"/>
        <w:bottom w:val="none" w:sz="0" w:space="0" w:color="auto"/>
        <w:right w:val="none" w:sz="0" w:space="0" w:color="auto"/>
      </w:divBdr>
    </w:div>
    <w:div w:id="190992894">
      <w:bodyDiv w:val="1"/>
      <w:marLeft w:val="0"/>
      <w:marRight w:val="0"/>
      <w:marTop w:val="0"/>
      <w:marBottom w:val="0"/>
      <w:divBdr>
        <w:top w:val="none" w:sz="0" w:space="0" w:color="auto"/>
        <w:left w:val="none" w:sz="0" w:space="0" w:color="auto"/>
        <w:bottom w:val="none" w:sz="0" w:space="0" w:color="auto"/>
        <w:right w:val="none" w:sz="0" w:space="0" w:color="auto"/>
      </w:divBdr>
    </w:div>
    <w:div w:id="191456056">
      <w:bodyDiv w:val="1"/>
      <w:marLeft w:val="0"/>
      <w:marRight w:val="0"/>
      <w:marTop w:val="0"/>
      <w:marBottom w:val="0"/>
      <w:divBdr>
        <w:top w:val="none" w:sz="0" w:space="0" w:color="auto"/>
        <w:left w:val="none" w:sz="0" w:space="0" w:color="auto"/>
        <w:bottom w:val="none" w:sz="0" w:space="0" w:color="auto"/>
        <w:right w:val="none" w:sz="0" w:space="0" w:color="auto"/>
      </w:divBdr>
    </w:div>
    <w:div w:id="192034928">
      <w:bodyDiv w:val="1"/>
      <w:marLeft w:val="0"/>
      <w:marRight w:val="0"/>
      <w:marTop w:val="0"/>
      <w:marBottom w:val="0"/>
      <w:divBdr>
        <w:top w:val="none" w:sz="0" w:space="0" w:color="auto"/>
        <w:left w:val="none" w:sz="0" w:space="0" w:color="auto"/>
        <w:bottom w:val="none" w:sz="0" w:space="0" w:color="auto"/>
        <w:right w:val="none" w:sz="0" w:space="0" w:color="auto"/>
      </w:divBdr>
    </w:div>
    <w:div w:id="192155197">
      <w:bodyDiv w:val="1"/>
      <w:marLeft w:val="0"/>
      <w:marRight w:val="0"/>
      <w:marTop w:val="0"/>
      <w:marBottom w:val="0"/>
      <w:divBdr>
        <w:top w:val="none" w:sz="0" w:space="0" w:color="auto"/>
        <w:left w:val="none" w:sz="0" w:space="0" w:color="auto"/>
        <w:bottom w:val="none" w:sz="0" w:space="0" w:color="auto"/>
        <w:right w:val="none" w:sz="0" w:space="0" w:color="auto"/>
      </w:divBdr>
    </w:div>
    <w:div w:id="194392640">
      <w:bodyDiv w:val="1"/>
      <w:marLeft w:val="0"/>
      <w:marRight w:val="0"/>
      <w:marTop w:val="0"/>
      <w:marBottom w:val="0"/>
      <w:divBdr>
        <w:top w:val="none" w:sz="0" w:space="0" w:color="auto"/>
        <w:left w:val="none" w:sz="0" w:space="0" w:color="auto"/>
        <w:bottom w:val="none" w:sz="0" w:space="0" w:color="auto"/>
        <w:right w:val="none" w:sz="0" w:space="0" w:color="auto"/>
      </w:divBdr>
    </w:div>
    <w:div w:id="194462233">
      <w:bodyDiv w:val="1"/>
      <w:marLeft w:val="0"/>
      <w:marRight w:val="0"/>
      <w:marTop w:val="0"/>
      <w:marBottom w:val="0"/>
      <w:divBdr>
        <w:top w:val="none" w:sz="0" w:space="0" w:color="auto"/>
        <w:left w:val="none" w:sz="0" w:space="0" w:color="auto"/>
        <w:bottom w:val="none" w:sz="0" w:space="0" w:color="auto"/>
        <w:right w:val="none" w:sz="0" w:space="0" w:color="auto"/>
      </w:divBdr>
    </w:div>
    <w:div w:id="196241701">
      <w:bodyDiv w:val="1"/>
      <w:marLeft w:val="0"/>
      <w:marRight w:val="0"/>
      <w:marTop w:val="0"/>
      <w:marBottom w:val="0"/>
      <w:divBdr>
        <w:top w:val="none" w:sz="0" w:space="0" w:color="auto"/>
        <w:left w:val="none" w:sz="0" w:space="0" w:color="auto"/>
        <w:bottom w:val="none" w:sz="0" w:space="0" w:color="auto"/>
        <w:right w:val="none" w:sz="0" w:space="0" w:color="auto"/>
      </w:divBdr>
    </w:div>
    <w:div w:id="196554313">
      <w:bodyDiv w:val="1"/>
      <w:marLeft w:val="0"/>
      <w:marRight w:val="0"/>
      <w:marTop w:val="0"/>
      <w:marBottom w:val="0"/>
      <w:divBdr>
        <w:top w:val="none" w:sz="0" w:space="0" w:color="auto"/>
        <w:left w:val="none" w:sz="0" w:space="0" w:color="auto"/>
        <w:bottom w:val="none" w:sz="0" w:space="0" w:color="auto"/>
        <w:right w:val="none" w:sz="0" w:space="0" w:color="auto"/>
      </w:divBdr>
    </w:div>
    <w:div w:id="197594912">
      <w:bodyDiv w:val="1"/>
      <w:marLeft w:val="0"/>
      <w:marRight w:val="0"/>
      <w:marTop w:val="0"/>
      <w:marBottom w:val="0"/>
      <w:divBdr>
        <w:top w:val="none" w:sz="0" w:space="0" w:color="auto"/>
        <w:left w:val="none" w:sz="0" w:space="0" w:color="auto"/>
        <w:bottom w:val="none" w:sz="0" w:space="0" w:color="auto"/>
        <w:right w:val="none" w:sz="0" w:space="0" w:color="auto"/>
      </w:divBdr>
    </w:div>
    <w:div w:id="197746905">
      <w:bodyDiv w:val="1"/>
      <w:marLeft w:val="0"/>
      <w:marRight w:val="0"/>
      <w:marTop w:val="0"/>
      <w:marBottom w:val="0"/>
      <w:divBdr>
        <w:top w:val="none" w:sz="0" w:space="0" w:color="auto"/>
        <w:left w:val="none" w:sz="0" w:space="0" w:color="auto"/>
        <w:bottom w:val="none" w:sz="0" w:space="0" w:color="auto"/>
        <w:right w:val="none" w:sz="0" w:space="0" w:color="auto"/>
      </w:divBdr>
    </w:div>
    <w:div w:id="198444149">
      <w:bodyDiv w:val="1"/>
      <w:marLeft w:val="0"/>
      <w:marRight w:val="0"/>
      <w:marTop w:val="0"/>
      <w:marBottom w:val="0"/>
      <w:divBdr>
        <w:top w:val="none" w:sz="0" w:space="0" w:color="auto"/>
        <w:left w:val="none" w:sz="0" w:space="0" w:color="auto"/>
        <w:bottom w:val="none" w:sz="0" w:space="0" w:color="auto"/>
        <w:right w:val="none" w:sz="0" w:space="0" w:color="auto"/>
      </w:divBdr>
    </w:div>
    <w:div w:id="198592457">
      <w:bodyDiv w:val="1"/>
      <w:marLeft w:val="0"/>
      <w:marRight w:val="0"/>
      <w:marTop w:val="0"/>
      <w:marBottom w:val="0"/>
      <w:divBdr>
        <w:top w:val="none" w:sz="0" w:space="0" w:color="auto"/>
        <w:left w:val="none" w:sz="0" w:space="0" w:color="auto"/>
        <w:bottom w:val="none" w:sz="0" w:space="0" w:color="auto"/>
        <w:right w:val="none" w:sz="0" w:space="0" w:color="auto"/>
      </w:divBdr>
    </w:div>
    <w:div w:id="198707665">
      <w:bodyDiv w:val="1"/>
      <w:marLeft w:val="0"/>
      <w:marRight w:val="0"/>
      <w:marTop w:val="0"/>
      <w:marBottom w:val="0"/>
      <w:divBdr>
        <w:top w:val="none" w:sz="0" w:space="0" w:color="auto"/>
        <w:left w:val="none" w:sz="0" w:space="0" w:color="auto"/>
        <w:bottom w:val="none" w:sz="0" w:space="0" w:color="auto"/>
        <w:right w:val="none" w:sz="0" w:space="0" w:color="auto"/>
      </w:divBdr>
    </w:div>
    <w:div w:id="198930365">
      <w:bodyDiv w:val="1"/>
      <w:marLeft w:val="0"/>
      <w:marRight w:val="0"/>
      <w:marTop w:val="0"/>
      <w:marBottom w:val="0"/>
      <w:divBdr>
        <w:top w:val="none" w:sz="0" w:space="0" w:color="auto"/>
        <w:left w:val="none" w:sz="0" w:space="0" w:color="auto"/>
        <w:bottom w:val="none" w:sz="0" w:space="0" w:color="auto"/>
        <w:right w:val="none" w:sz="0" w:space="0" w:color="auto"/>
      </w:divBdr>
    </w:div>
    <w:div w:id="199631473">
      <w:bodyDiv w:val="1"/>
      <w:marLeft w:val="0"/>
      <w:marRight w:val="0"/>
      <w:marTop w:val="0"/>
      <w:marBottom w:val="0"/>
      <w:divBdr>
        <w:top w:val="none" w:sz="0" w:space="0" w:color="auto"/>
        <w:left w:val="none" w:sz="0" w:space="0" w:color="auto"/>
        <w:bottom w:val="none" w:sz="0" w:space="0" w:color="auto"/>
        <w:right w:val="none" w:sz="0" w:space="0" w:color="auto"/>
      </w:divBdr>
    </w:div>
    <w:div w:id="199633792">
      <w:bodyDiv w:val="1"/>
      <w:marLeft w:val="0"/>
      <w:marRight w:val="0"/>
      <w:marTop w:val="0"/>
      <w:marBottom w:val="0"/>
      <w:divBdr>
        <w:top w:val="none" w:sz="0" w:space="0" w:color="auto"/>
        <w:left w:val="none" w:sz="0" w:space="0" w:color="auto"/>
        <w:bottom w:val="none" w:sz="0" w:space="0" w:color="auto"/>
        <w:right w:val="none" w:sz="0" w:space="0" w:color="auto"/>
      </w:divBdr>
    </w:div>
    <w:div w:id="199977069">
      <w:bodyDiv w:val="1"/>
      <w:marLeft w:val="0"/>
      <w:marRight w:val="0"/>
      <w:marTop w:val="0"/>
      <w:marBottom w:val="0"/>
      <w:divBdr>
        <w:top w:val="none" w:sz="0" w:space="0" w:color="auto"/>
        <w:left w:val="none" w:sz="0" w:space="0" w:color="auto"/>
        <w:bottom w:val="none" w:sz="0" w:space="0" w:color="auto"/>
        <w:right w:val="none" w:sz="0" w:space="0" w:color="auto"/>
      </w:divBdr>
    </w:div>
    <w:div w:id="200168850">
      <w:bodyDiv w:val="1"/>
      <w:marLeft w:val="0"/>
      <w:marRight w:val="0"/>
      <w:marTop w:val="0"/>
      <w:marBottom w:val="0"/>
      <w:divBdr>
        <w:top w:val="none" w:sz="0" w:space="0" w:color="auto"/>
        <w:left w:val="none" w:sz="0" w:space="0" w:color="auto"/>
        <w:bottom w:val="none" w:sz="0" w:space="0" w:color="auto"/>
        <w:right w:val="none" w:sz="0" w:space="0" w:color="auto"/>
      </w:divBdr>
    </w:div>
    <w:div w:id="200368203">
      <w:bodyDiv w:val="1"/>
      <w:marLeft w:val="0"/>
      <w:marRight w:val="0"/>
      <w:marTop w:val="0"/>
      <w:marBottom w:val="0"/>
      <w:divBdr>
        <w:top w:val="none" w:sz="0" w:space="0" w:color="auto"/>
        <w:left w:val="none" w:sz="0" w:space="0" w:color="auto"/>
        <w:bottom w:val="none" w:sz="0" w:space="0" w:color="auto"/>
        <w:right w:val="none" w:sz="0" w:space="0" w:color="auto"/>
      </w:divBdr>
    </w:div>
    <w:div w:id="201326981">
      <w:bodyDiv w:val="1"/>
      <w:marLeft w:val="0"/>
      <w:marRight w:val="0"/>
      <w:marTop w:val="0"/>
      <w:marBottom w:val="0"/>
      <w:divBdr>
        <w:top w:val="none" w:sz="0" w:space="0" w:color="auto"/>
        <w:left w:val="none" w:sz="0" w:space="0" w:color="auto"/>
        <w:bottom w:val="none" w:sz="0" w:space="0" w:color="auto"/>
        <w:right w:val="none" w:sz="0" w:space="0" w:color="auto"/>
      </w:divBdr>
    </w:div>
    <w:div w:id="201475957">
      <w:bodyDiv w:val="1"/>
      <w:marLeft w:val="0"/>
      <w:marRight w:val="0"/>
      <w:marTop w:val="0"/>
      <w:marBottom w:val="0"/>
      <w:divBdr>
        <w:top w:val="none" w:sz="0" w:space="0" w:color="auto"/>
        <w:left w:val="none" w:sz="0" w:space="0" w:color="auto"/>
        <w:bottom w:val="none" w:sz="0" w:space="0" w:color="auto"/>
        <w:right w:val="none" w:sz="0" w:space="0" w:color="auto"/>
      </w:divBdr>
    </w:div>
    <w:div w:id="201871620">
      <w:bodyDiv w:val="1"/>
      <w:marLeft w:val="0"/>
      <w:marRight w:val="0"/>
      <w:marTop w:val="0"/>
      <w:marBottom w:val="0"/>
      <w:divBdr>
        <w:top w:val="none" w:sz="0" w:space="0" w:color="auto"/>
        <w:left w:val="none" w:sz="0" w:space="0" w:color="auto"/>
        <w:bottom w:val="none" w:sz="0" w:space="0" w:color="auto"/>
        <w:right w:val="none" w:sz="0" w:space="0" w:color="auto"/>
      </w:divBdr>
    </w:div>
    <w:div w:id="201988479">
      <w:bodyDiv w:val="1"/>
      <w:marLeft w:val="0"/>
      <w:marRight w:val="0"/>
      <w:marTop w:val="0"/>
      <w:marBottom w:val="0"/>
      <w:divBdr>
        <w:top w:val="none" w:sz="0" w:space="0" w:color="auto"/>
        <w:left w:val="none" w:sz="0" w:space="0" w:color="auto"/>
        <w:bottom w:val="none" w:sz="0" w:space="0" w:color="auto"/>
        <w:right w:val="none" w:sz="0" w:space="0" w:color="auto"/>
      </w:divBdr>
    </w:div>
    <w:div w:id="202058280">
      <w:bodyDiv w:val="1"/>
      <w:marLeft w:val="0"/>
      <w:marRight w:val="0"/>
      <w:marTop w:val="0"/>
      <w:marBottom w:val="0"/>
      <w:divBdr>
        <w:top w:val="none" w:sz="0" w:space="0" w:color="auto"/>
        <w:left w:val="none" w:sz="0" w:space="0" w:color="auto"/>
        <w:bottom w:val="none" w:sz="0" w:space="0" w:color="auto"/>
        <w:right w:val="none" w:sz="0" w:space="0" w:color="auto"/>
      </w:divBdr>
    </w:div>
    <w:div w:id="202139076">
      <w:bodyDiv w:val="1"/>
      <w:marLeft w:val="0"/>
      <w:marRight w:val="0"/>
      <w:marTop w:val="0"/>
      <w:marBottom w:val="0"/>
      <w:divBdr>
        <w:top w:val="none" w:sz="0" w:space="0" w:color="auto"/>
        <w:left w:val="none" w:sz="0" w:space="0" w:color="auto"/>
        <w:bottom w:val="none" w:sz="0" w:space="0" w:color="auto"/>
        <w:right w:val="none" w:sz="0" w:space="0" w:color="auto"/>
      </w:divBdr>
    </w:div>
    <w:div w:id="202140003">
      <w:bodyDiv w:val="1"/>
      <w:marLeft w:val="0"/>
      <w:marRight w:val="0"/>
      <w:marTop w:val="0"/>
      <w:marBottom w:val="0"/>
      <w:divBdr>
        <w:top w:val="none" w:sz="0" w:space="0" w:color="auto"/>
        <w:left w:val="none" w:sz="0" w:space="0" w:color="auto"/>
        <w:bottom w:val="none" w:sz="0" w:space="0" w:color="auto"/>
        <w:right w:val="none" w:sz="0" w:space="0" w:color="auto"/>
      </w:divBdr>
    </w:div>
    <w:div w:id="202837846">
      <w:bodyDiv w:val="1"/>
      <w:marLeft w:val="0"/>
      <w:marRight w:val="0"/>
      <w:marTop w:val="0"/>
      <w:marBottom w:val="0"/>
      <w:divBdr>
        <w:top w:val="none" w:sz="0" w:space="0" w:color="auto"/>
        <w:left w:val="none" w:sz="0" w:space="0" w:color="auto"/>
        <w:bottom w:val="none" w:sz="0" w:space="0" w:color="auto"/>
        <w:right w:val="none" w:sz="0" w:space="0" w:color="auto"/>
      </w:divBdr>
    </w:div>
    <w:div w:id="203760750">
      <w:bodyDiv w:val="1"/>
      <w:marLeft w:val="0"/>
      <w:marRight w:val="0"/>
      <w:marTop w:val="0"/>
      <w:marBottom w:val="0"/>
      <w:divBdr>
        <w:top w:val="none" w:sz="0" w:space="0" w:color="auto"/>
        <w:left w:val="none" w:sz="0" w:space="0" w:color="auto"/>
        <w:bottom w:val="none" w:sz="0" w:space="0" w:color="auto"/>
        <w:right w:val="none" w:sz="0" w:space="0" w:color="auto"/>
      </w:divBdr>
    </w:div>
    <w:div w:id="204678893">
      <w:bodyDiv w:val="1"/>
      <w:marLeft w:val="0"/>
      <w:marRight w:val="0"/>
      <w:marTop w:val="0"/>
      <w:marBottom w:val="0"/>
      <w:divBdr>
        <w:top w:val="none" w:sz="0" w:space="0" w:color="auto"/>
        <w:left w:val="none" w:sz="0" w:space="0" w:color="auto"/>
        <w:bottom w:val="none" w:sz="0" w:space="0" w:color="auto"/>
        <w:right w:val="none" w:sz="0" w:space="0" w:color="auto"/>
      </w:divBdr>
    </w:div>
    <w:div w:id="205068000">
      <w:bodyDiv w:val="1"/>
      <w:marLeft w:val="0"/>
      <w:marRight w:val="0"/>
      <w:marTop w:val="0"/>
      <w:marBottom w:val="0"/>
      <w:divBdr>
        <w:top w:val="none" w:sz="0" w:space="0" w:color="auto"/>
        <w:left w:val="none" w:sz="0" w:space="0" w:color="auto"/>
        <w:bottom w:val="none" w:sz="0" w:space="0" w:color="auto"/>
        <w:right w:val="none" w:sz="0" w:space="0" w:color="auto"/>
      </w:divBdr>
    </w:div>
    <w:div w:id="205533713">
      <w:bodyDiv w:val="1"/>
      <w:marLeft w:val="0"/>
      <w:marRight w:val="0"/>
      <w:marTop w:val="0"/>
      <w:marBottom w:val="0"/>
      <w:divBdr>
        <w:top w:val="none" w:sz="0" w:space="0" w:color="auto"/>
        <w:left w:val="none" w:sz="0" w:space="0" w:color="auto"/>
        <w:bottom w:val="none" w:sz="0" w:space="0" w:color="auto"/>
        <w:right w:val="none" w:sz="0" w:space="0" w:color="auto"/>
      </w:divBdr>
    </w:div>
    <w:div w:id="205875543">
      <w:bodyDiv w:val="1"/>
      <w:marLeft w:val="0"/>
      <w:marRight w:val="0"/>
      <w:marTop w:val="0"/>
      <w:marBottom w:val="0"/>
      <w:divBdr>
        <w:top w:val="none" w:sz="0" w:space="0" w:color="auto"/>
        <w:left w:val="none" w:sz="0" w:space="0" w:color="auto"/>
        <w:bottom w:val="none" w:sz="0" w:space="0" w:color="auto"/>
        <w:right w:val="none" w:sz="0" w:space="0" w:color="auto"/>
      </w:divBdr>
    </w:div>
    <w:div w:id="206184689">
      <w:bodyDiv w:val="1"/>
      <w:marLeft w:val="0"/>
      <w:marRight w:val="0"/>
      <w:marTop w:val="0"/>
      <w:marBottom w:val="0"/>
      <w:divBdr>
        <w:top w:val="none" w:sz="0" w:space="0" w:color="auto"/>
        <w:left w:val="none" w:sz="0" w:space="0" w:color="auto"/>
        <w:bottom w:val="none" w:sz="0" w:space="0" w:color="auto"/>
        <w:right w:val="none" w:sz="0" w:space="0" w:color="auto"/>
      </w:divBdr>
    </w:div>
    <w:div w:id="206257321">
      <w:bodyDiv w:val="1"/>
      <w:marLeft w:val="0"/>
      <w:marRight w:val="0"/>
      <w:marTop w:val="0"/>
      <w:marBottom w:val="0"/>
      <w:divBdr>
        <w:top w:val="none" w:sz="0" w:space="0" w:color="auto"/>
        <w:left w:val="none" w:sz="0" w:space="0" w:color="auto"/>
        <w:bottom w:val="none" w:sz="0" w:space="0" w:color="auto"/>
        <w:right w:val="none" w:sz="0" w:space="0" w:color="auto"/>
      </w:divBdr>
    </w:div>
    <w:div w:id="206262696">
      <w:bodyDiv w:val="1"/>
      <w:marLeft w:val="0"/>
      <w:marRight w:val="0"/>
      <w:marTop w:val="0"/>
      <w:marBottom w:val="0"/>
      <w:divBdr>
        <w:top w:val="none" w:sz="0" w:space="0" w:color="auto"/>
        <w:left w:val="none" w:sz="0" w:space="0" w:color="auto"/>
        <w:bottom w:val="none" w:sz="0" w:space="0" w:color="auto"/>
        <w:right w:val="none" w:sz="0" w:space="0" w:color="auto"/>
      </w:divBdr>
    </w:div>
    <w:div w:id="206912466">
      <w:bodyDiv w:val="1"/>
      <w:marLeft w:val="0"/>
      <w:marRight w:val="0"/>
      <w:marTop w:val="0"/>
      <w:marBottom w:val="0"/>
      <w:divBdr>
        <w:top w:val="none" w:sz="0" w:space="0" w:color="auto"/>
        <w:left w:val="none" w:sz="0" w:space="0" w:color="auto"/>
        <w:bottom w:val="none" w:sz="0" w:space="0" w:color="auto"/>
        <w:right w:val="none" w:sz="0" w:space="0" w:color="auto"/>
      </w:divBdr>
    </w:div>
    <w:div w:id="206918291">
      <w:bodyDiv w:val="1"/>
      <w:marLeft w:val="0"/>
      <w:marRight w:val="0"/>
      <w:marTop w:val="0"/>
      <w:marBottom w:val="0"/>
      <w:divBdr>
        <w:top w:val="none" w:sz="0" w:space="0" w:color="auto"/>
        <w:left w:val="none" w:sz="0" w:space="0" w:color="auto"/>
        <w:bottom w:val="none" w:sz="0" w:space="0" w:color="auto"/>
        <w:right w:val="none" w:sz="0" w:space="0" w:color="auto"/>
      </w:divBdr>
    </w:div>
    <w:div w:id="207693680">
      <w:bodyDiv w:val="1"/>
      <w:marLeft w:val="0"/>
      <w:marRight w:val="0"/>
      <w:marTop w:val="0"/>
      <w:marBottom w:val="0"/>
      <w:divBdr>
        <w:top w:val="none" w:sz="0" w:space="0" w:color="auto"/>
        <w:left w:val="none" w:sz="0" w:space="0" w:color="auto"/>
        <w:bottom w:val="none" w:sz="0" w:space="0" w:color="auto"/>
        <w:right w:val="none" w:sz="0" w:space="0" w:color="auto"/>
      </w:divBdr>
    </w:div>
    <w:div w:id="208537978">
      <w:bodyDiv w:val="1"/>
      <w:marLeft w:val="0"/>
      <w:marRight w:val="0"/>
      <w:marTop w:val="0"/>
      <w:marBottom w:val="0"/>
      <w:divBdr>
        <w:top w:val="none" w:sz="0" w:space="0" w:color="auto"/>
        <w:left w:val="none" w:sz="0" w:space="0" w:color="auto"/>
        <w:bottom w:val="none" w:sz="0" w:space="0" w:color="auto"/>
        <w:right w:val="none" w:sz="0" w:space="0" w:color="auto"/>
      </w:divBdr>
    </w:div>
    <w:div w:id="208689361">
      <w:bodyDiv w:val="1"/>
      <w:marLeft w:val="0"/>
      <w:marRight w:val="0"/>
      <w:marTop w:val="0"/>
      <w:marBottom w:val="0"/>
      <w:divBdr>
        <w:top w:val="none" w:sz="0" w:space="0" w:color="auto"/>
        <w:left w:val="none" w:sz="0" w:space="0" w:color="auto"/>
        <w:bottom w:val="none" w:sz="0" w:space="0" w:color="auto"/>
        <w:right w:val="none" w:sz="0" w:space="0" w:color="auto"/>
      </w:divBdr>
    </w:div>
    <w:div w:id="208810033">
      <w:bodyDiv w:val="1"/>
      <w:marLeft w:val="0"/>
      <w:marRight w:val="0"/>
      <w:marTop w:val="0"/>
      <w:marBottom w:val="0"/>
      <w:divBdr>
        <w:top w:val="none" w:sz="0" w:space="0" w:color="auto"/>
        <w:left w:val="none" w:sz="0" w:space="0" w:color="auto"/>
        <w:bottom w:val="none" w:sz="0" w:space="0" w:color="auto"/>
        <w:right w:val="none" w:sz="0" w:space="0" w:color="auto"/>
      </w:divBdr>
    </w:div>
    <w:div w:id="210385341">
      <w:bodyDiv w:val="1"/>
      <w:marLeft w:val="0"/>
      <w:marRight w:val="0"/>
      <w:marTop w:val="0"/>
      <w:marBottom w:val="0"/>
      <w:divBdr>
        <w:top w:val="none" w:sz="0" w:space="0" w:color="auto"/>
        <w:left w:val="none" w:sz="0" w:space="0" w:color="auto"/>
        <w:bottom w:val="none" w:sz="0" w:space="0" w:color="auto"/>
        <w:right w:val="none" w:sz="0" w:space="0" w:color="auto"/>
      </w:divBdr>
    </w:div>
    <w:div w:id="210465565">
      <w:bodyDiv w:val="1"/>
      <w:marLeft w:val="0"/>
      <w:marRight w:val="0"/>
      <w:marTop w:val="0"/>
      <w:marBottom w:val="0"/>
      <w:divBdr>
        <w:top w:val="none" w:sz="0" w:space="0" w:color="auto"/>
        <w:left w:val="none" w:sz="0" w:space="0" w:color="auto"/>
        <w:bottom w:val="none" w:sz="0" w:space="0" w:color="auto"/>
        <w:right w:val="none" w:sz="0" w:space="0" w:color="auto"/>
      </w:divBdr>
    </w:div>
    <w:div w:id="211037664">
      <w:bodyDiv w:val="1"/>
      <w:marLeft w:val="0"/>
      <w:marRight w:val="0"/>
      <w:marTop w:val="0"/>
      <w:marBottom w:val="0"/>
      <w:divBdr>
        <w:top w:val="none" w:sz="0" w:space="0" w:color="auto"/>
        <w:left w:val="none" w:sz="0" w:space="0" w:color="auto"/>
        <w:bottom w:val="none" w:sz="0" w:space="0" w:color="auto"/>
        <w:right w:val="none" w:sz="0" w:space="0" w:color="auto"/>
      </w:divBdr>
    </w:div>
    <w:div w:id="211234015">
      <w:bodyDiv w:val="1"/>
      <w:marLeft w:val="0"/>
      <w:marRight w:val="0"/>
      <w:marTop w:val="0"/>
      <w:marBottom w:val="0"/>
      <w:divBdr>
        <w:top w:val="none" w:sz="0" w:space="0" w:color="auto"/>
        <w:left w:val="none" w:sz="0" w:space="0" w:color="auto"/>
        <w:bottom w:val="none" w:sz="0" w:space="0" w:color="auto"/>
        <w:right w:val="none" w:sz="0" w:space="0" w:color="auto"/>
      </w:divBdr>
    </w:div>
    <w:div w:id="212235269">
      <w:bodyDiv w:val="1"/>
      <w:marLeft w:val="0"/>
      <w:marRight w:val="0"/>
      <w:marTop w:val="0"/>
      <w:marBottom w:val="0"/>
      <w:divBdr>
        <w:top w:val="none" w:sz="0" w:space="0" w:color="auto"/>
        <w:left w:val="none" w:sz="0" w:space="0" w:color="auto"/>
        <w:bottom w:val="none" w:sz="0" w:space="0" w:color="auto"/>
        <w:right w:val="none" w:sz="0" w:space="0" w:color="auto"/>
      </w:divBdr>
    </w:div>
    <w:div w:id="212497650">
      <w:bodyDiv w:val="1"/>
      <w:marLeft w:val="0"/>
      <w:marRight w:val="0"/>
      <w:marTop w:val="0"/>
      <w:marBottom w:val="0"/>
      <w:divBdr>
        <w:top w:val="none" w:sz="0" w:space="0" w:color="auto"/>
        <w:left w:val="none" w:sz="0" w:space="0" w:color="auto"/>
        <w:bottom w:val="none" w:sz="0" w:space="0" w:color="auto"/>
        <w:right w:val="none" w:sz="0" w:space="0" w:color="auto"/>
      </w:divBdr>
    </w:div>
    <w:div w:id="213201105">
      <w:bodyDiv w:val="1"/>
      <w:marLeft w:val="0"/>
      <w:marRight w:val="0"/>
      <w:marTop w:val="0"/>
      <w:marBottom w:val="0"/>
      <w:divBdr>
        <w:top w:val="none" w:sz="0" w:space="0" w:color="auto"/>
        <w:left w:val="none" w:sz="0" w:space="0" w:color="auto"/>
        <w:bottom w:val="none" w:sz="0" w:space="0" w:color="auto"/>
        <w:right w:val="none" w:sz="0" w:space="0" w:color="auto"/>
      </w:divBdr>
    </w:div>
    <w:div w:id="215313623">
      <w:bodyDiv w:val="1"/>
      <w:marLeft w:val="0"/>
      <w:marRight w:val="0"/>
      <w:marTop w:val="0"/>
      <w:marBottom w:val="0"/>
      <w:divBdr>
        <w:top w:val="none" w:sz="0" w:space="0" w:color="auto"/>
        <w:left w:val="none" w:sz="0" w:space="0" w:color="auto"/>
        <w:bottom w:val="none" w:sz="0" w:space="0" w:color="auto"/>
        <w:right w:val="none" w:sz="0" w:space="0" w:color="auto"/>
      </w:divBdr>
    </w:div>
    <w:div w:id="215314265">
      <w:bodyDiv w:val="1"/>
      <w:marLeft w:val="0"/>
      <w:marRight w:val="0"/>
      <w:marTop w:val="0"/>
      <w:marBottom w:val="0"/>
      <w:divBdr>
        <w:top w:val="none" w:sz="0" w:space="0" w:color="auto"/>
        <w:left w:val="none" w:sz="0" w:space="0" w:color="auto"/>
        <w:bottom w:val="none" w:sz="0" w:space="0" w:color="auto"/>
        <w:right w:val="none" w:sz="0" w:space="0" w:color="auto"/>
      </w:divBdr>
    </w:div>
    <w:div w:id="215625912">
      <w:bodyDiv w:val="1"/>
      <w:marLeft w:val="0"/>
      <w:marRight w:val="0"/>
      <w:marTop w:val="0"/>
      <w:marBottom w:val="0"/>
      <w:divBdr>
        <w:top w:val="none" w:sz="0" w:space="0" w:color="auto"/>
        <w:left w:val="none" w:sz="0" w:space="0" w:color="auto"/>
        <w:bottom w:val="none" w:sz="0" w:space="0" w:color="auto"/>
        <w:right w:val="none" w:sz="0" w:space="0" w:color="auto"/>
      </w:divBdr>
    </w:div>
    <w:div w:id="216085782">
      <w:bodyDiv w:val="1"/>
      <w:marLeft w:val="0"/>
      <w:marRight w:val="0"/>
      <w:marTop w:val="0"/>
      <w:marBottom w:val="0"/>
      <w:divBdr>
        <w:top w:val="none" w:sz="0" w:space="0" w:color="auto"/>
        <w:left w:val="none" w:sz="0" w:space="0" w:color="auto"/>
        <w:bottom w:val="none" w:sz="0" w:space="0" w:color="auto"/>
        <w:right w:val="none" w:sz="0" w:space="0" w:color="auto"/>
      </w:divBdr>
    </w:div>
    <w:div w:id="216094243">
      <w:bodyDiv w:val="1"/>
      <w:marLeft w:val="0"/>
      <w:marRight w:val="0"/>
      <w:marTop w:val="0"/>
      <w:marBottom w:val="0"/>
      <w:divBdr>
        <w:top w:val="none" w:sz="0" w:space="0" w:color="auto"/>
        <w:left w:val="none" w:sz="0" w:space="0" w:color="auto"/>
        <w:bottom w:val="none" w:sz="0" w:space="0" w:color="auto"/>
        <w:right w:val="none" w:sz="0" w:space="0" w:color="auto"/>
      </w:divBdr>
    </w:div>
    <w:div w:id="217324708">
      <w:bodyDiv w:val="1"/>
      <w:marLeft w:val="0"/>
      <w:marRight w:val="0"/>
      <w:marTop w:val="0"/>
      <w:marBottom w:val="0"/>
      <w:divBdr>
        <w:top w:val="none" w:sz="0" w:space="0" w:color="auto"/>
        <w:left w:val="none" w:sz="0" w:space="0" w:color="auto"/>
        <w:bottom w:val="none" w:sz="0" w:space="0" w:color="auto"/>
        <w:right w:val="none" w:sz="0" w:space="0" w:color="auto"/>
      </w:divBdr>
    </w:div>
    <w:div w:id="218369534">
      <w:bodyDiv w:val="1"/>
      <w:marLeft w:val="0"/>
      <w:marRight w:val="0"/>
      <w:marTop w:val="0"/>
      <w:marBottom w:val="0"/>
      <w:divBdr>
        <w:top w:val="none" w:sz="0" w:space="0" w:color="auto"/>
        <w:left w:val="none" w:sz="0" w:space="0" w:color="auto"/>
        <w:bottom w:val="none" w:sz="0" w:space="0" w:color="auto"/>
        <w:right w:val="none" w:sz="0" w:space="0" w:color="auto"/>
      </w:divBdr>
    </w:div>
    <w:div w:id="219250497">
      <w:bodyDiv w:val="1"/>
      <w:marLeft w:val="0"/>
      <w:marRight w:val="0"/>
      <w:marTop w:val="0"/>
      <w:marBottom w:val="0"/>
      <w:divBdr>
        <w:top w:val="none" w:sz="0" w:space="0" w:color="auto"/>
        <w:left w:val="none" w:sz="0" w:space="0" w:color="auto"/>
        <w:bottom w:val="none" w:sz="0" w:space="0" w:color="auto"/>
        <w:right w:val="none" w:sz="0" w:space="0" w:color="auto"/>
      </w:divBdr>
    </w:div>
    <w:div w:id="219294966">
      <w:bodyDiv w:val="1"/>
      <w:marLeft w:val="0"/>
      <w:marRight w:val="0"/>
      <w:marTop w:val="0"/>
      <w:marBottom w:val="0"/>
      <w:divBdr>
        <w:top w:val="none" w:sz="0" w:space="0" w:color="auto"/>
        <w:left w:val="none" w:sz="0" w:space="0" w:color="auto"/>
        <w:bottom w:val="none" w:sz="0" w:space="0" w:color="auto"/>
        <w:right w:val="none" w:sz="0" w:space="0" w:color="auto"/>
      </w:divBdr>
    </w:div>
    <w:div w:id="219439241">
      <w:bodyDiv w:val="1"/>
      <w:marLeft w:val="0"/>
      <w:marRight w:val="0"/>
      <w:marTop w:val="0"/>
      <w:marBottom w:val="0"/>
      <w:divBdr>
        <w:top w:val="none" w:sz="0" w:space="0" w:color="auto"/>
        <w:left w:val="none" w:sz="0" w:space="0" w:color="auto"/>
        <w:bottom w:val="none" w:sz="0" w:space="0" w:color="auto"/>
        <w:right w:val="none" w:sz="0" w:space="0" w:color="auto"/>
      </w:divBdr>
    </w:div>
    <w:div w:id="219442280">
      <w:bodyDiv w:val="1"/>
      <w:marLeft w:val="0"/>
      <w:marRight w:val="0"/>
      <w:marTop w:val="0"/>
      <w:marBottom w:val="0"/>
      <w:divBdr>
        <w:top w:val="none" w:sz="0" w:space="0" w:color="auto"/>
        <w:left w:val="none" w:sz="0" w:space="0" w:color="auto"/>
        <w:bottom w:val="none" w:sz="0" w:space="0" w:color="auto"/>
        <w:right w:val="none" w:sz="0" w:space="0" w:color="auto"/>
      </w:divBdr>
    </w:div>
    <w:div w:id="219756675">
      <w:bodyDiv w:val="1"/>
      <w:marLeft w:val="0"/>
      <w:marRight w:val="0"/>
      <w:marTop w:val="0"/>
      <w:marBottom w:val="0"/>
      <w:divBdr>
        <w:top w:val="none" w:sz="0" w:space="0" w:color="auto"/>
        <w:left w:val="none" w:sz="0" w:space="0" w:color="auto"/>
        <w:bottom w:val="none" w:sz="0" w:space="0" w:color="auto"/>
        <w:right w:val="none" w:sz="0" w:space="0" w:color="auto"/>
      </w:divBdr>
    </w:div>
    <w:div w:id="219829975">
      <w:bodyDiv w:val="1"/>
      <w:marLeft w:val="0"/>
      <w:marRight w:val="0"/>
      <w:marTop w:val="0"/>
      <w:marBottom w:val="0"/>
      <w:divBdr>
        <w:top w:val="none" w:sz="0" w:space="0" w:color="auto"/>
        <w:left w:val="none" w:sz="0" w:space="0" w:color="auto"/>
        <w:bottom w:val="none" w:sz="0" w:space="0" w:color="auto"/>
        <w:right w:val="none" w:sz="0" w:space="0" w:color="auto"/>
      </w:divBdr>
    </w:div>
    <w:div w:id="219832698">
      <w:bodyDiv w:val="1"/>
      <w:marLeft w:val="0"/>
      <w:marRight w:val="0"/>
      <w:marTop w:val="0"/>
      <w:marBottom w:val="0"/>
      <w:divBdr>
        <w:top w:val="none" w:sz="0" w:space="0" w:color="auto"/>
        <w:left w:val="none" w:sz="0" w:space="0" w:color="auto"/>
        <w:bottom w:val="none" w:sz="0" w:space="0" w:color="auto"/>
        <w:right w:val="none" w:sz="0" w:space="0" w:color="auto"/>
      </w:divBdr>
    </w:div>
    <w:div w:id="219874741">
      <w:bodyDiv w:val="1"/>
      <w:marLeft w:val="0"/>
      <w:marRight w:val="0"/>
      <w:marTop w:val="0"/>
      <w:marBottom w:val="0"/>
      <w:divBdr>
        <w:top w:val="none" w:sz="0" w:space="0" w:color="auto"/>
        <w:left w:val="none" w:sz="0" w:space="0" w:color="auto"/>
        <w:bottom w:val="none" w:sz="0" w:space="0" w:color="auto"/>
        <w:right w:val="none" w:sz="0" w:space="0" w:color="auto"/>
      </w:divBdr>
    </w:div>
    <w:div w:id="220101008">
      <w:bodyDiv w:val="1"/>
      <w:marLeft w:val="0"/>
      <w:marRight w:val="0"/>
      <w:marTop w:val="0"/>
      <w:marBottom w:val="0"/>
      <w:divBdr>
        <w:top w:val="none" w:sz="0" w:space="0" w:color="auto"/>
        <w:left w:val="none" w:sz="0" w:space="0" w:color="auto"/>
        <w:bottom w:val="none" w:sz="0" w:space="0" w:color="auto"/>
        <w:right w:val="none" w:sz="0" w:space="0" w:color="auto"/>
      </w:divBdr>
    </w:div>
    <w:div w:id="220363666">
      <w:bodyDiv w:val="1"/>
      <w:marLeft w:val="0"/>
      <w:marRight w:val="0"/>
      <w:marTop w:val="0"/>
      <w:marBottom w:val="0"/>
      <w:divBdr>
        <w:top w:val="none" w:sz="0" w:space="0" w:color="auto"/>
        <w:left w:val="none" w:sz="0" w:space="0" w:color="auto"/>
        <w:bottom w:val="none" w:sz="0" w:space="0" w:color="auto"/>
        <w:right w:val="none" w:sz="0" w:space="0" w:color="auto"/>
      </w:divBdr>
    </w:div>
    <w:div w:id="220673367">
      <w:bodyDiv w:val="1"/>
      <w:marLeft w:val="0"/>
      <w:marRight w:val="0"/>
      <w:marTop w:val="0"/>
      <w:marBottom w:val="0"/>
      <w:divBdr>
        <w:top w:val="none" w:sz="0" w:space="0" w:color="auto"/>
        <w:left w:val="none" w:sz="0" w:space="0" w:color="auto"/>
        <w:bottom w:val="none" w:sz="0" w:space="0" w:color="auto"/>
        <w:right w:val="none" w:sz="0" w:space="0" w:color="auto"/>
      </w:divBdr>
    </w:div>
    <w:div w:id="220867088">
      <w:bodyDiv w:val="1"/>
      <w:marLeft w:val="0"/>
      <w:marRight w:val="0"/>
      <w:marTop w:val="0"/>
      <w:marBottom w:val="0"/>
      <w:divBdr>
        <w:top w:val="none" w:sz="0" w:space="0" w:color="auto"/>
        <w:left w:val="none" w:sz="0" w:space="0" w:color="auto"/>
        <w:bottom w:val="none" w:sz="0" w:space="0" w:color="auto"/>
        <w:right w:val="none" w:sz="0" w:space="0" w:color="auto"/>
      </w:divBdr>
    </w:div>
    <w:div w:id="220868593">
      <w:bodyDiv w:val="1"/>
      <w:marLeft w:val="0"/>
      <w:marRight w:val="0"/>
      <w:marTop w:val="0"/>
      <w:marBottom w:val="0"/>
      <w:divBdr>
        <w:top w:val="none" w:sz="0" w:space="0" w:color="auto"/>
        <w:left w:val="none" w:sz="0" w:space="0" w:color="auto"/>
        <w:bottom w:val="none" w:sz="0" w:space="0" w:color="auto"/>
        <w:right w:val="none" w:sz="0" w:space="0" w:color="auto"/>
      </w:divBdr>
    </w:div>
    <w:div w:id="220950030">
      <w:bodyDiv w:val="1"/>
      <w:marLeft w:val="0"/>
      <w:marRight w:val="0"/>
      <w:marTop w:val="0"/>
      <w:marBottom w:val="0"/>
      <w:divBdr>
        <w:top w:val="none" w:sz="0" w:space="0" w:color="auto"/>
        <w:left w:val="none" w:sz="0" w:space="0" w:color="auto"/>
        <w:bottom w:val="none" w:sz="0" w:space="0" w:color="auto"/>
        <w:right w:val="none" w:sz="0" w:space="0" w:color="auto"/>
      </w:divBdr>
    </w:div>
    <w:div w:id="221064972">
      <w:bodyDiv w:val="1"/>
      <w:marLeft w:val="0"/>
      <w:marRight w:val="0"/>
      <w:marTop w:val="0"/>
      <w:marBottom w:val="0"/>
      <w:divBdr>
        <w:top w:val="none" w:sz="0" w:space="0" w:color="auto"/>
        <w:left w:val="none" w:sz="0" w:space="0" w:color="auto"/>
        <w:bottom w:val="none" w:sz="0" w:space="0" w:color="auto"/>
        <w:right w:val="none" w:sz="0" w:space="0" w:color="auto"/>
      </w:divBdr>
    </w:div>
    <w:div w:id="221913060">
      <w:bodyDiv w:val="1"/>
      <w:marLeft w:val="0"/>
      <w:marRight w:val="0"/>
      <w:marTop w:val="0"/>
      <w:marBottom w:val="0"/>
      <w:divBdr>
        <w:top w:val="none" w:sz="0" w:space="0" w:color="auto"/>
        <w:left w:val="none" w:sz="0" w:space="0" w:color="auto"/>
        <w:bottom w:val="none" w:sz="0" w:space="0" w:color="auto"/>
        <w:right w:val="none" w:sz="0" w:space="0" w:color="auto"/>
      </w:divBdr>
    </w:div>
    <w:div w:id="221989183">
      <w:bodyDiv w:val="1"/>
      <w:marLeft w:val="0"/>
      <w:marRight w:val="0"/>
      <w:marTop w:val="0"/>
      <w:marBottom w:val="0"/>
      <w:divBdr>
        <w:top w:val="none" w:sz="0" w:space="0" w:color="auto"/>
        <w:left w:val="none" w:sz="0" w:space="0" w:color="auto"/>
        <w:bottom w:val="none" w:sz="0" w:space="0" w:color="auto"/>
        <w:right w:val="none" w:sz="0" w:space="0" w:color="auto"/>
      </w:divBdr>
    </w:div>
    <w:div w:id="222258255">
      <w:bodyDiv w:val="1"/>
      <w:marLeft w:val="0"/>
      <w:marRight w:val="0"/>
      <w:marTop w:val="0"/>
      <w:marBottom w:val="0"/>
      <w:divBdr>
        <w:top w:val="none" w:sz="0" w:space="0" w:color="auto"/>
        <w:left w:val="none" w:sz="0" w:space="0" w:color="auto"/>
        <w:bottom w:val="none" w:sz="0" w:space="0" w:color="auto"/>
        <w:right w:val="none" w:sz="0" w:space="0" w:color="auto"/>
      </w:divBdr>
    </w:div>
    <w:div w:id="222569417">
      <w:bodyDiv w:val="1"/>
      <w:marLeft w:val="0"/>
      <w:marRight w:val="0"/>
      <w:marTop w:val="0"/>
      <w:marBottom w:val="0"/>
      <w:divBdr>
        <w:top w:val="none" w:sz="0" w:space="0" w:color="auto"/>
        <w:left w:val="none" w:sz="0" w:space="0" w:color="auto"/>
        <w:bottom w:val="none" w:sz="0" w:space="0" w:color="auto"/>
        <w:right w:val="none" w:sz="0" w:space="0" w:color="auto"/>
      </w:divBdr>
    </w:div>
    <w:div w:id="223444454">
      <w:bodyDiv w:val="1"/>
      <w:marLeft w:val="0"/>
      <w:marRight w:val="0"/>
      <w:marTop w:val="0"/>
      <w:marBottom w:val="0"/>
      <w:divBdr>
        <w:top w:val="none" w:sz="0" w:space="0" w:color="auto"/>
        <w:left w:val="none" w:sz="0" w:space="0" w:color="auto"/>
        <w:bottom w:val="none" w:sz="0" w:space="0" w:color="auto"/>
        <w:right w:val="none" w:sz="0" w:space="0" w:color="auto"/>
      </w:divBdr>
    </w:div>
    <w:div w:id="223806833">
      <w:bodyDiv w:val="1"/>
      <w:marLeft w:val="0"/>
      <w:marRight w:val="0"/>
      <w:marTop w:val="0"/>
      <w:marBottom w:val="0"/>
      <w:divBdr>
        <w:top w:val="none" w:sz="0" w:space="0" w:color="auto"/>
        <w:left w:val="none" w:sz="0" w:space="0" w:color="auto"/>
        <w:bottom w:val="none" w:sz="0" w:space="0" w:color="auto"/>
        <w:right w:val="none" w:sz="0" w:space="0" w:color="auto"/>
      </w:divBdr>
    </w:div>
    <w:div w:id="224028603">
      <w:bodyDiv w:val="1"/>
      <w:marLeft w:val="0"/>
      <w:marRight w:val="0"/>
      <w:marTop w:val="0"/>
      <w:marBottom w:val="0"/>
      <w:divBdr>
        <w:top w:val="none" w:sz="0" w:space="0" w:color="auto"/>
        <w:left w:val="none" w:sz="0" w:space="0" w:color="auto"/>
        <w:bottom w:val="none" w:sz="0" w:space="0" w:color="auto"/>
        <w:right w:val="none" w:sz="0" w:space="0" w:color="auto"/>
      </w:divBdr>
    </w:div>
    <w:div w:id="224268474">
      <w:bodyDiv w:val="1"/>
      <w:marLeft w:val="0"/>
      <w:marRight w:val="0"/>
      <w:marTop w:val="0"/>
      <w:marBottom w:val="0"/>
      <w:divBdr>
        <w:top w:val="none" w:sz="0" w:space="0" w:color="auto"/>
        <w:left w:val="none" w:sz="0" w:space="0" w:color="auto"/>
        <w:bottom w:val="none" w:sz="0" w:space="0" w:color="auto"/>
        <w:right w:val="none" w:sz="0" w:space="0" w:color="auto"/>
      </w:divBdr>
    </w:div>
    <w:div w:id="224295846">
      <w:bodyDiv w:val="1"/>
      <w:marLeft w:val="0"/>
      <w:marRight w:val="0"/>
      <w:marTop w:val="0"/>
      <w:marBottom w:val="0"/>
      <w:divBdr>
        <w:top w:val="none" w:sz="0" w:space="0" w:color="auto"/>
        <w:left w:val="none" w:sz="0" w:space="0" w:color="auto"/>
        <w:bottom w:val="none" w:sz="0" w:space="0" w:color="auto"/>
        <w:right w:val="none" w:sz="0" w:space="0" w:color="auto"/>
      </w:divBdr>
    </w:div>
    <w:div w:id="224530673">
      <w:bodyDiv w:val="1"/>
      <w:marLeft w:val="0"/>
      <w:marRight w:val="0"/>
      <w:marTop w:val="0"/>
      <w:marBottom w:val="0"/>
      <w:divBdr>
        <w:top w:val="none" w:sz="0" w:space="0" w:color="auto"/>
        <w:left w:val="none" w:sz="0" w:space="0" w:color="auto"/>
        <w:bottom w:val="none" w:sz="0" w:space="0" w:color="auto"/>
        <w:right w:val="none" w:sz="0" w:space="0" w:color="auto"/>
      </w:divBdr>
    </w:div>
    <w:div w:id="225995373">
      <w:bodyDiv w:val="1"/>
      <w:marLeft w:val="0"/>
      <w:marRight w:val="0"/>
      <w:marTop w:val="0"/>
      <w:marBottom w:val="0"/>
      <w:divBdr>
        <w:top w:val="none" w:sz="0" w:space="0" w:color="auto"/>
        <w:left w:val="none" w:sz="0" w:space="0" w:color="auto"/>
        <w:bottom w:val="none" w:sz="0" w:space="0" w:color="auto"/>
        <w:right w:val="none" w:sz="0" w:space="0" w:color="auto"/>
      </w:divBdr>
    </w:div>
    <w:div w:id="226112438">
      <w:bodyDiv w:val="1"/>
      <w:marLeft w:val="0"/>
      <w:marRight w:val="0"/>
      <w:marTop w:val="0"/>
      <w:marBottom w:val="0"/>
      <w:divBdr>
        <w:top w:val="none" w:sz="0" w:space="0" w:color="auto"/>
        <w:left w:val="none" w:sz="0" w:space="0" w:color="auto"/>
        <w:bottom w:val="none" w:sz="0" w:space="0" w:color="auto"/>
        <w:right w:val="none" w:sz="0" w:space="0" w:color="auto"/>
      </w:divBdr>
    </w:div>
    <w:div w:id="226185894">
      <w:bodyDiv w:val="1"/>
      <w:marLeft w:val="0"/>
      <w:marRight w:val="0"/>
      <w:marTop w:val="0"/>
      <w:marBottom w:val="0"/>
      <w:divBdr>
        <w:top w:val="none" w:sz="0" w:space="0" w:color="auto"/>
        <w:left w:val="none" w:sz="0" w:space="0" w:color="auto"/>
        <w:bottom w:val="none" w:sz="0" w:space="0" w:color="auto"/>
        <w:right w:val="none" w:sz="0" w:space="0" w:color="auto"/>
      </w:divBdr>
    </w:div>
    <w:div w:id="226649036">
      <w:bodyDiv w:val="1"/>
      <w:marLeft w:val="0"/>
      <w:marRight w:val="0"/>
      <w:marTop w:val="0"/>
      <w:marBottom w:val="0"/>
      <w:divBdr>
        <w:top w:val="none" w:sz="0" w:space="0" w:color="auto"/>
        <w:left w:val="none" w:sz="0" w:space="0" w:color="auto"/>
        <w:bottom w:val="none" w:sz="0" w:space="0" w:color="auto"/>
        <w:right w:val="none" w:sz="0" w:space="0" w:color="auto"/>
      </w:divBdr>
    </w:div>
    <w:div w:id="227230646">
      <w:bodyDiv w:val="1"/>
      <w:marLeft w:val="0"/>
      <w:marRight w:val="0"/>
      <w:marTop w:val="0"/>
      <w:marBottom w:val="0"/>
      <w:divBdr>
        <w:top w:val="none" w:sz="0" w:space="0" w:color="auto"/>
        <w:left w:val="none" w:sz="0" w:space="0" w:color="auto"/>
        <w:bottom w:val="none" w:sz="0" w:space="0" w:color="auto"/>
        <w:right w:val="none" w:sz="0" w:space="0" w:color="auto"/>
      </w:divBdr>
    </w:div>
    <w:div w:id="227807585">
      <w:bodyDiv w:val="1"/>
      <w:marLeft w:val="0"/>
      <w:marRight w:val="0"/>
      <w:marTop w:val="0"/>
      <w:marBottom w:val="0"/>
      <w:divBdr>
        <w:top w:val="none" w:sz="0" w:space="0" w:color="auto"/>
        <w:left w:val="none" w:sz="0" w:space="0" w:color="auto"/>
        <w:bottom w:val="none" w:sz="0" w:space="0" w:color="auto"/>
        <w:right w:val="none" w:sz="0" w:space="0" w:color="auto"/>
      </w:divBdr>
    </w:div>
    <w:div w:id="228541743">
      <w:bodyDiv w:val="1"/>
      <w:marLeft w:val="0"/>
      <w:marRight w:val="0"/>
      <w:marTop w:val="0"/>
      <w:marBottom w:val="0"/>
      <w:divBdr>
        <w:top w:val="none" w:sz="0" w:space="0" w:color="auto"/>
        <w:left w:val="none" w:sz="0" w:space="0" w:color="auto"/>
        <w:bottom w:val="none" w:sz="0" w:space="0" w:color="auto"/>
        <w:right w:val="none" w:sz="0" w:space="0" w:color="auto"/>
      </w:divBdr>
    </w:div>
    <w:div w:id="228543500">
      <w:bodyDiv w:val="1"/>
      <w:marLeft w:val="0"/>
      <w:marRight w:val="0"/>
      <w:marTop w:val="0"/>
      <w:marBottom w:val="0"/>
      <w:divBdr>
        <w:top w:val="none" w:sz="0" w:space="0" w:color="auto"/>
        <w:left w:val="none" w:sz="0" w:space="0" w:color="auto"/>
        <w:bottom w:val="none" w:sz="0" w:space="0" w:color="auto"/>
        <w:right w:val="none" w:sz="0" w:space="0" w:color="auto"/>
      </w:divBdr>
    </w:div>
    <w:div w:id="229270897">
      <w:bodyDiv w:val="1"/>
      <w:marLeft w:val="0"/>
      <w:marRight w:val="0"/>
      <w:marTop w:val="0"/>
      <w:marBottom w:val="0"/>
      <w:divBdr>
        <w:top w:val="none" w:sz="0" w:space="0" w:color="auto"/>
        <w:left w:val="none" w:sz="0" w:space="0" w:color="auto"/>
        <w:bottom w:val="none" w:sz="0" w:space="0" w:color="auto"/>
        <w:right w:val="none" w:sz="0" w:space="0" w:color="auto"/>
      </w:divBdr>
    </w:div>
    <w:div w:id="231701251">
      <w:bodyDiv w:val="1"/>
      <w:marLeft w:val="0"/>
      <w:marRight w:val="0"/>
      <w:marTop w:val="0"/>
      <w:marBottom w:val="0"/>
      <w:divBdr>
        <w:top w:val="none" w:sz="0" w:space="0" w:color="auto"/>
        <w:left w:val="none" w:sz="0" w:space="0" w:color="auto"/>
        <w:bottom w:val="none" w:sz="0" w:space="0" w:color="auto"/>
        <w:right w:val="none" w:sz="0" w:space="0" w:color="auto"/>
      </w:divBdr>
    </w:div>
    <w:div w:id="231820932">
      <w:bodyDiv w:val="1"/>
      <w:marLeft w:val="0"/>
      <w:marRight w:val="0"/>
      <w:marTop w:val="0"/>
      <w:marBottom w:val="0"/>
      <w:divBdr>
        <w:top w:val="none" w:sz="0" w:space="0" w:color="auto"/>
        <w:left w:val="none" w:sz="0" w:space="0" w:color="auto"/>
        <w:bottom w:val="none" w:sz="0" w:space="0" w:color="auto"/>
        <w:right w:val="none" w:sz="0" w:space="0" w:color="auto"/>
      </w:divBdr>
    </w:div>
    <w:div w:id="232082211">
      <w:bodyDiv w:val="1"/>
      <w:marLeft w:val="0"/>
      <w:marRight w:val="0"/>
      <w:marTop w:val="0"/>
      <w:marBottom w:val="0"/>
      <w:divBdr>
        <w:top w:val="none" w:sz="0" w:space="0" w:color="auto"/>
        <w:left w:val="none" w:sz="0" w:space="0" w:color="auto"/>
        <w:bottom w:val="none" w:sz="0" w:space="0" w:color="auto"/>
        <w:right w:val="none" w:sz="0" w:space="0" w:color="auto"/>
      </w:divBdr>
    </w:div>
    <w:div w:id="232744637">
      <w:bodyDiv w:val="1"/>
      <w:marLeft w:val="0"/>
      <w:marRight w:val="0"/>
      <w:marTop w:val="0"/>
      <w:marBottom w:val="0"/>
      <w:divBdr>
        <w:top w:val="none" w:sz="0" w:space="0" w:color="auto"/>
        <w:left w:val="none" w:sz="0" w:space="0" w:color="auto"/>
        <w:bottom w:val="none" w:sz="0" w:space="0" w:color="auto"/>
        <w:right w:val="none" w:sz="0" w:space="0" w:color="auto"/>
      </w:divBdr>
    </w:div>
    <w:div w:id="233048336">
      <w:bodyDiv w:val="1"/>
      <w:marLeft w:val="0"/>
      <w:marRight w:val="0"/>
      <w:marTop w:val="0"/>
      <w:marBottom w:val="0"/>
      <w:divBdr>
        <w:top w:val="none" w:sz="0" w:space="0" w:color="auto"/>
        <w:left w:val="none" w:sz="0" w:space="0" w:color="auto"/>
        <w:bottom w:val="none" w:sz="0" w:space="0" w:color="auto"/>
        <w:right w:val="none" w:sz="0" w:space="0" w:color="auto"/>
      </w:divBdr>
    </w:div>
    <w:div w:id="233467409">
      <w:bodyDiv w:val="1"/>
      <w:marLeft w:val="0"/>
      <w:marRight w:val="0"/>
      <w:marTop w:val="0"/>
      <w:marBottom w:val="0"/>
      <w:divBdr>
        <w:top w:val="none" w:sz="0" w:space="0" w:color="auto"/>
        <w:left w:val="none" w:sz="0" w:space="0" w:color="auto"/>
        <w:bottom w:val="none" w:sz="0" w:space="0" w:color="auto"/>
        <w:right w:val="none" w:sz="0" w:space="0" w:color="auto"/>
      </w:divBdr>
    </w:div>
    <w:div w:id="233785813">
      <w:bodyDiv w:val="1"/>
      <w:marLeft w:val="0"/>
      <w:marRight w:val="0"/>
      <w:marTop w:val="0"/>
      <w:marBottom w:val="0"/>
      <w:divBdr>
        <w:top w:val="none" w:sz="0" w:space="0" w:color="auto"/>
        <w:left w:val="none" w:sz="0" w:space="0" w:color="auto"/>
        <w:bottom w:val="none" w:sz="0" w:space="0" w:color="auto"/>
        <w:right w:val="none" w:sz="0" w:space="0" w:color="auto"/>
      </w:divBdr>
    </w:div>
    <w:div w:id="233904595">
      <w:bodyDiv w:val="1"/>
      <w:marLeft w:val="0"/>
      <w:marRight w:val="0"/>
      <w:marTop w:val="0"/>
      <w:marBottom w:val="0"/>
      <w:divBdr>
        <w:top w:val="none" w:sz="0" w:space="0" w:color="auto"/>
        <w:left w:val="none" w:sz="0" w:space="0" w:color="auto"/>
        <w:bottom w:val="none" w:sz="0" w:space="0" w:color="auto"/>
        <w:right w:val="none" w:sz="0" w:space="0" w:color="auto"/>
      </w:divBdr>
    </w:div>
    <w:div w:id="234244194">
      <w:bodyDiv w:val="1"/>
      <w:marLeft w:val="0"/>
      <w:marRight w:val="0"/>
      <w:marTop w:val="0"/>
      <w:marBottom w:val="0"/>
      <w:divBdr>
        <w:top w:val="none" w:sz="0" w:space="0" w:color="auto"/>
        <w:left w:val="none" w:sz="0" w:space="0" w:color="auto"/>
        <w:bottom w:val="none" w:sz="0" w:space="0" w:color="auto"/>
        <w:right w:val="none" w:sz="0" w:space="0" w:color="auto"/>
      </w:divBdr>
    </w:div>
    <w:div w:id="235090411">
      <w:bodyDiv w:val="1"/>
      <w:marLeft w:val="0"/>
      <w:marRight w:val="0"/>
      <w:marTop w:val="0"/>
      <w:marBottom w:val="0"/>
      <w:divBdr>
        <w:top w:val="none" w:sz="0" w:space="0" w:color="auto"/>
        <w:left w:val="none" w:sz="0" w:space="0" w:color="auto"/>
        <w:bottom w:val="none" w:sz="0" w:space="0" w:color="auto"/>
        <w:right w:val="none" w:sz="0" w:space="0" w:color="auto"/>
      </w:divBdr>
    </w:div>
    <w:div w:id="235436268">
      <w:bodyDiv w:val="1"/>
      <w:marLeft w:val="0"/>
      <w:marRight w:val="0"/>
      <w:marTop w:val="0"/>
      <w:marBottom w:val="0"/>
      <w:divBdr>
        <w:top w:val="none" w:sz="0" w:space="0" w:color="auto"/>
        <w:left w:val="none" w:sz="0" w:space="0" w:color="auto"/>
        <w:bottom w:val="none" w:sz="0" w:space="0" w:color="auto"/>
        <w:right w:val="none" w:sz="0" w:space="0" w:color="auto"/>
      </w:divBdr>
    </w:div>
    <w:div w:id="235479177">
      <w:bodyDiv w:val="1"/>
      <w:marLeft w:val="0"/>
      <w:marRight w:val="0"/>
      <w:marTop w:val="0"/>
      <w:marBottom w:val="0"/>
      <w:divBdr>
        <w:top w:val="none" w:sz="0" w:space="0" w:color="auto"/>
        <w:left w:val="none" w:sz="0" w:space="0" w:color="auto"/>
        <w:bottom w:val="none" w:sz="0" w:space="0" w:color="auto"/>
        <w:right w:val="none" w:sz="0" w:space="0" w:color="auto"/>
      </w:divBdr>
    </w:div>
    <w:div w:id="235551532">
      <w:bodyDiv w:val="1"/>
      <w:marLeft w:val="0"/>
      <w:marRight w:val="0"/>
      <w:marTop w:val="0"/>
      <w:marBottom w:val="0"/>
      <w:divBdr>
        <w:top w:val="none" w:sz="0" w:space="0" w:color="auto"/>
        <w:left w:val="none" w:sz="0" w:space="0" w:color="auto"/>
        <w:bottom w:val="none" w:sz="0" w:space="0" w:color="auto"/>
        <w:right w:val="none" w:sz="0" w:space="0" w:color="auto"/>
      </w:divBdr>
    </w:div>
    <w:div w:id="235746556">
      <w:bodyDiv w:val="1"/>
      <w:marLeft w:val="0"/>
      <w:marRight w:val="0"/>
      <w:marTop w:val="0"/>
      <w:marBottom w:val="0"/>
      <w:divBdr>
        <w:top w:val="none" w:sz="0" w:space="0" w:color="auto"/>
        <w:left w:val="none" w:sz="0" w:space="0" w:color="auto"/>
        <w:bottom w:val="none" w:sz="0" w:space="0" w:color="auto"/>
        <w:right w:val="none" w:sz="0" w:space="0" w:color="auto"/>
      </w:divBdr>
    </w:div>
    <w:div w:id="236018003">
      <w:bodyDiv w:val="1"/>
      <w:marLeft w:val="0"/>
      <w:marRight w:val="0"/>
      <w:marTop w:val="0"/>
      <w:marBottom w:val="0"/>
      <w:divBdr>
        <w:top w:val="none" w:sz="0" w:space="0" w:color="auto"/>
        <w:left w:val="none" w:sz="0" w:space="0" w:color="auto"/>
        <w:bottom w:val="none" w:sz="0" w:space="0" w:color="auto"/>
        <w:right w:val="none" w:sz="0" w:space="0" w:color="auto"/>
      </w:divBdr>
    </w:div>
    <w:div w:id="236061551">
      <w:bodyDiv w:val="1"/>
      <w:marLeft w:val="0"/>
      <w:marRight w:val="0"/>
      <w:marTop w:val="0"/>
      <w:marBottom w:val="0"/>
      <w:divBdr>
        <w:top w:val="none" w:sz="0" w:space="0" w:color="auto"/>
        <w:left w:val="none" w:sz="0" w:space="0" w:color="auto"/>
        <w:bottom w:val="none" w:sz="0" w:space="0" w:color="auto"/>
        <w:right w:val="none" w:sz="0" w:space="0" w:color="auto"/>
      </w:divBdr>
    </w:div>
    <w:div w:id="236600354">
      <w:bodyDiv w:val="1"/>
      <w:marLeft w:val="0"/>
      <w:marRight w:val="0"/>
      <w:marTop w:val="0"/>
      <w:marBottom w:val="0"/>
      <w:divBdr>
        <w:top w:val="none" w:sz="0" w:space="0" w:color="auto"/>
        <w:left w:val="none" w:sz="0" w:space="0" w:color="auto"/>
        <w:bottom w:val="none" w:sz="0" w:space="0" w:color="auto"/>
        <w:right w:val="none" w:sz="0" w:space="0" w:color="auto"/>
      </w:divBdr>
    </w:div>
    <w:div w:id="236940908">
      <w:bodyDiv w:val="1"/>
      <w:marLeft w:val="0"/>
      <w:marRight w:val="0"/>
      <w:marTop w:val="0"/>
      <w:marBottom w:val="0"/>
      <w:divBdr>
        <w:top w:val="none" w:sz="0" w:space="0" w:color="auto"/>
        <w:left w:val="none" w:sz="0" w:space="0" w:color="auto"/>
        <w:bottom w:val="none" w:sz="0" w:space="0" w:color="auto"/>
        <w:right w:val="none" w:sz="0" w:space="0" w:color="auto"/>
      </w:divBdr>
    </w:div>
    <w:div w:id="237591170">
      <w:bodyDiv w:val="1"/>
      <w:marLeft w:val="0"/>
      <w:marRight w:val="0"/>
      <w:marTop w:val="0"/>
      <w:marBottom w:val="0"/>
      <w:divBdr>
        <w:top w:val="none" w:sz="0" w:space="0" w:color="auto"/>
        <w:left w:val="none" w:sz="0" w:space="0" w:color="auto"/>
        <w:bottom w:val="none" w:sz="0" w:space="0" w:color="auto"/>
        <w:right w:val="none" w:sz="0" w:space="0" w:color="auto"/>
      </w:divBdr>
    </w:div>
    <w:div w:id="237718135">
      <w:bodyDiv w:val="1"/>
      <w:marLeft w:val="0"/>
      <w:marRight w:val="0"/>
      <w:marTop w:val="0"/>
      <w:marBottom w:val="0"/>
      <w:divBdr>
        <w:top w:val="none" w:sz="0" w:space="0" w:color="auto"/>
        <w:left w:val="none" w:sz="0" w:space="0" w:color="auto"/>
        <w:bottom w:val="none" w:sz="0" w:space="0" w:color="auto"/>
        <w:right w:val="none" w:sz="0" w:space="0" w:color="auto"/>
      </w:divBdr>
    </w:div>
    <w:div w:id="238290553">
      <w:bodyDiv w:val="1"/>
      <w:marLeft w:val="0"/>
      <w:marRight w:val="0"/>
      <w:marTop w:val="0"/>
      <w:marBottom w:val="0"/>
      <w:divBdr>
        <w:top w:val="none" w:sz="0" w:space="0" w:color="auto"/>
        <w:left w:val="none" w:sz="0" w:space="0" w:color="auto"/>
        <w:bottom w:val="none" w:sz="0" w:space="0" w:color="auto"/>
        <w:right w:val="none" w:sz="0" w:space="0" w:color="auto"/>
      </w:divBdr>
    </w:div>
    <w:div w:id="238364989">
      <w:bodyDiv w:val="1"/>
      <w:marLeft w:val="0"/>
      <w:marRight w:val="0"/>
      <w:marTop w:val="0"/>
      <w:marBottom w:val="0"/>
      <w:divBdr>
        <w:top w:val="none" w:sz="0" w:space="0" w:color="auto"/>
        <w:left w:val="none" w:sz="0" w:space="0" w:color="auto"/>
        <w:bottom w:val="none" w:sz="0" w:space="0" w:color="auto"/>
        <w:right w:val="none" w:sz="0" w:space="0" w:color="auto"/>
      </w:divBdr>
    </w:div>
    <w:div w:id="238445812">
      <w:bodyDiv w:val="1"/>
      <w:marLeft w:val="0"/>
      <w:marRight w:val="0"/>
      <w:marTop w:val="0"/>
      <w:marBottom w:val="0"/>
      <w:divBdr>
        <w:top w:val="none" w:sz="0" w:space="0" w:color="auto"/>
        <w:left w:val="none" w:sz="0" w:space="0" w:color="auto"/>
        <w:bottom w:val="none" w:sz="0" w:space="0" w:color="auto"/>
        <w:right w:val="none" w:sz="0" w:space="0" w:color="auto"/>
      </w:divBdr>
    </w:div>
    <w:div w:id="238946361">
      <w:bodyDiv w:val="1"/>
      <w:marLeft w:val="0"/>
      <w:marRight w:val="0"/>
      <w:marTop w:val="0"/>
      <w:marBottom w:val="0"/>
      <w:divBdr>
        <w:top w:val="none" w:sz="0" w:space="0" w:color="auto"/>
        <w:left w:val="none" w:sz="0" w:space="0" w:color="auto"/>
        <w:bottom w:val="none" w:sz="0" w:space="0" w:color="auto"/>
        <w:right w:val="none" w:sz="0" w:space="0" w:color="auto"/>
      </w:divBdr>
    </w:div>
    <w:div w:id="239364645">
      <w:bodyDiv w:val="1"/>
      <w:marLeft w:val="0"/>
      <w:marRight w:val="0"/>
      <w:marTop w:val="0"/>
      <w:marBottom w:val="0"/>
      <w:divBdr>
        <w:top w:val="none" w:sz="0" w:space="0" w:color="auto"/>
        <w:left w:val="none" w:sz="0" w:space="0" w:color="auto"/>
        <w:bottom w:val="none" w:sz="0" w:space="0" w:color="auto"/>
        <w:right w:val="none" w:sz="0" w:space="0" w:color="auto"/>
      </w:divBdr>
    </w:div>
    <w:div w:id="239604130">
      <w:bodyDiv w:val="1"/>
      <w:marLeft w:val="0"/>
      <w:marRight w:val="0"/>
      <w:marTop w:val="0"/>
      <w:marBottom w:val="0"/>
      <w:divBdr>
        <w:top w:val="none" w:sz="0" w:space="0" w:color="auto"/>
        <w:left w:val="none" w:sz="0" w:space="0" w:color="auto"/>
        <w:bottom w:val="none" w:sz="0" w:space="0" w:color="auto"/>
        <w:right w:val="none" w:sz="0" w:space="0" w:color="auto"/>
      </w:divBdr>
    </w:div>
    <w:div w:id="240139141">
      <w:bodyDiv w:val="1"/>
      <w:marLeft w:val="0"/>
      <w:marRight w:val="0"/>
      <w:marTop w:val="0"/>
      <w:marBottom w:val="0"/>
      <w:divBdr>
        <w:top w:val="none" w:sz="0" w:space="0" w:color="auto"/>
        <w:left w:val="none" w:sz="0" w:space="0" w:color="auto"/>
        <w:bottom w:val="none" w:sz="0" w:space="0" w:color="auto"/>
        <w:right w:val="none" w:sz="0" w:space="0" w:color="auto"/>
      </w:divBdr>
    </w:div>
    <w:div w:id="240335948">
      <w:bodyDiv w:val="1"/>
      <w:marLeft w:val="0"/>
      <w:marRight w:val="0"/>
      <w:marTop w:val="0"/>
      <w:marBottom w:val="0"/>
      <w:divBdr>
        <w:top w:val="none" w:sz="0" w:space="0" w:color="auto"/>
        <w:left w:val="none" w:sz="0" w:space="0" w:color="auto"/>
        <w:bottom w:val="none" w:sz="0" w:space="0" w:color="auto"/>
        <w:right w:val="none" w:sz="0" w:space="0" w:color="auto"/>
      </w:divBdr>
    </w:div>
    <w:div w:id="241261786">
      <w:bodyDiv w:val="1"/>
      <w:marLeft w:val="0"/>
      <w:marRight w:val="0"/>
      <w:marTop w:val="0"/>
      <w:marBottom w:val="0"/>
      <w:divBdr>
        <w:top w:val="none" w:sz="0" w:space="0" w:color="auto"/>
        <w:left w:val="none" w:sz="0" w:space="0" w:color="auto"/>
        <w:bottom w:val="none" w:sz="0" w:space="0" w:color="auto"/>
        <w:right w:val="none" w:sz="0" w:space="0" w:color="auto"/>
      </w:divBdr>
      <w:divsChild>
        <w:div w:id="17777358">
          <w:marLeft w:val="640"/>
          <w:marRight w:val="0"/>
          <w:marTop w:val="0"/>
          <w:marBottom w:val="0"/>
          <w:divBdr>
            <w:top w:val="none" w:sz="0" w:space="0" w:color="auto"/>
            <w:left w:val="none" w:sz="0" w:space="0" w:color="auto"/>
            <w:bottom w:val="none" w:sz="0" w:space="0" w:color="auto"/>
            <w:right w:val="none" w:sz="0" w:space="0" w:color="auto"/>
          </w:divBdr>
        </w:div>
        <w:div w:id="63845518">
          <w:marLeft w:val="640"/>
          <w:marRight w:val="0"/>
          <w:marTop w:val="0"/>
          <w:marBottom w:val="0"/>
          <w:divBdr>
            <w:top w:val="none" w:sz="0" w:space="0" w:color="auto"/>
            <w:left w:val="none" w:sz="0" w:space="0" w:color="auto"/>
            <w:bottom w:val="none" w:sz="0" w:space="0" w:color="auto"/>
            <w:right w:val="none" w:sz="0" w:space="0" w:color="auto"/>
          </w:divBdr>
        </w:div>
        <w:div w:id="145707294">
          <w:marLeft w:val="640"/>
          <w:marRight w:val="0"/>
          <w:marTop w:val="0"/>
          <w:marBottom w:val="0"/>
          <w:divBdr>
            <w:top w:val="none" w:sz="0" w:space="0" w:color="auto"/>
            <w:left w:val="none" w:sz="0" w:space="0" w:color="auto"/>
            <w:bottom w:val="none" w:sz="0" w:space="0" w:color="auto"/>
            <w:right w:val="none" w:sz="0" w:space="0" w:color="auto"/>
          </w:divBdr>
        </w:div>
        <w:div w:id="198934169">
          <w:marLeft w:val="640"/>
          <w:marRight w:val="0"/>
          <w:marTop w:val="0"/>
          <w:marBottom w:val="0"/>
          <w:divBdr>
            <w:top w:val="none" w:sz="0" w:space="0" w:color="auto"/>
            <w:left w:val="none" w:sz="0" w:space="0" w:color="auto"/>
            <w:bottom w:val="none" w:sz="0" w:space="0" w:color="auto"/>
            <w:right w:val="none" w:sz="0" w:space="0" w:color="auto"/>
          </w:divBdr>
        </w:div>
        <w:div w:id="269242934">
          <w:marLeft w:val="640"/>
          <w:marRight w:val="0"/>
          <w:marTop w:val="0"/>
          <w:marBottom w:val="0"/>
          <w:divBdr>
            <w:top w:val="none" w:sz="0" w:space="0" w:color="auto"/>
            <w:left w:val="none" w:sz="0" w:space="0" w:color="auto"/>
            <w:bottom w:val="none" w:sz="0" w:space="0" w:color="auto"/>
            <w:right w:val="none" w:sz="0" w:space="0" w:color="auto"/>
          </w:divBdr>
        </w:div>
        <w:div w:id="355038108">
          <w:marLeft w:val="640"/>
          <w:marRight w:val="0"/>
          <w:marTop w:val="0"/>
          <w:marBottom w:val="0"/>
          <w:divBdr>
            <w:top w:val="none" w:sz="0" w:space="0" w:color="auto"/>
            <w:left w:val="none" w:sz="0" w:space="0" w:color="auto"/>
            <w:bottom w:val="none" w:sz="0" w:space="0" w:color="auto"/>
            <w:right w:val="none" w:sz="0" w:space="0" w:color="auto"/>
          </w:divBdr>
        </w:div>
        <w:div w:id="377246975">
          <w:marLeft w:val="640"/>
          <w:marRight w:val="0"/>
          <w:marTop w:val="0"/>
          <w:marBottom w:val="0"/>
          <w:divBdr>
            <w:top w:val="none" w:sz="0" w:space="0" w:color="auto"/>
            <w:left w:val="none" w:sz="0" w:space="0" w:color="auto"/>
            <w:bottom w:val="none" w:sz="0" w:space="0" w:color="auto"/>
            <w:right w:val="none" w:sz="0" w:space="0" w:color="auto"/>
          </w:divBdr>
        </w:div>
        <w:div w:id="508254906">
          <w:marLeft w:val="640"/>
          <w:marRight w:val="0"/>
          <w:marTop w:val="0"/>
          <w:marBottom w:val="0"/>
          <w:divBdr>
            <w:top w:val="none" w:sz="0" w:space="0" w:color="auto"/>
            <w:left w:val="none" w:sz="0" w:space="0" w:color="auto"/>
            <w:bottom w:val="none" w:sz="0" w:space="0" w:color="auto"/>
            <w:right w:val="none" w:sz="0" w:space="0" w:color="auto"/>
          </w:divBdr>
        </w:div>
        <w:div w:id="532577177">
          <w:marLeft w:val="640"/>
          <w:marRight w:val="0"/>
          <w:marTop w:val="0"/>
          <w:marBottom w:val="0"/>
          <w:divBdr>
            <w:top w:val="none" w:sz="0" w:space="0" w:color="auto"/>
            <w:left w:val="none" w:sz="0" w:space="0" w:color="auto"/>
            <w:bottom w:val="none" w:sz="0" w:space="0" w:color="auto"/>
            <w:right w:val="none" w:sz="0" w:space="0" w:color="auto"/>
          </w:divBdr>
        </w:div>
        <w:div w:id="852036615">
          <w:marLeft w:val="640"/>
          <w:marRight w:val="0"/>
          <w:marTop w:val="0"/>
          <w:marBottom w:val="0"/>
          <w:divBdr>
            <w:top w:val="none" w:sz="0" w:space="0" w:color="auto"/>
            <w:left w:val="none" w:sz="0" w:space="0" w:color="auto"/>
            <w:bottom w:val="none" w:sz="0" w:space="0" w:color="auto"/>
            <w:right w:val="none" w:sz="0" w:space="0" w:color="auto"/>
          </w:divBdr>
        </w:div>
        <w:div w:id="894320481">
          <w:marLeft w:val="640"/>
          <w:marRight w:val="0"/>
          <w:marTop w:val="0"/>
          <w:marBottom w:val="0"/>
          <w:divBdr>
            <w:top w:val="none" w:sz="0" w:space="0" w:color="auto"/>
            <w:left w:val="none" w:sz="0" w:space="0" w:color="auto"/>
            <w:bottom w:val="none" w:sz="0" w:space="0" w:color="auto"/>
            <w:right w:val="none" w:sz="0" w:space="0" w:color="auto"/>
          </w:divBdr>
        </w:div>
        <w:div w:id="928805531">
          <w:marLeft w:val="640"/>
          <w:marRight w:val="0"/>
          <w:marTop w:val="0"/>
          <w:marBottom w:val="0"/>
          <w:divBdr>
            <w:top w:val="none" w:sz="0" w:space="0" w:color="auto"/>
            <w:left w:val="none" w:sz="0" w:space="0" w:color="auto"/>
            <w:bottom w:val="none" w:sz="0" w:space="0" w:color="auto"/>
            <w:right w:val="none" w:sz="0" w:space="0" w:color="auto"/>
          </w:divBdr>
        </w:div>
        <w:div w:id="932932407">
          <w:marLeft w:val="640"/>
          <w:marRight w:val="0"/>
          <w:marTop w:val="0"/>
          <w:marBottom w:val="0"/>
          <w:divBdr>
            <w:top w:val="none" w:sz="0" w:space="0" w:color="auto"/>
            <w:left w:val="none" w:sz="0" w:space="0" w:color="auto"/>
            <w:bottom w:val="none" w:sz="0" w:space="0" w:color="auto"/>
            <w:right w:val="none" w:sz="0" w:space="0" w:color="auto"/>
          </w:divBdr>
        </w:div>
        <w:div w:id="998651812">
          <w:marLeft w:val="640"/>
          <w:marRight w:val="0"/>
          <w:marTop w:val="0"/>
          <w:marBottom w:val="0"/>
          <w:divBdr>
            <w:top w:val="none" w:sz="0" w:space="0" w:color="auto"/>
            <w:left w:val="none" w:sz="0" w:space="0" w:color="auto"/>
            <w:bottom w:val="none" w:sz="0" w:space="0" w:color="auto"/>
            <w:right w:val="none" w:sz="0" w:space="0" w:color="auto"/>
          </w:divBdr>
        </w:div>
        <w:div w:id="1015770641">
          <w:marLeft w:val="640"/>
          <w:marRight w:val="0"/>
          <w:marTop w:val="0"/>
          <w:marBottom w:val="0"/>
          <w:divBdr>
            <w:top w:val="none" w:sz="0" w:space="0" w:color="auto"/>
            <w:left w:val="none" w:sz="0" w:space="0" w:color="auto"/>
            <w:bottom w:val="none" w:sz="0" w:space="0" w:color="auto"/>
            <w:right w:val="none" w:sz="0" w:space="0" w:color="auto"/>
          </w:divBdr>
        </w:div>
        <w:div w:id="1282539937">
          <w:marLeft w:val="640"/>
          <w:marRight w:val="0"/>
          <w:marTop w:val="0"/>
          <w:marBottom w:val="0"/>
          <w:divBdr>
            <w:top w:val="none" w:sz="0" w:space="0" w:color="auto"/>
            <w:left w:val="none" w:sz="0" w:space="0" w:color="auto"/>
            <w:bottom w:val="none" w:sz="0" w:space="0" w:color="auto"/>
            <w:right w:val="none" w:sz="0" w:space="0" w:color="auto"/>
          </w:divBdr>
        </w:div>
        <w:div w:id="1380939918">
          <w:marLeft w:val="640"/>
          <w:marRight w:val="0"/>
          <w:marTop w:val="0"/>
          <w:marBottom w:val="0"/>
          <w:divBdr>
            <w:top w:val="none" w:sz="0" w:space="0" w:color="auto"/>
            <w:left w:val="none" w:sz="0" w:space="0" w:color="auto"/>
            <w:bottom w:val="none" w:sz="0" w:space="0" w:color="auto"/>
            <w:right w:val="none" w:sz="0" w:space="0" w:color="auto"/>
          </w:divBdr>
        </w:div>
        <w:div w:id="1405251801">
          <w:marLeft w:val="640"/>
          <w:marRight w:val="0"/>
          <w:marTop w:val="0"/>
          <w:marBottom w:val="0"/>
          <w:divBdr>
            <w:top w:val="none" w:sz="0" w:space="0" w:color="auto"/>
            <w:left w:val="none" w:sz="0" w:space="0" w:color="auto"/>
            <w:bottom w:val="none" w:sz="0" w:space="0" w:color="auto"/>
            <w:right w:val="none" w:sz="0" w:space="0" w:color="auto"/>
          </w:divBdr>
        </w:div>
        <w:div w:id="1407995493">
          <w:marLeft w:val="640"/>
          <w:marRight w:val="0"/>
          <w:marTop w:val="0"/>
          <w:marBottom w:val="0"/>
          <w:divBdr>
            <w:top w:val="none" w:sz="0" w:space="0" w:color="auto"/>
            <w:left w:val="none" w:sz="0" w:space="0" w:color="auto"/>
            <w:bottom w:val="none" w:sz="0" w:space="0" w:color="auto"/>
            <w:right w:val="none" w:sz="0" w:space="0" w:color="auto"/>
          </w:divBdr>
        </w:div>
        <w:div w:id="1450474303">
          <w:marLeft w:val="640"/>
          <w:marRight w:val="0"/>
          <w:marTop w:val="0"/>
          <w:marBottom w:val="0"/>
          <w:divBdr>
            <w:top w:val="none" w:sz="0" w:space="0" w:color="auto"/>
            <w:left w:val="none" w:sz="0" w:space="0" w:color="auto"/>
            <w:bottom w:val="none" w:sz="0" w:space="0" w:color="auto"/>
            <w:right w:val="none" w:sz="0" w:space="0" w:color="auto"/>
          </w:divBdr>
        </w:div>
        <w:div w:id="1473675029">
          <w:marLeft w:val="640"/>
          <w:marRight w:val="0"/>
          <w:marTop w:val="0"/>
          <w:marBottom w:val="0"/>
          <w:divBdr>
            <w:top w:val="none" w:sz="0" w:space="0" w:color="auto"/>
            <w:left w:val="none" w:sz="0" w:space="0" w:color="auto"/>
            <w:bottom w:val="none" w:sz="0" w:space="0" w:color="auto"/>
            <w:right w:val="none" w:sz="0" w:space="0" w:color="auto"/>
          </w:divBdr>
        </w:div>
        <w:div w:id="1510947411">
          <w:marLeft w:val="640"/>
          <w:marRight w:val="0"/>
          <w:marTop w:val="0"/>
          <w:marBottom w:val="0"/>
          <w:divBdr>
            <w:top w:val="none" w:sz="0" w:space="0" w:color="auto"/>
            <w:left w:val="none" w:sz="0" w:space="0" w:color="auto"/>
            <w:bottom w:val="none" w:sz="0" w:space="0" w:color="auto"/>
            <w:right w:val="none" w:sz="0" w:space="0" w:color="auto"/>
          </w:divBdr>
        </w:div>
        <w:div w:id="1527055856">
          <w:marLeft w:val="640"/>
          <w:marRight w:val="0"/>
          <w:marTop w:val="0"/>
          <w:marBottom w:val="0"/>
          <w:divBdr>
            <w:top w:val="none" w:sz="0" w:space="0" w:color="auto"/>
            <w:left w:val="none" w:sz="0" w:space="0" w:color="auto"/>
            <w:bottom w:val="none" w:sz="0" w:space="0" w:color="auto"/>
            <w:right w:val="none" w:sz="0" w:space="0" w:color="auto"/>
          </w:divBdr>
        </w:div>
        <w:div w:id="1594700696">
          <w:marLeft w:val="640"/>
          <w:marRight w:val="0"/>
          <w:marTop w:val="0"/>
          <w:marBottom w:val="0"/>
          <w:divBdr>
            <w:top w:val="none" w:sz="0" w:space="0" w:color="auto"/>
            <w:left w:val="none" w:sz="0" w:space="0" w:color="auto"/>
            <w:bottom w:val="none" w:sz="0" w:space="0" w:color="auto"/>
            <w:right w:val="none" w:sz="0" w:space="0" w:color="auto"/>
          </w:divBdr>
        </w:div>
        <w:div w:id="1671371334">
          <w:marLeft w:val="640"/>
          <w:marRight w:val="0"/>
          <w:marTop w:val="0"/>
          <w:marBottom w:val="0"/>
          <w:divBdr>
            <w:top w:val="none" w:sz="0" w:space="0" w:color="auto"/>
            <w:left w:val="none" w:sz="0" w:space="0" w:color="auto"/>
            <w:bottom w:val="none" w:sz="0" w:space="0" w:color="auto"/>
            <w:right w:val="none" w:sz="0" w:space="0" w:color="auto"/>
          </w:divBdr>
        </w:div>
        <w:div w:id="1754352742">
          <w:marLeft w:val="640"/>
          <w:marRight w:val="0"/>
          <w:marTop w:val="0"/>
          <w:marBottom w:val="0"/>
          <w:divBdr>
            <w:top w:val="none" w:sz="0" w:space="0" w:color="auto"/>
            <w:left w:val="none" w:sz="0" w:space="0" w:color="auto"/>
            <w:bottom w:val="none" w:sz="0" w:space="0" w:color="auto"/>
            <w:right w:val="none" w:sz="0" w:space="0" w:color="auto"/>
          </w:divBdr>
        </w:div>
        <w:div w:id="1767577291">
          <w:marLeft w:val="640"/>
          <w:marRight w:val="0"/>
          <w:marTop w:val="0"/>
          <w:marBottom w:val="0"/>
          <w:divBdr>
            <w:top w:val="none" w:sz="0" w:space="0" w:color="auto"/>
            <w:left w:val="none" w:sz="0" w:space="0" w:color="auto"/>
            <w:bottom w:val="none" w:sz="0" w:space="0" w:color="auto"/>
            <w:right w:val="none" w:sz="0" w:space="0" w:color="auto"/>
          </w:divBdr>
        </w:div>
        <w:div w:id="1769882036">
          <w:marLeft w:val="640"/>
          <w:marRight w:val="0"/>
          <w:marTop w:val="0"/>
          <w:marBottom w:val="0"/>
          <w:divBdr>
            <w:top w:val="none" w:sz="0" w:space="0" w:color="auto"/>
            <w:left w:val="none" w:sz="0" w:space="0" w:color="auto"/>
            <w:bottom w:val="none" w:sz="0" w:space="0" w:color="auto"/>
            <w:right w:val="none" w:sz="0" w:space="0" w:color="auto"/>
          </w:divBdr>
        </w:div>
        <w:div w:id="1828400978">
          <w:marLeft w:val="640"/>
          <w:marRight w:val="0"/>
          <w:marTop w:val="0"/>
          <w:marBottom w:val="0"/>
          <w:divBdr>
            <w:top w:val="none" w:sz="0" w:space="0" w:color="auto"/>
            <w:left w:val="none" w:sz="0" w:space="0" w:color="auto"/>
            <w:bottom w:val="none" w:sz="0" w:space="0" w:color="auto"/>
            <w:right w:val="none" w:sz="0" w:space="0" w:color="auto"/>
          </w:divBdr>
        </w:div>
        <w:div w:id="1983345922">
          <w:marLeft w:val="640"/>
          <w:marRight w:val="0"/>
          <w:marTop w:val="0"/>
          <w:marBottom w:val="0"/>
          <w:divBdr>
            <w:top w:val="none" w:sz="0" w:space="0" w:color="auto"/>
            <w:left w:val="none" w:sz="0" w:space="0" w:color="auto"/>
            <w:bottom w:val="none" w:sz="0" w:space="0" w:color="auto"/>
            <w:right w:val="none" w:sz="0" w:space="0" w:color="auto"/>
          </w:divBdr>
        </w:div>
        <w:div w:id="1992364064">
          <w:marLeft w:val="640"/>
          <w:marRight w:val="0"/>
          <w:marTop w:val="0"/>
          <w:marBottom w:val="0"/>
          <w:divBdr>
            <w:top w:val="none" w:sz="0" w:space="0" w:color="auto"/>
            <w:left w:val="none" w:sz="0" w:space="0" w:color="auto"/>
            <w:bottom w:val="none" w:sz="0" w:space="0" w:color="auto"/>
            <w:right w:val="none" w:sz="0" w:space="0" w:color="auto"/>
          </w:divBdr>
        </w:div>
        <w:div w:id="2027829947">
          <w:marLeft w:val="640"/>
          <w:marRight w:val="0"/>
          <w:marTop w:val="0"/>
          <w:marBottom w:val="0"/>
          <w:divBdr>
            <w:top w:val="none" w:sz="0" w:space="0" w:color="auto"/>
            <w:left w:val="none" w:sz="0" w:space="0" w:color="auto"/>
            <w:bottom w:val="none" w:sz="0" w:space="0" w:color="auto"/>
            <w:right w:val="none" w:sz="0" w:space="0" w:color="auto"/>
          </w:divBdr>
        </w:div>
      </w:divsChild>
    </w:div>
    <w:div w:id="241722797">
      <w:bodyDiv w:val="1"/>
      <w:marLeft w:val="0"/>
      <w:marRight w:val="0"/>
      <w:marTop w:val="0"/>
      <w:marBottom w:val="0"/>
      <w:divBdr>
        <w:top w:val="none" w:sz="0" w:space="0" w:color="auto"/>
        <w:left w:val="none" w:sz="0" w:space="0" w:color="auto"/>
        <w:bottom w:val="none" w:sz="0" w:space="0" w:color="auto"/>
        <w:right w:val="none" w:sz="0" w:space="0" w:color="auto"/>
      </w:divBdr>
    </w:div>
    <w:div w:id="241791838">
      <w:bodyDiv w:val="1"/>
      <w:marLeft w:val="0"/>
      <w:marRight w:val="0"/>
      <w:marTop w:val="0"/>
      <w:marBottom w:val="0"/>
      <w:divBdr>
        <w:top w:val="none" w:sz="0" w:space="0" w:color="auto"/>
        <w:left w:val="none" w:sz="0" w:space="0" w:color="auto"/>
        <w:bottom w:val="none" w:sz="0" w:space="0" w:color="auto"/>
        <w:right w:val="none" w:sz="0" w:space="0" w:color="auto"/>
      </w:divBdr>
    </w:div>
    <w:div w:id="242186465">
      <w:bodyDiv w:val="1"/>
      <w:marLeft w:val="0"/>
      <w:marRight w:val="0"/>
      <w:marTop w:val="0"/>
      <w:marBottom w:val="0"/>
      <w:divBdr>
        <w:top w:val="none" w:sz="0" w:space="0" w:color="auto"/>
        <w:left w:val="none" w:sz="0" w:space="0" w:color="auto"/>
        <w:bottom w:val="none" w:sz="0" w:space="0" w:color="auto"/>
        <w:right w:val="none" w:sz="0" w:space="0" w:color="auto"/>
      </w:divBdr>
    </w:div>
    <w:div w:id="242491942">
      <w:bodyDiv w:val="1"/>
      <w:marLeft w:val="0"/>
      <w:marRight w:val="0"/>
      <w:marTop w:val="0"/>
      <w:marBottom w:val="0"/>
      <w:divBdr>
        <w:top w:val="none" w:sz="0" w:space="0" w:color="auto"/>
        <w:left w:val="none" w:sz="0" w:space="0" w:color="auto"/>
        <w:bottom w:val="none" w:sz="0" w:space="0" w:color="auto"/>
        <w:right w:val="none" w:sz="0" w:space="0" w:color="auto"/>
      </w:divBdr>
    </w:div>
    <w:div w:id="243144804">
      <w:bodyDiv w:val="1"/>
      <w:marLeft w:val="0"/>
      <w:marRight w:val="0"/>
      <w:marTop w:val="0"/>
      <w:marBottom w:val="0"/>
      <w:divBdr>
        <w:top w:val="none" w:sz="0" w:space="0" w:color="auto"/>
        <w:left w:val="none" w:sz="0" w:space="0" w:color="auto"/>
        <w:bottom w:val="none" w:sz="0" w:space="0" w:color="auto"/>
        <w:right w:val="none" w:sz="0" w:space="0" w:color="auto"/>
      </w:divBdr>
    </w:div>
    <w:div w:id="243227886">
      <w:bodyDiv w:val="1"/>
      <w:marLeft w:val="0"/>
      <w:marRight w:val="0"/>
      <w:marTop w:val="0"/>
      <w:marBottom w:val="0"/>
      <w:divBdr>
        <w:top w:val="none" w:sz="0" w:space="0" w:color="auto"/>
        <w:left w:val="none" w:sz="0" w:space="0" w:color="auto"/>
        <w:bottom w:val="none" w:sz="0" w:space="0" w:color="auto"/>
        <w:right w:val="none" w:sz="0" w:space="0" w:color="auto"/>
      </w:divBdr>
    </w:div>
    <w:div w:id="243300592">
      <w:bodyDiv w:val="1"/>
      <w:marLeft w:val="0"/>
      <w:marRight w:val="0"/>
      <w:marTop w:val="0"/>
      <w:marBottom w:val="0"/>
      <w:divBdr>
        <w:top w:val="none" w:sz="0" w:space="0" w:color="auto"/>
        <w:left w:val="none" w:sz="0" w:space="0" w:color="auto"/>
        <w:bottom w:val="none" w:sz="0" w:space="0" w:color="auto"/>
        <w:right w:val="none" w:sz="0" w:space="0" w:color="auto"/>
      </w:divBdr>
    </w:div>
    <w:div w:id="243496420">
      <w:bodyDiv w:val="1"/>
      <w:marLeft w:val="0"/>
      <w:marRight w:val="0"/>
      <w:marTop w:val="0"/>
      <w:marBottom w:val="0"/>
      <w:divBdr>
        <w:top w:val="none" w:sz="0" w:space="0" w:color="auto"/>
        <w:left w:val="none" w:sz="0" w:space="0" w:color="auto"/>
        <w:bottom w:val="none" w:sz="0" w:space="0" w:color="auto"/>
        <w:right w:val="none" w:sz="0" w:space="0" w:color="auto"/>
      </w:divBdr>
    </w:div>
    <w:div w:id="244268694">
      <w:bodyDiv w:val="1"/>
      <w:marLeft w:val="0"/>
      <w:marRight w:val="0"/>
      <w:marTop w:val="0"/>
      <w:marBottom w:val="0"/>
      <w:divBdr>
        <w:top w:val="none" w:sz="0" w:space="0" w:color="auto"/>
        <w:left w:val="none" w:sz="0" w:space="0" w:color="auto"/>
        <w:bottom w:val="none" w:sz="0" w:space="0" w:color="auto"/>
        <w:right w:val="none" w:sz="0" w:space="0" w:color="auto"/>
      </w:divBdr>
    </w:div>
    <w:div w:id="244345450">
      <w:bodyDiv w:val="1"/>
      <w:marLeft w:val="0"/>
      <w:marRight w:val="0"/>
      <w:marTop w:val="0"/>
      <w:marBottom w:val="0"/>
      <w:divBdr>
        <w:top w:val="none" w:sz="0" w:space="0" w:color="auto"/>
        <w:left w:val="none" w:sz="0" w:space="0" w:color="auto"/>
        <w:bottom w:val="none" w:sz="0" w:space="0" w:color="auto"/>
        <w:right w:val="none" w:sz="0" w:space="0" w:color="auto"/>
      </w:divBdr>
    </w:div>
    <w:div w:id="244415421">
      <w:bodyDiv w:val="1"/>
      <w:marLeft w:val="0"/>
      <w:marRight w:val="0"/>
      <w:marTop w:val="0"/>
      <w:marBottom w:val="0"/>
      <w:divBdr>
        <w:top w:val="none" w:sz="0" w:space="0" w:color="auto"/>
        <w:left w:val="none" w:sz="0" w:space="0" w:color="auto"/>
        <w:bottom w:val="none" w:sz="0" w:space="0" w:color="auto"/>
        <w:right w:val="none" w:sz="0" w:space="0" w:color="auto"/>
      </w:divBdr>
    </w:div>
    <w:div w:id="244652904">
      <w:bodyDiv w:val="1"/>
      <w:marLeft w:val="0"/>
      <w:marRight w:val="0"/>
      <w:marTop w:val="0"/>
      <w:marBottom w:val="0"/>
      <w:divBdr>
        <w:top w:val="none" w:sz="0" w:space="0" w:color="auto"/>
        <w:left w:val="none" w:sz="0" w:space="0" w:color="auto"/>
        <w:bottom w:val="none" w:sz="0" w:space="0" w:color="auto"/>
        <w:right w:val="none" w:sz="0" w:space="0" w:color="auto"/>
      </w:divBdr>
    </w:div>
    <w:div w:id="244732588">
      <w:bodyDiv w:val="1"/>
      <w:marLeft w:val="0"/>
      <w:marRight w:val="0"/>
      <w:marTop w:val="0"/>
      <w:marBottom w:val="0"/>
      <w:divBdr>
        <w:top w:val="none" w:sz="0" w:space="0" w:color="auto"/>
        <w:left w:val="none" w:sz="0" w:space="0" w:color="auto"/>
        <w:bottom w:val="none" w:sz="0" w:space="0" w:color="auto"/>
        <w:right w:val="none" w:sz="0" w:space="0" w:color="auto"/>
      </w:divBdr>
    </w:div>
    <w:div w:id="245498610">
      <w:bodyDiv w:val="1"/>
      <w:marLeft w:val="0"/>
      <w:marRight w:val="0"/>
      <w:marTop w:val="0"/>
      <w:marBottom w:val="0"/>
      <w:divBdr>
        <w:top w:val="none" w:sz="0" w:space="0" w:color="auto"/>
        <w:left w:val="none" w:sz="0" w:space="0" w:color="auto"/>
        <w:bottom w:val="none" w:sz="0" w:space="0" w:color="auto"/>
        <w:right w:val="none" w:sz="0" w:space="0" w:color="auto"/>
      </w:divBdr>
    </w:div>
    <w:div w:id="245724945">
      <w:bodyDiv w:val="1"/>
      <w:marLeft w:val="0"/>
      <w:marRight w:val="0"/>
      <w:marTop w:val="0"/>
      <w:marBottom w:val="0"/>
      <w:divBdr>
        <w:top w:val="none" w:sz="0" w:space="0" w:color="auto"/>
        <w:left w:val="none" w:sz="0" w:space="0" w:color="auto"/>
        <w:bottom w:val="none" w:sz="0" w:space="0" w:color="auto"/>
        <w:right w:val="none" w:sz="0" w:space="0" w:color="auto"/>
      </w:divBdr>
    </w:div>
    <w:div w:id="245959526">
      <w:bodyDiv w:val="1"/>
      <w:marLeft w:val="0"/>
      <w:marRight w:val="0"/>
      <w:marTop w:val="0"/>
      <w:marBottom w:val="0"/>
      <w:divBdr>
        <w:top w:val="none" w:sz="0" w:space="0" w:color="auto"/>
        <w:left w:val="none" w:sz="0" w:space="0" w:color="auto"/>
        <w:bottom w:val="none" w:sz="0" w:space="0" w:color="auto"/>
        <w:right w:val="none" w:sz="0" w:space="0" w:color="auto"/>
      </w:divBdr>
    </w:div>
    <w:div w:id="246618791">
      <w:bodyDiv w:val="1"/>
      <w:marLeft w:val="0"/>
      <w:marRight w:val="0"/>
      <w:marTop w:val="0"/>
      <w:marBottom w:val="0"/>
      <w:divBdr>
        <w:top w:val="none" w:sz="0" w:space="0" w:color="auto"/>
        <w:left w:val="none" w:sz="0" w:space="0" w:color="auto"/>
        <w:bottom w:val="none" w:sz="0" w:space="0" w:color="auto"/>
        <w:right w:val="none" w:sz="0" w:space="0" w:color="auto"/>
      </w:divBdr>
    </w:div>
    <w:div w:id="246623748">
      <w:bodyDiv w:val="1"/>
      <w:marLeft w:val="0"/>
      <w:marRight w:val="0"/>
      <w:marTop w:val="0"/>
      <w:marBottom w:val="0"/>
      <w:divBdr>
        <w:top w:val="none" w:sz="0" w:space="0" w:color="auto"/>
        <w:left w:val="none" w:sz="0" w:space="0" w:color="auto"/>
        <w:bottom w:val="none" w:sz="0" w:space="0" w:color="auto"/>
        <w:right w:val="none" w:sz="0" w:space="0" w:color="auto"/>
      </w:divBdr>
    </w:div>
    <w:div w:id="248195829">
      <w:bodyDiv w:val="1"/>
      <w:marLeft w:val="0"/>
      <w:marRight w:val="0"/>
      <w:marTop w:val="0"/>
      <w:marBottom w:val="0"/>
      <w:divBdr>
        <w:top w:val="none" w:sz="0" w:space="0" w:color="auto"/>
        <w:left w:val="none" w:sz="0" w:space="0" w:color="auto"/>
        <w:bottom w:val="none" w:sz="0" w:space="0" w:color="auto"/>
        <w:right w:val="none" w:sz="0" w:space="0" w:color="auto"/>
      </w:divBdr>
    </w:div>
    <w:div w:id="248274977">
      <w:bodyDiv w:val="1"/>
      <w:marLeft w:val="0"/>
      <w:marRight w:val="0"/>
      <w:marTop w:val="0"/>
      <w:marBottom w:val="0"/>
      <w:divBdr>
        <w:top w:val="none" w:sz="0" w:space="0" w:color="auto"/>
        <w:left w:val="none" w:sz="0" w:space="0" w:color="auto"/>
        <w:bottom w:val="none" w:sz="0" w:space="0" w:color="auto"/>
        <w:right w:val="none" w:sz="0" w:space="0" w:color="auto"/>
      </w:divBdr>
    </w:div>
    <w:div w:id="249580808">
      <w:bodyDiv w:val="1"/>
      <w:marLeft w:val="0"/>
      <w:marRight w:val="0"/>
      <w:marTop w:val="0"/>
      <w:marBottom w:val="0"/>
      <w:divBdr>
        <w:top w:val="none" w:sz="0" w:space="0" w:color="auto"/>
        <w:left w:val="none" w:sz="0" w:space="0" w:color="auto"/>
        <w:bottom w:val="none" w:sz="0" w:space="0" w:color="auto"/>
        <w:right w:val="none" w:sz="0" w:space="0" w:color="auto"/>
      </w:divBdr>
    </w:div>
    <w:div w:id="249582751">
      <w:bodyDiv w:val="1"/>
      <w:marLeft w:val="0"/>
      <w:marRight w:val="0"/>
      <w:marTop w:val="0"/>
      <w:marBottom w:val="0"/>
      <w:divBdr>
        <w:top w:val="none" w:sz="0" w:space="0" w:color="auto"/>
        <w:left w:val="none" w:sz="0" w:space="0" w:color="auto"/>
        <w:bottom w:val="none" w:sz="0" w:space="0" w:color="auto"/>
        <w:right w:val="none" w:sz="0" w:space="0" w:color="auto"/>
      </w:divBdr>
    </w:div>
    <w:div w:id="249892497">
      <w:bodyDiv w:val="1"/>
      <w:marLeft w:val="0"/>
      <w:marRight w:val="0"/>
      <w:marTop w:val="0"/>
      <w:marBottom w:val="0"/>
      <w:divBdr>
        <w:top w:val="none" w:sz="0" w:space="0" w:color="auto"/>
        <w:left w:val="none" w:sz="0" w:space="0" w:color="auto"/>
        <w:bottom w:val="none" w:sz="0" w:space="0" w:color="auto"/>
        <w:right w:val="none" w:sz="0" w:space="0" w:color="auto"/>
      </w:divBdr>
    </w:div>
    <w:div w:id="250043895">
      <w:bodyDiv w:val="1"/>
      <w:marLeft w:val="0"/>
      <w:marRight w:val="0"/>
      <w:marTop w:val="0"/>
      <w:marBottom w:val="0"/>
      <w:divBdr>
        <w:top w:val="none" w:sz="0" w:space="0" w:color="auto"/>
        <w:left w:val="none" w:sz="0" w:space="0" w:color="auto"/>
        <w:bottom w:val="none" w:sz="0" w:space="0" w:color="auto"/>
        <w:right w:val="none" w:sz="0" w:space="0" w:color="auto"/>
      </w:divBdr>
    </w:div>
    <w:div w:id="250159414">
      <w:bodyDiv w:val="1"/>
      <w:marLeft w:val="0"/>
      <w:marRight w:val="0"/>
      <w:marTop w:val="0"/>
      <w:marBottom w:val="0"/>
      <w:divBdr>
        <w:top w:val="none" w:sz="0" w:space="0" w:color="auto"/>
        <w:left w:val="none" w:sz="0" w:space="0" w:color="auto"/>
        <w:bottom w:val="none" w:sz="0" w:space="0" w:color="auto"/>
        <w:right w:val="none" w:sz="0" w:space="0" w:color="auto"/>
      </w:divBdr>
    </w:div>
    <w:div w:id="250360859">
      <w:bodyDiv w:val="1"/>
      <w:marLeft w:val="0"/>
      <w:marRight w:val="0"/>
      <w:marTop w:val="0"/>
      <w:marBottom w:val="0"/>
      <w:divBdr>
        <w:top w:val="none" w:sz="0" w:space="0" w:color="auto"/>
        <w:left w:val="none" w:sz="0" w:space="0" w:color="auto"/>
        <w:bottom w:val="none" w:sz="0" w:space="0" w:color="auto"/>
        <w:right w:val="none" w:sz="0" w:space="0" w:color="auto"/>
      </w:divBdr>
    </w:div>
    <w:div w:id="250747711">
      <w:bodyDiv w:val="1"/>
      <w:marLeft w:val="0"/>
      <w:marRight w:val="0"/>
      <w:marTop w:val="0"/>
      <w:marBottom w:val="0"/>
      <w:divBdr>
        <w:top w:val="none" w:sz="0" w:space="0" w:color="auto"/>
        <w:left w:val="none" w:sz="0" w:space="0" w:color="auto"/>
        <w:bottom w:val="none" w:sz="0" w:space="0" w:color="auto"/>
        <w:right w:val="none" w:sz="0" w:space="0" w:color="auto"/>
      </w:divBdr>
    </w:div>
    <w:div w:id="250748271">
      <w:bodyDiv w:val="1"/>
      <w:marLeft w:val="0"/>
      <w:marRight w:val="0"/>
      <w:marTop w:val="0"/>
      <w:marBottom w:val="0"/>
      <w:divBdr>
        <w:top w:val="none" w:sz="0" w:space="0" w:color="auto"/>
        <w:left w:val="none" w:sz="0" w:space="0" w:color="auto"/>
        <w:bottom w:val="none" w:sz="0" w:space="0" w:color="auto"/>
        <w:right w:val="none" w:sz="0" w:space="0" w:color="auto"/>
      </w:divBdr>
    </w:div>
    <w:div w:id="251595051">
      <w:bodyDiv w:val="1"/>
      <w:marLeft w:val="0"/>
      <w:marRight w:val="0"/>
      <w:marTop w:val="0"/>
      <w:marBottom w:val="0"/>
      <w:divBdr>
        <w:top w:val="none" w:sz="0" w:space="0" w:color="auto"/>
        <w:left w:val="none" w:sz="0" w:space="0" w:color="auto"/>
        <w:bottom w:val="none" w:sz="0" w:space="0" w:color="auto"/>
        <w:right w:val="none" w:sz="0" w:space="0" w:color="auto"/>
      </w:divBdr>
    </w:div>
    <w:div w:id="251939721">
      <w:bodyDiv w:val="1"/>
      <w:marLeft w:val="0"/>
      <w:marRight w:val="0"/>
      <w:marTop w:val="0"/>
      <w:marBottom w:val="0"/>
      <w:divBdr>
        <w:top w:val="none" w:sz="0" w:space="0" w:color="auto"/>
        <w:left w:val="none" w:sz="0" w:space="0" w:color="auto"/>
        <w:bottom w:val="none" w:sz="0" w:space="0" w:color="auto"/>
        <w:right w:val="none" w:sz="0" w:space="0" w:color="auto"/>
      </w:divBdr>
    </w:div>
    <w:div w:id="252204874">
      <w:bodyDiv w:val="1"/>
      <w:marLeft w:val="0"/>
      <w:marRight w:val="0"/>
      <w:marTop w:val="0"/>
      <w:marBottom w:val="0"/>
      <w:divBdr>
        <w:top w:val="none" w:sz="0" w:space="0" w:color="auto"/>
        <w:left w:val="none" w:sz="0" w:space="0" w:color="auto"/>
        <w:bottom w:val="none" w:sz="0" w:space="0" w:color="auto"/>
        <w:right w:val="none" w:sz="0" w:space="0" w:color="auto"/>
      </w:divBdr>
    </w:div>
    <w:div w:id="252671676">
      <w:bodyDiv w:val="1"/>
      <w:marLeft w:val="0"/>
      <w:marRight w:val="0"/>
      <w:marTop w:val="0"/>
      <w:marBottom w:val="0"/>
      <w:divBdr>
        <w:top w:val="none" w:sz="0" w:space="0" w:color="auto"/>
        <w:left w:val="none" w:sz="0" w:space="0" w:color="auto"/>
        <w:bottom w:val="none" w:sz="0" w:space="0" w:color="auto"/>
        <w:right w:val="none" w:sz="0" w:space="0" w:color="auto"/>
      </w:divBdr>
    </w:div>
    <w:div w:id="254436904">
      <w:bodyDiv w:val="1"/>
      <w:marLeft w:val="0"/>
      <w:marRight w:val="0"/>
      <w:marTop w:val="0"/>
      <w:marBottom w:val="0"/>
      <w:divBdr>
        <w:top w:val="none" w:sz="0" w:space="0" w:color="auto"/>
        <w:left w:val="none" w:sz="0" w:space="0" w:color="auto"/>
        <w:bottom w:val="none" w:sz="0" w:space="0" w:color="auto"/>
        <w:right w:val="none" w:sz="0" w:space="0" w:color="auto"/>
      </w:divBdr>
    </w:div>
    <w:div w:id="254948468">
      <w:bodyDiv w:val="1"/>
      <w:marLeft w:val="0"/>
      <w:marRight w:val="0"/>
      <w:marTop w:val="0"/>
      <w:marBottom w:val="0"/>
      <w:divBdr>
        <w:top w:val="none" w:sz="0" w:space="0" w:color="auto"/>
        <w:left w:val="none" w:sz="0" w:space="0" w:color="auto"/>
        <w:bottom w:val="none" w:sz="0" w:space="0" w:color="auto"/>
        <w:right w:val="none" w:sz="0" w:space="0" w:color="auto"/>
      </w:divBdr>
    </w:div>
    <w:div w:id="255407833">
      <w:bodyDiv w:val="1"/>
      <w:marLeft w:val="0"/>
      <w:marRight w:val="0"/>
      <w:marTop w:val="0"/>
      <w:marBottom w:val="0"/>
      <w:divBdr>
        <w:top w:val="none" w:sz="0" w:space="0" w:color="auto"/>
        <w:left w:val="none" w:sz="0" w:space="0" w:color="auto"/>
        <w:bottom w:val="none" w:sz="0" w:space="0" w:color="auto"/>
        <w:right w:val="none" w:sz="0" w:space="0" w:color="auto"/>
      </w:divBdr>
    </w:div>
    <w:div w:id="255528869">
      <w:bodyDiv w:val="1"/>
      <w:marLeft w:val="0"/>
      <w:marRight w:val="0"/>
      <w:marTop w:val="0"/>
      <w:marBottom w:val="0"/>
      <w:divBdr>
        <w:top w:val="none" w:sz="0" w:space="0" w:color="auto"/>
        <w:left w:val="none" w:sz="0" w:space="0" w:color="auto"/>
        <w:bottom w:val="none" w:sz="0" w:space="0" w:color="auto"/>
        <w:right w:val="none" w:sz="0" w:space="0" w:color="auto"/>
      </w:divBdr>
    </w:div>
    <w:div w:id="255749878">
      <w:bodyDiv w:val="1"/>
      <w:marLeft w:val="0"/>
      <w:marRight w:val="0"/>
      <w:marTop w:val="0"/>
      <w:marBottom w:val="0"/>
      <w:divBdr>
        <w:top w:val="none" w:sz="0" w:space="0" w:color="auto"/>
        <w:left w:val="none" w:sz="0" w:space="0" w:color="auto"/>
        <w:bottom w:val="none" w:sz="0" w:space="0" w:color="auto"/>
        <w:right w:val="none" w:sz="0" w:space="0" w:color="auto"/>
      </w:divBdr>
    </w:div>
    <w:div w:id="256252302">
      <w:bodyDiv w:val="1"/>
      <w:marLeft w:val="0"/>
      <w:marRight w:val="0"/>
      <w:marTop w:val="0"/>
      <w:marBottom w:val="0"/>
      <w:divBdr>
        <w:top w:val="none" w:sz="0" w:space="0" w:color="auto"/>
        <w:left w:val="none" w:sz="0" w:space="0" w:color="auto"/>
        <w:bottom w:val="none" w:sz="0" w:space="0" w:color="auto"/>
        <w:right w:val="none" w:sz="0" w:space="0" w:color="auto"/>
      </w:divBdr>
    </w:div>
    <w:div w:id="257057514">
      <w:bodyDiv w:val="1"/>
      <w:marLeft w:val="0"/>
      <w:marRight w:val="0"/>
      <w:marTop w:val="0"/>
      <w:marBottom w:val="0"/>
      <w:divBdr>
        <w:top w:val="none" w:sz="0" w:space="0" w:color="auto"/>
        <w:left w:val="none" w:sz="0" w:space="0" w:color="auto"/>
        <w:bottom w:val="none" w:sz="0" w:space="0" w:color="auto"/>
        <w:right w:val="none" w:sz="0" w:space="0" w:color="auto"/>
      </w:divBdr>
    </w:div>
    <w:div w:id="257060884">
      <w:bodyDiv w:val="1"/>
      <w:marLeft w:val="0"/>
      <w:marRight w:val="0"/>
      <w:marTop w:val="0"/>
      <w:marBottom w:val="0"/>
      <w:divBdr>
        <w:top w:val="none" w:sz="0" w:space="0" w:color="auto"/>
        <w:left w:val="none" w:sz="0" w:space="0" w:color="auto"/>
        <w:bottom w:val="none" w:sz="0" w:space="0" w:color="auto"/>
        <w:right w:val="none" w:sz="0" w:space="0" w:color="auto"/>
      </w:divBdr>
    </w:div>
    <w:div w:id="257325326">
      <w:bodyDiv w:val="1"/>
      <w:marLeft w:val="0"/>
      <w:marRight w:val="0"/>
      <w:marTop w:val="0"/>
      <w:marBottom w:val="0"/>
      <w:divBdr>
        <w:top w:val="none" w:sz="0" w:space="0" w:color="auto"/>
        <w:left w:val="none" w:sz="0" w:space="0" w:color="auto"/>
        <w:bottom w:val="none" w:sz="0" w:space="0" w:color="auto"/>
        <w:right w:val="none" w:sz="0" w:space="0" w:color="auto"/>
      </w:divBdr>
    </w:div>
    <w:div w:id="257645130">
      <w:bodyDiv w:val="1"/>
      <w:marLeft w:val="0"/>
      <w:marRight w:val="0"/>
      <w:marTop w:val="0"/>
      <w:marBottom w:val="0"/>
      <w:divBdr>
        <w:top w:val="none" w:sz="0" w:space="0" w:color="auto"/>
        <w:left w:val="none" w:sz="0" w:space="0" w:color="auto"/>
        <w:bottom w:val="none" w:sz="0" w:space="0" w:color="auto"/>
        <w:right w:val="none" w:sz="0" w:space="0" w:color="auto"/>
      </w:divBdr>
    </w:div>
    <w:div w:id="257718732">
      <w:bodyDiv w:val="1"/>
      <w:marLeft w:val="0"/>
      <w:marRight w:val="0"/>
      <w:marTop w:val="0"/>
      <w:marBottom w:val="0"/>
      <w:divBdr>
        <w:top w:val="none" w:sz="0" w:space="0" w:color="auto"/>
        <w:left w:val="none" w:sz="0" w:space="0" w:color="auto"/>
        <w:bottom w:val="none" w:sz="0" w:space="0" w:color="auto"/>
        <w:right w:val="none" w:sz="0" w:space="0" w:color="auto"/>
      </w:divBdr>
    </w:div>
    <w:div w:id="257913136">
      <w:bodyDiv w:val="1"/>
      <w:marLeft w:val="0"/>
      <w:marRight w:val="0"/>
      <w:marTop w:val="0"/>
      <w:marBottom w:val="0"/>
      <w:divBdr>
        <w:top w:val="none" w:sz="0" w:space="0" w:color="auto"/>
        <w:left w:val="none" w:sz="0" w:space="0" w:color="auto"/>
        <w:bottom w:val="none" w:sz="0" w:space="0" w:color="auto"/>
        <w:right w:val="none" w:sz="0" w:space="0" w:color="auto"/>
      </w:divBdr>
    </w:div>
    <w:div w:id="258216513">
      <w:bodyDiv w:val="1"/>
      <w:marLeft w:val="0"/>
      <w:marRight w:val="0"/>
      <w:marTop w:val="0"/>
      <w:marBottom w:val="0"/>
      <w:divBdr>
        <w:top w:val="none" w:sz="0" w:space="0" w:color="auto"/>
        <w:left w:val="none" w:sz="0" w:space="0" w:color="auto"/>
        <w:bottom w:val="none" w:sz="0" w:space="0" w:color="auto"/>
        <w:right w:val="none" w:sz="0" w:space="0" w:color="auto"/>
      </w:divBdr>
    </w:div>
    <w:div w:id="258414766">
      <w:bodyDiv w:val="1"/>
      <w:marLeft w:val="0"/>
      <w:marRight w:val="0"/>
      <w:marTop w:val="0"/>
      <w:marBottom w:val="0"/>
      <w:divBdr>
        <w:top w:val="none" w:sz="0" w:space="0" w:color="auto"/>
        <w:left w:val="none" w:sz="0" w:space="0" w:color="auto"/>
        <w:bottom w:val="none" w:sz="0" w:space="0" w:color="auto"/>
        <w:right w:val="none" w:sz="0" w:space="0" w:color="auto"/>
      </w:divBdr>
    </w:div>
    <w:div w:id="258485192">
      <w:bodyDiv w:val="1"/>
      <w:marLeft w:val="0"/>
      <w:marRight w:val="0"/>
      <w:marTop w:val="0"/>
      <w:marBottom w:val="0"/>
      <w:divBdr>
        <w:top w:val="none" w:sz="0" w:space="0" w:color="auto"/>
        <w:left w:val="none" w:sz="0" w:space="0" w:color="auto"/>
        <w:bottom w:val="none" w:sz="0" w:space="0" w:color="auto"/>
        <w:right w:val="none" w:sz="0" w:space="0" w:color="auto"/>
      </w:divBdr>
    </w:div>
    <w:div w:id="258829823">
      <w:bodyDiv w:val="1"/>
      <w:marLeft w:val="0"/>
      <w:marRight w:val="0"/>
      <w:marTop w:val="0"/>
      <w:marBottom w:val="0"/>
      <w:divBdr>
        <w:top w:val="none" w:sz="0" w:space="0" w:color="auto"/>
        <w:left w:val="none" w:sz="0" w:space="0" w:color="auto"/>
        <w:bottom w:val="none" w:sz="0" w:space="0" w:color="auto"/>
        <w:right w:val="none" w:sz="0" w:space="0" w:color="auto"/>
      </w:divBdr>
    </w:div>
    <w:div w:id="259608265">
      <w:bodyDiv w:val="1"/>
      <w:marLeft w:val="0"/>
      <w:marRight w:val="0"/>
      <w:marTop w:val="0"/>
      <w:marBottom w:val="0"/>
      <w:divBdr>
        <w:top w:val="none" w:sz="0" w:space="0" w:color="auto"/>
        <w:left w:val="none" w:sz="0" w:space="0" w:color="auto"/>
        <w:bottom w:val="none" w:sz="0" w:space="0" w:color="auto"/>
        <w:right w:val="none" w:sz="0" w:space="0" w:color="auto"/>
      </w:divBdr>
    </w:div>
    <w:div w:id="259873703">
      <w:bodyDiv w:val="1"/>
      <w:marLeft w:val="0"/>
      <w:marRight w:val="0"/>
      <w:marTop w:val="0"/>
      <w:marBottom w:val="0"/>
      <w:divBdr>
        <w:top w:val="none" w:sz="0" w:space="0" w:color="auto"/>
        <w:left w:val="none" w:sz="0" w:space="0" w:color="auto"/>
        <w:bottom w:val="none" w:sz="0" w:space="0" w:color="auto"/>
        <w:right w:val="none" w:sz="0" w:space="0" w:color="auto"/>
      </w:divBdr>
    </w:div>
    <w:div w:id="260459907">
      <w:bodyDiv w:val="1"/>
      <w:marLeft w:val="0"/>
      <w:marRight w:val="0"/>
      <w:marTop w:val="0"/>
      <w:marBottom w:val="0"/>
      <w:divBdr>
        <w:top w:val="none" w:sz="0" w:space="0" w:color="auto"/>
        <w:left w:val="none" w:sz="0" w:space="0" w:color="auto"/>
        <w:bottom w:val="none" w:sz="0" w:space="0" w:color="auto"/>
        <w:right w:val="none" w:sz="0" w:space="0" w:color="auto"/>
      </w:divBdr>
    </w:div>
    <w:div w:id="260992274">
      <w:bodyDiv w:val="1"/>
      <w:marLeft w:val="0"/>
      <w:marRight w:val="0"/>
      <w:marTop w:val="0"/>
      <w:marBottom w:val="0"/>
      <w:divBdr>
        <w:top w:val="none" w:sz="0" w:space="0" w:color="auto"/>
        <w:left w:val="none" w:sz="0" w:space="0" w:color="auto"/>
        <w:bottom w:val="none" w:sz="0" w:space="0" w:color="auto"/>
        <w:right w:val="none" w:sz="0" w:space="0" w:color="auto"/>
      </w:divBdr>
    </w:div>
    <w:div w:id="261650105">
      <w:bodyDiv w:val="1"/>
      <w:marLeft w:val="0"/>
      <w:marRight w:val="0"/>
      <w:marTop w:val="0"/>
      <w:marBottom w:val="0"/>
      <w:divBdr>
        <w:top w:val="none" w:sz="0" w:space="0" w:color="auto"/>
        <w:left w:val="none" w:sz="0" w:space="0" w:color="auto"/>
        <w:bottom w:val="none" w:sz="0" w:space="0" w:color="auto"/>
        <w:right w:val="none" w:sz="0" w:space="0" w:color="auto"/>
      </w:divBdr>
    </w:div>
    <w:div w:id="261762795">
      <w:bodyDiv w:val="1"/>
      <w:marLeft w:val="0"/>
      <w:marRight w:val="0"/>
      <w:marTop w:val="0"/>
      <w:marBottom w:val="0"/>
      <w:divBdr>
        <w:top w:val="none" w:sz="0" w:space="0" w:color="auto"/>
        <w:left w:val="none" w:sz="0" w:space="0" w:color="auto"/>
        <w:bottom w:val="none" w:sz="0" w:space="0" w:color="auto"/>
        <w:right w:val="none" w:sz="0" w:space="0" w:color="auto"/>
      </w:divBdr>
    </w:div>
    <w:div w:id="261912748">
      <w:bodyDiv w:val="1"/>
      <w:marLeft w:val="0"/>
      <w:marRight w:val="0"/>
      <w:marTop w:val="0"/>
      <w:marBottom w:val="0"/>
      <w:divBdr>
        <w:top w:val="none" w:sz="0" w:space="0" w:color="auto"/>
        <w:left w:val="none" w:sz="0" w:space="0" w:color="auto"/>
        <w:bottom w:val="none" w:sz="0" w:space="0" w:color="auto"/>
        <w:right w:val="none" w:sz="0" w:space="0" w:color="auto"/>
      </w:divBdr>
    </w:div>
    <w:div w:id="262300422">
      <w:bodyDiv w:val="1"/>
      <w:marLeft w:val="0"/>
      <w:marRight w:val="0"/>
      <w:marTop w:val="0"/>
      <w:marBottom w:val="0"/>
      <w:divBdr>
        <w:top w:val="none" w:sz="0" w:space="0" w:color="auto"/>
        <w:left w:val="none" w:sz="0" w:space="0" w:color="auto"/>
        <w:bottom w:val="none" w:sz="0" w:space="0" w:color="auto"/>
        <w:right w:val="none" w:sz="0" w:space="0" w:color="auto"/>
      </w:divBdr>
    </w:div>
    <w:div w:id="262807320">
      <w:bodyDiv w:val="1"/>
      <w:marLeft w:val="0"/>
      <w:marRight w:val="0"/>
      <w:marTop w:val="0"/>
      <w:marBottom w:val="0"/>
      <w:divBdr>
        <w:top w:val="none" w:sz="0" w:space="0" w:color="auto"/>
        <w:left w:val="none" w:sz="0" w:space="0" w:color="auto"/>
        <w:bottom w:val="none" w:sz="0" w:space="0" w:color="auto"/>
        <w:right w:val="none" w:sz="0" w:space="0" w:color="auto"/>
      </w:divBdr>
    </w:div>
    <w:div w:id="263464293">
      <w:bodyDiv w:val="1"/>
      <w:marLeft w:val="0"/>
      <w:marRight w:val="0"/>
      <w:marTop w:val="0"/>
      <w:marBottom w:val="0"/>
      <w:divBdr>
        <w:top w:val="none" w:sz="0" w:space="0" w:color="auto"/>
        <w:left w:val="none" w:sz="0" w:space="0" w:color="auto"/>
        <w:bottom w:val="none" w:sz="0" w:space="0" w:color="auto"/>
        <w:right w:val="none" w:sz="0" w:space="0" w:color="auto"/>
      </w:divBdr>
    </w:div>
    <w:div w:id="263614552">
      <w:bodyDiv w:val="1"/>
      <w:marLeft w:val="0"/>
      <w:marRight w:val="0"/>
      <w:marTop w:val="0"/>
      <w:marBottom w:val="0"/>
      <w:divBdr>
        <w:top w:val="none" w:sz="0" w:space="0" w:color="auto"/>
        <w:left w:val="none" w:sz="0" w:space="0" w:color="auto"/>
        <w:bottom w:val="none" w:sz="0" w:space="0" w:color="auto"/>
        <w:right w:val="none" w:sz="0" w:space="0" w:color="auto"/>
      </w:divBdr>
    </w:div>
    <w:div w:id="263807135">
      <w:bodyDiv w:val="1"/>
      <w:marLeft w:val="0"/>
      <w:marRight w:val="0"/>
      <w:marTop w:val="0"/>
      <w:marBottom w:val="0"/>
      <w:divBdr>
        <w:top w:val="none" w:sz="0" w:space="0" w:color="auto"/>
        <w:left w:val="none" w:sz="0" w:space="0" w:color="auto"/>
        <w:bottom w:val="none" w:sz="0" w:space="0" w:color="auto"/>
        <w:right w:val="none" w:sz="0" w:space="0" w:color="auto"/>
      </w:divBdr>
    </w:div>
    <w:div w:id="264004611">
      <w:bodyDiv w:val="1"/>
      <w:marLeft w:val="0"/>
      <w:marRight w:val="0"/>
      <w:marTop w:val="0"/>
      <w:marBottom w:val="0"/>
      <w:divBdr>
        <w:top w:val="none" w:sz="0" w:space="0" w:color="auto"/>
        <w:left w:val="none" w:sz="0" w:space="0" w:color="auto"/>
        <w:bottom w:val="none" w:sz="0" w:space="0" w:color="auto"/>
        <w:right w:val="none" w:sz="0" w:space="0" w:color="auto"/>
      </w:divBdr>
    </w:div>
    <w:div w:id="265814512">
      <w:bodyDiv w:val="1"/>
      <w:marLeft w:val="0"/>
      <w:marRight w:val="0"/>
      <w:marTop w:val="0"/>
      <w:marBottom w:val="0"/>
      <w:divBdr>
        <w:top w:val="none" w:sz="0" w:space="0" w:color="auto"/>
        <w:left w:val="none" w:sz="0" w:space="0" w:color="auto"/>
        <w:bottom w:val="none" w:sz="0" w:space="0" w:color="auto"/>
        <w:right w:val="none" w:sz="0" w:space="0" w:color="auto"/>
      </w:divBdr>
    </w:div>
    <w:div w:id="266617303">
      <w:bodyDiv w:val="1"/>
      <w:marLeft w:val="0"/>
      <w:marRight w:val="0"/>
      <w:marTop w:val="0"/>
      <w:marBottom w:val="0"/>
      <w:divBdr>
        <w:top w:val="none" w:sz="0" w:space="0" w:color="auto"/>
        <w:left w:val="none" w:sz="0" w:space="0" w:color="auto"/>
        <w:bottom w:val="none" w:sz="0" w:space="0" w:color="auto"/>
        <w:right w:val="none" w:sz="0" w:space="0" w:color="auto"/>
      </w:divBdr>
    </w:div>
    <w:div w:id="267472733">
      <w:bodyDiv w:val="1"/>
      <w:marLeft w:val="0"/>
      <w:marRight w:val="0"/>
      <w:marTop w:val="0"/>
      <w:marBottom w:val="0"/>
      <w:divBdr>
        <w:top w:val="none" w:sz="0" w:space="0" w:color="auto"/>
        <w:left w:val="none" w:sz="0" w:space="0" w:color="auto"/>
        <w:bottom w:val="none" w:sz="0" w:space="0" w:color="auto"/>
        <w:right w:val="none" w:sz="0" w:space="0" w:color="auto"/>
      </w:divBdr>
    </w:div>
    <w:div w:id="267660654">
      <w:bodyDiv w:val="1"/>
      <w:marLeft w:val="0"/>
      <w:marRight w:val="0"/>
      <w:marTop w:val="0"/>
      <w:marBottom w:val="0"/>
      <w:divBdr>
        <w:top w:val="none" w:sz="0" w:space="0" w:color="auto"/>
        <w:left w:val="none" w:sz="0" w:space="0" w:color="auto"/>
        <w:bottom w:val="none" w:sz="0" w:space="0" w:color="auto"/>
        <w:right w:val="none" w:sz="0" w:space="0" w:color="auto"/>
      </w:divBdr>
    </w:div>
    <w:div w:id="267784091">
      <w:bodyDiv w:val="1"/>
      <w:marLeft w:val="0"/>
      <w:marRight w:val="0"/>
      <w:marTop w:val="0"/>
      <w:marBottom w:val="0"/>
      <w:divBdr>
        <w:top w:val="none" w:sz="0" w:space="0" w:color="auto"/>
        <w:left w:val="none" w:sz="0" w:space="0" w:color="auto"/>
        <w:bottom w:val="none" w:sz="0" w:space="0" w:color="auto"/>
        <w:right w:val="none" w:sz="0" w:space="0" w:color="auto"/>
      </w:divBdr>
    </w:div>
    <w:div w:id="267811319">
      <w:bodyDiv w:val="1"/>
      <w:marLeft w:val="0"/>
      <w:marRight w:val="0"/>
      <w:marTop w:val="0"/>
      <w:marBottom w:val="0"/>
      <w:divBdr>
        <w:top w:val="none" w:sz="0" w:space="0" w:color="auto"/>
        <w:left w:val="none" w:sz="0" w:space="0" w:color="auto"/>
        <w:bottom w:val="none" w:sz="0" w:space="0" w:color="auto"/>
        <w:right w:val="none" w:sz="0" w:space="0" w:color="auto"/>
      </w:divBdr>
    </w:div>
    <w:div w:id="268045535">
      <w:bodyDiv w:val="1"/>
      <w:marLeft w:val="0"/>
      <w:marRight w:val="0"/>
      <w:marTop w:val="0"/>
      <w:marBottom w:val="0"/>
      <w:divBdr>
        <w:top w:val="none" w:sz="0" w:space="0" w:color="auto"/>
        <w:left w:val="none" w:sz="0" w:space="0" w:color="auto"/>
        <w:bottom w:val="none" w:sz="0" w:space="0" w:color="auto"/>
        <w:right w:val="none" w:sz="0" w:space="0" w:color="auto"/>
      </w:divBdr>
    </w:div>
    <w:div w:id="268125933">
      <w:bodyDiv w:val="1"/>
      <w:marLeft w:val="0"/>
      <w:marRight w:val="0"/>
      <w:marTop w:val="0"/>
      <w:marBottom w:val="0"/>
      <w:divBdr>
        <w:top w:val="none" w:sz="0" w:space="0" w:color="auto"/>
        <w:left w:val="none" w:sz="0" w:space="0" w:color="auto"/>
        <w:bottom w:val="none" w:sz="0" w:space="0" w:color="auto"/>
        <w:right w:val="none" w:sz="0" w:space="0" w:color="auto"/>
      </w:divBdr>
    </w:div>
    <w:div w:id="269971629">
      <w:bodyDiv w:val="1"/>
      <w:marLeft w:val="0"/>
      <w:marRight w:val="0"/>
      <w:marTop w:val="0"/>
      <w:marBottom w:val="0"/>
      <w:divBdr>
        <w:top w:val="none" w:sz="0" w:space="0" w:color="auto"/>
        <w:left w:val="none" w:sz="0" w:space="0" w:color="auto"/>
        <w:bottom w:val="none" w:sz="0" w:space="0" w:color="auto"/>
        <w:right w:val="none" w:sz="0" w:space="0" w:color="auto"/>
      </w:divBdr>
    </w:div>
    <w:div w:id="270095058">
      <w:bodyDiv w:val="1"/>
      <w:marLeft w:val="0"/>
      <w:marRight w:val="0"/>
      <w:marTop w:val="0"/>
      <w:marBottom w:val="0"/>
      <w:divBdr>
        <w:top w:val="none" w:sz="0" w:space="0" w:color="auto"/>
        <w:left w:val="none" w:sz="0" w:space="0" w:color="auto"/>
        <w:bottom w:val="none" w:sz="0" w:space="0" w:color="auto"/>
        <w:right w:val="none" w:sz="0" w:space="0" w:color="auto"/>
      </w:divBdr>
    </w:div>
    <w:div w:id="270162455">
      <w:bodyDiv w:val="1"/>
      <w:marLeft w:val="0"/>
      <w:marRight w:val="0"/>
      <w:marTop w:val="0"/>
      <w:marBottom w:val="0"/>
      <w:divBdr>
        <w:top w:val="none" w:sz="0" w:space="0" w:color="auto"/>
        <w:left w:val="none" w:sz="0" w:space="0" w:color="auto"/>
        <w:bottom w:val="none" w:sz="0" w:space="0" w:color="auto"/>
        <w:right w:val="none" w:sz="0" w:space="0" w:color="auto"/>
      </w:divBdr>
    </w:div>
    <w:div w:id="270472617">
      <w:bodyDiv w:val="1"/>
      <w:marLeft w:val="0"/>
      <w:marRight w:val="0"/>
      <w:marTop w:val="0"/>
      <w:marBottom w:val="0"/>
      <w:divBdr>
        <w:top w:val="none" w:sz="0" w:space="0" w:color="auto"/>
        <w:left w:val="none" w:sz="0" w:space="0" w:color="auto"/>
        <w:bottom w:val="none" w:sz="0" w:space="0" w:color="auto"/>
        <w:right w:val="none" w:sz="0" w:space="0" w:color="auto"/>
      </w:divBdr>
    </w:div>
    <w:div w:id="270623407">
      <w:bodyDiv w:val="1"/>
      <w:marLeft w:val="0"/>
      <w:marRight w:val="0"/>
      <w:marTop w:val="0"/>
      <w:marBottom w:val="0"/>
      <w:divBdr>
        <w:top w:val="none" w:sz="0" w:space="0" w:color="auto"/>
        <w:left w:val="none" w:sz="0" w:space="0" w:color="auto"/>
        <w:bottom w:val="none" w:sz="0" w:space="0" w:color="auto"/>
        <w:right w:val="none" w:sz="0" w:space="0" w:color="auto"/>
      </w:divBdr>
    </w:div>
    <w:div w:id="270862103">
      <w:bodyDiv w:val="1"/>
      <w:marLeft w:val="0"/>
      <w:marRight w:val="0"/>
      <w:marTop w:val="0"/>
      <w:marBottom w:val="0"/>
      <w:divBdr>
        <w:top w:val="none" w:sz="0" w:space="0" w:color="auto"/>
        <w:left w:val="none" w:sz="0" w:space="0" w:color="auto"/>
        <w:bottom w:val="none" w:sz="0" w:space="0" w:color="auto"/>
        <w:right w:val="none" w:sz="0" w:space="0" w:color="auto"/>
      </w:divBdr>
    </w:div>
    <w:div w:id="270939791">
      <w:bodyDiv w:val="1"/>
      <w:marLeft w:val="0"/>
      <w:marRight w:val="0"/>
      <w:marTop w:val="0"/>
      <w:marBottom w:val="0"/>
      <w:divBdr>
        <w:top w:val="none" w:sz="0" w:space="0" w:color="auto"/>
        <w:left w:val="none" w:sz="0" w:space="0" w:color="auto"/>
        <w:bottom w:val="none" w:sz="0" w:space="0" w:color="auto"/>
        <w:right w:val="none" w:sz="0" w:space="0" w:color="auto"/>
      </w:divBdr>
    </w:div>
    <w:div w:id="271716764">
      <w:bodyDiv w:val="1"/>
      <w:marLeft w:val="0"/>
      <w:marRight w:val="0"/>
      <w:marTop w:val="0"/>
      <w:marBottom w:val="0"/>
      <w:divBdr>
        <w:top w:val="none" w:sz="0" w:space="0" w:color="auto"/>
        <w:left w:val="none" w:sz="0" w:space="0" w:color="auto"/>
        <w:bottom w:val="none" w:sz="0" w:space="0" w:color="auto"/>
        <w:right w:val="none" w:sz="0" w:space="0" w:color="auto"/>
      </w:divBdr>
    </w:div>
    <w:div w:id="272982040">
      <w:bodyDiv w:val="1"/>
      <w:marLeft w:val="0"/>
      <w:marRight w:val="0"/>
      <w:marTop w:val="0"/>
      <w:marBottom w:val="0"/>
      <w:divBdr>
        <w:top w:val="none" w:sz="0" w:space="0" w:color="auto"/>
        <w:left w:val="none" w:sz="0" w:space="0" w:color="auto"/>
        <w:bottom w:val="none" w:sz="0" w:space="0" w:color="auto"/>
        <w:right w:val="none" w:sz="0" w:space="0" w:color="auto"/>
      </w:divBdr>
    </w:div>
    <w:div w:id="273949110">
      <w:bodyDiv w:val="1"/>
      <w:marLeft w:val="0"/>
      <w:marRight w:val="0"/>
      <w:marTop w:val="0"/>
      <w:marBottom w:val="0"/>
      <w:divBdr>
        <w:top w:val="none" w:sz="0" w:space="0" w:color="auto"/>
        <w:left w:val="none" w:sz="0" w:space="0" w:color="auto"/>
        <w:bottom w:val="none" w:sz="0" w:space="0" w:color="auto"/>
        <w:right w:val="none" w:sz="0" w:space="0" w:color="auto"/>
      </w:divBdr>
    </w:div>
    <w:div w:id="275908208">
      <w:bodyDiv w:val="1"/>
      <w:marLeft w:val="0"/>
      <w:marRight w:val="0"/>
      <w:marTop w:val="0"/>
      <w:marBottom w:val="0"/>
      <w:divBdr>
        <w:top w:val="none" w:sz="0" w:space="0" w:color="auto"/>
        <w:left w:val="none" w:sz="0" w:space="0" w:color="auto"/>
        <w:bottom w:val="none" w:sz="0" w:space="0" w:color="auto"/>
        <w:right w:val="none" w:sz="0" w:space="0" w:color="auto"/>
      </w:divBdr>
      <w:divsChild>
        <w:div w:id="123817005">
          <w:marLeft w:val="640"/>
          <w:marRight w:val="0"/>
          <w:marTop w:val="0"/>
          <w:marBottom w:val="0"/>
          <w:divBdr>
            <w:top w:val="none" w:sz="0" w:space="0" w:color="auto"/>
            <w:left w:val="none" w:sz="0" w:space="0" w:color="auto"/>
            <w:bottom w:val="none" w:sz="0" w:space="0" w:color="auto"/>
            <w:right w:val="none" w:sz="0" w:space="0" w:color="auto"/>
          </w:divBdr>
        </w:div>
        <w:div w:id="333610965">
          <w:marLeft w:val="640"/>
          <w:marRight w:val="0"/>
          <w:marTop w:val="0"/>
          <w:marBottom w:val="0"/>
          <w:divBdr>
            <w:top w:val="none" w:sz="0" w:space="0" w:color="auto"/>
            <w:left w:val="none" w:sz="0" w:space="0" w:color="auto"/>
            <w:bottom w:val="none" w:sz="0" w:space="0" w:color="auto"/>
            <w:right w:val="none" w:sz="0" w:space="0" w:color="auto"/>
          </w:divBdr>
        </w:div>
        <w:div w:id="483201319">
          <w:marLeft w:val="640"/>
          <w:marRight w:val="0"/>
          <w:marTop w:val="0"/>
          <w:marBottom w:val="0"/>
          <w:divBdr>
            <w:top w:val="none" w:sz="0" w:space="0" w:color="auto"/>
            <w:left w:val="none" w:sz="0" w:space="0" w:color="auto"/>
            <w:bottom w:val="none" w:sz="0" w:space="0" w:color="auto"/>
            <w:right w:val="none" w:sz="0" w:space="0" w:color="auto"/>
          </w:divBdr>
        </w:div>
        <w:div w:id="615331205">
          <w:marLeft w:val="640"/>
          <w:marRight w:val="0"/>
          <w:marTop w:val="0"/>
          <w:marBottom w:val="0"/>
          <w:divBdr>
            <w:top w:val="none" w:sz="0" w:space="0" w:color="auto"/>
            <w:left w:val="none" w:sz="0" w:space="0" w:color="auto"/>
            <w:bottom w:val="none" w:sz="0" w:space="0" w:color="auto"/>
            <w:right w:val="none" w:sz="0" w:space="0" w:color="auto"/>
          </w:divBdr>
        </w:div>
        <w:div w:id="626660779">
          <w:marLeft w:val="640"/>
          <w:marRight w:val="0"/>
          <w:marTop w:val="0"/>
          <w:marBottom w:val="0"/>
          <w:divBdr>
            <w:top w:val="none" w:sz="0" w:space="0" w:color="auto"/>
            <w:left w:val="none" w:sz="0" w:space="0" w:color="auto"/>
            <w:bottom w:val="none" w:sz="0" w:space="0" w:color="auto"/>
            <w:right w:val="none" w:sz="0" w:space="0" w:color="auto"/>
          </w:divBdr>
        </w:div>
        <w:div w:id="829715542">
          <w:marLeft w:val="640"/>
          <w:marRight w:val="0"/>
          <w:marTop w:val="0"/>
          <w:marBottom w:val="0"/>
          <w:divBdr>
            <w:top w:val="none" w:sz="0" w:space="0" w:color="auto"/>
            <w:left w:val="none" w:sz="0" w:space="0" w:color="auto"/>
            <w:bottom w:val="none" w:sz="0" w:space="0" w:color="auto"/>
            <w:right w:val="none" w:sz="0" w:space="0" w:color="auto"/>
          </w:divBdr>
        </w:div>
        <w:div w:id="918296550">
          <w:marLeft w:val="640"/>
          <w:marRight w:val="0"/>
          <w:marTop w:val="0"/>
          <w:marBottom w:val="0"/>
          <w:divBdr>
            <w:top w:val="none" w:sz="0" w:space="0" w:color="auto"/>
            <w:left w:val="none" w:sz="0" w:space="0" w:color="auto"/>
            <w:bottom w:val="none" w:sz="0" w:space="0" w:color="auto"/>
            <w:right w:val="none" w:sz="0" w:space="0" w:color="auto"/>
          </w:divBdr>
        </w:div>
        <w:div w:id="1067606586">
          <w:marLeft w:val="640"/>
          <w:marRight w:val="0"/>
          <w:marTop w:val="0"/>
          <w:marBottom w:val="0"/>
          <w:divBdr>
            <w:top w:val="none" w:sz="0" w:space="0" w:color="auto"/>
            <w:left w:val="none" w:sz="0" w:space="0" w:color="auto"/>
            <w:bottom w:val="none" w:sz="0" w:space="0" w:color="auto"/>
            <w:right w:val="none" w:sz="0" w:space="0" w:color="auto"/>
          </w:divBdr>
        </w:div>
        <w:div w:id="1113524342">
          <w:marLeft w:val="640"/>
          <w:marRight w:val="0"/>
          <w:marTop w:val="0"/>
          <w:marBottom w:val="0"/>
          <w:divBdr>
            <w:top w:val="none" w:sz="0" w:space="0" w:color="auto"/>
            <w:left w:val="none" w:sz="0" w:space="0" w:color="auto"/>
            <w:bottom w:val="none" w:sz="0" w:space="0" w:color="auto"/>
            <w:right w:val="none" w:sz="0" w:space="0" w:color="auto"/>
          </w:divBdr>
        </w:div>
        <w:div w:id="1261766169">
          <w:marLeft w:val="640"/>
          <w:marRight w:val="0"/>
          <w:marTop w:val="0"/>
          <w:marBottom w:val="0"/>
          <w:divBdr>
            <w:top w:val="none" w:sz="0" w:space="0" w:color="auto"/>
            <w:left w:val="none" w:sz="0" w:space="0" w:color="auto"/>
            <w:bottom w:val="none" w:sz="0" w:space="0" w:color="auto"/>
            <w:right w:val="none" w:sz="0" w:space="0" w:color="auto"/>
          </w:divBdr>
        </w:div>
        <w:div w:id="1332485423">
          <w:marLeft w:val="640"/>
          <w:marRight w:val="0"/>
          <w:marTop w:val="0"/>
          <w:marBottom w:val="0"/>
          <w:divBdr>
            <w:top w:val="none" w:sz="0" w:space="0" w:color="auto"/>
            <w:left w:val="none" w:sz="0" w:space="0" w:color="auto"/>
            <w:bottom w:val="none" w:sz="0" w:space="0" w:color="auto"/>
            <w:right w:val="none" w:sz="0" w:space="0" w:color="auto"/>
          </w:divBdr>
        </w:div>
        <w:div w:id="1800874347">
          <w:marLeft w:val="640"/>
          <w:marRight w:val="0"/>
          <w:marTop w:val="0"/>
          <w:marBottom w:val="0"/>
          <w:divBdr>
            <w:top w:val="none" w:sz="0" w:space="0" w:color="auto"/>
            <w:left w:val="none" w:sz="0" w:space="0" w:color="auto"/>
            <w:bottom w:val="none" w:sz="0" w:space="0" w:color="auto"/>
            <w:right w:val="none" w:sz="0" w:space="0" w:color="auto"/>
          </w:divBdr>
        </w:div>
        <w:div w:id="1851678437">
          <w:marLeft w:val="640"/>
          <w:marRight w:val="0"/>
          <w:marTop w:val="0"/>
          <w:marBottom w:val="0"/>
          <w:divBdr>
            <w:top w:val="none" w:sz="0" w:space="0" w:color="auto"/>
            <w:left w:val="none" w:sz="0" w:space="0" w:color="auto"/>
            <w:bottom w:val="none" w:sz="0" w:space="0" w:color="auto"/>
            <w:right w:val="none" w:sz="0" w:space="0" w:color="auto"/>
          </w:divBdr>
        </w:div>
        <w:div w:id="1885556766">
          <w:marLeft w:val="640"/>
          <w:marRight w:val="0"/>
          <w:marTop w:val="0"/>
          <w:marBottom w:val="0"/>
          <w:divBdr>
            <w:top w:val="none" w:sz="0" w:space="0" w:color="auto"/>
            <w:left w:val="none" w:sz="0" w:space="0" w:color="auto"/>
            <w:bottom w:val="none" w:sz="0" w:space="0" w:color="auto"/>
            <w:right w:val="none" w:sz="0" w:space="0" w:color="auto"/>
          </w:divBdr>
        </w:div>
        <w:div w:id="1969701359">
          <w:marLeft w:val="640"/>
          <w:marRight w:val="0"/>
          <w:marTop w:val="0"/>
          <w:marBottom w:val="0"/>
          <w:divBdr>
            <w:top w:val="none" w:sz="0" w:space="0" w:color="auto"/>
            <w:left w:val="none" w:sz="0" w:space="0" w:color="auto"/>
            <w:bottom w:val="none" w:sz="0" w:space="0" w:color="auto"/>
            <w:right w:val="none" w:sz="0" w:space="0" w:color="auto"/>
          </w:divBdr>
        </w:div>
        <w:div w:id="2100712989">
          <w:marLeft w:val="640"/>
          <w:marRight w:val="0"/>
          <w:marTop w:val="0"/>
          <w:marBottom w:val="0"/>
          <w:divBdr>
            <w:top w:val="none" w:sz="0" w:space="0" w:color="auto"/>
            <w:left w:val="none" w:sz="0" w:space="0" w:color="auto"/>
            <w:bottom w:val="none" w:sz="0" w:space="0" w:color="auto"/>
            <w:right w:val="none" w:sz="0" w:space="0" w:color="auto"/>
          </w:divBdr>
        </w:div>
        <w:div w:id="2108647681">
          <w:marLeft w:val="640"/>
          <w:marRight w:val="0"/>
          <w:marTop w:val="0"/>
          <w:marBottom w:val="0"/>
          <w:divBdr>
            <w:top w:val="none" w:sz="0" w:space="0" w:color="auto"/>
            <w:left w:val="none" w:sz="0" w:space="0" w:color="auto"/>
            <w:bottom w:val="none" w:sz="0" w:space="0" w:color="auto"/>
            <w:right w:val="none" w:sz="0" w:space="0" w:color="auto"/>
          </w:divBdr>
        </w:div>
      </w:divsChild>
    </w:div>
    <w:div w:id="276135391">
      <w:bodyDiv w:val="1"/>
      <w:marLeft w:val="0"/>
      <w:marRight w:val="0"/>
      <w:marTop w:val="0"/>
      <w:marBottom w:val="0"/>
      <w:divBdr>
        <w:top w:val="none" w:sz="0" w:space="0" w:color="auto"/>
        <w:left w:val="none" w:sz="0" w:space="0" w:color="auto"/>
        <w:bottom w:val="none" w:sz="0" w:space="0" w:color="auto"/>
        <w:right w:val="none" w:sz="0" w:space="0" w:color="auto"/>
      </w:divBdr>
    </w:div>
    <w:div w:id="276957120">
      <w:bodyDiv w:val="1"/>
      <w:marLeft w:val="0"/>
      <w:marRight w:val="0"/>
      <w:marTop w:val="0"/>
      <w:marBottom w:val="0"/>
      <w:divBdr>
        <w:top w:val="none" w:sz="0" w:space="0" w:color="auto"/>
        <w:left w:val="none" w:sz="0" w:space="0" w:color="auto"/>
        <w:bottom w:val="none" w:sz="0" w:space="0" w:color="auto"/>
        <w:right w:val="none" w:sz="0" w:space="0" w:color="auto"/>
      </w:divBdr>
    </w:div>
    <w:div w:id="277028687">
      <w:bodyDiv w:val="1"/>
      <w:marLeft w:val="0"/>
      <w:marRight w:val="0"/>
      <w:marTop w:val="0"/>
      <w:marBottom w:val="0"/>
      <w:divBdr>
        <w:top w:val="none" w:sz="0" w:space="0" w:color="auto"/>
        <w:left w:val="none" w:sz="0" w:space="0" w:color="auto"/>
        <w:bottom w:val="none" w:sz="0" w:space="0" w:color="auto"/>
        <w:right w:val="none" w:sz="0" w:space="0" w:color="auto"/>
      </w:divBdr>
    </w:div>
    <w:div w:id="277183146">
      <w:bodyDiv w:val="1"/>
      <w:marLeft w:val="0"/>
      <w:marRight w:val="0"/>
      <w:marTop w:val="0"/>
      <w:marBottom w:val="0"/>
      <w:divBdr>
        <w:top w:val="none" w:sz="0" w:space="0" w:color="auto"/>
        <w:left w:val="none" w:sz="0" w:space="0" w:color="auto"/>
        <w:bottom w:val="none" w:sz="0" w:space="0" w:color="auto"/>
        <w:right w:val="none" w:sz="0" w:space="0" w:color="auto"/>
      </w:divBdr>
    </w:div>
    <w:div w:id="277681192">
      <w:bodyDiv w:val="1"/>
      <w:marLeft w:val="0"/>
      <w:marRight w:val="0"/>
      <w:marTop w:val="0"/>
      <w:marBottom w:val="0"/>
      <w:divBdr>
        <w:top w:val="none" w:sz="0" w:space="0" w:color="auto"/>
        <w:left w:val="none" w:sz="0" w:space="0" w:color="auto"/>
        <w:bottom w:val="none" w:sz="0" w:space="0" w:color="auto"/>
        <w:right w:val="none" w:sz="0" w:space="0" w:color="auto"/>
      </w:divBdr>
    </w:div>
    <w:div w:id="278075504">
      <w:bodyDiv w:val="1"/>
      <w:marLeft w:val="0"/>
      <w:marRight w:val="0"/>
      <w:marTop w:val="0"/>
      <w:marBottom w:val="0"/>
      <w:divBdr>
        <w:top w:val="none" w:sz="0" w:space="0" w:color="auto"/>
        <w:left w:val="none" w:sz="0" w:space="0" w:color="auto"/>
        <w:bottom w:val="none" w:sz="0" w:space="0" w:color="auto"/>
        <w:right w:val="none" w:sz="0" w:space="0" w:color="auto"/>
      </w:divBdr>
    </w:div>
    <w:div w:id="278612489">
      <w:bodyDiv w:val="1"/>
      <w:marLeft w:val="0"/>
      <w:marRight w:val="0"/>
      <w:marTop w:val="0"/>
      <w:marBottom w:val="0"/>
      <w:divBdr>
        <w:top w:val="none" w:sz="0" w:space="0" w:color="auto"/>
        <w:left w:val="none" w:sz="0" w:space="0" w:color="auto"/>
        <w:bottom w:val="none" w:sz="0" w:space="0" w:color="auto"/>
        <w:right w:val="none" w:sz="0" w:space="0" w:color="auto"/>
      </w:divBdr>
    </w:div>
    <w:div w:id="279339827">
      <w:bodyDiv w:val="1"/>
      <w:marLeft w:val="0"/>
      <w:marRight w:val="0"/>
      <w:marTop w:val="0"/>
      <w:marBottom w:val="0"/>
      <w:divBdr>
        <w:top w:val="none" w:sz="0" w:space="0" w:color="auto"/>
        <w:left w:val="none" w:sz="0" w:space="0" w:color="auto"/>
        <w:bottom w:val="none" w:sz="0" w:space="0" w:color="auto"/>
        <w:right w:val="none" w:sz="0" w:space="0" w:color="auto"/>
      </w:divBdr>
    </w:div>
    <w:div w:id="279727912">
      <w:bodyDiv w:val="1"/>
      <w:marLeft w:val="0"/>
      <w:marRight w:val="0"/>
      <w:marTop w:val="0"/>
      <w:marBottom w:val="0"/>
      <w:divBdr>
        <w:top w:val="none" w:sz="0" w:space="0" w:color="auto"/>
        <w:left w:val="none" w:sz="0" w:space="0" w:color="auto"/>
        <w:bottom w:val="none" w:sz="0" w:space="0" w:color="auto"/>
        <w:right w:val="none" w:sz="0" w:space="0" w:color="auto"/>
      </w:divBdr>
    </w:div>
    <w:div w:id="280116671">
      <w:bodyDiv w:val="1"/>
      <w:marLeft w:val="0"/>
      <w:marRight w:val="0"/>
      <w:marTop w:val="0"/>
      <w:marBottom w:val="0"/>
      <w:divBdr>
        <w:top w:val="none" w:sz="0" w:space="0" w:color="auto"/>
        <w:left w:val="none" w:sz="0" w:space="0" w:color="auto"/>
        <w:bottom w:val="none" w:sz="0" w:space="0" w:color="auto"/>
        <w:right w:val="none" w:sz="0" w:space="0" w:color="auto"/>
      </w:divBdr>
    </w:div>
    <w:div w:id="280653262">
      <w:bodyDiv w:val="1"/>
      <w:marLeft w:val="0"/>
      <w:marRight w:val="0"/>
      <w:marTop w:val="0"/>
      <w:marBottom w:val="0"/>
      <w:divBdr>
        <w:top w:val="none" w:sz="0" w:space="0" w:color="auto"/>
        <w:left w:val="none" w:sz="0" w:space="0" w:color="auto"/>
        <w:bottom w:val="none" w:sz="0" w:space="0" w:color="auto"/>
        <w:right w:val="none" w:sz="0" w:space="0" w:color="auto"/>
      </w:divBdr>
    </w:div>
    <w:div w:id="281109938">
      <w:bodyDiv w:val="1"/>
      <w:marLeft w:val="0"/>
      <w:marRight w:val="0"/>
      <w:marTop w:val="0"/>
      <w:marBottom w:val="0"/>
      <w:divBdr>
        <w:top w:val="none" w:sz="0" w:space="0" w:color="auto"/>
        <w:left w:val="none" w:sz="0" w:space="0" w:color="auto"/>
        <w:bottom w:val="none" w:sz="0" w:space="0" w:color="auto"/>
        <w:right w:val="none" w:sz="0" w:space="0" w:color="auto"/>
      </w:divBdr>
    </w:div>
    <w:div w:id="281159727">
      <w:bodyDiv w:val="1"/>
      <w:marLeft w:val="0"/>
      <w:marRight w:val="0"/>
      <w:marTop w:val="0"/>
      <w:marBottom w:val="0"/>
      <w:divBdr>
        <w:top w:val="none" w:sz="0" w:space="0" w:color="auto"/>
        <w:left w:val="none" w:sz="0" w:space="0" w:color="auto"/>
        <w:bottom w:val="none" w:sz="0" w:space="0" w:color="auto"/>
        <w:right w:val="none" w:sz="0" w:space="0" w:color="auto"/>
      </w:divBdr>
    </w:div>
    <w:div w:id="281427234">
      <w:bodyDiv w:val="1"/>
      <w:marLeft w:val="0"/>
      <w:marRight w:val="0"/>
      <w:marTop w:val="0"/>
      <w:marBottom w:val="0"/>
      <w:divBdr>
        <w:top w:val="none" w:sz="0" w:space="0" w:color="auto"/>
        <w:left w:val="none" w:sz="0" w:space="0" w:color="auto"/>
        <w:bottom w:val="none" w:sz="0" w:space="0" w:color="auto"/>
        <w:right w:val="none" w:sz="0" w:space="0" w:color="auto"/>
      </w:divBdr>
    </w:div>
    <w:div w:id="282274830">
      <w:bodyDiv w:val="1"/>
      <w:marLeft w:val="0"/>
      <w:marRight w:val="0"/>
      <w:marTop w:val="0"/>
      <w:marBottom w:val="0"/>
      <w:divBdr>
        <w:top w:val="none" w:sz="0" w:space="0" w:color="auto"/>
        <w:left w:val="none" w:sz="0" w:space="0" w:color="auto"/>
        <w:bottom w:val="none" w:sz="0" w:space="0" w:color="auto"/>
        <w:right w:val="none" w:sz="0" w:space="0" w:color="auto"/>
      </w:divBdr>
    </w:div>
    <w:div w:id="282468815">
      <w:bodyDiv w:val="1"/>
      <w:marLeft w:val="0"/>
      <w:marRight w:val="0"/>
      <w:marTop w:val="0"/>
      <w:marBottom w:val="0"/>
      <w:divBdr>
        <w:top w:val="none" w:sz="0" w:space="0" w:color="auto"/>
        <w:left w:val="none" w:sz="0" w:space="0" w:color="auto"/>
        <w:bottom w:val="none" w:sz="0" w:space="0" w:color="auto"/>
        <w:right w:val="none" w:sz="0" w:space="0" w:color="auto"/>
      </w:divBdr>
    </w:div>
    <w:div w:id="282538768">
      <w:bodyDiv w:val="1"/>
      <w:marLeft w:val="0"/>
      <w:marRight w:val="0"/>
      <w:marTop w:val="0"/>
      <w:marBottom w:val="0"/>
      <w:divBdr>
        <w:top w:val="none" w:sz="0" w:space="0" w:color="auto"/>
        <w:left w:val="none" w:sz="0" w:space="0" w:color="auto"/>
        <w:bottom w:val="none" w:sz="0" w:space="0" w:color="auto"/>
        <w:right w:val="none" w:sz="0" w:space="0" w:color="auto"/>
      </w:divBdr>
    </w:div>
    <w:div w:id="282928947">
      <w:bodyDiv w:val="1"/>
      <w:marLeft w:val="0"/>
      <w:marRight w:val="0"/>
      <w:marTop w:val="0"/>
      <w:marBottom w:val="0"/>
      <w:divBdr>
        <w:top w:val="none" w:sz="0" w:space="0" w:color="auto"/>
        <w:left w:val="none" w:sz="0" w:space="0" w:color="auto"/>
        <w:bottom w:val="none" w:sz="0" w:space="0" w:color="auto"/>
        <w:right w:val="none" w:sz="0" w:space="0" w:color="auto"/>
      </w:divBdr>
    </w:div>
    <w:div w:id="283007241">
      <w:bodyDiv w:val="1"/>
      <w:marLeft w:val="0"/>
      <w:marRight w:val="0"/>
      <w:marTop w:val="0"/>
      <w:marBottom w:val="0"/>
      <w:divBdr>
        <w:top w:val="none" w:sz="0" w:space="0" w:color="auto"/>
        <w:left w:val="none" w:sz="0" w:space="0" w:color="auto"/>
        <w:bottom w:val="none" w:sz="0" w:space="0" w:color="auto"/>
        <w:right w:val="none" w:sz="0" w:space="0" w:color="auto"/>
      </w:divBdr>
    </w:div>
    <w:div w:id="283270808">
      <w:bodyDiv w:val="1"/>
      <w:marLeft w:val="0"/>
      <w:marRight w:val="0"/>
      <w:marTop w:val="0"/>
      <w:marBottom w:val="0"/>
      <w:divBdr>
        <w:top w:val="none" w:sz="0" w:space="0" w:color="auto"/>
        <w:left w:val="none" w:sz="0" w:space="0" w:color="auto"/>
        <w:bottom w:val="none" w:sz="0" w:space="0" w:color="auto"/>
        <w:right w:val="none" w:sz="0" w:space="0" w:color="auto"/>
      </w:divBdr>
      <w:divsChild>
        <w:div w:id="66000150">
          <w:marLeft w:val="640"/>
          <w:marRight w:val="0"/>
          <w:marTop w:val="0"/>
          <w:marBottom w:val="0"/>
          <w:divBdr>
            <w:top w:val="none" w:sz="0" w:space="0" w:color="auto"/>
            <w:left w:val="none" w:sz="0" w:space="0" w:color="auto"/>
            <w:bottom w:val="none" w:sz="0" w:space="0" w:color="auto"/>
            <w:right w:val="none" w:sz="0" w:space="0" w:color="auto"/>
          </w:divBdr>
        </w:div>
        <w:div w:id="203375933">
          <w:marLeft w:val="640"/>
          <w:marRight w:val="0"/>
          <w:marTop w:val="0"/>
          <w:marBottom w:val="0"/>
          <w:divBdr>
            <w:top w:val="none" w:sz="0" w:space="0" w:color="auto"/>
            <w:left w:val="none" w:sz="0" w:space="0" w:color="auto"/>
            <w:bottom w:val="none" w:sz="0" w:space="0" w:color="auto"/>
            <w:right w:val="none" w:sz="0" w:space="0" w:color="auto"/>
          </w:divBdr>
        </w:div>
        <w:div w:id="281572938">
          <w:marLeft w:val="640"/>
          <w:marRight w:val="0"/>
          <w:marTop w:val="0"/>
          <w:marBottom w:val="0"/>
          <w:divBdr>
            <w:top w:val="none" w:sz="0" w:space="0" w:color="auto"/>
            <w:left w:val="none" w:sz="0" w:space="0" w:color="auto"/>
            <w:bottom w:val="none" w:sz="0" w:space="0" w:color="auto"/>
            <w:right w:val="none" w:sz="0" w:space="0" w:color="auto"/>
          </w:divBdr>
        </w:div>
        <w:div w:id="316760742">
          <w:marLeft w:val="640"/>
          <w:marRight w:val="0"/>
          <w:marTop w:val="0"/>
          <w:marBottom w:val="0"/>
          <w:divBdr>
            <w:top w:val="none" w:sz="0" w:space="0" w:color="auto"/>
            <w:left w:val="none" w:sz="0" w:space="0" w:color="auto"/>
            <w:bottom w:val="none" w:sz="0" w:space="0" w:color="auto"/>
            <w:right w:val="none" w:sz="0" w:space="0" w:color="auto"/>
          </w:divBdr>
        </w:div>
        <w:div w:id="361826053">
          <w:marLeft w:val="640"/>
          <w:marRight w:val="0"/>
          <w:marTop w:val="0"/>
          <w:marBottom w:val="0"/>
          <w:divBdr>
            <w:top w:val="none" w:sz="0" w:space="0" w:color="auto"/>
            <w:left w:val="none" w:sz="0" w:space="0" w:color="auto"/>
            <w:bottom w:val="none" w:sz="0" w:space="0" w:color="auto"/>
            <w:right w:val="none" w:sz="0" w:space="0" w:color="auto"/>
          </w:divBdr>
        </w:div>
        <w:div w:id="586034456">
          <w:marLeft w:val="640"/>
          <w:marRight w:val="0"/>
          <w:marTop w:val="0"/>
          <w:marBottom w:val="0"/>
          <w:divBdr>
            <w:top w:val="none" w:sz="0" w:space="0" w:color="auto"/>
            <w:left w:val="none" w:sz="0" w:space="0" w:color="auto"/>
            <w:bottom w:val="none" w:sz="0" w:space="0" w:color="auto"/>
            <w:right w:val="none" w:sz="0" w:space="0" w:color="auto"/>
          </w:divBdr>
        </w:div>
        <w:div w:id="693650823">
          <w:marLeft w:val="640"/>
          <w:marRight w:val="0"/>
          <w:marTop w:val="0"/>
          <w:marBottom w:val="0"/>
          <w:divBdr>
            <w:top w:val="none" w:sz="0" w:space="0" w:color="auto"/>
            <w:left w:val="none" w:sz="0" w:space="0" w:color="auto"/>
            <w:bottom w:val="none" w:sz="0" w:space="0" w:color="auto"/>
            <w:right w:val="none" w:sz="0" w:space="0" w:color="auto"/>
          </w:divBdr>
        </w:div>
        <w:div w:id="696927126">
          <w:marLeft w:val="640"/>
          <w:marRight w:val="0"/>
          <w:marTop w:val="0"/>
          <w:marBottom w:val="0"/>
          <w:divBdr>
            <w:top w:val="none" w:sz="0" w:space="0" w:color="auto"/>
            <w:left w:val="none" w:sz="0" w:space="0" w:color="auto"/>
            <w:bottom w:val="none" w:sz="0" w:space="0" w:color="auto"/>
            <w:right w:val="none" w:sz="0" w:space="0" w:color="auto"/>
          </w:divBdr>
        </w:div>
        <w:div w:id="758982742">
          <w:marLeft w:val="640"/>
          <w:marRight w:val="0"/>
          <w:marTop w:val="0"/>
          <w:marBottom w:val="0"/>
          <w:divBdr>
            <w:top w:val="none" w:sz="0" w:space="0" w:color="auto"/>
            <w:left w:val="none" w:sz="0" w:space="0" w:color="auto"/>
            <w:bottom w:val="none" w:sz="0" w:space="0" w:color="auto"/>
            <w:right w:val="none" w:sz="0" w:space="0" w:color="auto"/>
          </w:divBdr>
        </w:div>
        <w:div w:id="1203597197">
          <w:marLeft w:val="640"/>
          <w:marRight w:val="0"/>
          <w:marTop w:val="0"/>
          <w:marBottom w:val="0"/>
          <w:divBdr>
            <w:top w:val="none" w:sz="0" w:space="0" w:color="auto"/>
            <w:left w:val="none" w:sz="0" w:space="0" w:color="auto"/>
            <w:bottom w:val="none" w:sz="0" w:space="0" w:color="auto"/>
            <w:right w:val="none" w:sz="0" w:space="0" w:color="auto"/>
          </w:divBdr>
        </w:div>
        <w:div w:id="1230073297">
          <w:marLeft w:val="640"/>
          <w:marRight w:val="0"/>
          <w:marTop w:val="0"/>
          <w:marBottom w:val="0"/>
          <w:divBdr>
            <w:top w:val="none" w:sz="0" w:space="0" w:color="auto"/>
            <w:left w:val="none" w:sz="0" w:space="0" w:color="auto"/>
            <w:bottom w:val="none" w:sz="0" w:space="0" w:color="auto"/>
            <w:right w:val="none" w:sz="0" w:space="0" w:color="auto"/>
          </w:divBdr>
        </w:div>
        <w:div w:id="1536389290">
          <w:marLeft w:val="640"/>
          <w:marRight w:val="0"/>
          <w:marTop w:val="0"/>
          <w:marBottom w:val="0"/>
          <w:divBdr>
            <w:top w:val="none" w:sz="0" w:space="0" w:color="auto"/>
            <w:left w:val="none" w:sz="0" w:space="0" w:color="auto"/>
            <w:bottom w:val="none" w:sz="0" w:space="0" w:color="auto"/>
            <w:right w:val="none" w:sz="0" w:space="0" w:color="auto"/>
          </w:divBdr>
        </w:div>
        <w:div w:id="1544827765">
          <w:marLeft w:val="640"/>
          <w:marRight w:val="0"/>
          <w:marTop w:val="0"/>
          <w:marBottom w:val="0"/>
          <w:divBdr>
            <w:top w:val="none" w:sz="0" w:space="0" w:color="auto"/>
            <w:left w:val="none" w:sz="0" w:space="0" w:color="auto"/>
            <w:bottom w:val="none" w:sz="0" w:space="0" w:color="auto"/>
            <w:right w:val="none" w:sz="0" w:space="0" w:color="auto"/>
          </w:divBdr>
        </w:div>
        <w:div w:id="1562251066">
          <w:marLeft w:val="640"/>
          <w:marRight w:val="0"/>
          <w:marTop w:val="0"/>
          <w:marBottom w:val="0"/>
          <w:divBdr>
            <w:top w:val="none" w:sz="0" w:space="0" w:color="auto"/>
            <w:left w:val="none" w:sz="0" w:space="0" w:color="auto"/>
            <w:bottom w:val="none" w:sz="0" w:space="0" w:color="auto"/>
            <w:right w:val="none" w:sz="0" w:space="0" w:color="auto"/>
          </w:divBdr>
        </w:div>
        <w:div w:id="1876891348">
          <w:marLeft w:val="640"/>
          <w:marRight w:val="0"/>
          <w:marTop w:val="0"/>
          <w:marBottom w:val="0"/>
          <w:divBdr>
            <w:top w:val="none" w:sz="0" w:space="0" w:color="auto"/>
            <w:left w:val="none" w:sz="0" w:space="0" w:color="auto"/>
            <w:bottom w:val="none" w:sz="0" w:space="0" w:color="auto"/>
            <w:right w:val="none" w:sz="0" w:space="0" w:color="auto"/>
          </w:divBdr>
        </w:div>
        <w:div w:id="1934898743">
          <w:marLeft w:val="640"/>
          <w:marRight w:val="0"/>
          <w:marTop w:val="0"/>
          <w:marBottom w:val="0"/>
          <w:divBdr>
            <w:top w:val="none" w:sz="0" w:space="0" w:color="auto"/>
            <w:left w:val="none" w:sz="0" w:space="0" w:color="auto"/>
            <w:bottom w:val="none" w:sz="0" w:space="0" w:color="auto"/>
            <w:right w:val="none" w:sz="0" w:space="0" w:color="auto"/>
          </w:divBdr>
        </w:div>
        <w:div w:id="2011059680">
          <w:marLeft w:val="640"/>
          <w:marRight w:val="0"/>
          <w:marTop w:val="0"/>
          <w:marBottom w:val="0"/>
          <w:divBdr>
            <w:top w:val="none" w:sz="0" w:space="0" w:color="auto"/>
            <w:left w:val="none" w:sz="0" w:space="0" w:color="auto"/>
            <w:bottom w:val="none" w:sz="0" w:space="0" w:color="auto"/>
            <w:right w:val="none" w:sz="0" w:space="0" w:color="auto"/>
          </w:divBdr>
        </w:div>
      </w:divsChild>
    </w:div>
    <w:div w:id="283271047">
      <w:bodyDiv w:val="1"/>
      <w:marLeft w:val="0"/>
      <w:marRight w:val="0"/>
      <w:marTop w:val="0"/>
      <w:marBottom w:val="0"/>
      <w:divBdr>
        <w:top w:val="none" w:sz="0" w:space="0" w:color="auto"/>
        <w:left w:val="none" w:sz="0" w:space="0" w:color="auto"/>
        <w:bottom w:val="none" w:sz="0" w:space="0" w:color="auto"/>
        <w:right w:val="none" w:sz="0" w:space="0" w:color="auto"/>
      </w:divBdr>
    </w:div>
    <w:div w:id="283274579">
      <w:bodyDiv w:val="1"/>
      <w:marLeft w:val="0"/>
      <w:marRight w:val="0"/>
      <w:marTop w:val="0"/>
      <w:marBottom w:val="0"/>
      <w:divBdr>
        <w:top w:val="none" w:sz="0" w:space="0" w:color="auto"/>
        <w:left w:val="none" w:sz="0" w:space="0" w:color="auto"/>
        <w:bottom w:val="none" w:sz="0" w:space="0" w:color="auto"/>
        <w:right w:val="none" w:sz="0" w:space="0" w:color="auto"/>
      </w:divBdr>
      <w:divsChild>
        <w:div w:id="126050208">
          <w:marLeft w:val="640"/>
          <w:marRight w:val="0"/>
          <w:marTop w:val="0"/>
          <w:marBottom w:val="0"/>
          <w:divBdr>
            <w:top w:val="none" w:sz="0" w:space="0" w:color="auto"/>
            <w:left w:val="none" w:sz="0" w:space="0" w:color="auto"/>
            <w:bottom w:val="none" w:sz="0" w:space="0" w:color="auto"/>
            <w:right w:val="none" w:sz="0" w:space="0" w:color="auto"/>
          </w:divBdr>
        </w:div>
        <w:div w:id="146749208">
          <w:marLeft w:val="640"/>
          <w:marRight w:val="0"/>
          <w:marTop w:val="0"/>
          <w:marBottom w:val="0"/>
          <w:divBdr>
            <w:top w:val="none" w:sz="0" w:space="0" w:color="auto"/>
            <w:left w:val="none" w:sz="0" w:space="0" w:color="auto"/>
            <w:bottom w:val="none" w:sz="0" w:space="0" w:color="auto"/>
            <w:right w:val="none" w:sz="0" w:space="0" w:color="auto"/>
          </w:divBdr>
        </w:div>
        <w:div w:id="290944898">
          <w:marLeft w:val="640"/>
          <w:marRight w:val="0"/>
          <w:marTop w:val="0"/>
          <w:marBottom w:val="0"/>
          <w:divBdr>
            <w:top w:val="none" w:sz="0" w:space="0" w:color="auto"/>
            <w:left w:val="none" w:sz="0" w:space="0" w:color="auto"/>
            <w:bottom w:val="none" w:sz="0" w:space="0" w:color="auto"/>
            <w:right w:val="none" w:sz="0" w:space="0" w:color="auto"/>
          </w:divBdr>
        </w:div>
        <w:div w:id="374550349">
          <w:marLeft w:val="640"/>
          <w:marRight w:val="0"/>
          <w:marTop w:val="0"/>
          <w:marBottom w:val="0"/>
          <w:divBdr>
            <w:top w:val="none" w:sz="0" w:space="0" w:color="auto"/>
            <w:left w:val="none" w:sz="0" w:space="0" w:color="auto"/>
            <w:bottom w:val="none" w:sz="0" w:space="0" w:color="auto"/>
            <w:right w:val="none" w:sz="0" w:space="0" w:color="auto"/>
          </w:divBdr>
        </w:div>
        <w:div w:id="485315750">
          <w:marLeft w:val="640"/>
          <w:marRight w:val="0"/>
          <w:marTop w:val="0"/>
          <w:marBottom w:val="0"/>
          <w:divBdr>
            <w:top w:val="none" w:sz="0" w:space="0" w:color="auto"/>
            <w:left w:val="none" w:sz="0" w:space="0" w:color="auto"/>
            <w:bottom w:val="none" w:sz="0" w:space="0" w:color="auto"/>
            <w:right w:val="none" w:sz="0" w:space="0" w:color="auto"/>
          </w:divBdr>
        </w:div>
        <w:div w:id="511140133">
          <w:marLeft w:val="640"/>
          <w:marRight w:val="0"/>
          <w:marTop w:val="0"/>
          <w:marBottom w:val="0"/>
          <w:divBdr>
            <w:top w:val="none" w:sz="0" w:space="0" w:color="auto"/>
            <w:left w:val="none" w:sz="0" w:space="0" w:color="auto"/>
            <w:bottom w:val="none" w:sz="0" w:space="0" w:color="auto"/>
            <w:right w:val="none" w:sz="0" w:space="0" w:color="auto"/>
          </w:divBdr>
        </w:div>
        <w:div w:id="586118783">
          <w:marLeft w:val="640"/>
          <w:marRight w:val="0"/>
          <w:marTop w:val="0"/>
          <w:marBottom w:val="0"/>
          <w:divBdr>
            <w:top w:val="none" w:sz="0" w:space="0" w:color="auto"/>
            <w:left w:val="none" w:sz="0" w:space="0" w:color="auto"/>
            <w:bottom w:val="none" w:sz="0" w:space="0" w:color="auto"/>
            <w:right w:val="none" w:sz="0" w:space="0" w:color="auto"/>
          </w:divBdr>
        </w:div>
        <w:div w:id="723525154">
          <w:marLeft w:val="640"/>
          <w:marRight w:val="0"/>
          <w:marTop w:val="0"/>
          <w:marBottom w:val="0"/>
          <w:divBdr>
            <w:top w:val="none" w:sz="0" w:space="0" w:color="auto"/>
            <w:left w:val="none" w:sz="0" w:space="0" w:color="auto"/>
            <w:bottom w:val="none" w:sz="0" w:space="0" w:color="auto"/>
            <w:right w:val="none" w:sz="0" w:space="0" w:color="auto"/>
          </w:divBdr>
        </w:div>
        <w:div w:id="793520071">
          <w:marLeft w:val="640"/>
          <w:marRight w:val="0"/>
          <w:marTop w:val="0"/>
          <w:marBottom w:val="0"/>
          <w:divBdr>
            <w:top w:val="none" w:sz="0" w:space="0" w:color="auto"/>
            <w:left w:val="none" w:sz="0" w:space="0" w:color="auto"/>
            <w:bottom w:val="none" w:sz="0" w:space="0" w:color="auto"/>
            <w:right w:val="none" w:sz="0" w:space="0" w:color="auto"/>
          </w:divBdr>
        </w:div>
        <w:div w:id="1093284127">
          <w:marLeft w:val="640"/>
          <w:marRight w:val="0"/>
          <w:marTop w:val="0"/>
          <w:marBottom w:val="0"/>
          <w:divBdr>
            <w:top w:val="none" w:sz="0" w:space="0" w:color="auto"/>
            <w:left w:val="none" w:sz="0" w:space="0" w:color="auto"/>
            <w:bottom w:val="none" w:sz="0" w:space="0" w:color="auto"/>
            <w:right w:val="none" w:sz="0" w:space="0" w:color="auto"/>
          </w:divBdr>
        </w:div>
        <w:div w:id="1101418047">
          <w:marLeft w:val="640"/>
          <w:marRight w:val="0"/>
          <w:marTop w:val="0"/>
          <w:marBottom w:val="0"/>
          <w:divBdr>
            <w:top w:val="none" w:sz="0" w:space="0" w:color="auto"/>
            <w:left w:val="none" w:sz="0" w:space="0" w:color="auto"/>
            <w:bottom w:val="none" w:sz="0" w:space="0" w:color="auto"/>
            <w:right w:val="none" w:sz="0" w:space="0" w:color="auto"/>
          </w:divBdr>
        </w:div>
        <w:div w:id="1353461531">
          <w:marLeft w:val="640"/>
          <w:marRight w:val="0"/>
          <w:marTop w:val="0"/>
          <w:marBottom w:val="0"/>
          <w:divBdr>
            <w:top w:val="none" w:sz="0" w:space="0" w:color="auto"/>
            <w:left w:val="none" w:sz="0" w:space="0" w:color="auto"/>
            <w:bottom w:val="none" w:sz="0" w:space="0" w:color="auto"/>
            <w:right w:val="none" w:sz="0" w:space="0" w:color="auto"/>
          </w:divBdr>
        </w:div>
        <w:div w:id="1481536607">
          <w:marLeft w:val="640"/>
          <w:marRight w:val="0"/>
          <w:marTop w:val="0"/>
          <w:marBottom w:val="0"/>
          <w:divBdr>
            <w:top w:val="none" w:sz="0" w:space="0" w:color="auto"/>
            <w:left w:val="none" w:sz="0" w:space="0" w:color="auto"/>
            <w:bottom w:val="none" w:sz="0" w:space="0" w:color="auto"/>
            <w:right w:val="none" w:sz="0" w:space="0" w:color="auto"/>
          </w:divBdr>
        </w:div>
        <w:div w:id="1703629197">
          <w:marLeft w:val="640"/>
          <w:marRight w:val="0"/>
          <w:marTop w:val="0"/>
          <w:marBottom w:val="0"/>
          <w:divBdr>
            <w:top w:val="none" w:sz="0" w:space="0" w:color="auto"/>
            <w:left w:val="none" w:sz="0" w:space="0" w:color="auto"/>
            <w:bottom w:val="none" w:sz="0" w:space="0" w:color="auto"/>
            <w:right w:val="none" w:sz="0" w:space="0" w:color="auto"/>
          </w:divBdr>
        </w:div>
        <w:div w:id="1709060476">
          <w:marLeft w:val="640"/>
          <w:marRight w:val="0"/>
          <w:marTop w:val="0"/>
          <w:marBottom w:val="0"/>
          <w:divBdr>
            <w:top w:val="none" w:sz="0" w:space="0" w:color="auto"/>
            <w:left w:val="none" w:sz="0" w:space="0" w:color="auto"/>
            <w:bottom w:val="none" w:sz="0" w:space="0" w:color="auto"/>
            <w:right w:val="none" w:sz="0" w:space="0" w:color="auto"/>
          </w:divBdr>
        </w:div>
        <w:div w:id="1880966864">
          <w:marLeft w:val="640"/>
          <w:marRight w:val="0"/>
          <w:marTop w:val="0"/>
          <w:marBottom w:val="0"/>
          <w:divBdr>
            <w:top w:val="none" w:sz="0" w:space="0" w:color="auto"/>
            <w:left w:val="none" w:sz="0" w:space="0" w:color="auto"/>
            <w:bottom w:val="none" w:sz="0" w:space="0" w:color="auto"/>
            <w:right w:val="none" w:sz="0" w:space="0" w:color="auto"/>
          </w:divBdr>
        </w:div>
        <w:div w:id="2031447126">
          <w:marLeft w:val="640"/>
          <w:marRight w:val="0"/>
          <w:marTop w:val="0"/>
          <w:marBottom w:val="0"/>
          <w:divBdr>
            <w:top w:val="none" w:sz="0" w:space="0" w:color="auto"/>
            <w:left w:val="none" w:sz="0" w:space="0" w:color="auto"/>
            <w:bottom w:val="none" w:sz="0" w:space="0" w:color="auto"/>
            <w:right w:val="none" w:sz="0" w:space="0" w:color="auto"/>
          </w:divBdr>
        </w:div>
      </w:divsChild>
    </w:div>
    <w:div w:id="283510197">
      <w:bodyDiv w:val="1"/>
      <w:marLeft w:val="0"/>
      <w:marRight w:val="0"/>
      <w:marTop w:val="0"/>
      <w:marBottom w:val="0"/>
      <w:divBdr>
        <w:top w:val="none" w:sz="0" w:space="0" w:color="auto"/>
        <w:left w:val="none" w:sz="0" w:space="0" w:color="auto"/>
        <w:bottom w:val="none" w:sz="0" w:space="0" w:color="auto"/>
        <w:right w:val="none" w:sz="0" w:space="0" w:color="auto"/>
      </w:divBdr>
      <w:divsChild>
        <w:div w:id="9528301">
          <w:marLeft w:val="640"/>
          <w:marRight w:val="0"/>
          <w:marTop w:val="0"/>
          <w:marBottom w:val="0"/>
          <w:divBdr>
            <w:top w:val="none" w:sz="0" w:space="0" w:color="auto"/>
            <w:left w:val="none" w:sz="0" w:space="0" w:color="auto"/>
            <w:bottom w:val="none" w:sz="0" w:space="0" w:color="auto"/>
            <w:right w:val="none" w:sz="0" w:space="0" w:color="auto"/>
          </w:divBdr>
        </w:div>
        <w:div w:id="41757729">
          <w:marLeft w:val="640"/>
          <w:marRight w:val="0"/>
          <w:marTop w:val="0"/>
          <w:marBottom w:val="0"/>
          <w:divBdr>
            <w:top w:val="none" w:sz="0" w:space="0" w:color="auto"/>
            <w:left w:val="none" w:sz="0" w:space="0" w:color="auto"/>
            <w:bottom w:val="none" w:sz="0" w:space="0" w:color="auto"/>
            <w:right w:val="none" w:sz="0" w:space="0" w:color="auto"/>
          </w:divBdr>
        </w:div>
        <w:div w:id="88504806">
          <w:marLeft w:val="640"/>
          <w:marRight w:val="0"/>
          <w:marTop w:val="0"/>
          <w:marBottom w:val="0"/>
          <w:divBdr>
            <w:top w:val="none" w:sz="0" w:space="0" w:color="auto"/>
            <w:left w:val="none" w:sz="0" w:space="0" w:color="auto"/>
            <w:bottom w:val="none" w:sz="0" w:space="0" w:color="auto"/>
            <w:right w:val="none" w:sz="0" w:space="0" w:color="auto"/>
          </w:divBdr>
        </w:div>
        <w:div w:id="95563103">
          <w:marLeft w:val="640"/>
          <w:marRight w:val="0"/>
          <w:marTop w:val="0"/>
          <w:marBottom w:val="0"/>
          <w:divBdr>
            <w:top w:val="none" w:sz="0" w:space="0" w:color="auto"/>
            <w:left w:val="none" w:sz="0" w:space="0" w:color="auto"/>
            <w:bottom w:val="none" w:sz="0" w:space="0" w:color="auto"/>
            <w:right w:val="none" w:sz="0" w:space="0" w:color="auto"/>
          </w:divBdr>
        </w:div>
        <w:div w:id="105782260">
          <w:marLeft w:val="640"/>
          <w:marRight w:val="0"/>
          <w:marTop w:val="0"/>
          <w:marBottom w:val="0"/>
          <w:divBdr>
            <w:top w:val="none" w:sz="0" w:space="0" w:color="auto"/>
            <w:left w:val="none" w:sz="0" w:space="0" w:color="auto"/>
            <w:bottom w:val="none" w:sz="0" w:space="0" w:color="auto"/>
            <w:right w:val="none" w:sz="0" w:space="0" w:color="auto"/>
          </w:divBdr>
        </w:div>
        <w:div w:id="109056221">
          <w:marLeft w:val="640"/>
          <w:marRight w:val="0"/>
          <w:marTop w:val="0"/>
          <w:marBottom w:val="0"/>
          <w:divBdr>
            <w:top w:val="none" w:sz="0" w:space="0" w:color="auto"/>
            <w:left w:val="none" w:sz="0" w:space="0" w:color="auto"/>
            <w:bottom w:val="none" w:sz="0" w:space="0" w:color="auto"/>
            <w:right w:val="none" w:sz="0" w:space="0" w:color="auto"/>
          </w:divBdr>
        </w:div>
        <w:div w:id="173304300">
          <w:marLeft w:val="640"/>
          <w:marRight w:val="0"/>
          <w:marTop w:val="0"/>
          <w:marBottom w:val="0"/>
          <w:divBdr>
            <w:top w:val="none" w:sz="0" w:space="0" w:color="auto"/>
            <w:left w:val="none" w:sz="0" w:space="0" w:color="auto"/>
            <w:bottom w:val="none" w:sz="0" w:space="0" w:color="auto"/>
            <w:right w:val="none" w:sz="0" w:space="0" w:color="auto"/>
          </w:divBdr>
        </w:div>
        <w:div w:id="414977602">
          <w:marLeft w:val="640"/>
          <w:marRight w:val="0"/>
          <w:marTop w:val="0"/>
          <w:marBottom w:val="0"/>
          <w:divBdr>
            <w:top w:val="none" w:sz="0" w:space="0" w:color="auto"/>
            <w:left w:val="none" w:sz="0" w:space="0" w:color="auto"/>
            <w:bottom w:val="none" w:sz="0" w:space="0" w:color="auto"/>
            <w:right w:val="none" w:sz="0" w:space="0" w:color="auto"/>
          </w:divBdr>
        </w:div>
        <w:div w:id="422654554">
          <w:marLeft w:val="640"/>
          <w:marRight w:val="0"/>
          <w:marTop w:val="0"/>
          <w:marBottom w:val="0"/>
          <w:divBdr>
            <w:top w:val="none" w:sz="0" w:space="0" w:color="auto"/>
            <w:left w:val="none" w:sz="0" w:space="0" w:color="auto"/>
            <w:bottom w:val="none" w:sz="0" w:space="0" w:color="auto"/>
            <w:right w:val="none" w:sz="0" w:space="0" w:color="auto"/>
          </w:divBdr>
        </w:div>
        <w:div w:id="446241104">
          <w:marLeft w:val="640"/>
          <w:marRight w:val="0"/>
          <w:marTop w:val="0"/>
          <w:marBottom w:val="0"/>
          <w:divBdr>
            <w:top w:val="none" w:sz="0" w:space="0" w:color="auto"/>
            <w:left w:val="none" w:sz="0" w:space="0" w:color="auto"/>
            <w:bottom w:val="none" w:sz="0" w:space="0" w:color="auto"/>
            <w:right w:val="none" w:sz="0" w:space="0" w:color="auto"/>
          </w:divBdr>
        </w:div>
        <w:div w:id="459037738">
          <w:marLeft w:val="640"/>
          <w:marRight w:val="0"/>
          <w:marTop w:val="0"/>
          <w:marBottom w:val="0"/>
          <w:divBdr>
            <w:top w:val="none" w:sz="0" w:space="0" w:color="auto"/>
            <w:left w:val="none" w:sz="0" w:space="0" w:color="auto"/>
            <w:bottom w:val="none" w:sz="0" w:space="0" w:color="auto"/>
            <w:right w:val="none" w:sz="0" w:space="0" w:color="auto"/>
          </w:divBdr>
        </w:div>
        <w:div w:id="700546591">
          <w:marLeft w:val="640"/>
          <w:marRight w:val="0"/>
          <w:marTop w:val="0"/>
          <w:marBottom w:val="0"/>
          <w:divBdr>
            <w:top w:val="none" w:sz="0" w:space="0" w:color="auto"/>
            <w:left w:val="none" w:sz="0" w:space="0" w:color="auto"/>
            <w:bottom w:val="none" w:sz="0" w:space="0" w:color="auto"/>
            <w:right w:val="none" w:sz="0" w:space="0" w:color="auto"/>
          </w:divBdr>
        </w:div>
        <w:div w:id="707952144">
          <w:marLeft w:val="640"/>
          <w:marRight w:val="0"/>
          <w:marTop w:val="0"/>
          <w:marBottom w:val="0"/>
          <w:divBdr>
            <w:top w:val="none" w:sz="0" w:space="0" w:color="auto"/>
            <w:left w:val="none" w:sz="0" w:space="0" w:color="auto"/>
            <w:bottom w:val="none" w:sz="0" w:space="0" w:color="auto"/>
            <w:right w:val="none" w:sz="0" w:space="0" w:color="auto"/>
          </w:divBdr>
        </w:div>
        <w:div w:id="718406328">
          <w:marLeft w:val="640"/>
          <w:marRight w:val="0"/>
          <w:marTop w:val="0"/>
          <w:marBottom w:val="0"/>
          <w:divBdr>
            <w:top w:val="none" w:sz="0" w:space="0" w:color="auto"/>
            <w:left w:val="none" w:sz="0" w:space="0" w:color="auto"/>
            <w:bottom w:val="none" w:sz="0" w:space="0" w:color="auto"/>
            <w:right w:val="none" w:sz="0" w:space="0" w:color="auto"/>
          </w:divBdr>
        </w:div>
        <w:div w:id="766388696">
          <w:marLeft w:val="640"/>
          <w:marRight w:val="0"/>
          <w:marTop w:val="0"/>
          <w:marBottom w:val="0"/>
          <w:divBdr>
            <w:top w:val="none" w:sz="0" w:space="0" w:color="auto"/>
            <w:left w:val="none" w:sz="0" w:space="0" w:color="auto"/>
            <w:bottom w:val="none" w:sz="0" w:space="0" w:color="auto"/>
            <w:right w:val="none" w:sz="0" w:space="0" w:color="auto"/>
          </w:divBdr>
        </w:div>
        <w:div w:id="901141517">
          <w:marLeft w:val="640"/>
          <w:marRight w:val="0"/>
          <w:marTop w:val="0"/>
          <w:marBottom w:val="0"/>
          <w:divBdr>
            <w:top w:val="none" w:sz="0" w:space="0" w:color="auto"/>
            <w:left w:val="none" w:sz="0" w:space="0" w:color="auto"/>
            <w:bottom w:val="none" w:sz="0" w:space="0" w:color="auto"/>
            <w:right w:val="none" w:sz="0" w:space="0" w:color="auto"/>
          </w:divBdr>
        </w:div>
        <w:div w:id="1067728107">
          <w:marLeft w:val="640"/>
          <w:marRight w:val="0"/>
          <w:marTop w:val="0"/>
          <w:marBottom w:val="0"/>
          <w:divBdr>
            <w:top w:val="none" w:sz="0" w:space="0" w:color="auto"/>
            <w:left w:val="none" w:sz="0" w:space="0" w:color="auto"/>
            <w:bottom w:val="none" w:sz="0" w:space="0" w:color="auto"/>
            <w:right w:val="none" w:sz="0" w:space="0" w:color="auto"/>
          </w:divBdr>
        </w:div>
        <w:div w:id="1091269043">
          <w:marLeft w:val="640"/>
          <w:marRight w:val="0"/>
          <w:marTop w:val="0"/>
          <w:marBottom w:val="0"/>
          <w:divBdr>
            <w:top w:val="none" w:sz="0" w:space="0" w:color="auto"/>
            <w:left w:val="none" w:sz="0" w:space="0" w:color="auto"/>
            <w:bottom w:val="none" w:sz="0" w:space="0" w:color="auto"/>
            <w:right w:val="none" w:sz="0" w:space="0" w:color="auto"/>
          </w:divBdr>
        </w:div>
        <w:div w:id="1095828146">
          <w:marLeft w:val="640"/>
          <w:marRight w:val="0"/>
          <w:marTop w:val="0"/>
          <w:marBottom w:val="0"/>
          <w:divBdr>
            <w:top w:val="none" w:sz="0" w:space="0" w:color="auto"/>
            <w:left w:val="none" w:sz="0" w:space="0" w:color="auto"/>
            <w:bottom w:val="none" w:sz="0" w:space="0" w:color="auto"/>
            <w:right w:val="none" w:sz="0" w:space="0" w:color="auto"/>
          </w:divBdr>
        </w:div>
        <w:div w:id="1282494396">
          <w:marLeft w:val="640"/>
          <w:marRight w:val="0"/>
          <w:marTop w:val="0"/>
          <w:marBottom w:val="0"/>
          <w:divBdr>
            <w:top w:val="none" w:sz="0" w:space="0" w:color="auto"/>
            <w:left w:val="none" w:sz="0" w:space="0" w:color="auto"/>
            <w:bottom w:val="none" w:sz="0" w:space="0" w:color="auto"/>
            <w:right w:val="none" w:sz="0" w:space="0" w:color="auto"/>
          </w:divBdr>
        </w:div>
        <w:div w:id="1314136736">
          <w:marLeft w:val="640"/>
          <w:marRight w:val="0"/>
          <w:marTop w:val="0"/>
          <w:marBottom w:val="0"/>
          <w:divBdr>
            <w:top w:val="none" w:sz="0" w:space="0" w:color="auto"/>
            <w:left w:val="none" w:sz="0" w:space="0" w:color="auto"/>
            <w:bottom w:val="none" w:sz="0" w:space="0" w:color="auto"/>
            <w:right w:val="none" w:sz="0" w:space="0" w:color="auto"/>
          </w:divBdr>
        </w:div>
        <w:div w:id="1403916541">
          <w:marLeft w:val="640"/>
          <w:marRight w:val="0"/>
          <w:marTop w:val="0"/>
          <w:marBottom w:val="0"/>
          <w:divBdr>
            <w:top w:val="none" w:sz="0" w:space="0" w:color="auto"/>
            <w:left w:val="none" w:sz="0" w:space="0" w:color="auto"/>
            <w:bottom w:val="none" w:sz="0" w:space="0" w:color="auto"/>
            <w:right w:val="none" w:sz="0" w:space="0" w:color="auto"/>
          </w:divBdr>
        </w:div>
        <w:div w:id="1409110526">
          <w:marLeft w:val="640"/>
          <w:marRight w:val="0"/>
          <w:marTop w:val="0"/>
          <w:marBottom w:val="0"/>
          <w:divBdr>
            <w:top w:val="none" w:sz="0" w:space="0" w:color="auto"/>
            <w:left w:val="none" w:sz="0" w:space="0" w:color="auto"/>
            <w:bottom w:val="none" w:sz="0" w:space="0" w:color="auto"/>
            <w:right w:val="none" w:sz="0" w:space="0" w:color="auto"/>
          </w:divBdr>
        </w:div>
        <w:div w:id="1574195371">
          <w:marLeft w:val="640"/>
          <w:marRight w:val="0"/>
          <w:marTop w:val="0"/>
          <w:marBottom w:val="0"/>
          <w:divBdr>
            <w:top w:val="none" w:sz="0" w:space="0" w:color="auto"/>
            <w:left w:val="none" w:sz="0" w:space="0" w:color="auto"/>
            <w:bottom w:val="none" w:sz="0" w:space="0" w:color="auto"/>
            <w:right w:val="none" w:sz="0" w:space="0" w:color="auto"/>
          </w:divBdr>
        </w:div>
        <w:div w:id="1789811013">
          <w:marLeft w:val="640"/>
          <w:marRight w:val="0"/>
          <w:marTop w:val="0"/>
          <w:marBottom w:val="0"/>
          <w:divBdr>
            <w:top w:val="none" w:sz="0" w:space="0" w:color="auto"/>
            <w:left w:val="none" w:sz="0" w:space="0" w:color="auto"/>
            <w:bottom w:val="none" w:sz="0" w:space="0" w:color="auto"/>
            <w:right w:val="none" w:sz="0" w:space="0" w:color="auto"/>
          </w:divBdr>
        </w:div>
        <w:div w:id="1805659642">
          <w:marLeft w:val="640"/>
          <w:marRight w:val="0"/>
          <w:marTop w:val="0"/>
          <w:marBottom w:val="0"/>
          <w:divBdr>
            <w:top w:val="none" w:sz="0" w:space="0" w:color="auto"/>
            <w:left w:val="none" w:sz="0" w:space="0" w:color="auto"/>
            <w:bottom w:val="none" w:sz="0" w:space="0" w:color="auto"/>
            <w:right w:val="none" w:sz="0" w:space="0" w:color="auto"/>
          </w:divBdr>
        </w:div>
        <w:div w:id="1820880079">
          <w:marLeft w:val="640"/>
          <w:marRight w:val="0"/>
          <w:marTop w:val="0"/>
          <w:marBottom w:val="0"/>
          <w:divBdr>
            <w:top w:val="none" w:sz="0" w:space="0" w:color="auto"/>
            <w:left w:val="none" w:sz="0" w:space="0" w:color="auto"/>
            <w:bottom w:val="none" w:sz="0" w:space="0" w:color="auto"/>
            <w:right w:val="none" w:sz="0" w:space="0" w:color="auto"/>
          </w:divBdr>
        </w:div>
        <w:div w:id="1861237664">
          <w:marLeft w:val="640"/>
          <w:marRight w:val="0"/>
          <w:marTop w:val="0"/>
          <w:marBottom w:val="0"/>
          <w:divBdr>
            <w:top w:val="none" w:sz="0" w:space="0" w:color="auto"/>
            <w:left w:val="none" w:sz="0" w:space="0" w:color="auto"/>
            <w:bottom w:val="none" w:sz="0" w:space="0" w:color="auto"/>
            <w:right w:val="none" w:sz="0" w:space="0" w:color="auto"/>
          </w:divBdr>
        </w:div>
        <w:div w:id="1871141450">
          <w:marLeft w:val="640"/>
          <w:marRight w:val="0"/>
          <w:marTop w:val="0"/>
          <w:marBottom w:val="0"/>
          <w:divBdr>
            <w:top w:val="none" w:sz="0" w:space="0" w:color="auto"/>
            <w:left w:val="none" w:sz="0" w:space="0" w:color="auto"/>
            <w:bottom w:val="none" w:sz="0" w:space="0" w:color="auto"/>
            <w:right w:val="none" w:sz="0" w:space="0" w:color="auto"/>
          </w:divBdr>
        </w:div>
        <w:div w:id="1946300520">
          <w:marLeft w:val="640"/>
          <w:marRight w:val="0"/>
          <w:marTop w:val="0"/>
          <w:marBottom w:val="0"/>
          <w:divBdr>
            <w:top w:val="none" w:sz="0" w:space="0" w:color="auto"/>
            <w:left w:val="none" w:sz="0" w:space="0" w:color="auto"/>
            <w:bottom w:val="none" w:sz="0" w:space="0" w:color="auto"/>
            <w:right w:val="none" w:sz="0" w:space="0" w:color="auto"/>
          </w:divBdr>
        </w:div>
        <w:div w:id="2001420389">
          <w:marLeft w:val="640"/>
          <w:marRight w:val="0"/>
          <w:marTop w:val="0"/>
          <w:marBottom w:val="0"/>
          <w:divBdr>
            <w:top w:val="none" w:sz="0" w:space="0" w:color="auto"/>
            <w:left w:val="none" w:sz="0" w:space="0" w:color="auto"/>
            <w:bottom w:val="none" w:sz="0" w:space="0" w:color="auto"/>
            <w:right w:val="none" w:sz="0" w:space="0" w:color="auto"/>
          </w:divBdr>
        </w:div>
      </w:divsChild>
    </w:div>
    <w:div w:id="283581688">
      <w:bodyDiv w:val="1"/>
      <w:marLeft w:val="0"/>
      <w:marRight w:val="0"/>
      <w:marTop w:val="0"/>
      <w:marBottom w:val="0"/>
      <w:divBdr>
        <w:top w:val="none" w:sz="0" w:space="0" w:color="auto"/>
        <w:left w:val="none" w:sz="0" w:space="0" w:color="auto"/>
        <w:bottom w:val="none" w:sz="0" w:space="0" w:color="auto"/>
        <w:right w:val="none" w:sz="0" w:space="0" w:color="auto"/>
      </w:divBdr>
    </w:div>
    <w:div w:id="284041522">
      <w:bodyDiv w:val="1"/>
      <w:marLeft w:val="0"/>
      <w:marRight w:val="0"/>
      <w:marTop w:val="0"/>
      <w:marBottom w:val="0"/>
      <w:divBdr>
        <w:top w:val="none" w:sz="0" w:space="0" w:color="auto"/>
        <w:left w:val="none" w:sz="0" w:space="0" w:color="auto"/>
        <w:bottom w:val="none" w:sz="0" w:space="0" w:color="auto"/>
        <w:right w:val="none" w:sz="0" w:space="0" w:color="auto"/>
      </w:divBdr>
    </w:div>
    <w:div w:id="284317851">
      <w:bodyDiv w:val="1"/>
      <w:marLeft w:val="0"/>
      <w:marRight w:val="0"/>
      <w:marTop w:val="0"/>
      <w:marBottom w:val="0"/>
      <w:divBdr>
        <w:top w:val="none" w:sz="0" w:space="0" w:color="auto"/>
        <w:left w:val="none" w:sz="0" w:space="0" w:color="auto"/>
        <w:bottom w:val="none" w:sz="0" w:space="0" w:color="auto"/>
        <w:right w:val="none" w:sz="0" w:space="0" w:color="auto"/>
      </w:divBdr>
    </w:div>
    <w:div w:id="284775923">
      <w:bodyDiv w:val="1"/>
      <w:marLeft w:val="0"/>
      <w:marRight w:val="0"/>
      <w:marTop w:val="0"/>
      <w:marBottom w:val="0"/>
      <w:divBdr>
        <w:top w:val="none" w:sz="0" w:space="0" w:color="auto"/>
        <w:left w:val="none" w:sz="0" w:space="0" w:color="auto"/>
        <w:bottom w:val="none" w:sz="0" w:space="0" w:color="auto"/>
        <w:right w:val="none" w:sz="0" w:space="0" w:color="auto"/>
      </w:divBdr>
    </w:div>
    <w:div w:id="285697779">
      <w:bodyDiv w:val="1"/>
      <w:marLeft w:val="0"/>
      <w:marRight w:val="0"/>
      <w:marTop w:val="0"/>
      <w:marBottom w:val="0"/>
      <w:divBdr>
        <w:top w:val="none" w:sz="0" w:space="0" w:color="auto"/>
        <w:left w:val="none" w:sz="0" w:space="0" w:color="auto"/>
        <w:bottom w:val="none" w:sz="0" w:space="0" w:color="auto"/>
        <w:right w:val="none" w:sz="0" w:space="0" w:color="auto"/>
      </w:divBdr>
    </w:div>
    <w:div w:id="285896232">
      <w:bodyDiv w:val="1"/>
      <w:marLeft w:val="0"/>
      <w:marRight w:val="0"/>
      <w:marTop w:val="0"/>
      <w:marBottom w:val="0"/>
      <w:divBdr>
        <w:top w:val="none" w:sz="0" w:space="0" w:color="auto"/>
        <w:left w:val="none" w:sz="0" w:space="0" w:color="auto"/>
        <w:bottom w:val="none" w:sz="0" w:space="0" w:color="auto"/>
        <w:right w:val="none" w:sz="0" w:space="0" w:color="auto"/>
      </w:divBdr>
    </w:div>
    <w:div w:id="287472589">
      <w:bodyDiv w:val="1"/>
      <w:marLeft w:val="0"/>
      <w:marRight w:val="0"/>
      <w:marTop w:val="0"/>
      <w:marBottom w:val="0"/>
      <w:divBdr>
        <w:top w:val="none" w:sz="0" w:space="0" w:color="auto"/>
        <w:left w:val="none" w:sz="0" w:space="0" w:color="auto"/>
        <w:bottom w:val="none" w:sz="0" w:space="0" w:color="auto"/>
        <w:right w:val="none" w:sz="0" w:space="0" w:color="auto"/>
      </w:divBdr>
    </w:div>
    <w:div w:id="287515199">
      <w:bodyDiv w:val="1"/>
      <w:marLeft w:val="0"/>
      <w:marRight w:val="0"/>
      <w:marTop w:val="0"/>
      <w:marBottom w:val="0"/>
      <w:divBdr>
        <w:top w:val="none" w:sz="0" w:space="0" w:color="auto"/>
        <w:left w:val="none" w:sz="0" w:space="0" w:color="auto"/>
        <w:bottom w:val="none" w:sz="0" w:space="0" w:color="auto"/>
        <w:right w:val="none" w:sz="0" w:space="0" w:color="auto"/>
      </w:divBdr>
    </w:div>
    <w:div w:id="288053316">
      <w:bodyDiv w:val="1"/>
      <w:marLeft w:val="0"/>
      <w:marRight w:val="0"/>
      <w:marTop w:val="0"/>
      <w:marBottom w:val="0"/>
      <w:divBdr>
        <w:top w:val="none" w:sz="0" w:space="0" w:color="auto"/>
        <w:left w:val="none" w:sz="0" w:space="0" w:color="auto"/>
        <w:bottom w:val="none" w:sz="0" w:space="0" w:color="auto"/>
        <w:right w:val="none" w:sz="0" w:space="0" w:color="auto"/>
      </w:divBdr>
    </w:div>
    <w:div w:id="288125696">
      <w:bodyDiv w:val="1"/>
      <w:marLeft w:val="0"/>
      <w:marRight w:val="0"/>
      <w:marTop w:val="0"/>
      <w:marBottom w:val="0"/>
      <w:divBdr>
        <w:top w:val="none" w:sz="0" w:space="0" w:color="auto"/>
        <w:left w:val="none" w:sz="0" w:space="0" w:color="auto"/>
        <w:bottom w:val="none" w:sz="0" w:space="0" w:color="auto"/>
        <w:right w:val="none" w:sz="0" w:space="0" w:color="auto"/>
      </w:divBdr>
    </w:div>
    <w:div w:id="288316234">
      <w:bodyDiv w:val="1"/>
      <w:marLeft w:val="0"/>
      <w:marRight w:val="0"/>
      <w:marTop w:val="0"/>
      <w:marBottom w:val="0"/>
      <w:divBdr>
        <w:top w:val="none" w:sz="0" w:space="0" w:color="auto"/>
        <w:left w:val="none" w:sz="0" w:space="0" w:color="auto"/>
        <w:bottom w:val="none" w:sz="0" w:space="0" w:color="auto"/>
        <w:right w:val="none" w:sz="0" w:space="0" w:color="auto"/>
      </w:divBdr>
    </w:div>
    <w:div w:id="289284766">
      <w:bodyDiv w:val="1"/>
      <w:marLeft w:val="0"/>
      <w:marRight w:val="0"/>
      <w:marTop w:val="0"/>
      <w:marBottom w:val="0"/>
      <w:divBdr>
        <w:top w:val="none" w:sz="0" w:space="0" w:color="auto"/>
        <w:left w:val="none" w:sz="0" w:space="0" w:color="auto"/>
        <w:bottom w:val="none" w:sz="0" w:space="0" w:color="auto"/>
        <w:right w:val="none" w:sz="0" w:space="0" w:color="auto"/>
      </w:divBdr>
    </w:div>
    <w:div w:id="289407044">
      <w:bodyDiv w:val="1"/>
      <w:marLeft w:val="0"/>
      <w:marRight w:val="0"/>
      <w:marTop w:val="0"/>
      <w:marBottom w:val="0"/>
      <w:divBdr>
        <w:top w:val="none" w:sz="0" w:space="0" w:color="auto"/>
        <w:left w:val="none" w:sz="0" w:space="0" w:color="auto"/>
        <w:bottom w:val="none" w:sz="0" w:space="0" w:color="auto"/>
        <w:right w:val="none" w:sz="0" w:space="0" w:color="auto"/>
      </w:divBdr>
    </w:div>
    <w:div w:id="289678370">
      <w:bodyDiv w:val="1"/>
      <w:marLeft w:val="0"/>
      <w:marRight w:val="0"/>
      <w:marTop w:val="0"/>
      <w:marBottom w:val="0"/>
      <w:divBdr>
        <w:top w:val="none" w:sz="0" w:space="0" w:color="auto"/>
        <w:left w:val="none" w:sz="0" w:space="0" w:color="auto"/>
        <w:bottom w:val="none" w:sz="0" w:space="0" w:color="auto"/>
        <w:right w:val="none" w:sz="0" w:space="0" w:color="auto"/>
      </w:divBdr>
    </w:div>
    <w:div w:id="289745687">
      <w:bodyDiv w:val="1"/>
      <w:marLeft w:val="0"/>
      <w:marRight w:val="0"/>
      <w:marTop w:val="0"/>
      <w:marBottom w:val="0"/>
      <w:divBdr>
        <w:top w:val="none" w:sz="0" w:space="0" w:color="auto"/>
        <w:left w:val="none" w:sz="0" w:space="0" w:color="auto"/>
        <w:bottom w:val="none" w:sz="0" w:space="0" w:color="auto"/>
        <w:right w:val="none" w:sz="0" w:space="0" w:color="auto"/>
      </w:divBdr>
    </w:div>
    <w:div w:id="290786762">
      <w:bodyDiv w:val="1"/>
      <w:marLeft w:val="0"/>
      <w:marRight w:val="0"/>
      <w:marTop w:val="0"/>
      <w:marBottom w:val="0"/>
      <w:divBdr>
        <w:top w:val="none" w:sz="0" w:space="0" w:color="auto"/>
        <w:left w:val="none" w:sz="0" w:space="0" w:color="auto"/>
        <w:bottom w:val="none" w:sz="0" w:space="0" w:color="auto"/>
        <w:right w:val="none" w:sz="0" w:space="0" w:color="auto"/>
      </w:divBdr>
    </w:div>
    <w:div w:id="291714833">
      <w:bodyDiv w:val="1"/>
      <w:marLeft w:val="0"/>
      <w:marRight w:val="0"/>
      <w:marTop w:val="0"/>
      <w:marBottom w:val="0"/>
      <w:divBdr>
        <w:top w:val="none" w:sz="0" w:space="0" w:color="auto"/>
        <w:left w:val="none" w:sz="0" w:space="0" w:color="auto"/>
        <w:bottom w:val="none" w:sz="0" w:space="0" w:color="auto"/>
        <w:right w:val="none" w:sz="0" w:space="0" w:color="auto"/>
      </w:divBdr>
    </w:div>
    <w:div w:id="291785429">
      <w:bodyDiv w:val="1"/>
      <w:marLeft w:val="0"/>
      <w:marRight w:val="0"/>
      <w:marTop w:val="0"/>
      <w:marBottom w:val="0"/>
      <w:divBdr>
        <w:top w:val="none" w:sz="0" w:space="0" w:color="auto"/>
        <w:left w:val="none" w:sz="0" w:space="0" w:color="auto"/>
        <w:bottom w:val="none" w:sz="0" w:space="0" w:color="auto"/>
        <w:right w:val="none" w:sz="0" w:space="0" w:color="auto"/>
      </w:divBdr>
    </w:div>
    <w:div w:id="291981106">
      <w:bodyDiv w:val="1"/>
      <w:marLeft w:val="0"/>
      <w:marRight w:val="0"/>
      <w:marTop w:val="0"/>
      <w:marBottom w:val="0"/>
      <w:divBdr>
        <w:top w:val="none" w:sz="0" w:space="0" w:color="auto"/>
        <w:left w:val="none" w:sz="0" w:space="0" w:color="auto"/>
        <w:bottom w:val="none" w:sz="0" w:space="0" w:color="auto"/>
        <w:right w:val="none" w:sz="0" w:space="0" w:color="auto"/>
      </w:divBdr>
    </w:div>
    <w:div w:id="293412819">
      <w:bodyDiv w:val="1"/>
      <w:marLeft w:val="0"/>
      <w:marRight w:val="0"/>
      <w:marTop w:val="0"/>
      <w:marBottom w:val="0"/>
      <w:divBdr>
        <w:top w:val="none" w:sz="0" w:space="0" w:color="auto"/>
        <w:left w:val="none" w:sz="0" w:space="0" w:color="auto"/>
        <w:bottom w:val="none" w:sz="0" w:space="0" w:color="auto"/>
        <w:right w:val="none" w:sz="0" w:space="0" w:color="auto"/>
      </w:divBdr>
    </w:div>
    <w:div w:id="293605718">
      <w:bodyDiv w:val="1"/>
      <w:marLeft w:val="0"/>
      <w:marRight w:val="0"/>
      <w:marTop w:val="0"/>
      <w:marBottom w:val="0"/>
      <w:divBdr>
        <w:top w:val="none" w:sz="0" w:space="0" w:color="auto"/>
        <w:left w:val="none" w:sz="0" w:space="0" w:color="auto"/>
        <w:bottom w:val="none" w:sz="0" w:space="0" w:color="auto"/>
        <w:right w:val="none" w:sz="0" w:space="0" w:color="auto"/>
      </w:divBdr>
    </w:div>
    <w:div w:id="294024537">
      <w:bodyDiv w:val="1"/>
      <w:marLeft w:val="0"/>
      <w:marRight w:val="0"/>
      <w:marTop w:val="0"/>
      <w:marBottom w:val="0"/>
      <w:divBdr>
        <w:top w:val="none" w:sz="0" w:space="0" w:color="auto"/>
        <w:left w:val="none" w:sz="0" w:space="0" w:color="auto"/>
        <w:bottom w:val="none" w:sz="0" w:space="0" w:color="auto"/>
        <w:right w:val="none" w:sz="0" w:space="0" w:color="auto"/>
      </w:divBdr>
    </w:div>
    <w:div w:id="294141099">
      <w:bodyDiv w:val="1"/>
      <w:marLeft w:val="0"/>
      <w:marRight w:val="0"/>
      <w:marTop w:val="0"/>
      <w:marBottom w:val="0"/>
      <w:divBdr>
        <w:top w:val="none" w:sz="0" w:space="0" w:color="auto"/>
        <w:left w:val="none" w:sz="0" w:space="0" w:color="auto"/>
        <w:bottom w:val="none" w:sz="0" w:space="0" w:color="auto"/>
        <w:right w:val="none" w:sz="0" w:space="0" w:color="auto"/>
      </w:divBdr>
    </w:div>
    <w:div w:id="294144785">
      <w:bodyDiv w:val="1"/>
      <w:marLeft w:val="0"/>
      <w:marRight w:val="0"/>
      <w:marTop w:val="0"/>
      <w:marBottom w:val="0"/>
      <w:divBdr>
        <w:top w:val="none" w:sz="0" w:space="0" w:color="auto"/>
        <w:left w:val="none" w:sz="0" w:space="0" w:color="auto"/>
        <w:bottom w:val="none" w:sz="0" w:space="0" w:color="auto"/>
        <w:right w:val="none" w:sz="0" w:space="0" w:color="auto"/>
      </w:divBdr>
    </w:div>
    <w:div w:id="294217431">
      <w:bodyDiv w:val="1"/>
      <w:marLeft w:val="0"/>
      <w:marRight w:val="0"/>
      <w:marTop w:val="0"/>
      <w:marBottom w:val="0"/>
      <w:divBdr>
        <w:top w:val="none" w:sz="0" w:space="0" w:color="auto"/>
        <w:left w:val="none" w:sz="0" w:space="0" w:color="auto"/>
        <w:bottom w:val="none" w:sz="0" w:space="0" w:color="auto"/>
        <w:right w:val="none" w:sz="0" w:space="0" w:color="auto"/>
      </w:divBdr>
    </w:div>
    <w:div w:id="294331768">
      <w:bodyDiv w:val="1"/>
      <w:marLeft w:val="0"/>
      <w:marRight w:val="0"/>
      <w:marTop w:val="0"/>
      <w:marBottom w:val="0"/>
      <w:divBdr>
        <w:top w:val="none" w:sz="0" w:space="0" w:color="auto"/>
        <w:left w:val="none" w:sz="0" w:space="0" w:color="auto"/>
        <w:bottom w:val="none" w:sz="0" w:space="0" w:color="auto"/>
        <w:right w:val="none" w:sz="0" w:space="0" w:color="auto"/>
      </w:divBdr>
    </w:div>
    <w:div w:id="295991634">
      <w:bodyDiv w:val="1"/>
      <w:marLeft w:val="0"/>
      <w:marRight w:val="0"/>
      <w:marTop w:val="0"/>
      <w:marBottom w:val="0"/>
      <w:divBdr>
        <w:top w:val="none" w:sz="0" w:space="0" w:color="auto"/>
        <w:left w:val="none" w:sz="0" w:space="0" w:color="auto"/>
        <w:bottom w:val="none" w:sz="0" w:space="0" w:color="auto"/>
        <w:right w:val="none" w:sz="0" w:space="0" w:color="auto"/>
      </w:divBdr>
    </w:div>
    <w:div w:id="296035242">
      <w:bodyDiv w:val="1"/>
      <w:marLeft w:val="0"/>
      <w:marRight w:val="0"/>
      <w:marTop w:val="0"/>
      <w:marBottom w:val="0"/>
      <w:divBdr>
        <w:top w:val="none" w:sz="0" w:space="0" w:color="auto"/>
        <w:left w:val="none" w:sz="0" w:space="0" w:color="auto"/>
        <w:bottom w:val="none" w:sz="0" w:space="0" w:color="auto"/>
        <w:right w:val="none" w:sz="0" w:space="0" w:color="auto"/>
      </w:divBdr>
    </w:div>
    <w:div w:id="296491893">
      <w:bodyDiv w:val="1"/>
      <w:marLeft w:val="0"/>
      <w:marRight w:val="0"/>
      <w:marTop w:val="0"/>
      <w:marBottom w:val="0"/>
      <w:divBdr>
        <w:top w:val="none" w:sz="0" w:space="0" w:color="auto"/>
        <w:left w:val="none" w:sz="0" w:space="0" w:color="auto"/>
        <w:bottom w:val="none" w:sz="0" w:space="0" w:color="auto"/>
        <w:right w:val="none" w:sz="0" w:space="0" w:color="auto"/>
      </w:divBdr>
    </w:div>
    <w:div w:id="297418914">
      <w:bodyDiv w:val="1"/>
      <w:marLeft w:val="0"/>
      <w:marRight w:val="0"/>
      <w:marTop w:val="0"/>
      <w:marBottom w:val="0"/>
      <w:divBdr>
        <w:top w:val="none" w:sz="0" w:space="0" w:color="auto"/>
        <w:left w:val="none" w:sz="0" w:space="0" w:color="auto"/>
        <w:bottom w:val="none" w:sz="0" w:space="0" w:color="auto"/>
        <w:right w:val="none" w:sz="0" w:space="0" w:color="auto"/>
      </w:divBdr>
    </w:div>
    <w:div w:id="297800877">
      <w:bodyDiv w:val="1"/>
      <w:marLeft w:val="0"/>
      <w:marRight w:val="0"/>
      <w:marTop w:val="0"/>
      <w:marBottom w:val="0"/>
      <w:divBdr>
        <w:top w:val="none" w:sz="0" w:space="0" w:color="auto"/>
        <w:left w:val="none" w:sz="0" w:space="0" w:color="auto"/>
        <w:bottom w:val="none" w:sz="0" w:space="0" w:color="auto"/>
        <w:right w:val="none" w:sz="0" w:space="0" w:color="auto"/>
      </w:divBdr>
    </w:div>
    <w:div w:id="299304659">
      <w:bodyDiv w:val="1"/>
      <w:marLeft w:val="0"/>
      <w:marRight w:val="0"/>
      <w:marTop w:val="0"/>
      <w:marBottom w:val="0"/>
      <w:divBdr>
        <w:top w:val="none" w:sz="0" w:space="0" w:color="auto"/>
        <w:left w:val="none" w:sz="0" w:space="0" w:color="auto"/>
        <w:bottom w:val="none" w:sz="0" w:space="0" w:color="auto"/>
        <w:right w:val="none" w:sz="0" w:space="0" w:color="auto"/>
      </w:divBdr>
    </w:div>
    <w:div w:id="299501100">
      <w:bodyDiv w:val="1"/>
      <w:marLeft w:val="0"/>
      <w:marRight w:val="0"/>
      <w:marTop w:val="0"/>
      <w:marBottom w:val="0"/>
      <w:divBdr>
        <w:top w:val="none" w:sz="0" w:space="0" w:color="auto"/>
        <w:left w:val="none" w:sz="0" w:space="0" w:color="auto"/>
        <w:bottom w:val="none" w:sz="0" w:space="0" w:color="auto"/>
        <w:right w:val="none" w:sz="0" w:space="0" w:color="auto"/>
      </w:divBdr>
    </w:div>
    <w:div w:id="300816494">
      <w:bodyDiv w:val="1"/>
      <w:marLeft w:val="0"/>
      <w:marRight w:val="0"/>
      <w:marTop w:val="0"/>
      <w:marBottom w:val="0"/>
      <w:divBdr>
        <w:top w:val="none" w:sz="0" w:space="0" w:color="auto"/>
        <w:left w:val="none" w:sz="0" w:space="0" w:color="auto"/>
        <w:bottom w:val="none" w:sz="0" w:space="0" w:color="auto"/>
        <w:right w:val="none" w:sz="0" w:space="0" w:color="auto"/>
      </w:divBdr>
    </w:div>
    <w:div w:id="301232984">
      <w:bodyDiv w:val="1"/>
      <w:marLeft w:val="0"/>
      <w:marRight w:val="0"/>
      <w:marTop w:val="0"/>
      <w:marBottom w:val="0"/>
      <w:divBdr>
        <w:top w:val="none" w:sz="0" w:space="0" w:color="auto"/>
        <w:left w:val="none" w:sz="0" w:space="0" w:color="auto"/>
        <w:bottom w:val="none" w:sz="0" w:space="0" w:color="auto"/>
        <w:right w:val="none" w:sz="0" w:space="0" w:color="auto"/>
      </w:divBdr>
    </w:div>
    <w:div w:id="301622005">
      <w:bodyDiv w:val="1"/>
      <w:marLeft w:val="0"/>
      <w:marRight w:val="0"/>
      <w:marTop w:val="0"/>
      <w:marBottom w:val="0"/>
      <w:divBdr>
        <w:top w:val="none" w:sz="0" w:space="0" w:color="auto"/>
        <w:left w:val="none" w:sz="0" w:space="0" w:color="auto"/>
        <w:bottom w:val="none" w:sz="0" w:space="0" w:color="auto"/>
        <w:right w:val="none" w:sz="0" w:space="0" w:color="auto"/>
      </w:divBdr>
    </w:div>
    <w:div w:id="301665792">
      <w:bodyDiv w:val="1"/>
      <w:marLeft w:val="0"/>
      <w:marRight w:val="0"/>
      <w:marTop w:val="0"/>
      <w:marBottom w:val="0"/>
      <w:divBdr>
        <w:top w:val="none" w:sz="0" w:space="0" w:color="auto"/>
        <w:left w:val="none" w:sz="0" w:space="0" w:color="auto"/>
        <w:bottom w:val="none" w:sz="0" w:space="0" w:color="auto"/>
        <w:right w:val="none" w:sz="0" w:space="0" w:color="auto"/>
      </w:divBdr>
    </w:div>
    <w:div w:id="301734279">
      <w:bodyDiv w:val="1"/>
      <w:marLeft w:val="0"/>
      <w:marRight w:val="0"/>
      <w:marTop w:val="0"/>
      <w:marBottom w:val="0"/>
      <w:divBdr>
        <w:top w:val="none" w:sz="0" w:space="0" w:color="auto"/>
        <w:left w:val="none" w:sz="0" w:space="0" w:color="auto"/>
        <w:bottom w:val="none" w:sz="0" w:space="0" w:color="auto"/>
        <w:right w:val="none" w:sz="0" w:space="0" w:color="auto"/>
      </w:divBdr>
    </w:div>
    <w:div w:id="301928424">
      <w:bodyDiv w:val="1"/>
      <w:marLeft w:val="0"/>
      <w:marRight w:val="0"/>
      <w:marTop w:val="0"/>
      <w:marBottom w:val="0"/>
      <w:divBdr>
        <w:top w:val="none" w:sz="0" w:space="0" w:color="auto"/>
        <w:left w:val="none" w:sz="0" w:space="0" w:color="auto"/>
        <w:bottom w:val="none" w:sz="0" w:space="0" w:color="auto"/>
        <w:right w:val="none" w:sz="0" w:space="0" w:color="auto"/>
      </w:divBdr>
    </w:div>
    <w:div w:id="302126452">
      <w:bodyDiv w:val="1"/>
      <w:marLeft w:val="0"/>
      <w:marRight w:val="0"/>
      <w:marTop w:val="0"/>
      <w:marBottom w:val="0"/>
      <w:divBdr>
        <w:top w:val="none" w:sz="0" w:space="0" w:color="auto"/>
        <w:left w:val="none" w:sz="0" w:space="0" w:color="auto"/>
        <w:bottom w:val="none" w:sz="0" w:space="0" w:color="auto"/>
        <w:right w:val="none" w:sz="0" w:space="0" w:color="auto"/>
      </w:divBdr>
    </w:div>
    <w:div w:id="302664972">
      <w:bodyDiv w:val="1"/>
      <w:marLeft w:val="0"/>
      <w:marRight w:val="0"/>
      <w:marTop w:val="0"/>
      <w:marBottom w:val="0"/>
      <w:divBdr>
        <w:top w:val="none" w:sz="0" w:space="0" w:color="auto"/>
        <w:left w:val="none" w:sz="0" w:space="0" w:color="auto"/>
        <w:bottom w:val="none" w:sz="0" w:space="0" w:color="auto"/>
        <w:right w:val="none" w:sz="0" w:space="0" w:color="auto"/>
      </w:divBdr>
    </w:div>
    <w:div w:id="303781318">
      <w:bodyDiv w:val="1"/>
      <w:marLeft w:val="0"/>
      <w:marRight w:val="0"/>
      <w:marTop w:val="0"/>
      <w:marBottom w:val="0"/>
      <w:divBdr>
        <w:top w:val="none" w:sz="0" w:space="0" w:color="auto"/>
        <w:left w:val="none" w:sz="0" w:space="0" w:color="auto"/>
        <w:bottom w:val="none" w:sz="0" w:space="0" w:color="auto"/>
        <w:right w:val="none" w:sz="0" w:space="0" w:color="auto"/>
      </w:divBdr>
    </w:div>
    <w:div w:id="303900981">
      <w:bodyDiv w:val="1"/>
      <w:marLeft w:val="0"/>
      <w:marRight w:val="0"/>
      <w:marTop w:val="0"/>
      <w:marBottom w:val="0"/>
      <w:divBdr>
        <w:top w:val="none" w:sz="0" w:space="0" w:color="auto"/>
        <w:left w:val="none" w:sz="0" w:space="0" w:color="auto"/>
        <w:bottom w:val="none" w:sz="0" w:space="0" w:color="auto"/>
        <w:right w:val="none" w:sz="0" w:space="0" w:color="auto"/>
      </w:divBdr>
    </w:div>
    <w:div w:id="304744397">
      <w:bodyDiv w:val="1"/>
      <w:marLeft w:val="0"/>
      <w:marRight w:val="0"/>
      <w:marTop w:val="0"/>
      <w:marBottom w:val="0"/>
      <w:divBdr>
        <w:top w:val="none" w:sz="0" w:space="0" w:color="auto"/>
        <w:left w:val="none" w:sz="0" w:space="0" w:color="auto"/>
        <w:bottom w:val="none" w:sz="0" w:space="0" w:color="auto"/>
        <w:right w:val="none" w:sz="0" w:space="0" w:color="auto"/>
      </w:divBdr>
    </w:div>
    <w:div w:id="304892643">
      <w:bodyDiv w:val="1"/>
      <w:marLeft w:val="0"/>
      <w:marRight w:val="0"/>
      <w:marTop w:val="0"/>
      <w:marBottom w:val="0"/>
      <w:divBdr>
        <w:top w:val="none" w:sz="0" w:space="0" w:color="auto"/>
        <w:left w:val="none" w:sz="0" w:space="0" w:color="auto"/>
        <w:bottom w:val="none" w:sz="0" w:space="0" w:color="auto"/>
        <w:right w:val="none" w:sz="0" w:space="0" w:color="auto"/>
      </w:divBdr>
    </w:div>
    <w:div w:id="305011322">
      <w:bodyDiv w:val="1"/>
      <w:marLeft w:val="0"/>
      <w:marRight w:val="0"/>
      <w:marTop w:val="0"/>
      <w:marBottom w:val="0"/>
      <w:divBdr>
        <w:top w:val="none" w:sz="0" w:space="0" w:color="auto"/>
        <w:left w:val="none" w:sz="0" w:space="0" w:color="auto"/>
        <w:bottom w:val="none" w:sz="0" w:space="0" w:color="auto"/>
        <w:right w:val="none" w:sz="0" w:space="0" w:color="auto"/>
      </w:divBdr>
    </w:div>
    <w:div w:id="305085427">
      <w:bodyDiv w:val="1"/>
      <w:marLeft w:val="0"/>
      <w:marRight w:val="0"/>
      <w:marTop w:val="0"/>
      <w:marBottom w:val="0"/>
      <w:divBdr>
        <w:top w:val="none" w:sz="0" w:space="0" w:color="auto"/>
        <w:left w:val="none" w:sz="0" w:space="0" w:color="auto"/>
        <w:bottom w:val="none" w:sz="0" w:space="0" w:color="auto"/>
        <w:right w:val="none" w:sz="0" w:space="0" w:color="auto"/>
      </w:divBdr>
      <w:divsChild>
        <w:div w:id="47462990">
          <w:marLeft w:val="640"/>
          <w:marRight w:val="0"/>
          <w:marTop w:val="0"/>
          <w:marBottom w:val="0"/>
          <w:divBdr>
            <w:top w:val="none" w:sz="0" w:space="0" w:color="auto"/>
            <w:left w:val="none" w:sz="0" w:space="0" w:color="auto"/>
            <w:bottom w:val="none" w:sz="0" w:space="0" w:color="auto"/>
            <w:right w:val="none" w:sz="0" w:space="0" w:color="auto"/>
          </w:divBdr>
        </w:div>
        <w:div w:id="58288093">
          <w:marLeft w:val="640"/>
          <w:marRight w:val="0"/>
          <w:marTop w:val="0"/>
          <w:marBottom w:val="0"/>
          <w:divBdr>
            <w:top w:val="none" w:sz="0" w:space="0" w:color="auto"/>
            <w:left w:val="none" w:sz="0" w:space="0" w:color="auto"/>
            <w:bottom w:val="none" w:sz="0" w:space="0" w:color="auto"/>
            <w:right w:val="none" w:sz="0" w:space="0" w:color="auto"/>
          </w:divBdr>
        </w:div>
        <w:div w:id="99223813">
          <w:marLeft w:val="640"/>
          <w:marRight w:val="0"/>
          <w:marTop w:val="0"/>
          <w:marBottom w:val="0"/>
          <w:divBdr>
            <w:top w:val="none" w:sz="0" w:space="0" w:color="auto"/>
            <w:left w:val="none" w:sz="0" w:space="0" w:color="auto"/>
            <w:bottom w:val="none" w:sz="0" w:space="0" w:color="auto"/>
            <w:right w:val="none" w:sz="0" w:space="0" w:color="auto"/>
          </w:divBdr>
        </w:div>
        <w:div w:id="124352408">
          <w:marLeft w:val="640"/>
          <w:marRight w:val="0"/>
          <w:marTop w:val="0"/>
          <w:marBottom w:val="0"/>
          <w:divBdr>
            <w:top w:val="none" w:sz="0" w:space="0" w:color="auto"/>
            <w:left w:val="none" w:sz="0" w:space="0" w:color="auto"/>
            <w:bottom w:val="none" w:sz="0" w:space="0" w:color="auto"/>
            <w:right w:val="none" w:sz="0" w:space="0" w:color="auto"/>
          </w:divBdr>
        </w:div>
        <w:div w:id="344746695">
          <w:marLeft w:val="640"/>
          <w:marRight w:val="0"/>
          <w:marTop w:val="0"/>
          <w:marBottom w:val="0"/>
          <w:divBdr>
            <w:top w:val="none" w:sz="0" w:space="0" w:color="auto"/>
            <w:left w:val="none" w:sz="0" w:space="0" w:color="auto"/>
            <w:bottom w:val="none" w:sz="0" w:space="0" w:color="auto"/>
            <w:right w:val="none" w:sz="0" w:space="0" w:color="auto"/>
          </w:divBdr>
        </w:div>
        <w:div w:id="372966570">
          <w:marLeft w:val="640"/>
          <w:marRight w:val="0"/>
          <w:marTop w:val="0"/>
          <w:marBottom w:val="0"/>
          <w:divBdr>
            <w:top w:val="none" w:sz="0" w:space="0" w:color="auto"/>
            <w:left w:val="none" w:sz="0" w:space="0" w:color="auto"/>
            <w:bottom w:val="none" w:sz="0" w:space="0" w:color="auto"/>
            <w:right w:val="none" w:sz="0" w:space="0" w:color="auto"/>
          </w:divBdr>
        </w:div>
        <w:div w:id="647058402">
          <w:marLeft w:val="640"/>
          <w:marRight w:val="0"/>
          <w:marTop w:val="0"/>
          <w:marBottom w:val="0"/>
          <w:divBdr>
            <w:top w:val="none" w:sz="0" w:space="0" w:color="auto"/>
            <w:left w:val="none" w:sz="0" w:space="0" w:color="auto"/>
            <w:bottom w:val="none" w:sz="0" w:space="0" w:color="auto"/>
            <w:right w:val="none" w:sz="0" w:space="0" w:color="auto"/>
          </w:divBdr>
        </w:div>
        <w:div w:id="693534395">
          <w:marLeft w:val="640"/>
          <w:marRight w:val="0"/>
          <w:marTop w:val="0"/>
          <w:marBottom w:val="0"/>
          <w:divBdr>
            <w:top w:val="none" w:sz="0" w:space="0" w:color="auto"/>
            <w:left w:val="none" w:sz="0" w:space="0" w:color="auto"/>
            <w:bottom w:val="none" w:sz="0" w:space="0" w:color="auto"/>
            <w:right w:val="none" w:sz="0" w:space="0" w:color="auto"/>
          </w:divBdr>
        </w:div>
        <w:div w:id="723411953">
          <w:marLeft w:val="640"/>
          <w:marRight w:val="0"/>
          <w:marTop w:val="0"/>
          <w:marBottom w:val="0"/>
          <w:divBdr>
            <w:top w:val="none" w:sz="0" w:space="0" w:color="auto"/>
            <w:left w:val="none" w:sz="0" w:space="0" w:color="auto"/>
            <w:bottom w:val="none" w:sz="0" w:space="0" w:color="auto"/>
            <w:right w:val="none" w:sz="0" w:space="0" w:color="auto"/>
          </w:divBdr>
        </w:div>
        <w:div w:id="906573961">
          <w:marLeft w:val="640"/>
          <w:marRight w:val="0"/>
          <w:marTop w:val="0"/>
          <w:marBottom w:val="0"/>
          <w:divBdr>
            <w:top w:val="none" w:sz="0" w:space="0" w:color="auto"/>
            <w:left w:val="none" w:sz="0" w:space="0" w:color="auto"/>
            <w:bottom w:val="none" w:sz="0" w:space="0" w:color="auto"/>
            <w:right w:val="none" w:sz="0" w:space="0" w:color="auto"/>
          </w:divBdr>
        </w:div>
        <w:div w:id="986590432">
          <w:marLeft w:val="640"/>
          <w:marRight w:val="0"/>
          <w:marTop w:val="0"/>
          <w:marBottom w:val="0"/>
          <w:divBdr>
            <w:top w:val="none" w:sz="0" w:space="0" w:color="auto"/>
            <w:left w:val="none" w:sz="0" w:space="0" w:color="auto"/>
            <w:bottom w:val="none" w:sz="0" w:space="0" w:color="auto"/>
            <w:right w:val="none" w:sz="0" w:space="0" w:color="auto"/>
          </w:divBdr>
        </w:div>
        <w:div w:id="1010642036">
          <w:marLeft w:val="640"/>
          <w:marRight w:val="0"/>
          <w:marTop w:val="0"/>
          <w:marBottom w:val="0"/>
          <w:divBdr>
            <w:top w:val="none" w:sz="0" w:space="0" w:color="auto"/>
            <w:left w:val="none" w:sz="0" w:space="0" w:color="auto"/>
            <w:bottom w:val="none" w:sz="0" w:space="0" w:color="auto"/>
            <w:right w:val="none" w:sz="0" w:space="0" w:color="auto"/>
          </w:divBdr>
        </w:div>
        <w:div w:id="1078989173">
          <w:marLeft w:val="640"/>
          <w:marRight w:val="0"/>
          <w:marTop w:val="0"/>
          <w:marBottom w:val="0"/>
          <w:divBdr>
            <w:top w:val="none" w:sz="0" w:space="0" w:color="auto"/>
            <w:left w:val="none" w:sz="0" w:space="0" w:color="auto"/>
            <w:bottom w:val="none" w:sz="0" w:space="0" w:color="auto"/>
            <w:right w:val="none" w:sz="0" w:space="0" w:color="auto"/>
          </w:divBdr>
        </w:div>
        <w:div w:id="1243098230">
          <w:marLeft w:val="640"/>
          <w:marRight w:val="0"/>
          <w:marTop w:val="0"/>
          <w:marBottom w:val="0"/>
          <w:divBdr>
            <w:top w:val="none" w:sz="0" w:space="0" w:color="auto"/>
            <w:left w:val="none" w:sz="0" w:space="0" w:color="auto"/>
            <w:bottom w:val="none" w:sz="0" w:space="0" w:color="auto"/>
            <w:right w:val="none" w:sz="0" w:space="0" w:color="auto"/>
          </w:divBdr>
        </w:div>
        <w:div w:id="1322155551">
          <w:marLeft w:val="640"/>
          <w:marRight w:val="0"/>
          <w:marTop w:val="0"/>
          <w:marBottom w:val="0"/>
          <w:divBdr>
            <w:top w:val="none" w:sz="0" w:space="0" w:color="auto"/>
            <w:left w:val="none" w:sz="0" w:space="0" w:color="auto"/>
            <w:bottom w:val="none" w:sz="0" w:space="0" w:color="auto"/>
            <w:right w:val="none" w:sz="0" w:space="0" w:color="auto"/>
          </w:divBdr>
        </w:div>
        <w:div w:id="1636566524">
          <w:marLeft w:val="640"/>
          <w:marRight w:val="0"/>
          <w:marTop w:val="0"/>
          <w:marBottom w:val="0"/>
          <w:divBdr>
            <w:top w:val="none" w:sz="0" w:space="0" w:color="auto"/>
            <w:left w:val="none" w:sz="0" w:space="0" w:color="auto"/>
            <w:bottom w:val="none" w:sz="0" w:space="0" w:color="auto"/>
            <w:right w:val="none" w:sz="0" w:space="0" w:color="auto"/>
          </w:divBdr>
        </w:div>
        <w:div w:id="1808156617">
          <w:marLeft w:val="640"/>
          <w:marRight w:val="0"/>
          <w:marTop w:val="0"/>
          <w:marBottom w:val="0"/>
          <w:divBdr>
            <w:top w:val="none" w:sz="0" w:space="0" w:color="auto"/>
            <w:left w:val="none" w:sz="0" w:space="0" w:color="auto"/>
            <w:bottom w:val="none" w:sz="0" w:space="0" w:color="auto"/>
            <w:right w:val="none" w:sz="0" w:space="0" w:color="auto"/>
          </w:divBdr>
        </w:div>
        <w:div w:id="2052071343">
          <w:marLeft w:val="640"/>
          <w:marRight w:val="0"/>
          <w:marTop w:val="0"/>
          <w:marBottom w:val="0"/>
          <w:divBdr>
            <w:top w:val="none" w:sz="0" w:space="0" w:color="auto"/>
            <w:left w:val="none" w:sz="0" w:space="0" w:color="auto"/>
            <w:bottom w:val="none" w:sz="0" w:space="0" w:color="auto"/>
            <w:right w:val="none" w:sz="0" w:space="0" w:color="auto"/>
          </w:divBdr>
        </w:div>
        <w:div w:id="2064254887">
          <w:marLeft w:val="640"/>
          <w:marRight w:val="0"/>
          <w:marTop w:val="0"/>
          <w:marBottom w:val="0"/>
          <w:divBdr>
            <w:top w:val="none" w:sz="0" w:space="0" w:color="auto"/>
            <w:left w:val="none" w:sz="0" w:space="0" w:color="auto"/>
            <w:bottom w:val="none" w:sz="0" w:space="0" w:color="auto"/>
            <w:right w:val="none" w:sz="0" w:space="0" w:color="auto"/>
          </w:divBdr>
        </w:div>
      </w:divsChild>
    </w:div>
    <w:div w:id="305624572">
      <w:bodyDiv w:val="1"/>
      <w:marLeft w:val="0"/>
      <w:marRight w:val="0"/>
      <w:marTop w:val="0"/>
      <w:marBottom w:val="0"/>
      <w:divBdr>
        <w:top w:val="none" w:sz="0" w:space="0" w:color="auto"/>
        <w:left w:val="none" w:sz="0" w:space="0" w:color="auto"/>
        <w:bottom w:val="none" w:sz="0" w:space="0" w:color="auto"/>
        <w:right w:val="none" w:sz="0" w:space="0" w:color="auto"/>
      </w:divBdr>
    </w:div>
    <w:div w:id="305740961">
      <w:bodyDiv w:val="1"/>
      <w:marLeft w:val="0"/>
      <w:marRight w:val="0"/>
      <w:marTop w:val="0"/>
      <w:marBottom w:val="0"/>
      <w:divBdr>
        <w:top w:val="none" w:sz="0" w:space="0" w:color="auto"/>
        <w:left w:val="none" w:sz="0" w:space="0" w:color="auto"/>
        <w:bottom w:val="none" w:sz="0" w:space="0" w:color="auto"/>
        <w:right w:val="none" w:sz="0" w:space="0" w:color="auto"/>
      </w:divBdr>
    </w:div>
    <w:div w:id="305741255">
      <w:bodyDiv w:val="1"/>
      <w:marLeft w:val="0"/>
      <w:marRight w:val="0"/>
      <w:marTop w:val="0"/>
      <w:marBottom w:val="0"/>
      <w:divBdr>
        <w:top w:val="none" w:sz="0" w:space="0" w:color="auto"/>
        <w:left w:val="none" w:sz="0" w:space="0" w:color="auto"/>
        <w:bottom w:val="none" w:sz="0" w:space="0" w:color="auto"/>
        <w:right w:val="none" w:sz="0" w:space="0" w:color="auto"/>
      </w:divBdr>
    </w:div>
    <w:div w:id="305820907">
      <w:bodyDiv w:val="1"/>
      <w:marLeft w:val="0"/>
      <w:marRight w:val="0"/>
      <w:marTop w:val="0"/>
      <w:marBottom w:val="0"/>
      <w:divBdr>
        <w:top w:val="none" w:sz="0" w:space="0" w:color="auto"/>
        <w:left w:val="none" w:sz="0" w:space="0" w:color="auto"/>
        <w:bottom w:val="none" w:sz="0" w:space="0" w:color="auto"/>
        <w:right w:val="none" w:sz="0" w:space="0" w:color="auto"/>
      </w:divBdr>
    </w:div>
    <w:div w:id="306597245">
      <w:bodyDiv w:val="1"/>
      <w:marLeft w:val="0"/>
      <w:marRight w:val="0"/>
      <w:marTop w:val="0"/>
      <w:marBottom w:val="0"/>
      <w:divBdr>
        <w:top w:val="none" w:sz="0" w:space="0" w:color="auto"/>
        <w:left w:val="none" w:sz="0" w:space="0" w:color="auto"/>
        <w:bottom w:val="none" w:sz="0" w:space="0" w:color="auto"/>
        <w:right w:val="none" w:sz="0" w:space="0" w:color="auto"/>
      </w:divBdr>
    </w:div>
    <w:div w:id="306937218">
      <w:bodyDiv w:val="1"/>
      <w:marLeft w:val="0"/>
      <w:marRight w:val="0"/>
      <w:marTop w:val="0"/>
      <w:marBottom w:val="0"/>
      <w:divBdr>
        <w:top w:val="none" w:sz="0" w:space="0" w:color="auto"/>
        <w:left w:val="none" w:sz="0" w:space="0" w:color="auto"/>
        <w:bottom w:val="none" w:sz="0" w:space="0" w:color="auto"/>
        <w:right w:val="none" w:sz="0" w:space="0" w:color="auto"/>
      </w:divBdr>
    </w:div>
    <w:div w:id="307518427">
      <w:bodyDiv w:val="1"/>
      <w:marLeft w:val="0"/>
      <w:marRight w:val="0"/>
      <w:marTop w:val="0"/>
      <w:marBottom w:val="0"/>
      <w:divBdr>
        <w:top w:val="none" w:sz="0" w:space="0" w:color="auto"/>
        <w:left w:val="none" w:sz="0" w:space="0" w:color="auto"/>
        <w:bottom w:val="none" w:sz="0" w:space="0" w:color="auto"/>
        <w:right w:val="none" w:sz="0" w:space="0" w:color="auto"/>
      </w:divBdr>
    </w:div>
    <w:div w:id="307979682">
      <w:bodyDiv w:val="1"/>
      <w:marLeft w:val="0"/>
      <w:marRight w:val="0"/>
      <w:marTop w:val="0"/>
      <w:marBottom w:val="0"/>
      <w:divBdr>
        <w:top w:val="none" w:sz="0" w:space="0" w:color="auto"/>
        <w:left w:val="none" w:sz="0" w:space="0" w:color="auto"/>
        <w:bottom w:val="none" w:sz="0" w:space="0" w:color="auto"/>
        <w:right w:val="none" w:sz="0" w:space="0" w:color="auto"/>
      </w:divBdr>
    </w:div>
    <w:div w:id="308093515">
      <w:bodyDiv w:val="1"/>
      <w:marLeft w:val="0"/>
      <w:marRight w:val="0"/>
      <w:marTop w:val="0"/>
      <w:marBottom w:val="0"/>
      <w:divBdr>
        <w:top w:val="none" w:sz="0" w:space="0" w:color="auto"/>
        <w:left w:val="none" w:sz="0" w:space="0" w:color="auto"/>
        <w:bottom w:val="none" w:sz="0" w:space="0" w:color="auto"/>
        <w:right w:val="none" w:sz="0" w:space="0" w:color="auto"/>
      </w:divBdr>
    </w:div>
    <w:div w:id="308098172">
      <w:bodyDiv w:val="1"/>
      <w:marLeft w:val="0"/>
      <w:marRight w:val="0"/>
      <w:marTop w:val="0"/>
      <w:marBottom w:val="0"/>
      <w:divBdr>
        <w:top w:val="none" w:sz="0" w:space="0" w:color="auto"/>
        <w:left w:val="none" w:sz="0" w:space="0" w:color="auto"/>
        <w:bottom w:val="none" w:sz="0" w:space="0" w:color="auto"/>
        <w:right w:val="none" w:sz="0" w:space="0" w:color="auto"/>
      </w:divBdr>
    </w:div>
    <w:div w:id="308285805">
      <w:bodyDiv w:val="1"/>
      <w:marLeft w:val="0"/>
      <w:marRight w:val="0"/>
      <w:marTop w:val="0"/>
      <w:marBottom w:val="0"/>
      <w:divBdr>
        <w:top w:val="none" w:sz="0" w:space="0" w:color="auto"/>
        <w:left w:val="none" w:sz="0" w:space="0" w:color="auto"/>
        <w:bottom w:val="none" w:sz="0" w:space="0" w:color="auto"/>
        <w:right w:val="none" w:sz="0" w:space="0" w:color="auto"/>
      </w:divBdr>
    </w:div>
    <w:div w:id="308437085">
      <w:bodyDiv w:val="1"/>
      <w:marLeft w:val="0"/>
      <w:marRight w:val="0"/>
      <w:marTop w:val="0"/>
      <w:marBottom w:val="0"/>
      <w:divBdr>
        <w:top w:val="none" w:sz="0" w:space="0" w:color="auto"/>
        <w:left w:val="none" w:sz="0" w:space="0" w:color="auto"/>
        <w:bottom w:val="none" w:sz="0" w:space="0" w:color="auto"/>
        <w:right w:val="none" w:sz="0" w:space="0" w:color="auto"/>
      </w:divBdr>
    </w:div>
    <w:div w:id="308563115">
      <w:bodyDiv w:val="1"/>
      <w:marLeft w:val="0"/>
      <w:marRight w:val="0"/>
      <w:marTop w:val="0"/>
      <w:marBottom w:val="0"/>
      <w:divBdr>
        <w:top w:val="none" w:sz="0" w:space="0" w:color="auto"/>
        <w:left w:val="none" w:sz="0" w:space="0" w:color="auto"/>
        <w:bottom w:val="none" w:sz="0" w:space="0" w:color="auto"/>
        <w:right w:val="none" w:sz="0" w:space="0" w:color="auto"/>
      </w:divBdr>
    </w:div>
    <w:div w:id="308637236">
      <w:bodyDiv w:val="1"/>
      <w:marLeft w:val="0"/>
      <w:marRight w:val="0"/>
      <w:marTop w:val="0"/>
      <w:marBottom w:val="0"/>
      <w:divBdr>
        <w:top w:val="none" w:sz="0" w:space="0" w:color="auto"/>
        <w:left w:val="none" w:sz="0" w:space="0" w:color="auto"/>
        <w:bottom w:val="none" w:sz="0" w:space="0" w:color="auto"/>
        <w:right w:val="none" w:sz="0" w:space="0" w:color="auto"/>
      </w:divBdr>
    </w:div>
    <w:div w:id="308900476">
      <w:bodyDiv w:val="1"/>
      <w:marLeft w:val="0"/>
      <w:marRight w:val="0"/>
      <w:marTop w:val="0"/>
      <w:marBottom w:val="0"/>
      <w:divBdr>
        <w:top w:val="none" w:sz="0" w:space="0" w:color="auto"/>
        <w:left w:val="none" w:sz="0" w:space="0" w:color="auto"/>
        <w:bottom w:val="none" w:sz="0" w:space="0" w:color="auto"/>
        <w:right w:val="none" w:sz="0" w:space="0" w:color="auto"/>
      </w:divBdr>
    </w:div>
    <w:div w:id="309555907">
      <w:bodyDiv w:val="1"/>
      <w:marLeft w:val="0"/>
      <w:marRight w:val="0"/>
      <w:marTop w:val="0"/>
      <w:marBottom w:val="0"/>
      <w:divBdr>
        <w:top w:val="none" w:sz="0" w:space="0" w:color="auto"/>
        <w:left w:val="none" w:sz="0" w:space="0" w:color="auto"/>
        <w:bottom w:val="none" w:sz="0" w:space="0" w:color="auto"/>
        <w:right w:val="none" w:sz="0" w:space="0" w:color="auto"/>
      </w:divBdr>
    </w:div>
    <w:div w:id="309595738">
      <w:bodyDiv w:val="1"/>
      <w:marLeft w:val="0"/>
      <w:marRight w:val="0"/>
      <w:marTop w:val="0"/>
      <w:marBottom w:val="0"/>
      <w:divBdr>
        <w:top w:val="none" w:sz="0" w:space="0" w:color="auto"/>
        <w:left w:val="none" w:sz="0" w:space="0" w:color="auto"/>
        <w:bottom w:val="none" w:sz="0" w:space="0" w:color="auto"/>
        <w:right w:val="none" w:sz="0" w:space="0" w:color="auto"/>
      </w:divBdr>
    </w:div>
    <w:div w:id="309678402">
      <w:bodyDiv w:val="1"/>
      <w:marLeft w:val="0"/>
      <w:marRight w:val="0"/>
      <w:marTop w:val="0"/>
      <w:marBottom w:val="0"/>
      <w:divBdr>
        <w:top w:val="none" w:sz="0" w:space="0" w:color="auto"/>
        <w:left w:val="none" w:sz="0" w:space="0" w:color="auto"/>
        <w:bottom w:val="none" w:sz="0" w:space="0" w:color="auto"/>
        <w:right w:val="none" w:sz="0" w:space="0" w:color="auto"/>
      </w:divBdr>
    </w:div>
    <w:div w:id="309798067">
      <w:bodyDiv w:val="1"/>
      <w:marLeft w:val="0"/>
      <w:marRight w:val="0"/>
      <w:marTop w:val="0"/>
      <w:marBottom w:val="0"/>
      <w:divBdr>
        <w:top w:val="none" w:sz="0" w:space="0" w:color="auto"/>
        <w:left w:val="none" w:sz="0" w:space="0" w:color="auto"/>
        <w:bottom w:val="none" w:sz="0" w:space="0" w:color="auto"/>
        <w:right w:val="none" w:sz="0" w:space="0" w:color="auto"/>
      </w:divBdr>
    </w:div>
    <w:div w:id="310410864">
      <w:bodyDiv w:val="1"/>
      <w:marLeft w:val="0"/>
      <w:marRight w:val="0"/>
      <w:marTop w:val="0"/>
      <w:marBottom w:val="0"/>
      <w:divBdr>
        <w:top w:val="none" w:sz="0" w:space="0" w:color="auto"/>
        <w:left w:val="none" w:sz="0" w:space="0" w:color="auto"/>
        <w:bottom w:val="none" w:sz="0" w:space="0" w:color="auto"/>
        <w:right w:val="none" w:sz="0" w:space="0" w:color="auto"/>
      </w:divBdr>
    </w:div>
    <w:div w:id="311061714">
      <w:bodyDiv w:val="1"/>
      <w:marLeft w:val="0"/>
      <w:marRight w:val="0"/>
      <w:marTop w:val="0"/>
      <w:marBottom w:val="0"/>
      <w:divBdr>
        <w:top w:val="none" w:sz="0" w:space="0" w:color="auto"/>
        <w:left w:val="none" w:sz="0" w:space="0" w:color="auto"/>
        <w:bottom w:val="none" w:sz="0" w:space="0" w:color="auto"/>
        <w:right w:val="none" w:sz="0" w:space="0" w:color="auto"/>
      </w:divBdr>
    </w:div>
    <w:div w:id="312639303">
      <w:bodyDiv w:val="1"/>
      <w:marLeft w:val="0"/>
      <w:marRight w:val="0"/>
      <w:marTop w:val="0"/>
      <w:marBottom w:val="0"/>
      <w:divBdr>
        <w:top w:val="none" w:sz="0" w:space="0" w:color="auto"/>
        <w:left w:val="none" w:sz="0" w:space="0" w:color="auto"/>
        <w:bottom w:val="none" w:sz="0" w:space="0" w:color="auto"/>
        <w:right w:val="none" w:sz="0" w:space="0" w:color="auto"/>
      </w:divBdr>
    </w:div>
    <w:div w:id="313067424">
      <w:bodyDiv w:val="1"/>
      <w:marLeft w:val="0"/>
      <w:marRight w:val="0"/>
      <w:marTop w:val="0"/>
      <w:marBottom w:val="0"/>
      <w:divBdr>
        <w:top w:val="none" w:sz="0" w:space="0" w:color="auto"/>
        <w:left w:val="none" w:sz="0" w:space="0" w:color="auto"/>
        <w:bottom w:val="none" w:sz="0" w:space="0" w:color="auto"/>
        <w:right w:val="none" w:sz="0" w:space="0" w:color="auto"/>
      </w:divBdr>
    </w:div>
    <w:div w:id="313527086">
      <w:bodyDiv w:val="1"/>
      <w:marLeft w:val="0"/>
      <w:marRight w:val="0"/>
      <w:marTop w:val="0"/>
      <w:marBottom w:val="0"/>
      <w:divBdr>
        <w:top w:val="none" w:sz="0" w:space="0" w:color="auto"/>
        <w:left w:val="none" w:sz="0" w:space="0" w:color="auto"/>
        <w:bottom w:val="none" w:sz="0" w:space="0" w:color="auto"/>
        <w:right w:val="none" w:sz="0" w:space="0" w:color="auto"/>
      </w:divBdr>
    </w:div>
    <w:div w:id="313801798">
      <w:bodyDiv w:val="1"/>
      <w:marLeft w:val="0"/>
      <w:marRight w:val="0"/>
      <w:marTop w:val="0"/>
      <w:marBottom w:val="0"/>
      <w:divBdr>
        <w:top w:val="none" w:sz="0" w:space="0" w:color="auto"/>
        <w:left w:val="none" w:sz="0" w:space="0" w:color="auto"/>
        <w:bottom w:val="none" w:sz="0" w:space="0" w:color="auto"/>
        <w:right w:val="none" w:sz="0" w:space="0" w:color="auto"/>
      </w:divBdr>
    </w:div>
    <w:div w:id="314339564">
      <w:bodyDiv w:val="1"/>
      <w:marLeft w:val="0"/>
      <w:marRight w:val="0"/>
      <w:marTop w:val="0"/>
      <w:marBottom w:val="0"/>
      <w:divBdr>
        <w:top w:val="none" w:sz="0" w:space="0" w:color="auto"/>
        <w:left w:val="none" w:sz="0" w:space="0" w:color="auto"/>
        <w:bottom w:val="none" w:sz="0" w:space="0" w:color="auto"/>
        <w:right w:val="none" w:sz="0" w:space="0" w:color="auto"/>
      </w:divBdr>
    </w:div>
    <w:div w:id="314533890">
      <w:bodyDiv w:val="1"/>
      <w:marLeft w:val="0"/>
      <w:marRight w:val="0"/>
      <w:marTop w:val="0"/>
      <w:marBottom w:val="0"/>
      <w:divBdr>
        <w:top w:val="none" w:sz="0" w:space="0" w:color="auto"/>
        <w:left w:val="none" w:sz="0" w:space="0" w:color="auto"/>
        <w:bottom w:val="none" w:sz="0" w:space="0" w:color="auto"/>
        <w:right w:val="none" w:sz="0" w:space="0" w:color="auto"/>
      </w:divBdr>
    </w:div>
    <w:div w:id="314604190">
      <w:bodyDiv w:val="1"/>
      <w:marLeft w:val="0"/>
      <w:marRight w:val="0"/>
      <w:marTop w:val="0"/>
      <w:marBottom w:val="0"/>
      <w:divBdr>
        <w:top w:val="none" w:sz="0" w:space="0" w:color="auto"/>
        <w:left w:val="none" w:sz="0" w:space="0" w:color="auto"/>
        <w:bottom w:val="none" w:sz="0" w:space="0" w:color="auto"/>
        <w:right w:val="none" w:sz="0" w:space="0" w:color="auto"/>
      </w:divBdr>
    </w:div>
    <w:div w:id="315766480">
      <w:bodyDiv w:val="1"/>
      <w:marLeft w:val="0"/>
      <w:marRight w:val="0"/>
      <w:marTop w:val="0"/>
      <w:marBottom w:val="0"/>
      <w:divBdr>
        <w:top w:val="none" w:sz="0" w:space="0" w:color="auto"/>
        <w:left w:val="none" w:sz="0" w:space="0" w:color="auto"/>
        <w:bottom w:val="none" w:sz="0" w:space="0" w:color="auto"/>
        <w:right w:val="none" w:sz="0" w:space="0" w:color="auto"/>
      </w:divBdr>
    </w:div>
    <w:div w:id="315767354">
      <w:bodyDiv w:val="1"/>
      <w:marLeft w:val="0"/>
      <w:marRight w:val="0"/>
      <w:marTop w:val="0"/>
      <w:marBottom w:val="0"/>
      <w:divBdr>
        <w:top w:val="none" w:sz="0" w:space="0" w:color="auto"/>
        <w:left w:val="none" w:sz="0" w:space="0" w:color="auto"/>
        <w:bottom w:val="none" w:sz="0" w:space="0" w:color="auto"/>
        <w:right w:val="none" w:sz="0" w:space="0" w:color="auto"/>
      </w:divBdr>
    </w:div>
    <w:div w:id="315960812">
      <w:bodyDiv w:val="1"/>
      <w:marLeft w:val="0"/>
      <w:marRight w:val="0"/>
      <w:marTop w:val="0"/>
      <w:marBottom w:val="0"/>
      <w:divBdr>
        <w:top w:val="none" w:sz="0" w:space="0" w:color="auto"/>
        <w:left w:val="none" w:sz="0" w:space="0" w:color="auto"/>
        <w:bottom w:val="none" w:sz="0" w:space="0" w:color="auto"/>
        <w:right w:val="none" w:sz="0" w:space="0" w:color="auto"/>
      </w:divBdr>
    </w:div>
    <w:div w:id="316424840">
      <w:bodyDiv w:val="1"/>
      <w:marLeft w:val="0"/>
      <w:marRight w:val="0"/>
      <w:marTop w:val="0"/>
      <w:marBottom w:val="0"/>
      <w:divBdr>
        <w:top w:val="none" w:sz="0" w:space="0" w:color="auto"/>
        <w:left w:val="none" w:sz="0" w:space="0" w:color="auto"/>
        <w:bottom w:val="none" w:sz="0" w:space="0" w:color="auto"/>
        <w:right w:val="none" w:sz="0" w:space="0" w:color="auto"/>
      </w:divBdr>
    </w:div>
    <w:div w:id="316960465">
      <w:bodyDiv w:val="1"/>
      <w:marLeft w:val="0"/>
      <w:marRight w:val="0"/>
      <w:marTop w:val="0"/>
      <w:marBottom w:val="0"/>
      <w:divBdr>
        <w:top w:val="none" w:sz="0" w:space="0" w:color="auto"/>
        <w:left w:val="none" w:sz="0" w:space="0" w:color="auto"/>
        <w:bottom w:val="none" w:sz="0" w:space="0" w:color="auto"/>
        <w:right w:val="none" w:sz="0" w:space="0" w:color="auto"/>
      </w:divBdr>
    </w:div>
    <w:div w:id="317226773">
      <w:bodyDiv w:val="1"/>
      <w:marLeft w:val="0"/>
      <w:marRight w:val="0"/>
      <w:marTop w:val="0"/>
      <w:marBottom w:val="0"/>
      <w:divBdr>
        <w:top w:val="none" w:sz="0" w:space="0" w:color="auto"/>
        <w:left w:val="none" w:sz="0" w:space="0" w:color="auto"/>
        <w:bottom w:val="none" w:sz="0" w:space="0" w:color="auto"/>
        <w:right w:val="none" w:sz="0" w:space="0" w:color="auto"/>
      </w:divBdr>
    </w:div>
    <w:div w:id="318659347">
      <w:bodyDiv w:val="1"/>
      <w:marLeft w:val="0"/>
      <w:marRight w:val="0"/>
      <w:marTop w:val="0"/>
      <w:marBottom w:val="0"/>
      <w:divBdr>
        <w:top w:val="none" w:sz="0" w:space="0" w:color="auto"/>
        <w:left w:val="none" w:sz="0" w:space="0" w:color="auto"/>
        <w:bottom w:val="none" w:sz="0" w:space="0" w:color="auto"/>
        <w:right w:val="none" w:sz="0" w:space="0" w:color="auto"/>
      </w:divBdr>
    </w:div>
    <w:div w:id="318923742">
      <w:bodyDiv w:val="1"/>
      <w:marLeft w:val="0"/>
      <w:marRight w:val="0"/>
      <w:marTop w:val="0"/>
      <w:marBottom w:val="0"/>
      <w:divBdr>
        <w:top w:val="none" w:sz="0" w:space="0" w:color="auto"/>
        <w:left w:val="none" w:sz="0" w:space="0" w:color="auto"/>
        <w:bottom w:val="none" w:sz="0" w:space="0" w:color="auto"/>
        <w:right w:val="none" w:sz="0" w:space="0" w:color="auto"/>
      </w:divBdr>
    </w:div>
    <w:div w:id="319116972">
      <w:bodyDiv w:val="1"/>
      <w:marLeft w:val="0"/>
      <w:marRight w:val="0"/>
      <w:marTop w:val="0"/>
      <w:marBottom w:val="0"/>
      <w:divBdr>
        <w:top w:val="none" w:sz="0" w:space="0" w:color="auto"/>
        <w:left w:val="none" w:sz="0" w:space="0" w:color="auto"/>
        <w:bottom w:val="none" w:sz="0" w:space="0" w:color="auto"/>
        <w:right w:val="none" w:sz="0" w:space="0" w:color="auto"/>
      </w:divBdr>
    </w:div>
    <w:div w:id="319236795">
      <w:bodyDiv w:val="1"/>
      <w:marLeft w:val="0"/>
      <w:marRight w:val="0"/>
      <w:marTop w:val="0"/>
      <w:marBottom w:val="0"/>
      <w:divBdr>
        <w:top w:val="none" w:sz="0" w:space="0" w:color="auto"/>
        <w:left w:val="none" w:sz="0" w:space="0" w:color="auto"/>
        <w:bottom w:val="none" w:sz="0" w:space="0" w:color="auto"/>
        <w:right w:val="none" w:sz="0" w:space="0" w:color="auto"/>
      </w:divBdr>
    </w:div>
    <w:div w:id="319700881">
      <w:bodyDiv w:val="1"/>
      <w:marLeft w:val="0"/>
      <w:marRight w:val="0"/>
      <w:marTop w:val="0"/>
      <w:marBottom w:val="0"/>
      <w:divBdr>
        <w:top w:val="none" w:sz="0" w:space="0" w:color="auto"/>
        <w:left w:val="none" w:sz="0" w:space="0" w:color="auto"/>
        <w:bottom w:val="none" w:sz="0" w:space="0" w:color="auto"/>
        <w:right w:val="none" w:sz="0" w:space="0" w:color="auto"/>
      </w:divBdr>
    </w:div>
    <w:div w:id="320085378">
      <w:bodyDiv w:val="1"/>
      <w:marLeft w:val="0"/>
      <w:marRight w:val="0"/>
      <w:marTop w:val="0"/>
      <w:marBottom w:val="0"/>
      <w:divBdr>
        <w:top w:val="none" w:sz="0" w:space="0" w:color="auto"/>
        <w:left w:val="none" w:sz="0" w:space="0" w:color="auto"/>
        <w:bottom w:val="none" w:sz="0" w:space="0" w:color="auto"/>
        <w:right w:val="none" w:sz="0" w:space="0" w:color="auto"/>
      </w:divBdr>
    </w:div>
    <w:div w:id="320695163">
      <w:bodyDiv w:val="1"/>
      <w:marLeft w:val="0"/>
      <w:marRight w:val="0"/>
      <w:marTop w:val="0"/>
      <w:marBottom w:val="0"/>
      <w:divBdr>
        <w:top w:val="none" w:sz="0" w:space="0" w:color="auto"/>
        <w:left w:val="none" w:sz="0" w:space="0" w:color="auto"/>
        <w:bottom w:val="none" w:sz="0" w:space="0" w:color="auto"/>
        <w:right w:val="none" w:sz="0" w:space="0" w:color="auto"/>
      </w:divBdr>
    </w:div>
    <w:div w:id="320695877">
      <w:bodyDiv w:val="1"/>
      <w:marLeft w:val="0"/>
      <w:marRight w:val="0"/>
      <w:marTop w:val="0"/>
      <w:marBottom w:val="0"/>
      <w:divBdr>
        <w:top w:val="none" w:sz="0" w:space="0" w:color="auto"/>
        <w:left w:val="none" w:sz="0" w:space="0" w:color="auto"/>
        <w:bottom w:val="none" w:sz="0" w:space="0" w:color="auto"/>
        <w:right w:val="none" w:sz="0" w:space="0" w:color="auto"/>
      </w:divBdr>
    </w:div>
    <w:div w:id="322246654">
      <w:bodyDiv w:val="1"/>
      <w:marLeft w:val="0"/>
      <w:marRight w:val="0"/>
      <w:marTop w:val="0"/>
      <w:marBottom w:val="0"/>
      <w:divBdr>
        <w:top w:val="none" w:sz="0" w:space="0" w:color="auto"/>
        <w:left w:val="none" w:sz="0" w:space="0" w:color="auto"/>
        <w:bottom w:val="none" w:sz="0" w:space="0" w:color="auto"/>
        <w:right w:val="none" w:sz="0" w:space="0" w:color="auto"/>
      </w:divBdr>
    </w:div>
    <w:div w:id="322315982">
      <w:bodyDiv w:val="1"/>
      <w:marLeft w:val="0"/>
      <w:marRight w:val="0"/>
      <w:marTop w:val="0"/>
      <w:marBottom w:val="0"/>
      <w:divBdr>
        <w:top w:val="none" w:sz="0" w:space="0" w:color="auto"/>
        <w:left w:val="none" w:sz="0" w:space="0" w:color="auto"/>
        <w:bottom w:val="none" w:sz="0" w:space="0" w:color="auto"/>
        <w:right w:val="none" w:sz="0" w:space="0" w:color="auto"/>
      </w:divBdr>
    </w:div>
    <w:div w:id="322515775">
      <w:bodyDiv w:val="1"/>
      <w:marLeft w:val="0"/>
      <w:marRight w:val="0"/>
      <w:marTop w:val="0"/>
      <w:marBottom w:val="0"/>
      <w:divBdr>
        <w:top w:val="none" w:sz="0" w:space="0" w:color="auto"/>
        <w:left w:val="none" w:sz="0" w:space="0" w:color="auto"/>
        <w:bottom w:val="none" w:sz="0" w:space="0" w:color="auto"/>
        <w:right w:val="none" w:sz="0" w:space="0" w:color="auto"/>
      </w:divBdr>
    </w:div>
    <w:div w:id="322590422">
      <w:bodyDiv w:val="1"/>
      <w:marLeft w:val="0"/>
      <w:marRight w:val="0"/>
      <w:marTop w:val="0"/>
      <w:marBottom w:val="0"/>
      <w:divBdr>
        <w:top w:val="none" w:sz="0" w:space="0" w:color="auto"/>
        <w:left w:val="none" w:sz="0" w:space="0" w:color="auto"/>
        <w:bottom w:val="none" w:sz="0" w:space="0" w:color="auto"/>
        <w:right w:val="none" w:sz="0" w:space="0" w:color="auto"/>
      </w:divBdr>
    </w:div>
    <w:div w:id="322901870">
      <w:bodyDiv w:val="1"/>
      <w:marLeft w:val="0"/>
      <w:marRight w:val="0"/>
      <w:marTop w:val="0"/>
      <w:marBottom w:val="0"/>
      <w:divBdr>
        <w:top w:val="none" w:sz="0" w:space="0" w:color="auto"/>
        <w:left w:val="none" w:sz="0" w:space="0" w:color="auto"/>
        <w:bottom w:val="none" w:sz="0" w:space="0" w:color="auto"/>
        <w:right w:val="none" w:sz="0" w:space="0" w:color="auto"/>
      </w:divBdr>
    </w:div>
    <w:div w:id="322973081">
      <w:bodyDiv w:val="1"/>
      <w:marLeft w:val="0"/>
      <w:marRight w:val="0"/>
      <w:marTop w:val="0"/>
      <w:marBottom w:val="0"/>
      <w:divBdr>
        <w:top w:val="none" w:sz="0" w:space="0" w:color="auto"/>
        <w:left w:val="none" w:sz="0" w:space="0" w:color="auto"/>
        <w:bottom w:val="none" w:sz="0" w:space="0" w:color="auto"/>
        <w:right w:val="none" w:sz="0" w:space="0" w:color="auto"/>
      </w:divBdr>
    </w:div>
    <w:div w:id="324941219">
      <w:bodyDiv w:val="1"/>
      <w:marLeft w:val="0"/>
      <w:marRight w:val="0"/>
      <w:marTop w:val="0"/>
      <w:marBottom w:val="0"/>
      <w:divBdr>
        <w:top w:val="none" w:sz="0" w:space="0" w:color="auto"/>
        <w:left w:val="none" w:sz="0" w:space="0" w:color="auto"/>
        <w:bottom w:val="none" w:sz="0" w:space="0" w:color="auto"/>
        <w:right w:val="none" w:sz="0" w:space="0" w:color="auto"/>
      </w:divBdr>
    </w:div>
    <w:div w:id="325522275">
      <w:bodyDiv w:val="1"/>
      <w:marLeft w:val="0"/>
      <w:marRight w:val="0"/>
      <w:marTop w:val="0"/>
      <w:marBottom w:val="0"/>
      <w:divBdr>
        <w:top w:val="none" w:sz="0" w:space="0" w:color="auto"/>
        <w:left w:val="none" w:sz="0" w:space="0" w:color="auto"/>
        <w:bottom w:val="none" w:sz="0" w:space="0" w:color="auto"/>
        <w:right w:val="none" w:sz="0" w:space="0" w:color="auto"/>
      </w:divBdr>
    </w:div>
    <w:div w:id="326329538">
      <w:bodyDiv w:val="1"/>
      <w:marLeft w:val="0"/>
      <w:marRight w:val="0"/>
      <w:marTop w:val="0"/>
      <w:marBottom w:val="0"/>
      <w:divBdr>
        <w:top w:val="none" w:sz="0" w:space="0" w:color="auto"/>
        <w:left w:val="none" w:sz="0" w:space="0" w:color="auto"/>
        <w:bottom w:val="none" w:sz="0" w:space="0" w:color="auto"/>
        <w:right w:val="none" w:sz="0" w:space="0" w:color="auto"/>
      </w:divBdr>
    </w:div>
    <w:div w:id="326399510">
      <w:bodyDiv w:val="1"/>
      <w:marLeft w:val="0"/>
      <w:marRight w:val="0"/>
      <w:marTop w:val="0"/>
      <w:marBottom w:val="0"/>
      <w:divBdr>
        <w:top w:val="none" w:sz="0" w:space="0" w:color="auto"/>
        <w:left w:val="none" w:sz="0" w:space="0" w:color="auto"/>
        <w:bottom w:val="none" w:sz="0" w:space="0" w:color="auto"/>
        <w:right w:val="none" w:sz="0" w:space="0" w:color="auto"/>
      </w:divBdr>
    </w:div>
    <w:div w:id="326399617">
      <w:bodyDiv w:val="1"/>
      <w:marLeft w:val="0"/>
      <w:marRight w:val="0"/>
      <w:marTop w:val="0"/>
      <w:marBottom w:val="0"/>
      <w:divBdr>
        <w:top w:val="none" w:sz="0" w:space="0" w:color="auto"/>
        <w:left w:val="none" w:sz="0" w:space="0" w:color="auto"/>
        <w:bottom w:val="none" w:sz="0" w:space="0" w:color="auto"/>
        <w:right w:val="none" w:sz="0" w:space="0" w:color="auto"/>
      </w:divBdr>
    </w:div>
    <w:div w:id="326441310">
      <w:bodyDiv w:val="1"/>
      <w:marLeft w:val="0"/>
      <w:marRight w:val="0"/>
      <w:marTop w:val="0"/>
      <w:marBottom w:val="0"/>
      <w:divBdr>
        <w:top w:val="none" w:sz="0" w:space="0" w:color="auto"/>
        <w:left w:val="none" w:sz="0" w:space="0" w:color="auto"/>
        <w:bottom w:val="none" w:sz="0" w:space="0" w:color="auto"/>
        <w:right w:val="none" w:sz="0" w:space="0" w:color="auto"/>
      </w:divBdr>
    </w:div>
    <w:div w:id="326632416">
      <w:bodyDiv w:val="1"/>
      <w:marLeft w:val="0"/>
      <w:marRight w:val="0"/>
      <w:marTop w:val="0"/>
      <w:marBottom w:val="0"/>
      <w:divBdr>
        <w:top w:val="none" w:sz="0" w:space="0" w:color="auto"/>
        <w:left w:val="none" w:sz="0" w:space="0" w:color="auto"/>
        <w:bottom w:val="none" w:sz="0" w:space="0" w:color="auto"/>
        <w:right w:val="none" w:sz="0" w:space="0" w:color="auto"/>
      </w:divBdr>
    </w:div>
    <w:div w:id="326636858">
      <w:bodyDiv w:val="1"/>
      <w:marLeft w:val="0"/>
      <w:marRight w:val="0"/>
      <w:marTop w:val="0"/>
      <w:marBottom w:val="0"/>
      <w:divBdr>
        <w:top w:val="none" w:sz="0" w:space="0" w:color="auto"/>
        <w:left w:val="none" w:sz="0" w:space="0" w:color="auto"/>
        <w:bottom w:val="none" w:sz="0" w:space="0" w:color="auto"/>
        <w:right w:val="none" w:sz="0" w:space="0" w:color="auto"/>
      </w:divBdr>
    </w:div>
    <w:div w:id="327682543">
      <w:bodyDiv w:val="1"/>
      <w:marLeft w:val="0"/>
      <w:marRight w:val="0"/>
      <w:marTop w:val="0"/>
      <w:marBottom w:val="0"/>
      <w:divBdr>
        <w:top w:val="none" w:sz="0" w:space="0" w:color="auto"/>
        <w:left w:val="none" w:sz="0" w:space="0" w:color="auto"/>
        <w:bottom w:val="none" w:sz="0" w:space="0" w:color="auto"/>
        <w:right w:val="none" w:sz="0" w:space="0" w:color="auto"/>
      </w:divBdr>
    </w:div>
    <w:div w:id="328292526">
      <w:bodyDiv w:val="1"/>
      <w:marLeft w:val="0"/>
      <w:marRight w:val="0"/>
      <w:marTop w:val="0"/>
      <w:marBottom w:val="0"/>
      <w:divBdr>
        <w:top w:val="none" w:sz="0" w:space="0" w:color="auto"/>
        <w:left w:val="none" w:sz="0" w:space="0" w:color="auto"/>
        <w:bottom w:val="none" w:sz="0" w:space="0" w:color="auto"/>
        <w:right w:val="none" w:sz="0" w:space="0" w:color="auto"/>
      </w:divBdr>
    </w:div>
    <w:div w:id="328414280">
      <w:bodyDiv w:val="1"/>
      <w:marLeft w:val="0"/>
      <w:marRight w:val="0"/>
      <w:marTop w:val="0"/>
      <w:marBottom w:val="0"/>
      <w:divBdr>
        <w:top w:val="none" w:sz="0" w:space="0" w:color="auto"/>
        <w:left w:val="none" w:sz="0" w:space="0" w:color="auto"/>
        <w:bottom w:val="none" w:sz="0" w:space="0" w:color="auto"/>
        <w:right w:val="none" w:sz="0" w:space="0" w:color="auto"/>
      </w:divBdr>
    </w:div>
    <w:div w:id="329067188">
      <w:bodyDiv w:val="1"/>
      <w:marLeft w:val="0"/>
      <w:marRight w:val="0"/>
      <w:marTop w:val="0"/>
      <w:marBottom w:val="0"/>
      <w:divBdr>
        <w:top w:val="none" w:sz="0" w:space="0" w:color="auto"/>
        <w:left w:val="none" w:sz="0" w:space="0" w:color="auto"/>
        <w:bottom w:val="none" w:sz="0" w:space="0" w:color="auto"/>
        <w:right w:val="none" w:sz="0" w:space="0" w:color="auto"/>
      </w:divBdr>
    </w:div>
    <w:div w:id="329258631">
      <w:bodyDiv w:val="1"/>
      <w:marLeft w:val="0"/>
      <w:marRight w:val="0"/>
      <w:marTop w:val="0"/>
      <w:marBottom w:val="0"/>
      <w:divBdr>
        <w:top w:val="none" w:sz="0" w:space="0" w:color="auto"/>
        <w:left w:val="none" w:sz="0" w:space="0" w:color="auto"/>
        <w:bottom w:val="none" w:sz="0" w:space="0" w:color="auto"/>
        <w:right w:val="none" w:sz="0" w:space="0" w:color="auto"/>
      </w:divBdr>
      <w:divsChild>
        <w:div w:id="78602992">
          <w:marLeft w:val="640"/>
          <w:marRight w:val="0"/>
          <w:marTop w:val="0"/>
          <w:marBottom w:val="0"/>
          <w:divBdr>
            <w:top w:val="none" w:sz="0" w:space="0" w:color="auto"/>
            <w:left w:val="none" w:sz="0" w:space="0" w:color="auto"/>
            <w:bottom w:val="none" w:sz="0" w:space="0" w:color="auto"/>
            <w:right w:val="none" w:sz="0" w:space="0" w:color="auto"/>
          </w:divBdr>
        </w:div>
        <w:div w:id="910121277">
          <w:marLeft w:val="640"/>
          <w:marRight w:val="0"/>
          <w:marTop w:val="0"/>
          <w:marBottom w:val="0"/>
          <w:divBdr>
            <w:top w:val="none" w:sz="0" w:space="0" w:color="auto"/>
            <w:left w:val="none" w:sz="0" w:space="0" w:color="auto"/>
            <w:bottom w:val="none" w:sz="0" w:space="0" w:color="auto"/>
            <w:right w:val="none" w:sz="0" w:space="0" w:color="auto"/>
          </w:divBdr>
        </w:div>
        <w:div w:id="1093084449">
          <w:marLeft w:val="640"/>
          <w:marRight w:val="0"/>
          <w:marTop w:val="0"/>
          <w:marBottom w:val="0"/>
          <w:divBdr>
            <w:top w:val="none" w:sz="0" w:space="0" w:color="auto"/>
            <w:left w:val="none" w:sz="0" w:space="0" w:color="auto"/>
            <w:bottom w:val="none" w:sz="0" w:space="0" w:color="auto"/>
            <w:right w:val="none" w:sz="0" w:space="0" w:color="auto"/>
          </w:divBdr>
        </w:div>
      </w:divsChild>
    </w:div>
    <w:div w:id="330258495">
      <w:bodyDiv w:val="1"/>
      <w:marLeft w:val="0"/>
      <w:marRight w:val="0"/>
      <w:marTop w:val="0"/>
      <w:marBottom w:val="0"/>
      <w:divBdr>
        <w:top w:val="none" w:sz="0" w:space="0" w:color="auto"/>
        <w:left w:val="none" w:sz="0" w:space="0" w:color="auto"/>
        <w:bottom w:val="none" w:sz="0" w:space="0" w:color="auto"/>
        <w:right w:val="none" w:sz="0" w:space="0" w:color="auto"/>
      </w:divBdr>
    </w:div>
    <w:div w:id="330721630">
      <w:bodyDiv w:val="1"/>
      <w:marLeft w:val="0"/>
      <w:marRight w:val="0"/>
      <w:marTop w:val="0"/>
      <w:marBottom w:val="0"/>
      <w:divBdr>
        <w:top w:val="none" w:sz="0" w:space="0" w:color="auto"/>
        <w:left w:val="none" w:sz="0" w:space="0" w:color="auto"/>
        <w:bottom w:val="none" w:sz="0" w:space="0" w:color="auto"/>
        <w:right w:val="none" w:sz="0" w:space="0" w:color="auto"/>
      </w:divBdr>
    </w:div>
    <w:div w:id="331227073">
      <w:bodyDiv w:val="1"/>
      <w:marLeft w:val="0"/>
      <w:marRight w:val="0"/>
      <w:marTop w:val="0"/>
      <w:marBottom w:val="0"/>
      <w:divBdr>
        <w:top w:val="none" w:sz="0" w:space="0" w:color="auto"/>
        <w:left w:val="none" w:sz="0" w:space="0" w:color="auto"/>
        <w:bottom w:val="none" w:sz="0" w:space="0" w:color="auto"/>
        <w:right w:val="none" w:sz="0" w:space="0" w:color="auto"/>
      </w:divBdr>
    </w:div>
    <w:div w:id="331569710">
      <w:bodyDiv w:val="1"/>
      <w:marLeft w:val="0"/>
      <w:marRight w:val="0"/>
      <w:marTop w:val="0"/>
      <w:marBottom w:val="0"/>
      <w:divBdr>
        <w:top w:val="none" w:sz="0" w:space="0" w:color="auto"/>
        <w:left w:val="none" w:sz="0" w:space="0" w:color="auto"/>
        <w:bottom w:val="none" w:sz="0" w:space="0" w:color="auto"/>
        <w:right w:val="none" w:sz="0" w:space="0" w:color="auto"/>
      </w:divBdr>
    </w:div>
    <w:div w:id="331690163">
      <w:bodyDiv w:val="1"/>
      <w:marLeft w:val="0"/>
      <w:marRight w:val="0"/>
      <w:marTop w:val="0"/>
      <w:marBottom w:val="0"/>
      <w:divBdr>
        <w:top w:val="none" w:sz="0" w:space="0" w:color="auto"/>
        <w:left w:val="none" w:sz="0" w:space="0" w:color="auto"/>
        <w:bottom w:val="none" w:sz="0" w:space="0" w:color="auto"/>
        <w:right w:val="none" w:sz="0" w:space="0" w:color="auto"/>
      </w:divBdr>
    </w:div>
    <w:div w:id="331874681">
      <w:bodyDiv w:val="1"/>
      <w:marLeft w:val="0"/>
      <w:marRight w:val="0"/>
      <w:marTop w:val="0"/>
      <w:marBottom w:val="0"/>
      <w:divBdr>
        <w:top w:val="none" w:sz="0" w:space="0" w:color="auto"/>
        <w:left w:val="none" w:sz="0" w:space="0" w:color="auto"/>
        <w:bottom w:val="none" w:sz="0" w:space="0" w:color="auto"/>
        <w:right w:val="none" w:sz="0" w:space="0" w:color="auto"/>
      </w:divBdr>
    </w:div>
    <w:div w:id="332493900">
      <w:bodyDiv w:val="1"/>
      <w:marLeft w:val="0"/>
      <w:marRight w:val="0"/>
      <w:marTop w:val="0"/>
      <w:marBottom w:val="0"/>
      <w:divBdr>
        <w:top w:val="none" w:sz="0" w:space="0" w:color="auto"/>
        <w:left w:val="none" w:sz="0" w:space="0" w:color="auto"/>
        <w:bottom w:val="none" w:sz="0" w:space="0" w:color="auto"/>
        <w:right w:val="none" w:sz="0" w:space="0" w:color="auto"/>
      </w:divBdr>
    </w:div>
    <w:div w:id="333454909">
      <w:bodyDiv w:val="1"/>
      <w:marLeft w:val="0"/>
      <w:marRight w:val="0"/>
      <w:marTop w:val="0"/>
      <w:marBottom w:val="0"/>
      <w:divBdr>
        <w:top w:val="none" w:sz="0" w:space="0" w:color="auto"/>
        <w:left w:val="none" w:sz="0" w:space="0" w:color="auto"/>
        <w:bottom w:val="none" w:sz="0" w:space="0" w:color="auto"/>
        <w:right w:val="none" w:sz="0" w:space="0" w:color="auto"/>
      </w:divBdr>
    </w:div>
    <w:div w:id="333457388">
      <w:bodyDiv w:val="1"/>
      <w:marLeft w:val="0"/>
      <w:marRight w:val="0"/>
      <w:marTop w:val="0"/>
      <w:marBottom w:val="0"/>
      <w:divBdr>
        <w:top w:val="none" w:sz="0" w:space="0" w:color="auto"/>
        <w:left w:val="none" w:sz="0" w:space="0" w:color="auto"/>
        <w:bottom w:val="none" w:sz="0" w:space="0" w:color="auto"/>
        <w:right w:val="none" w:sz="0" w:space="0" w:color="auto"/>
      </w:divBdr>
    </w:div>
    <w:div w:id="333723233">
      <w:bodyDiv w:val="1"/>
      <w:marLeft w:val="0"/>
      <w:marRight w:val="0"/>
      <w:marTop w:val="0"/>
      <w:marBottom w:val="0"/>
      <w:divBdr>
        <w:top w:val="none" w:sz="0" w:space="0" w:color="auto"/>
        <w:left w:val="none" w:sz="0" w:space="0" w:color="auto"/>
        <w:bottom w:val="none" w:sz="0" w:space="0" w:color="auto"/>
        <w:right w:val="none" w:sz="0" w:space="0" w:color="auto"/>
      </w:divBdr>
    </w:div>
    <w:div w:id="334110528">
      <w:bodyDiv w:val="1"/>
      <w:marLeft w:val="0"/>
      <w:marRight w:val="0"/>
      <w:marTop w:val="0"/>
      <w:marBottom w:val="0"/>
      <w:divBdr>
        <w:top w:val="none" w:sz="0" w:space="0" w:color="auto"/>
        <w:left w:val="none" w:sz="0" w:space="0" w:color="auto"/>
        <w:bottom w:val="none" w:sz="0" w:space="0" w:color="auto"/>
        <w:right w:val="none" w:sz="0" w:space="0" w:color="auto"/>
      </w:divBdr>
    </w:div>
    <w:div w:id="334890932">
      <w:bodyDiv w:val="1"/>
      <w:marLeft w:val="0"/>
      <w:marRight w:val="0"/>
      <w:marTop w:val="0"/>
      <w:marBottom w:val="0"/>
      <w:divBdr>
        <w:top w:val="none" w:sz="0" w:space="0" w:color="auto"/>
        <w:left w:val="none" w:sz="0" w:space="0" w:color="auto"/>
        <w:bottom w:val="none" w:sz="0" w:space="0" w:color="auto"/>
        <w:right w:val="none" w:sz="0" w:space="0" w:color="auto"/>
      </w:divBdr>
    </w:div>
    <w:div w:id="334920475">
      <w:bodyDiv w:val="1"/>
      <w:marLeft w:val="0"/>
      <w:marRight w:val="0"/>
      <w:marTop w:val="0"/>
      <w:marBottom w:val="0"/>
      <w:divBdr>
        <w:top w:val="none" w:sz="0" w:space="0" w:color="auto"/>
        <w:left w:val="none" w:sz="0" w:space="0" w:color="auto"/>
        <w:bottom w:val="none" w:sz="0" w:space="0" w:color="auto"/>
        <w:right w:val="none" w:sz="0" w:space="0" w:color="auto"/>
      </w:divBdr>
    </w:div>
    <w:div w:id="334960404">
      <w:bodyDiv w:val="1"/>
      <w:marLeft w:val="0"/>
      <w:marRight w:val="0"/>
      <w:marTop w:val="0"/>
      <w:marBottom w:val="0"/>
      <w:divBdr>
        <w:top w:val="none" w:sz="0" w:space="0" w:color="auto"/>
        <w:left w:val="none" w:sz="0" w:space="0" w:color="auto"/>
        <w:bottom w:val="none" w:sz="0" w:space="0" w:color="auto"/>
        <w:right w:val="none" w:sz="0" w:space="0" w:color="auto"/>
      </w:divBdr>
    </w:div>
    <w:div w:id="335959693">
      <w:bodyDiv w:val="1"/>
      <w:marLeft w:val="0"/>
      <w:marRight w:val="0"/>
      <w:marTop w:val="0"/>
      <w:marBottom w:val="0"/>
      <w:divBdr>
        <w:top w:val="none" w:sz="0" w:space="0" w:color="auto"/>
        <w:left w:val="none" w:sz="0" w:space="0" w:color="auto"/>
        <w:bottom w:val="none" w:sz="0" w:space="0" w:color="auto"/>
        <w:right w:val="none" w:sz="0" w:space="0" w:color="auto"/>
      </w:divBdr>
    </w:div>
    <w:div w:id="336004880">
      <w:bodyDiv w:val="1"/>
      <w:marLeft w:val="0"/>
      <w:marRight w:val="0"/>
      <w:marTop w:val="0"/>
      <w:marBottom w:val="0"/>
      <w:divBdr>
        <w:top w:val="none" w:sz="0" w:space="0" w:color="auto"/>
        <w:left w:val="none" w:sz="0" w:space="0" w:color="auto"/>
        <w:bottom w:val="none" w:sz="0" w:space="0" w:color="auto"/>
        <w:right w:val="none" w:sz="0" w:space="0" w:color="auto"/>
      </w:divBdr>
    </w:div>
    <w:div w:id="336619164">
      <w:bodyDiv w:val="1"/>
      <w:marLeft w:val="0"/>
      <w:marRight w:val="0"/>
      <w:marTop w:val="0"/>
      <w:marBottom w:val="0"/>
      <w:divBdr>
        <w:top w:val="none" w:sz="0" w:space="0" w:color="auto"/>
        <w:left w:val="none" w:sz="0" w:space="0" w:color="auto"/>
        <w:bottom w:val="none" w:sz="0" w:space="0" w:color="auto"/>
        <w:right w:val="none" w:sz="0" w:space="0" w:color="auto"/>
      </w:divBdr>
    </w:div>
    <w:div w:id="336735905">
      <w:bodyDiv w:val="1"/>
      <w:marLeft w:val="0"/>
      <w:marRight w:val="0"/>
      <w:marTop w:val="0"/>
      <w:marBottom w:val="0"/>
      <w:divBdr>
        <w:top w:val="none" w:sz="0" w:space="0" w:color="auto"/>
        <w:left w:val="none" w:sz="0" w:space="0" w:color="auto"/>
        <w:bottom w:val="none" w:sz="0" w:space="0" w:color="auto"/>
        <w:right w:val="none" w:sz="0" w:space="0" w:color="auto"/>
      </w:divBdr>
    </w:div>
    <w:div w:id="337580085">
      <w:bodyDiv w:val="1"/>
      <w:marLeft w:val="0"/>
      <w:marRight w:val="0"/>
      <w:marTop w:val="0"/>
      <w:marBottom w:val="0"/>
      <w:divBdr>
        <w:top w:val="none" w:sz="0" w:space="0" w:color="auto"/>
        <w:left w:val="none" w:sz="0" w:space="0" w:color="auto"/>
        <w:bottom w:val="none" w:sz="0" w:space="0" w:color="auto"/>
        <w:right w:val="none" w:sz="0" w:space="0" w:color="auto"/>
      </w:divBdr>
    </w:div>
    <w:div w:id="338191529">
      <w:bodyDiv w:val="1"/>
      <w:marLeft w:val="0"/>
      <w:marRight w:val="0"/>
      <w:marTop w:val="0"/>
      <w:marBottom w:val="0"/>
      <w:divBdr>
        <w:top w:val="none" w:sz="0" w:space="0" w:color="auto"/>
        <w:left w:val="none" w:sz="0" w:space="0" w:color="auto"/>
        <w:bottom w:val="none" w:sz="0" w:space="0" w:color="auto"/>
        <w:right w:val="none" w:sz="0" w:space="0" w:color="auto"/>
      </w:divBdr>
    </w:div>
    <w:div w:id="338503749">
      <w:bodyDiv w:val="1"/>
      <w:marLeft w:val="0"/>
      <w:marRight w:val="0"/>
      <w:marTop w:val="0"/>
      <w:marBottom w:val="0"/>
      <w:divBdr>
        <w:top w:val="none" w:sz="0" w:space="0" w:color="auto"/>
        <w:left w:val="none" w:sz="0" w:space="0" w:color="auto"/>
        <w:bottom w:val="none" w:sz="0" w:space="0" w:color="auto"/>
        <w:right w:val="none" w:sz="0" w:space="0" w:color="auto"/>
      </w:divBdr>
    </w:div>
    <w:div w:id="339047401">
      <w:bodyDiv w:val="1"/>
      <w:marLeft w:val="0"/>
      <w:marRight w:val="0"/>
      <w:marTop w:val="0"/>
      <w:marBottom w:val="0"/>
      <w:divBdr>
        <w:top w:val="none" w:sz="0" w:space="0" w:color="auto"/>
        <w:left w:val="none" w:sz="0" w:space="0" w:color="auto"/>
        <w:bottom w:val="none" w:sz="0" w:space="0" w:color="auto"/>
        <w:right w:val="none" w:sz="0" w:space="0" w:color="auto"/>
      </w:divBdr>
    </w:div>
    <w:div w:id="339083476">
      <w:bodyDiv w:val="1"/>
      <w:marLeft w:val="0"/>
      <w:marRight w:val="0"/>
      <w:marTop w:val="0"/>
      <w:marBottom w:val="0"/>
      <w:divBdr>
        <w:top w:val="none" w:sz="0" w:space="0" w:color="auto"/>
        <w:left w:val="none" w:sz="0" w:space="0" w:color="auto"/>
        <w:bottom w:val="none" w:sz="0" w:space="0" w:color="auto"/>
        <w:right w:val="none" w:sz="0" w:space="0" w:color="auto"/>
      </w:divBdr>
    </w:div>
    <w:div w:id="339161553">
      <w:bodyDiv w:val="1"/>
      <w:marLeft w:val="0"/>
      <w:marRight w:val="0"/>
      <w:marTop w:val="0"/>
      <w:marBottom w:val="0"/>
      <w:divBdr>
        <w:top w:val="none" w:sz="0" w:space="0" w:color="auto"/>
        <w:left w:val="none" w:sz="0" w:space="0" w:color="auto"/>
        <w:bottom w:val="none" w:sz="0" w:space="0" w:color="auto"/>
        <w:right w:val="none" w:sz="0" w:space="0" w:color="auto"/>
      </w:divBdr>
    </w:div>
    <w:div w:id="339546947">
      <w:bodyDiv w:val="1"/>
      <w:marLeft w:val="0"/>
      <w:marRight w:val="0"/>
      <w:marTop w:val="0"/>
      <w:marBottom w:val="0"/>
      <w:divBdr>
        <w:top w:val="none" w:sz="0" w:space="0" w:color="auto"/>
        <w:left w:val="none" w:sz="0" w:space="0" w:color="auto"/>
        <w:bottom w:val="none" w:sz="0" w:space="0" w:color="auto"/>
        <w:right w:val="none" w:sz="0" w:space="0" w:color="auto"/>
      </w:divBdr>
      <w:divsChild>
        <w:div w:id="931815755">
          <w:marLeft w:val="640"/>
          <w:marRight w:val="0"/>
          <w:marTop w:val="0"/>
          <w:marBottom w:val="0"/>
          <w:divBdr>
            <w:top w:val="none" w:sz="0" w:space="0" w:color="auto"/>
            <w:left w:val="none" w:sz="0" w:space="0" w:color="auto"/>
            <w:bottom w:val="none" w:sz="0" w:space="0" w:color="auto"/>
            <w:right w:val="none" w:sz="0" w:space="0" w:color="auto"/>
          </w:divBdr>
        </w:div>
        <w:div w:id="1965041558">
          <w:marLeft w:val="640"/>
          <w:marRight w:val="0"/>
          <w:marTop w:val="0"/>
          <w:marBottom w:val="0"/>
          <w:divBdr>
            <w:top w:val="none" w:sz="0" w:space="0" w:color="auto"/>
            <w:left w:val="none" w:sz="0" w:space="0" w:color="auto"/>
            <w:bottom w:val="none" w:sz="0" w:space="0" w:color="auto"/>
            <w:right w:val="none" w:sz="0" w:space="0" w:color="auto"/>
          </w:divBdr>
        </w:div>
      </w:divsChild>
    </w:div>
    <w:div w:id="339935478">
      <w:bodyDiv w:val="1"/>
      <w:marLeft w:val="0"/>
      <w:marRight w:val="0"/>
      <w:marTop w:val="0"/>
      <w:marBottom w:val="0"/>
      <w:divBdr>
        <w:top w:val="none" w:sz="0" w:space="0" w:color="auto"/>
        <w:left w:val="none" w:sz="0" w:space="0" w:color="auto"/>
        <w:bottom w:val="none" w:sz="0" w:space="0" w:color="auto"/>
        <w:right w:val="none" w:sz="0" w:space="0" w:color="auto"/>
      </w:divBdr>
    </w:div>
    <w:div w:id="340932883">
      <w:bodyDiv w:val="1"/>
      <w:marLeft w:val="0"/>
      <w:marRight w:val="0"/>
      <w:marTop w:val="0"/>
      <w:marBottom w:val="0"/>
      <w:divBdr>
        <w:top w:val="none" w:sz="0" w:space="0" w:color="auto"/>
        <w:left w:val="none" w:sz="0" w:space="0" w:color="auto"/>
        <w:bottom w:val="none" w:sz="0" w:space="0" w:color="auto"/>
        <w:right w:val="none" w:sz="0" w:space="0" w:color="auto"/>
      </w:divBdr>
    </w:div>
    <w:div w:id="341133243">
      <w:bodyDiv w:val="1"/>
      <w:marLeft w:val="0"/>
      <w:marRight w:val="0"/>
      <w:marTop w:val="0"/>
      <w:marBottom w:val="0"/>
      <w:divBdr>
        <w:top w:val="none" w:sz="0" w:space="0" w:color="auto"/>
        <w:left w:val="none" w:sz="0" w:space="0" w:color="auto"/>
        <w:bottom w:val="none" w:sz="0" w:space="0" w:color="auto"/>
        <w:right w:val="none" w:sz="0" w:space="0" w:color="auto"/>
      </w:divBdr>
    </w:div>
    <w:div w:id="341323696">
      <w:bodyDiv w:val="1"/>
      <w:marLeft w:val="0"/>
      <w:marRight w:val="0"/>
      <w:marTop w:val="0"/>
      <w:marBottom w:val="0"/>
      <w:divBdr>
        <w:top w:val="none" w:sz="0" w:space="0" w:color="auto"/>
        <w:left w:val="none" w:sz="0" w:space="0" w:color="auto"/>
        <w:bottom w:val="none" w:sz="0" w:space="0" w:color="auto"/>
        <w:right w:val="none" w:sz="0" w:space="0" w:color="auto"/>
      </w:divBdr>
    </w:div>
    <w:div w:id="341323829">
      <w:bodyDiv w:val="1"/>
      <w:marLeft w:val="0"/>
      <w:marRight w:val="0"/>
      <w:marTop w:val="0"/>
      <w:marBottom w:val="0"/>
      <w:divBdr>
        <w:top w:val="none" w:sz="0" w:space="0" w:color="auto"/>
        <w:left w:val="none" w:sz="0" w:space="0" w:color="auto"/>
        <w:bottom w:val="none" w:sz="0" w:space="0" w:color="auto"/>
        <w:right w:val="none" w:sz="0" w:space="0" w:color="auto"/>
      </w:divBdr>
    </w:div>
    <w:div w:id="341514028">
      <w:bodyDiv w:val="1"/>
      <w:marLeft w:val="0"/>
      <w:marRight w:val="0"/>
      <w:marTop w:val="0"/>
      <w:marBottom w:val="0"/>
      <w:divBdr>
        <w:top w:val="none" w:sz="0" w:space="0" w:color="auto"/>
        <w:left w:val="none" w:sz="0" w:space="0" w:color="auto"/>
        <w:bottom w:val="none" w:sz="0" w:space="0" w:color="auto"/>
        <w:right w:val="none" w:sz="0" w:space="0" w:color="auto"/>
      </w:divBdr>
    </w:div>
    <w:div w:id="341705174">
      <w:bodyDiv w:val="1"/>
      <w:marLeft w:val="0"/>
      <w:marRight w:val="0"/>
      <w:marTop w:val="0"/>
      <w:marBottom w:val="0"/>
      <w:divBdr>
        <w:top w:val="none" w:sz="0" w:space="0" w:color="auto"/>
        <w:left w:val="none" w:sz="0" w:space="0" w:color="auto"/>
        <w:bottom w:val="none" w:sz="0" w:space="0" w:color="auto"/>
        <w:right w:val="none" w:sz="0" w:space="0" w:color="auto"/>
      </w:divBdr>
    </w:div>
    <w:div w:id="343098803">
      <w:bodyDiv w:val="1"/>
      <w:marLeft w:val="0"/>
      <w:marRight w:val="0"/>
      <w:marTop w:val="0"/>
      <w:marBottom w:val="0"/>
      <w:divBdr>
        <w:top w:val="none" w:sz="0" w:space="0" w:color="auto"/>
        <w:left w:val="none" w:sz="0" w:space="0" w:color="auto"/>
        <w:bottom w:val="none" w:sz="0" w:space="0" w:color="auto"/>
        <w:right w:val="none" w:sz="0" w:space="0" w:color="auto"/>
      </w:divBdr>
    </w:div>
    <w:div w:id="343750881">
      <w:bodyDiv w:val="1"/>
      <w:marLeft w:val="0"/>
      <w:marRight w:val="0"/>
      <w:marTop w:val="0"/>
      <w:marBottom w:val="0"/>
      <w:divBdr>
        <w:top w:val="none" w:sz="0" w:space="0" w:color="auto"/>
        <w:left w:val="none" w:sz="0" w:space="0" w:color="auto"/>
        <w:bottom w:val="none" w:sz="0" w:space="0" w:color="auto"/>
        <w:right w:val="none" w:sz="0" w:space="0" w:color="auto"/>
      </w:divBdr>
    </w:div>
    <w:div w:id="344065454">
      <w:bodyDiv w:val="1"/>
      <w:marLeft w:val="0"/>
      <w:marRight w:val="0"/>
      <w:marTop w:val="0"/>
      <w:marBottom w:val="0"/>
      <w:divBdr>
        <w:top w:val="none" w:sz="0" w:space="0" w:color="auto"/>
        <w:left w:val="none" w:sz="0" w:space="0" w:color="auto"/>
        <w:bottom w:val="none" w:sz="0" w:space="0" w:color="auto"/>
        <w:right w:val="none" w:sz="0" w:space="0" w:color="auto"/>
      </w:divBdr>
    </w:div>
    <w:div w:id="344525800">
      <w:bodyDiv w:val="1"/>
      <w:marLeft w:val="0"/>
      <w:marRight w:val="0"/>
      <w:marTop w:val="0"/>
      <w:marBottom w:val="0"/>
      <w:divBdr>
        <w:top w:val="none" w:sz="0" w:space="0" w:color="auto"/>
        <w:left w:val="none" w:sz="0" w:space="0" w:color="auto"/>
        <w:bottom w:val="none" w:sz="0" w:space="0" w:color="auto"/>
        <w:right w:val="none" w:sz="0" w:space="0" w:color="auto"/>
      </w:divBdr>
    </w:div>
    <w:div w:id="344941656">
      <w:bodyDiv w:val="1"/>
      <w:marLeft w:val="0"/>
      <w:marRight w:val="0"/>
      <w:marTop w:val="0"/>
      <w:marBottom w:val="0"/>
      <w:divBdr>
        <w:top w:val="none" w:sz="0" w:space="0" w:color="auto"/>
        <w:left w:val="none" w:sz="0" w:space="0" w:color="auto"/>
        <w:bottom w:val="none" w:sz="0" w:space="0" w:color="auto"/>
        <w:right w:val="none" w:sz="0" w:space="0" w:color="auto"/>
      </w:divBdr>
      <w:divsChild>
        <w:div w:id="82461343">
          <w:marLeft w:val="640"/>
          <w:marRight w:val="0"/>
          <w:marTop w:val="0"/>
          <w:marBottom w:val="0"/>
          <w:divBdr>
            <w:top w:val="none" w:sz="0" w:space="0" w:color="auto"/>
            <w:left w:val="none" w:sz="0" w:space="0" w:color="auto"/>
            <w:bottom w:val="none" w:sz="0" w:space="0" w:color="auto"/>
            <w:right w:val="none" w:sz="0" w:space="0" w:color="auto"/>
          </w:divBdr>
        </w:div>
        <w:div w:id="1049961865">
          <w:marLeft w:val="640"/>
          <w:marRight w:val="0"/>
          <w:marTop w:val="0"/>
          <w:marBottom w:val="0"/>
          <w:divBdr>
            <w:top w:val="none" w:sz="0" w:space="0" w:color="auto"/>
            <w:left w:val="none" w:sz="0" w:space="0" w:color="auto"/>
            <w:bottom w:val="none" w:sz="0" w:space="0" w:color="auto"/>
            <w:right w:val="none" w:sz="0" w:space="0" w:color="auto"/>
          </w:divBdr>
        </w:div>
        <w:div w:id="2005156660">
          <w:marLeft w:val="640"/>
          <w:marRight w:val="0"/>
          <w:marTop w:val="0"/>
          <w:marBottom w:val="0"/>
          <w:divBdr>
            <w:top w:val="none" w:sz="0" w:space="0" w:color="auto"/>
            <w:left w:val="none" w:sz="0" w:space="0" w:color="auto"/>
            <w:bottom w:val="none" w:sz="0" w:space="0" w:color="auto"/>
            <w:right w:val="none" w:sz="0" w:space="0" w:color="auto"/>
          </w:divBdr>
        </w:div>
      </w:divsChild>
    </w:div>
    <w:div w:id="345327985">
      <w:bodyDiv w:val="1"/>
      <w:marLeft w:val="0"/>
      <w:marRight w:val="0"/>
      <w:marTop w:val="0"/>
      <w:marBottom w:val="0"/>
      <w:divBdr>
        <w:top w:val="none" w:sz="0" w:space="0" w:color="auto"/>
        <w:left w:val="none" w:sz="0" w:space="0" w:color="auto"/>
        <w:bottom w:val="none" w:sz="0" w:space="0" w:color="auto"/>
        <w:right w:val="none" w:sz="0" w:space="0" w:color="auto"/>
      </w:divBdr>
    </w:div>
    <w:div w:id="345789101">
      <w:bodyDiv w:val="1"/>
      <w:marLeft w:val="0"/>
      <w:marRight w:val="0"/>
      <w:marTop w:val="0"/>
      <w:marBottom w:val="0"/>
      <w:divBdr>
        <w:top w:val="none" w:sz="0" w:space="0" w:color="auto"/>
        <w:left w:val="none" w:sz="0" w:space="0" w:color="auto"/>
        <w:bottom w:val="none" w:sz="0" w:space="0" w:color="auto"/>
        <w:right w:val="none" w:sz="0" w:space="0" w:color="auto"/>
      </w:divBdr>
    </w:div>
    <w:div w:id="346252895">
      <w:bodyDiv w:val="1"/>
      <w:marLeft w:val="0"/>
      <w:marRight w:val="0"/>
      <w:marTop w:val="0"/>
      <w:marBottom w:val="0"/>
      <w:divBdr>
        <w:top w:val="none" w:sz="0" w:space="0" w:color="auto"/>
        <w:left w:val="none" w:sz="0" w:space="0" w:color="auto"/>
        <w:bottom w:val="none" w:sz="0" w:space="0" w:color="auto"/>
        <w:right w:val="none" w:sz="0" w:space="0" w:color="auto"/>
      </w:divBdr>
    </w:div>
    <w:div w:id="347365689">
      <w:bodyDiv w:val="1"/>
      <w:marLeft w:val="0"/>
      <w:marRight w:val="0"/>
      <w:marTop w:val="0"/>
      <w:marBottom w:val="0"/>
      <w:divBdr>
        <w:top w:val="none" w:sz="0" w:space="0" w:color="auto"/>
        <w:left w:val="none" w:sz="0" w:space="0" w:color="auto"/>
        <w:bottom w:val="none" w:sz="0" w:space="0" w:color="auto"/>
        <w:right w:val="none" w:sz="0" w:space="0" w:color="auto"/>
      </w:divBdr>
    </w:div>
    <w:div w:id="347562104">
      <w:bodyDiv w:val="1"/>
      <w:marLeft w:val="0"/>
      <w:marRight w:val="0"/>
      <w:marTop w:val="0"/>
      <w:marBottom w:val="0"/>
      <w:divBdr>
        <w:top w:val="none" w:sz="0" w:space="0" w:color="auto"/>
        <w:left w:val="none" w:sz="0" w:space="0" w:color="auto"/>
        <w:bottom w:val="none" w:sz="0" w:space="0" w:color="auto"/>
        <w:right w:val="none" w:sz="0" w:space="0" w:color="auto"/>
      </w:divBdr>
    </w:div>
    <w:div w:id="347682683">
      <w:bodyDiv w:val="1"/>
      <w:marLeft w:val="0"/>
      <w:marRight w:val="0"/>
      <w:marTop w:val="0"/>
      <w:marBottom w:val="0"/>
      <w:divBdr>
        <w:top w:val="none" w:sz="0" w:space="0" w:color="auto"/>
        <w:left w:val="none" w:sz="0" w:space="0" w:color="auto"/>
        <w:bottom w:val="none" w:sz="0" w:space="0" w:color="auto"/>
        <w:right w:val="none" w:sz="0" w:space="0" w:color="auto"/>
      </w:divBdr>
    </w:div>
    <w:div w:id="348334447">
      <w:bodyDiv w:val="1"/>
      <w:marLeft w:val="0"/>
      <w:marRight w:val="0"/>
      <w:marTop w:val="0"/>
      <w:marBottom w:val="0"/>
      <w:divBdr>
        <w:top w:val="none" w:sz="0" w:space="0" w:color="auto"/>
        <w:left w:val="none" w:sz="0" w:space="0" w:color="auto"/>
        <w:bottom w:val="none" w:sz="0" w:space="0" w:color="auto"/>
        <w:right w:val="none" w:sz="0" w:space="0" w:color="auto"/>
      </w:divBdr>
    </w:div>
    <w:div w:id="348869759">
      <w:bodyDiv w:val="1"/>
      <w:marLeft w:val="0"/>
      <w:marRight w:val="0"/>
      <w:marTop w:val="0"/>
      <w:marBottom w:val="0"/>
      <w:divBdr>
        <w:top w:val="none" w:sz="0" w:space="0" w:color="auto"/>
        <w:left w:val="none" w:sz="0" w:space="0" w:color="auto"/>
        <w:bottom w:val="none" w:sz="0" w:space="0" w:color="auto"/>
        <w:right w:val="none" w:sz="0" w:space="0" w:color="auto"/>
      </w:divBdr>
    </w:div>
    <w:div w:id="349062354">
      <w:bodyDiv w:val="1"/>
      <w:marLeft w:val="0"/>
      <w:marRight w:val="0"/>
      <w:marTop w:val="0"/>
      <w:marBottom w:val="0"/>
      <w:divBdr>
        <w:top w:val="none" w:sz="0" w:space="0" w:color="auto"/>
        <w:left w:val="none" w:sz="0" w:space="0" w:color="auto"/>
        <w:bottom w:val="none" w:sz="0" w:space="0" w:color="auto"/>
        <w:right w:val="none" w:sz="0" w:space="0" w:color="auto"/>
      </w:divBdr>
    </w:div>
    <w:div w:id="349726907">
      <w:bodyDiv w:val="1"/>
      <w:marLeft w:val="0"/>
      <w:marRight w:val="0"/>
      <w:marTop w:val="0"/>
      <w:marBottom w:val="0"/>
      <w:divBdr>
        <w:top w:val="none" w:sz="0" w:space="0" w:color="auto"/>
        <w:left w:val="none" w:sz="0" w:space="0" w:color="auto"/>
        <w:bottom w:val="none" w:sz="0" w:space="0" w:color="auto"/>
        <w:right w:val="none" w:sz="0" w:space="0" w:color="auto"/>
      </w:divBdr>
    </w:div>
    <w:div w:id="350883208">
      <w:bodyDiv w:val="1"/>
      <w:marLeft w:val="0"/>
      <w:marRight w:val="0"/>
      <w:marTop w:val="0"/>
      <w:marBottom w:val="0"/>
      <w:divBdr>
        <w:top w:val="none" w:sz="0" w:space="0" w:color="auto"/>
        <w:left w:val="none" w:sz="0" w:space="0" w:color="auto"/>
        <w:bottom w:val="none" w:sz="0" w:space="0" w:color="auto"/>
        <w:right w:val="none" w:sz="0" w:space="0" w:color="auto"/>
      </w:divBdr>
    </w:div>
    <w:div w:id="351424204">
      <w:bodyDiv w:val="1"/>
      <w:marLeft w:val="0"/>
      <w:marRight w:val="0"/>
      <w:marTop w:val="0"/>
      <w:marBottom w:val="0"/>
      <w:divBdr>
        <w:top w:val="none" w:sz="0" w:space="0" w:color="auto"/>
        <w:left w:val="none" w:sz="0" w:space="0" w:color="auto"/>
        <w:bottom w:val="none" w:sz="0" w:space="0" w:color="auto"/>
        <w:right w:val="none" w:sz="0" w:space="0" w:color="auto"/>
      </w:divBdr>
    </w:div>
    <w:div w:id="351959597">
      <w:bodyDiv w:val="1"/>
      <w:marLeft w:val="0"/>
      <w:marRight w:val="0"/>
      <w:marTop w:val="0"/>
      <w:marBottom w:val="0"/>
      <w:divBdr>
        <w:top w:val="none" w:sz="0" w:space="0" w:color="auto"/>
        <w:left w:val="none" w:sz="0" w:space="0" w:color="auto"/>
        <w:bottom w:val="none" w:sz="0" w:space="0" w:color="auto"/>
        <w:right w:val="none" w:sz="0" w:space="0" w:color="auto"/>
      </w:divBdr>
    </w:div>
    <w:div w:id="352414284">
      <w:bodyDiv w:val="1"/>
      <w:marLeft w:val="0"/>
      <w:marRight w:val="0"/>
      <w:marTop w:val="0"/>
      <w:marBottom w:val="0"/>
      <w:divBdr>
        <w:top w:val="none" w:sz="0" w:space="0" w:color="auto"/>
        <w:left w:val="none" w:sz="0" w:space="0" w:color="auto"/>
        <w:bottom w:val="none" w:sz="0" w:space="0" w:color="auto"/>
        <w:right w:val="none" w:sz="0" w:space="0" w:color="auto"/>
      </w:divBdr>
    </w:div>
    <w:div w:id="353193660">
      <w:bodyDiv w:val="1"/>
      <w:marLeft w:val="0"/>
      <w:marRight w:val="0"/>
      <w:marTop w:val="0"/>
      <w:marBottom w:val="0"/>
      <w:divBdr>
        <w:top w:val="none" w:sz="0" w:space="0" w:color="auto"/>
        <w:left w:val="none" w:sz="0" w:space="0" w:color="auto"/>
        <w:bottom w:val="none" w:sz="0" w:space="0" w:color="auto"/>
        <w:right w:val="none" w:sz="0" w:space="0" w:color="auto"/>
      </w:divBdr>
    </w:div>
    <w:div w:id="353580801">
      <w:bodyDiv w:val="1"/>
      <w:marLeft w:val="0"/>
      <w:marRight w:val="0"/>
      <w:marTop w:val="0"/>
      <w:marBottom w:val="0"/>
      <w:divBdr>
        <w:top w:val="none" w:sz="0" w:space="0" w:color="auto"/>
        <w:left w:val="none" w:sz="0" w:space="0" w:color="auto"/>
        <w:bottom w:val="none" w:sz="0" w:space="0" w:color="auto"/>
        <w:right w:val="none" w:sz="0" w:space="0" w:color="auto"/>
      </w:divBdr>
    </w:div>
    <w:div w:id="353767753">
      <w:bodyDiv w:val="1"/>
      <w:marLeft w:val="0"/>
      <w:marRight w:val="0"/>
      <w:marTop w:val="0"/>
      <w:marBottom w:val="0"/>
      <w:divBdr>
        <w:top w:val="none" w:sz="0" w:space="0" w:color="auto"/>
        <w:left w:val="none" w:sz="0" w:space="0" w:color="auto"/>
        <w:bottom w:val="none" w:sz="0" w:space="0" w:color="auto"/>
        <w:right w:val="none" w:sz="0" w:space="0" w:color="auto"/>
      </w:divBdr>
    </w:div>
    <w:div w:id="353774802">
      <w:bodyDiv w:val="1"/>
      <w:marLeft w:val="0"/>
      <w:marRight w:val="0"/>
      <w:marTop w:val="0"/>
      <w:marBottom w:val="0"/>
      <w:divBdr>
        <w:top w:val="none" w:sz="0" w:space="0" w:color="auto"/>
        <w:left w:val="none" w:sz="0" w:space="0" w:color="auto"/>
        <w:bottom w:val="none" w:sz="0" w:space="0" w:color="auto"/>
        <w:right w:val="none" w:sz="0" w:space="0" w:color="auto"/>
      </w:divBdr>
    </w:div>
    <w:div w:id="354036194">
      <w:bodyDiv w:val="1"/>
      <w:marLeft w:val="0"/>
      <w:marRight w:val="0"/>
      <w:marTop w:val="0"/>
      <w:marBottom w:val="0"/>
      <w:divBdr>
        <w:top w:val="none" w:sz="0" w:space="0" w:color="auto"/>
        <w:left w:val="none" w:sz="0" w:space="0" w:color="auto"/>
        <w:bottom w:val="none" w:sz="0" w:space="0" w:color="auto"/>
        <w:right w:val="none" w:sz="0" w:space="0" w:color="auto"/>
      </w:divBdr>
    </w:div>
    <w:div w:id="354423217">
      <w:bodyDiv w:val="1"/>
      <w:marLeft w:val="0"/>
      <w:marRight w:val="0"/>
      <w:marTop w:val="0"/>
      <w:marBottom w:val="0"/>
      <w:divBdr>
        <w:top w:val="none" w:sz="0" w:space="0" w:color="auto"/>
        <w:left w:val="none" w:sz="0" w:space="0" w:color="auto"/>
        <w:bottom w:val="none" w:sz="0" w:space="0" w:color="auto"/>
        <w:right w:val="none" w:sz="0" w:space="0" w:color="auto"/>
      </w:divBdr>
    </w:div>
    <w:div w:id="354813470">
      <w:bodyDiv w:val="1"/>
      <w:marLeft w:val="0"/>
      <w:marRight w:val="0"/>
      <w:marTop w:val="0"/>
      <w:marBottom w:val="0"/>
      <w:divBdr>
        <w:top w:val="none" w:sz="0" w:space="0" w:color="auto"/>
        <w:left w:val="none" w:sz="0" w:space="0" w:color="auto"/>
        <w:bottom w:val="none" w:sz="0" w:space="0" w:color="auto"/>
        <w:right w:val="none" w:sz="0" w:space="0" w:color="auto"/>
      </w:divBdr>
    </w:div>
    <w:div w:id="354891301">
      <w:bodyDiv w:val="1"/>
      <w:marLeft w:val="0"/>
      <w:marRight w:val="0"/>
      <w:marTop w:val="0"/>
      <w:marBottom w:val="0"/>
      <w:divBdr>
        <w:top w:val="none" w:sz="0" w:space="0" w:color="auto"/>
        <w:left w:val="none" w:sz="0" w:space="0" w:color="auto"/>
        <w:bottom w:val="none" w:sz="0" w:space="0" w:color="auto"/>
        <w:right w:val="none" w:sz="0" w:space="0" w:color="auto"/>
      </w:divBdr>
    </w:div>
    <w:div w:id="355077951">
      <w:bodyDiv w:val="1"/>
      <w:marLeft w:val="0"/>
      <w:marRight w:val="0"/>
      <w:marTop w:val="0"/>
      <w:marBottom w:val="0"/>
      <w:divBdr>
        <w:top w:val="none" w:sz="0" w:space="0" w:color="auto"/>
        <w:left w:val="none" w:sz="0" w:space="0" w:color="auto"/>
        <w:bottom w:val="none" w:sz="0" w:space="0" w:color="auto"/>
        <w:right w:val="none" w:sz="0" w:space="0" w:color="auto"/>
      </w:divBdr>
    </w:div>
    <w:div w:id="355078839">
      <w:bodyDiv w:val="1"/>
      <w:marLeft w:val="0"/>
      <w:marRight w:val="0"/>
      <w:marTop w:val="0"/>
      <w:marBottom w:val="0"/>
      <w:divBdr>
        <w:top w:val="none" w:sz="0" w:space="0" w:color="auto"/>
        <w:left w:val="none" w:sz="0" w:space="0" w:color="auto"/>
        <w:bottom w:val="none" w:sz="0" w:space="0" w:color="auto"/>
        <w:right w:val="none" w:sz="0" w:space="0" w:color="auto"/>
      </w:divBdr>
    </w:div>
    <w:div w:id="355273134">
      <w:bodyDiv w:val="1"/>
      <w:marLeft w:val="0"/>
      <w:marRight w:val="0"/>
      <w:marTop w:val="0"/>
      <w:marBottom w:val="0"/>
      <w:divBdr>
        <w:top w:val="none" w:sz="0" w:space="0" w:color="auto"/>
        <w:left w:val="none" w:sz="0" w:space="0" w:color="auto"/>
        <w:bottom w:val="none" w:sz="0" w:space="0" w:color="auto"/>
        <w:right w:val="none" w:sz="0" w:space="0" w:color="auto"/>
      </w:divBdr>
    </w:div>
    <w:div w:id="355696084">
      <w:bodyDiv w:val="1"/>
      <w:marLeft w:val="0"/>
      <w:marRight w:val="0"/>
      <w:marTop w:val="0"/>
      <w:marBottom w:val="0"/>
      <w:divBdr>
        <w:top w:val="none" w:sz="0" w:space="0" w:color="auto"/>
        <w:left w:val="none" w:sz="0" w:space="0" w:color="auto"/>
        <w:bottom w:val="none" w:sz="0" w:space="0" w:color="auto"/>
        <w:right w:val="none" w:sz="0" w:space="0" w:color="auto"/>
      </w:divBdr>
    </w:div>
    <w:div w:id="355814700">
      <w:bodyDiv w:val="1"/>
      <w:marLeft w:val="0"/>
      <w:marRight w:val="0"/>
      <w:marTop w:val="0"/>
      <w:marBottom w:val="0"/>
      <w:divBdr>
        <w:top w:val="none" w:sz="0" w:space="0" w:color="auto"/>
        <w:left w:val="none" w:sz="0" w:space="0" w:color="auto"/>
        <w:bottom w:val="none" w:sz="0" w:space="0" w:color="auto"/>
        <w:right w:val="none" w:sz="0" w:space="0" w:color="auto"/>
      </w:divBdr>
    </w:div>
    <w:div w:id="356929452">
      <w:bodyDiv w:val="1"/>
      <w:marLeft w:val="0"/>
      <w:marRight w:val="0"/>
      <w:marTop w:val="0"/>
      <w:marBottom w:val="0"/>
      <w:divBdr>
        <w:top w:val="none" w:sz="0" w:space="0" w:color="auto"/>
        <w:left w:val="none" w:sz="0" w:space="0" w:color="auto"/>
        <w:bottom w:val="none" w:sz="0" w:space="0" w:color="auto"/>
        <w:right w:val="none" w:sz="0" w:space="0" w:color="auto"/>
      </w:divBdr>
    </w:div>
    <w:div w:id="357508769">
      <w:bodyDiv w:val="1"/>
      <w:marLeft w:val="0"/>
      <w:marRight w:val="0"/>
      <w:marTop w:val="0"/>
      <w:marBottom w:val="0"/>
      <w:divBdr>
        <w:top w:val="none" w:sz="0" w:space="0" w:color="auto"/>
        <w:left w:val="none" w:sz="0" w:space="0" w:color="auto"/>
        <w:bottom w:val="none" w:sz="0" w:space="0" w:color="auto"/>
        <w:right w:val="none" w:sz="0" w:space="0" w:color="auto"/>
      </w:divBdr>
    </w:div>
    <w:div w:id="357512347">
      <w:bodyDiv w:val="1"/>
      <w:marLeft w:val="0"/>
      <w:marRight w:val="0"/>
      <w:marTop w:val="0"/>
      <w:marBottom w:val="0"/>
      <w:divBdr>
        <w:top w:val="none" w:sz="0" w:space="0" w:color="auto"/>
        <w:left w:val="none" w:sz="0" w:space="0" w:color="auto"/>
        <w:bottom w:val="none" w:sz="0" w:space="0" w:color="auto"/>
        <w:right w:val="none" w:sz="0" w:space="0" w:color="auto"/>
      </w:divBdr>
    </w:div>
    <w:div w:id="357659992">
      <w:bodyDiv w:val="1"/>
      <w:marLeft w:val="0"/>
      <w:marRight w:val="0"/>
      <w:marTop w:val="0"/>
      <w:marBottom w:val="0"/>
      <w:divBdr>
        <w:top w:val="none" w:sz="0" w:space="0" w:color="auto"/>
        <w:left w:val="none" w:sz="0" w:space="0" w:color="auto"/>
        <w:bottom w:val="none" w:sz="0" w:space="0" w:color="auto"/>
        <w:right w:val="none" w:sz="0" w:space="0" w:color="auto"/>
      </w:divBdr>
    </w:div>
    <w:div w:id="358285734">
      <w:bodyDiv w:val="1"/>
      <w:marLeft w:val="0"/>
      <w:marRight w:val="0"/>
      <w:marTop w:val="0"/>
      <w:marBottom w:val="0"/>
      <w:divBdr>
        <w:top w:val="none" w:sz="0" w:space="0" w:color="auto"/>
        <w:left w:val="none" w:sz="0" w:space="0" w:color="auto"/>
        <w:bottom w:val="none" w:sz="0" w:space="0" w:color="auto"/>
        <w:right w:val="none" w:sz="0" w:space="0" w:color="auto"/>
      </w:divBdr>
    </w:div>
    <w:div w:id="359403337">
      <w:bodyDiv w:val="1"/>
      <w:marLeft w:val="0"/>
      <w:marRight w:val="0"/>
      <w:marTop w:val="0"/>
      <w:marBottom w:val="0"/>
      <w:divBdr>
        <w:top w:val="none" w:sz="0" w:space="0" w:color="auto"/>
        <w:left w:val="none" w:sz="0" w:space="0" w:color="auto"/>
        <w:bottom w:val="none" w:sz="0" w:space="0" w:color="auto"/>
        <w:right w:val="none" w:sz="0" w:space="0" w:color="auto"/>
      </w:divBdr>
    </w:div>
    <w:div w:id="359551999">
      <w:bodyDiv w:val="1"/>
      <w:marLeft w:val="0"/>
      <w:marRight w:val="0"/>
      <w:marTop w:val="0"/>
      <w:marBottom w:val="0"/>
      <w:divBdr>
        <w:top w:val="none" w:sz="0" w:space="0" w:color="auto"/>
        <w:left w:val="none" w:sz="0" w:space="0" w:color="auto"/>
        <w:bottom w:val="none" w:sz="0" w:space="0" w:color="auto"/>
        <w:right w:val="none" w:sz="0" w:space="0" w:color="auto"/>
      </w:divBdr>
    </w:div>
    <w:div w:id="360131972">
      <w:bodyDiv w:val="1"/>
      <w:marLeft w:val="0"/>
      <w:marRight w:val="0"/>
      <w:marTop w:val="0"/>
      <w:marBottom w:val="0"/>
      <w:divBdr>
        <w:top w:val="none" w:sz="0" w:space="0" w:color="auto"/>
        <w:left w:val="none" w:sz="0" w:space="0" w:color="auto"/>
        <w:bottom w:val="none" w:sz="0" w:space="0" w:color="auto"/>
        <w:right w:val="none" w:sz="0" w:space="0" w:color="auto"/>
      </w:divBdr>
    </w:div>
    <w:div w:id="361175547">
      <w:bodyDiv w:val="1"/>
      <w:marLeft w:val="0"/>
      <w:marRight w:val="0"/>
      <w:marTop w:val="0"/>
      <w:marBottom w:val="0"/>
      <w:divBdr>
        <w:top w:val="none" w:sz="0" w:space="0" w:color="auto"/>
        <w:left w:val="none" w:sz="0" w:space="0" w:color="auto"/>
        <w:bottom w:val="none" w:sz="0" w:space="0" w:color="auto"/>
        <w:right w:val="none" w:sz="0" w:space="0" w:color="auto"/>
      </w:divBdr>
    </w:div>
    <w:div w:id="361321198">
      <w:bodyDiv w:val="1"/>
      <w:marLeft w:val="0"/>
      <w:marRight w:val="0"/>
      <w:marTop w:val="0"/>
      <w:marBottom w:val="0"/>
      <w:divBdr>
        <w:top w:val="none" w:sz="0" w:space="0" w:color="auto"/>
        <w:left w:val="none" w:sz="0" w:space="0" w:color="auto"/>
        <w:bottom w:val="none" w:sz="0" w:space="0" w:color="auto"/>
        <w:right w:val="none" w:sz="0" w:space="0" w:color="auto"/>
      </w:divBdr>
    </w:div>
    <w:div w:id="361322724">
      <w:bodyDiv w:val="1"/>
      <w:marLeft w:val="0"/>
      <w:marRight w:val="0"/>
      <w:marTop w:val="0"/>
      <w:marBottom w:val="0"/>
      <w:divBdr>
        <w:top w:val="none" w:sz="0" w:space="0" w:color="auto"/>
        <w:left w:val="none" w:sz="0" w:space="0" w:color="auto"/>
        <w:bottom w:val="none" w:sz="0" w:space="0" w:color="auto"/>
        <w:right w:val="none" w:sz="0" w:space="0" w:color="auto"/>
      </w:divBdr>
    </w:div>
    <w:div w:id="362052074">
      <w:bodyDiv w:val="1"/>
      <w:marLeft w:val="0"/>
      <w:marRight w:val="0"/>
      <w:marTop w:val="0"/>
      <w:marBottom w:val="0"/>
      <w:divBdr>
        <w:top w:val="none" w:sz="0" w:space="0" w:color="auto"/>
        <w:left w:val="none" w:sz="0" w:space="0" w:color="auto"/>
        <w:bottom w:val="none" w:sz="0" w:space="0" w:color="auto"/>
        <w:right w:val="none" w:sz="0" w:space="0" w:color="auto"/>
      </w:divBdr>
    </w:div>
    <w:div w:id="362093763">
      <w:bodyDiv w:val="1"/>
      <w:marLeft w:val="0"/>
      <w:marRight w:val="0"/>
      <w:marTop w:val="0"/>
      <w:marBottom w:val="0"/>
      <w:divBdr>
        <w:top w:val="none" w:sz="0" w:space="0" w:color="auto"/>
        <w:left w:val="none" w:sz="0" w:space="0" w:color="auto"/>
        <w:bottom w:val="none" w:sz="0" w:space="0" w:color="auto"/>
        <w:right w:val="none" w:sz="0" w:space="0" w:color="auto"/>
      </w:divBdr>
    </w:div>
    <w:div w:id="362511694">
      <w:bodyDiv w:val="1"/>
      <w:marLeft w:val="0"/>
      <w:marRight w:val="0"/>
      <w:marTop w:val="0"/>
      <w:marBottom w:val="0"/>
      <w:divBdr>
        <w:top w:val="none" w:sz="0" w:space="0" w:color="auto"/>
        <w:left w:val="none" w:sz="0" w:space="0" w:color="auto"/>
        <w:bottom w:val="none" w:sz="0" w:space="0" w:color="auto"/>
        <w:right w:val="none" w:sz="0" w:space="0" w:color="auto"/>
      </w:divBdr>
    </w:div>
    <w:div w:id="363212895">
      <w:bodyDiv w:val="1"/>
      <w:marLeft w:val="0"/>
      <w:marRight w:val="0"/>
      <w:marTop w:val="0"/>
      <w:marBottom w:val="0"/>
      <w:divBdr>
        <w:top w:val="none" w:sz="0" w:space="0" w:color="auto"/>
        <w:left w:val="none" w:sz="0" w:space="0" w:color="auto"/>
        <w:bottom w:val="none" w:sz="0" w:space="0" w:color="auto"/>
        <w:right w:val="none" w:sz="0" w:space="0" w:color="auto"/>
      </w:divBdr>
    </w:div>
    <w:div w:id="363481836">
      <w:bodyDiv w:val="1"/>
      <w:marLeft w:val="0"/>
      <w:marRight w:val="0"/>
      <w:marTop w:val="0"/>
      <w:marBottom w:val="0"/>
      <w:divBdr>
        <w:top w:val="none" w:sz="0" w:space="0" w:color="auto"/>
        <w:left w:val="none" w:sz="0" w:space="0" w:color="auto"/>
        <w:bottom w:val="none" w:sz="0" w:space="0" w:color="auto"/>
        <w:right w:val="none" w:sz="0" w:space="0" w:color="auto"/>
      </w:divBdr>
    </w:div>
    <w:div w:id="363554147">
      <w:bodyDiv w:val="1"/>
      <w:marLeft w:val="0"/>
      <w:marRight w:val="0"/>
      <w:marTop w:val="0"/>
      <w:marBottom w:val="0"/>
      <w:divBdr>
        <w:top w:val="none" w:sz="0" w:space="0" w:color="auto"/>
        <w:left w:val="none" w:sz="0" w:space="0" w:color="auto"/>
        <w:bottom w:val="none" w:sz="0" w:space="0" w:color="auto"/>
        <w:right w:val="none" w:sz="0" w:space="0" w:color="auto"/>
      </w:divBdr>
    </w:div>
    <w:div w:id="363866849">
      <w:bodyDiv w:val="1"/>
      <w:marLeft w:val="0"/>
      <w:marRight w:val="0"/>
      <w:marTop w:val="0"/>
      <w:marBottom w:val="0"/>
      <w:divBdr>
        <w:top w:val="none" w:sz="0" w:space="0" w:color="auto"/>
        <w:left w:val="none" w:sz="0" w:space="0" w:color="auto"/>
        <w:bottom w:val="none" w:sz="0" w:space="0" w:color="auto"/>
        <w:right w:val="none" w:sz="0" w:space="0" w:color="auto"/>
      </w:divBdr>
    </w:div>
    <w:div w:id="363989122">
      <w:bodyDiv w:val="1"/>
      <w:marLeft w:val="0"/>
      <w:marRight w:val="0"/>
      <w:marTop w:val="0"/>
      <w:marBottom w:val="0"/>
      <w:divBdr>
        <w:top w:val="none" w:sz="0" w:space="0" w:color="auto"/>
        <w:left w:val="none" w:sz="0" w:space="0" w:color="auto"/>
        <w:bottom w:val="none" w:sz="0" w:space="0" w:color="auto"/>
        <w:right w:val="none" w:sz="0" w:space="0" w:color="auto"/>
      </w:divBdr>
    </w:div>
    <w:div w:id="364015929">
      <w:bodyDiv w:val="1"/>
      <w:marLeft w:val="0"/>
      <w:marRight w:val="0"/>
      <w:marTop w:val="0"/>
      <w:marBottom w:val="0"/>
      <w:divBdr>
        <w:top w:val="none" w:sz="0" w:space="0" w:color="auto"/>
        <w:left w:val="none" w:sz="0" w:space="0" w:color="auto"/>
        <w:bottom w:val="none" w:sz="0" w:space="0" w:color="auto"/>
        <w:right w:val="none" w:sz="0" w:space="0" w:color="auto"/>
      </w:divBdr>
    </w:div>
    <w:div w:id="364059327">
      <w:bodyDiv w:val="1"/>
      <w:marLeft w:val="0"/>
      <w:marRight w:val="0"/>
      <w:marTop w:val="0"/>
      <w:marBottom w:val="0"/>
      <w:divBdr>
        <w:top w:val="none" w:sz="0" w:space="0" w:color="auto"/>
        <w:left w:val="none" w:sz="0" w:space="0" w:color="auto"/>
        <w:bottom w:val="none" w:sz="0" w:space="0" w:color="auto"/>
        <w:right w:val="none" w:sz="0" w:space="0" w:color="auto"/>
      </w:divBdr>
    </w:div>
    <w:div w:id="364789557">
      <w:bodyDiv w:val="1"/>
      <w:marLeft w:val="0"/>
      <w:marRight w:val="0"/>
      <w:marTop w:val="0"/>
      <w:marBottom w:val="0"/>
      <w:divBdr>
        <w:top w:val="none" w:sz="0" w:space="0" w:color="auto"/>
        <w:left w:val="none" w:sz="0" w:space="0" w:color="auto"/>
        <w:bottom w:val="none" w:sz="0" w:space="0" w:color="auto"/>
        <w:right w:val="none" w:sz="0" w:space="0" w:color="auto"/>
      </w:divBdr>
    </w:div>
    <w:div w:id="364906806">
      <w:bodyDiv w:val="1"/>
      <w:marLeft w:val="0"/>
      <w:marRight w:val="0"/>
      <w:marTop w:val="0"/>
      <w:marBottom w:val="0"/>
      <w:divBdr>
        <w:top w:val="none" w:sz="0" w:space="0" w:color="auto"/>
        <w:left w:val="none" w:sz="0" w:space="0" w:color="auto"/>
        <w:bottom w:val="none" w:sz="0" w:space="0" w:color="auto"/>
        <w:right w:val="none" w:sz="0" w:space="0" w:color="auto"/>
      </w:divBdr>
    </w:div>
    <w:div w:id="364914513">
      <w:bodyDiv w:val="1"/>
      <w:marLeft w:val="0"/>
      <w:marRight w:val="0"/>
      <w:marTop w:val="0"/>
      <w:marBottom w:val="0"/>
      <w:divBdr>
        <w:top w:val="none" w:sz="0" w:space="0" w:color="auto"/>
        <w:left w:val="none" w:sz="0" w:space="0" w:color="auto"/>
        <w:bottom w:val="none" w:sz="0" w:space="0" w:color="auto"/>
        <w:right w:val="none" w:sz="0" w:space="0" w:color="auto"/>
      </w:divBdr>
    </w:div>
    <w:div w:id="364991208">
      <w:bodyDiv w:val="1"/>
      <w:marLeft w:val="0"/>
      <w:marRight w:val="0"/>
      <w:marTop w:val="0"/>
      <w:marBottom w:val="0"/>
      <w:divBdr>
        <w:top w:val="none" w:sz="0" w:space="0" w:color="auto"/>
        <w:left w:val="none" w:sz="0" w:space="0" w:color="auto"/>
        <w:bottom w:val="none" w:sz="0" w:space="0" w:color="auto"/>
        <w:right w:val="none" w:sz="0" w:space="0" w:color="auto"/>
      </w:divBdr>
    </w:div>
    <w:div w:id="365179596">
      <w:bodyDiv w:val="1"/>
      <w:marLeft w:val="0"/>
      <w:marRight w:val="0"/>
      <w:marTop w:val="0"/>
      <w:marBottom w:val="0"/>
      <w:divBdr>
        <w:top w:val="none" w:sz="0" w:space="0" w:color="auto"/>
        <w:left w:val="none" w:sz="0" w:space="0" w:color="auto"/>
        <w:bottom w:val="none" w:sz="0" w:space="0" w:color="auto"/>
        <w:right w:val="none" w:sz="0" w:space="0" w:color="auto"/>
      </w:divBdr>
    </w:div>
    <w:div w:id="365368712">
      <w:bodyDiv w:val="1"/>
      <w:marLeft w:val="0"/>
      <w:marRight w:val="0"/>
      <w:marTop w:val="0"/>
      <w:marBottom w:val="0"/>
      <w:divBdr>
        <w:top w:val="none" w:sz="0" w:space="0" w:color="auto"/>
        <w:left w:val="none" w:sz="0" w:space="0" w:color="auto"/>
        <w:bottom w:val="none" w:sz="0" w:space="0" w:color="auto"/>
        <w:right w:val="none" w:sz="0" w:space="0" w:color="auto"/>
      </w:divBdr>
    </w:div>
    <w:div w:id="365911942">
      <w:bodyDiv w:val="1"/>
      <w:marLeft w:val="0"/>
      <w:marRight w:val="0"/>
      <w:marTop w:val="0"/>
      <w:marBottom w:val="0"/>
      <w:divBdr>
        <w:top w:val="none" w:sz="0" w:space="0" w:color="auto"/>
        <w:left w:val="none" w:sz="0" w:space="0" w:color="auto"/>
        <w:bottom w:val="none" w:sz="0" w:space="0" w:color="auto"/>
        <w:right w:val="none" w:sz="0" w:space="0" w:color="auto"/>
      </w:divBdr>
    </w:div>
    <w:div w:id="365912833">
      <w:bodyDiv w:val="1"/>
      <w:marLeft w:val="0"/>
      <w:marRight w:val="0"/>
      <w:marTop w:val="0"/>
      <w:marBottom w:val="0"/>
      <w:divBdr>
        <w:top w:val="none" w:sz="0" w:space="0" w:color="auto"/>
        <w:left w:val="none" w:sz="0" w:space="0" w:color="auto"/>
        <w:bottom w:val="none" w:sz="0" w:space="0" w:color="auto"/>
        <w:right w:val="none" w:sz="0" w:space="0" w:color="auto"/>
      </w:divBdr>
    </w:div>
    <w:div w:id="366101018">
      <w:bodyDiv w:val="1"/>
      <w:marLeft w:val="0"/>
      <w:marRight w:val="0"/>
      <w:marTop w:val="0"/>
      <w:marBottom w:val="0"/>
      <w:divBdr>
        <w:top w:val="none" w:sz="0" w:space="0" w:color="auto"/>
        <w:left w:val="none" w:sz="0" w:space="0" w:color="auto"/>
        <w:bottom w:val="none" w:sz="0" w:space="0" w:color="auto"/>
        <w:right w:val="none" w:sz="0" w:space="0" w:color="auto"/>
      </w:divBdr>
    </w:div>
    <w:div w:id="366610971">
      <w:bodyDiv w:val="1"/>
      <w:marLeft w:val="0"/>
      <w:marRight w:val="0"/>
      <w:marTop w:val="0"/>
      <w:marBottom w:val="0"/>
      <w:divBdr>
        <w:top w:val="none" w:sz="0" w:space="0" w:color="auto"/>
        <w:left w:val="none" w:sz="0" w:space="0" w:color="auto"/>
        <w:bottom w:val="none" w:sz="0" w:space="0" w:color="auto"/>
        <w:right w:val="none" w:sz="0" w:space="0" w:color="auto"/>
      </w:divBdr>
    </w:div>
    <w:div w:id="366683634">
      <w:bodyDiv w:val="1"/>
      <w:marLeft w:val="0"/>
      <w:marRight w:val="0"/>
      <w:marTop w:val="0"/>
      <w:marBottom w:val="0"/>
      <w:divBdr>
        <w:top w:val="none" w:sz="0" w:space="0" w:color="auto"/>
        <w:left w:val="none" w:sz="0" w:space="0" w:color="auto"/>
        <w:bottom w:val="none" w:sz="0" w:space="0" w:color="auto"/>
        <w:right w:val="none" w:sz="0" w:space="0" w:color="auto"/>
      </w:divBdr>
    </w:div>
    <w:div w:id="366757754">
      <w:bodyDiv w:val="1"/>
      <w:marLeft w:val="0"/>
      <w:marRight w:val="0"/>
      <w:marTop w:val="0"/>
      <w:marBottom w:val="0"/>
      <w:divBdr>
        <w:top w:val="none" w:sz="0" w:space="0" w:color="auto"/>
        <w:left w:val="none" w:sz="0" w:space="0" w:color="auto"/>
        <w:bottom w:val="none" w:sz="0" w:space="0" w:color="auto"/>
        <w:right w:val="none" w:sz="0" w:space="0" w:color="auto"/>
      </w:divBdr>
    </w:div>
    <w:div w:id="367068494">
      <w:bodyDiv w:val="1"/>
      <w:marLeft w:val="0"/>
      <w:marRight w:val="0"/>
      <w:marTop w:val="0"/>
      <w:marBottom w:val="0"/>
      <w:divBdr>
        <w:top w:val="none" w:sz="0" w:space="0" w:color="auto"/>
        <w:left w:val="none" w:sz="0" w:space="0" w:color="auto"/>
        <w:bottom w:val="none" w:sz="0" w:space="0" w:color="auto"/>
        <w:right w:val="none" w:sz="0" w:space="0" w:color="auto"/>
      </w:divBdr>
    </w:div>
    <w:div w:id="367069465">
      <w:bodyDiv w:val="1"/>
      <w:marLeft w:val="0"/>
      <w:marRight w:val="0"/>
      <w:marTop w:val="0"/>
      <w:marBottom w:val="0"/>
      <w:divBdr>
        <w:top w:val="none" w:sz="0" w:space="0" w:color="auto"/>
        <w:left w:val="none" w:sz="0" w:space="0" w:color="auto"/>
        <w:bottom w:val="none" w:sz="0" w:space="0" w:color="auto"/>
        <w:right w:val="none" w:sz="0" w:space="0" w:color="auto"/>
      </w:divBdr>
    </w:div>
    <w:div w:id="367533408">
      <w:bodyDiv w:val="1"/>
      <w:marLeft w:val="0"/>
      <w:marRight w:val="0"/>
      <w:marTop w:val="0"/>
      <w:marBottom w:val="0"/>
      <w:divBdr>
        <w:top w:val="none" w:sz="0" w:space="0" w:color="auto"/>
        <w:left w:val="none" w:sz="0" w:space="0" w:color="auto"/>
        <w:bottom w:val="none" w:sz="0" w:space="0" w:color="auto"/>
        <w:right w:val="none" w:sz="0" w:space="0" w:color="auto"/>
      </w:divBdr>
    </w:div>
    <w:div w:id="367922503">
      <w:bodyDiv w:val="1"/>
      <w:marLeft w:val="0"/>
      <w:marRight w:val="0"/>
      <w:marTop w:val="0"/>
      <w:marBottom w:val="0"/>
      <w:divBdr>
        <w:top w:val="none" w:sz="0" w:space="0" w:color="auto"/>
        <w:left w:val="none" w:sz="0" w:space="0" w:color="auto"/>
        <w:bottom w:val="none" w:sz="0" w:space="0" w:color="auto"/>
        <w:right w:val="none" w:sz="0" w:space="0" w:color="auto"/>
      </w:divBdr>
    </w:div>
    <w:div w:id="367923034">
      <w:bodyDiv w:val="1"/>
      <w:marLeft w:val="0"/>
      <w:marRight w:val="0"/>
      <w:marTop w:val="0"/>
      <w:marBottom w:val="0"/>
      <w:divBdr>
        <w:top w:val="none" w:sz="0" w:space="0" w:color="auto"/>
        <w:left w:val="none" w:sz="0" w:space="0" w:color="auto"/>
        <w:bottom w:val="none" w:sz="0" w:space="0" w:color="auto"/>
        <w:right w:val="none" w:sz="0" w:space="0" w:color="auto"/>
      </w:divBdr>
      <w:divsChild>
        <w:div w:id="60518341">
          <w:marLeft w:val="640"/>
          <w:marRight w:val="0"/>
          <w:marTop w:val="0"/>
          <w:marBottom w:val="0"/>
          <w:divBdr>
            <w:top w:val="none" w:sz="0" w:space="0" w:color="auto"/>
            <w:left w:val="none" w:sz="0" w:space="0" w:color="auto"/>
            <w:bottom w:val="none" w:sz="0" w:space="0" w:color="auto"/>
            <w:right w:val="none" w:sz="0" w:space="0" w:color="auto"/>
          </w:divBdr>
        </w:div>
        <w:div w:id="103892625">
          <w:marLeft w:val="640"/>
          <w:marRight w:val="0"/>
          <w:marTop w:val="0"/>
          <w:marBottom w:val="0"/>
          <w:divBdr>
            <w:top w:val="none" w:sz="0" w:space="0" w:color="auto"/>
            <w:left w:val="none" w:sz="0" w:space="0" w:color="auto"/>
            <w:bottom w:val="none" w:sz="0" w:space="0" w:color="auto"/>
            <w:right w:val="none" w:sz="0" w:space="0" w:color="auto"/>
          </w:divBdr>
        </w:div>
        <w:div w:id="515191398">
          <w:marLeft w:val="640"/>
          <w:marRight w:val="0"/>
          <w:marTop w:val="0"/>
          <w:marBottom w:val="0"/>
          <w:divBdr>
            <w:top w:val="none" w:sz="0" w:space="0" w:color="auto"/>
            <w:left w:val="none" w:sz="0" w:space="0" w:color="auto"/>
            <w:bottom w:val="none" w:sz="0" w:space="0" w:color="auto"/>
            <w:right w:val="none" w:sz="0" w:space="0" w:color="auto"/>
          </w:divBdr>
        </w:div>
        <w:div w:id="654454493">
          <w:marLeft w:val="640"/>
          <w:marRight w:val="0"/>
          <w:marTop w:val="0"/>
          <w:marBottom w:val="0"/>
          <w:divBdr>
            <w:top w:val="none" w:sz="0" w:space="0" w:color="auto"/>
            <w:left w:val="none" w:sz="0" w:space="0" w:color="auto"/>
            <w:bottom w:val="none" w:sz="0" w:space="0" w:color="auto"/>
            <w:right w:val="none" w:sz="0" w:space="0" w:color="auto"/>
          </w:divBdr>
        </w:div>
        <w:div w:id="952398449">
          <w:marLeft w:val="640"/>
          <w:marRight w:val="0"/>
          <w:marTop w:val="0"/>
          <w:marBottom w:val="0"/>
          <w:divBdr>
            <w:top w:val="none" w:sz="0" w:space="0" w:color="auto"/>
            <w:left w:val="none" w:sz="0" w:space="0" w:color="auto"/>
            <w:bottom w:val="none" w:sz="0" w:space="0" w:color="auto"/>
            <w:right w:val="none" w:sz="0" w:space="0" w:color="auto"/>
          </w:divBdr>
        </w:div>
        <w:div w:id="960186151">
          <w:marLeft w:val="640"/>
          <w:marRight w:val="0"/>
          <w:marTop w:val="0"/>
          <w:marBottom w:val="0"/>
          <w:divBdr>
            <w:top w:val="none" w:sz="0" w:space="0" w:color="auto"/>
            <w:left w:val="none" w:sz="0" w:space="0" w:color="auto"/>
            <w:bottom w:val="none" w:sz="0" w:space="0" w:color="auto"/>
            <w:right w:val="none" w:sz="0" w:space="0" w:color="auto"/>
          </w:divBdr>
        </w:div>
        <w:div w:id="1358121368">
          <w:marLeft w:val="640"/>
          <w:marRight w:val="0"/>
          <w:marTop w:val="0"/>
          <w:marBottom w:val="0"/>
          <w:divBdr>
            <w:top w:val="none" w:sz="0" w:space="0" w:color="auto"/>
            <w:left w:val="none" w:sz="0" w:space="0" w:color="auto"/>
            <w:bottom w:val="none" w:sz="0" w:space="0" w:color="auto"/>
            <w:right w:val="none" w:sz="0" w:space="0" w:color="auto"/>
          </w:divBdr>
        </w:div>
        <w:div w:id="1415468782">
          <w:marLeft w:val="640"/>
          <w:marRight w:val="0"/>
          <w:marTop w:val="0"/>
          <w:marBottom w:val="0"/>
          <w:divBdr>
            <w:top w:val="none" w:sz="0" w:space="0" w:color="auto"/>
            <w:left w:val="none" w:sz="0" w:space="0" w:color="auto"/>
            <w:bottom w:val="none" w:sz="0" w:space="0" w:color="auto"/>
            <w:right w:val="none" w:sz="0" w:space="0" w:color="auto"/>
          </w:divBdr>
        </w:div>
        <w:div w:id="1524710779">
          <w:marLeft w:val="640"/>
          <w:marRight w:val="0"/>
          <w:marTop w:val="0"/>
          <w:marBottom w:val="0"/>
          <w:divBdr>
            <w:top w:val="none" w:sz="0" w:space="0" w:color="auto"/>
            <w:left w:val="none" w:sz="0" w:space="0" w:color="auto"/>
            <w:bottom w:val="none" w:sz="0" w:space="0" w:color="auto"/>
            <w:right w:val="none" w:sz="0" w:space="0" w:color="auto"/>
          </w:divBdr>
        </w:div>
        <w:div w:id="1878201327">
          <w:marLeft w:val="640"/>
          <w:marRight w:val="0"/>
          <w:marTop w:val="0"/>
          <w:marBottom w:val="0"/>
          <w:divBdr>
            <w:top w:val="none" w:sz="0" w:space="0" w:color="auto"/>
            <w:left w:val="none" w:sz="0" w:space="0" w:color="auto"/>
            <w:bottom w:val="none" w:sz="0" w:space="0" w:color="auto"/>
            <w:right w:val="none" w:sz="0" w:space="0" w:color="auto"/>
          </w:divBdr>
        </w:div>
        <w:div w:id="2007785279">
          <w:marLeft w:val="640"/>
          <w:marRight w:val="0"/>
          <w:marTop w:val="0"/>
          <w:marBottom w:val="0"/>
          <w:divBdr>
            <w:top w:val="none" w:sz="0" w:space="0" w:color="auto"/>
            <w:left w:val="none" w:sz="0" w:space="0" w:color="auto"/>
            <w:bottom w:val="none" w:sz="0" w:space="0" w:color="auto"/>
            <w:right w:val="none" w:sz="0" w:space="0" w:color="auto"/>
          </w:divBdr>
        </w:div>
      </w:divsChild>
    </w:div>
    <w:div w:id="368069500">
      <w:bodyDiv w:val="1"/>
      <w:marLeft w:val="0"/>
      <w:marRight w:val="0"/>
      <w:marTop w:val="0"/>
      <w:marBottom w:val="0"/>
      <w:divBdr>
        <w:top w:val="none" w:sz="0" w:space="0" w:color="auto"/>
        <w:left w:val="none" w:sz="0" w:space="0" w:color="auto"/>
        <w:bottom w:val="none" w:sz="0" w:space="0" w:color="auto"/>
        <w:right w:val="none" w:sz="0" w:space="0" w:color="auto"/>
      </w:divBdr>
    </w:div>
    <w:div w:id="368140548">
      <w:bodyDiv w:val="1"/>
      <w:marLeft w:val="0"/>
      <w:marRight w:val="0"/>
      <w:marTop w:val="0"/>
      <w:marBottom w:val="0"/>
      <w:divBdr>
        <w:top w:val="none" w:sz="0" w:space="0" w:color="auto"/>
        <w:left w:val="none" w:sz="0" w:space="0" w:color="auto"/>
        <w:bottom w:val="none" w:sz="0" w:space="0" w:color="auto"/>
        <w:right w:val="none" w:sz="0" w:space="0" w:color="auto"/>
      </w:divBdr>
    </w:div>
    <w:div w:id="368336540">
      <w:bodyDiv w:val="1"/>
      <w:marLeft w:val="0"/>
      <w:marRight w:val="0"/>
      <w:marTop w:val="0"/>
      <w:marBottom w:val="0"/>
      <w:divBdr>
        <w:top w:val="none" w:sz="0" w:space="0" w:color="auto"/>
        <w:left w:val="none" w:sz="0" w:space="0" w:color="auto"/>
        <w:bottom w:val="none" w:sz="0" w:space="0" w:color="auto"/>
        <w:right w:val="none" w:sz="0" w:space="0" w:color="auto"/>
      </w:divBdr>
    </w:div>
    <w:div w:id="368800617">
      <w:bodyDiv w:val="1"/>
      <w:marLeft w:val="0"/>
      <w:marRight w:val="0"/>
      <w:marTop w:val="0"/>
      <w:marBottom w:val="0"/>
      <w:divBdr>
        <w:top w:val="none" w:sz="0" w:space="0" w:color="auto"/>
        <w:left w:val="none" w:sz="0" w:space="0" w:color="auto"/>
        <w:bottom w:val="none" w:sz="0" w:space="0" w:color="auto"/>
        <w:right w:val="none" w:sz="0" w:space="0" w:color="auto"/>
      </w:divBdr>
    </w:div>
    <w:div w:id="368803307">
      <w:bodyDiv w:val="1"/>
      <w:marLeft w:val="0"/>
      <w:marRight w:val="0"/>
      <w:marTop w:val="0"/>
      <w:marBottom w:val="0"/>
      <w:divBdr>
        <w:top w:val="none" w:sz="0" w:space="0" w:color="auto"/>
        <w:left w:val="none" w:sz="0" w:space="0" w:color="auto"/>
        <w:bottom w:val="none" w:sz="0" w:space="0" w:color="auto"/>
        <w:right w:val="none" w:sz="0" w:space="0" w:color="auto"/>
      </w:divBdr>
    </w:div>
    <w:div w:id="368920233">
      <w:bodyDiv w:val="1"/>
      <w:marLeft w:val="0"/>
      <w:marRight w:val="0"/>
      <w:marTop w:val="0"/>
      <w:marBottom w:val="0"/>
      <w:divBdr>
        <w:top w:val="none" w:sz="0" w:space="0" w:color="auto"/>
        <w:left w:val="none" w:sz="0" w:space="0" w:color="auto"/>
        <w:bottom w:val="none" w:sz="0" w:space="0" w:color="auto"/>
        <w:right w:val="none" w:sz="0" w:space="0" w:color="auto"/>
      </w:divBdr>
    </w:div>
    <w:div w:id="368990059">
      <w:bodyDiv w:val="1"/>
      <w:marLeft w:val="0"/>
      <w:marRight w:val="0"/>
      <w:marTop w:val="0"/>
      <w:marBottom w:val="0"/>
      <w:divBdr>
        <w:top w:val="none" w:sz="0" w:space="0" w:color="auto"/>
        <w:left w:val="none" w:sz="0" w:space="0" w:color="auto"/>
        <w:bottom w:val="none" w:sz="0" w:space="0" w:color="auto"/>
        <w:right w:val="none" w:sz="0" w:space="0" w:color="auto"/>
      </w:divBdr>
    </w:div>
    <w:div w:id="369191212">
      <w:bodyDiv w:val="1"/>
      <w:marLeft w:val="0"/>
      <w:marRight w:val="0"/>
      <w:marTop w:val="0"/>
      <w:marBottom w:val="0"/>
      <w:divBdr>
        <w:top w:val="none" w:sz="0" w:space="0" w:color="auto"/>
        <w:left w:val="none" w:sz="0" w:space="0" w:color="auto"/>
        <w:bottom w:val="none" w:sz="0" w:space="0" w:color="auto"/>
        <w:right w:val="none" w:sz="0" w:space="0" w:color="auto"/>
      </w:divBdr>
    </w:div>
    <w:div w:id="369260523">
      <w:bodyDiv w:val="1"/>
      <w:marLeft w:val="0"/>
      <w:marRight w:val="0"/>
      <w:marTop w:val="0"/>
      <w:marBottom w:val="0"/>
      <w:divBdr>
        <w:top w:val="none" w:sz="0" w:space="0" w:color="auto"/>
        <w:left w:val="none" w:sz="0" w:space="0" w:color="auto"/>
        <w:bottom w:val="none" w:sz="0" w:space="0" w:color="auto"/>
        <w:right w:val="none" w:sz="0" w:space="0" w:color="auto"/>
      </w:divBdr>
    </w:div>
    <w:div w:id="369575069">
      <w:bodyDiv w:val="1"/>
      <w:marLeft w:val="0"/>
      <w:marRight w:val="0"/>
      <w:marTop w:val="0"/>
      <w:marBottom w:val="0"/>
      <w:divBdr>
        <w:top w:val="none" w:sz="0" w:space="0" w:color="auto"/>
        <w:left w:val="none" w:sz="0" w:space="0" w:color="auto"/>
        <w:bottom w:val="none" w:sz="0" w:space="0" w:color="auto"/>
        <w:right w:val="none" w:sz="0" w:space="0" w:color="auto"/>
      </w:divBdr>
    </w:div>
    <w:div w:id="370035062">
      <w:bodyDiv w:val="1"/>
      <w:marLeft w:val="0"/>
      <w:marRight w:val="0"/>
      <w:marTop w:val="0"/>
      <w:marBottom w:val="0"/>
      <w:divBdr>
        <w:top w:val="none" w:sz="0" w:space="0" w:color="auto"/>
        <w:left w:val="none" w:sz="0" w:space="0" w:color="auto"/>
        <w:bottom w:val="none" w:sz="0" w:space="0" w:color="auto"/>
        <w:right w:val="none" w:sz="0" w:space="0" w:color="auto"/>
      </w:divBdr>
    </w:div>
    <w:div w:id="370418474">
      <w:bodyDiv w:val="1"/>
      <w:marLeft w:val="0"/>
      <w:marRight w:val="0"/>
      <w:marTop w:val="0"/>
      <w:marBottom w:val="0"/>
      <w:divBdr>
        <w:top w:val="none" w:sz="0" w:space="0" w:color="auto"/>
        <w:left w:val="none" w:sz="0" w:space="0" w:color="auto"/>
        <w:bottom w:val="none" w:sz="0" w:space="0" w:color="auto"/>
        <w:right w:val="none" w:sz="0" w:space="0" w:color="auto"/>
      </w:divBdr>
    </w:div>
    <w:div w:id="370422504">
      <w:bodyDiv w:val="1"/>
      <w:marLeft w:val="0"/>
      <w:marRight w:val="0"/>
      <w:marTop w:val="0"/>
      <w:marBottom w:val="0"/>
      <w:divBdr>
        <w:top w:val="none" w:sz="0" w:space="0" w:color="auto"/>
        <w:left w:val="none" w:sz="0" w:space="0" w:color="auto"/>
        <w:bottom w:val="none" w:sz="0" w:space="0" w:color="auto"/>
        <w:right w:val="none" w:sz="0" w:space="0" w:color="auto"/>
      </w:divBdr>
    </w:div>
    <w:div w:id="370541786">
      <w:bodyDiv w:val="1"/>
      <w:marLeft w:val="0"/>
      <w:marRight w:val="0"/>
      <w:marTop w:val="0"/>
      <w:marBottom w:val="0"/>
      <w:divBdr>
        <w:top w:val="none" w:sz="0" w:space="0" w:color="auto"/>
        <w:left w:val="none" w:sz="0" w:space="0" w:color="auto"/>
        <w:bottom w:val="none" w:sz="0" w:space="0" w:color="auto"/>
        <w:right w:val="none" w:sz="0" w:space="0" w:color="auto"/>
      </w:divBdr>
    </w:div>
    <w:div w:id="371535972">
      <w:bodyDiv w:val="1"/>
      <w:marLeft w:val="0"/>
      <w:marRight w:val="0"/>
      <w:marTop w:val="0"/>
      <w:marBottom w:val="0"/>
      <w:divBdr>
        <w:top w:val="none" w:sz="0" w:space="0" w:color="auto"/>
        <w:left w:val="none" w:sz="0" w:space="0" w:color="auto"/>
        <w:bottom w:val="none" w:sz="0" w:space="0" w:color="auto"/>
        <w:right w:val="none" w:sz="0" w:space="0" w:color="auto"/>
      </w:divBdr>
    </w:div>
    <w:div w:id="371536846">
      <w:bodyDiv w:val="1"/>
      <w:marLeft w:val="0"/>
      <w:marRight w:val="0"/>
      <w:marTop w:val="0"/>
      <w:marBottom w:val="0"/>
      <w:divBdr>
        <w:top w:val="none" w:sz="0" w:space="0" w:color="auto"/>
        <w:left w:val="none" w:sz="0" w:space="0" w:color="auto"/>
        <w:bottom w:val="none" w:sz="0" w:space="0" w:color="auto"/>
        <w:right w:val="none" w:sz="0" w:space="0" w:color="auto"/>
      </w:divBdr>
    </w:div>
    <w:div w:id="371728881">
      <w:bodyDiv w:val="1"/>
      <w:marLeft w:val="0"/>
      <w:marRight w:val="0"/>
      <w:marTop w:val="0"/>
      <w:marBottom w:val="0"/>
      <w:divBdr>
        <w:top w:val="none" w:sz="0" w:space="0" w:color="auto"/>
        <w:left w:val="none" w:sz="0" w:space="0" w:color="auto"/>
        <w:bottom w:val="none" w:sz="0" w:space="0" w:color="auto"/>
        <w:right w:val="none" w:sz="0" w:space="0" w:color="auto"/>
      </w:divBdr>
    </w:div>
    <w:div w:id="371732469">
      <w:bodyDiv w:val="1"/>
      <w:marLeft w:val="0"/>
      <w:marRight w:val="0"/>
      <w:marTop w:val="0"/>
      <w:marBottom w:val="0"/>
      <w:divBdr>
        <w:top w:val="none" w:sz="0" w:space="0" w:color="auto"/>
        <w:left w:val="none" w:sz="0" w:space="0" w:color="auto"/>
        <w:bottom w:val="none" w:sz="0" w:space="0" w:color="auto"/>
        <w:right w:val="none" w:sz="0" w:space="0" w:color="auto"/>
      </w:divBdr>
    </w:div>
    <w:div w:id="371926342">
      <w:bodyDiv w:val="1"/>
      <w:marLeft w:val="0"/>
      <w:marRight w:val="0"/>
      <w:marTop w:val="0"/>
      <w:marBottom w:val="0"/>
      <w:divBdr>
        <w:top w:val="none" w:sz="0" w:space="0" w:color="auto"/>
        <w:left w:val="none" w:sz="0" w:space="0" w:color="auto"/>
        <w:bottom w:val="none" w:sz="0" w:space="0" w:color="auto"/>
        <w:right w:val="none" w:sz="0" w:space="0" w:color="auto"/>
      </w:divBdr>
    </w:div>
    <w:div w:id="372773653">
      <w:bodyDiv w:val="1"/>
      <w:marLeft w:val="0"/>
      <w:marRight w:val="0"/>
      <w:marTop w:val="0"/>
      <w:marBottom w:val="0"/>
      <w:divBdr>
        <w:top w:val="none" w:sz="0" w:space="0" w:color="auto"/>
        <w:left w:val="none" w:sz="0" w:space="0" w:color="auto"/>
        <w:bottom w:val="none" w:sz="0" w:space="0" w:color="auto"/>
        <w:right w:val="none" w:sz="0" w:space="0" w:color="auto"/>
      </w:divBdr>
    </w:div>
    <w:div w:id="373040086">
      <w:bodyDiv w:val="1"/>
      <w:marLeft w:val="0"/>
      <w:marRight w:val="0"/>
      <w:marTop w:val="0"/>
      <w:marBottom w:val="0"/>
      <w:divBdr>
        <w:top w:val="none" w:sz="0" w:space="0" w:color="auto"/>
        <w:left w:val="none" w:sz="0" w:space="0" w:color="auto"/>
        <w:bottom w:val="none" w:sz="0" w:space="0" w:color="auto"/>
        <w:right w:val="none" w:sz="0" w:space="0" w:color="auto"/>
      </w:divBdr>
    </w:div>
    <w:div w:id="373118214">
      <w:bodyDiv w:val="1"/>
      <w:marLeft w:val="0"/>
      <w:marRight w:val="0"/>
      <w:marTop w:val="0"/>
      <w:marBottom w:val="0"/>
      <w:divBdr>
        <w:top w:val="none" w:sz="0" w:space="0" w:color="auto"/>
        <w:left w:val="none" w:sz="0" w:space="0" w:color="auto"/>
        <w:bottom w:val="none" w:sz="0" w:space="0" w:color="auto"/>
        <w:right w:val="none" w:sz="0" w:space="0" w:color="auto"/>
      </w:divBdr>
    </w:div>
    <w:div w:id="373190612">
      <w:bodyDiv w:val="1"/>
      <w:marLeft w:val="0"/>
      <w:marRight w:val="0"/>
      <w:marTop w:val="0"/>
      <w:marBottom w:val="0"/>
      <w:divBdr>
        <w:top w:val="none" w:sz="0" w:space="0" w:color="auto"/>
        <w:left w:val="none" w:sz="0" w:space="0" w:color="auto"/>
        <w:bottom w:val="none" w:sz="0" w:space="0" w:color="auto"/>
        <w:right w:val="none" w:sz="0" w:space="0" w:color="auto"/>
      </w:divBdr>
    </w:div>
    <w:div w:id="373239576">
      <w:bodyDiv w:val="1"/>
      <w:marLeft w:val="0"/>
      <w:marRight w:val="0"/>
      <w:marTop w:val="0"/>
      <w:marBottom w:val="0"/>
      <w:divBdr>
        <w:top w:val="none" w:sz="0" w:space="0" w:color="auto"/>
        <w:left w:val="none" w:sz="0" w:space="0" w:color="auto"/>
        <w:bottom w:val="none" w:sz="0" w:space="0" w:color="auto"/>
        <w:right w:val="none" w:sz="0" w:space="0" w:color="auto"/>
      </w:divBdr>
    </w:div>
    <w:div w:id="373432910">
      <w:bodyDiv w:val="1"/>
      <w:marLeft w:val="0"/>
      <w:marRight w:val="0"/>
      <w:marTop w:val="0"/>
      <w:marBottom w:val="0"/>
      <w:divBdr>
        <w:top w:val="none" w:sz="0" w:space="0" w:color="auto"/>
        <w:left w:val="none" w:sz="0" w:space="0" w:color="auto"/>
        <w:bottom w:val="none" w:sz="0" w:space="0" w:color="auto"/>
        <w:right w:val="none" w:sz="0" w:space="0" w:color="auto"/>
      </w:divBdr>
    </w:div>
    <w:div w:id="374233084">
      <w:bodyDiv w:val="1"/>
      <w:marLeft w:val="0"/>
      <w:marRight w:val="0"/>
      <w:marTop w:val="0"/>
      <w:marBottom w:val="0"/>
      <w:divBdr>
        <w:top w:val="none" w:sz="0" w:space="0" w:color="auto"/>
        <w:left w:val="none" w:sz="0" w:space="0" w:color="auto"/>
        <w:bottom w:val="none" w:sz="0" w:space="0" w:color="auto"/>
        <w:right w:val="none" w:sz="0" w:space="0" w:color="auto"/>
      </w:divBdr>
    </w:div>
    <w:div w:id="375004648">
      <w:bodyDiv w:val="1"/>
      <w:marLeft w:val="0"/>
      <w:marRight w:val="0"/>
      <w:marTop w:val="0"/>
      <w:marBottom w:val="0"/>
      <w:divBdr>
        <w:top w:val="none" w:sz="0" w:space="0" w:color="auto"/>
        <w:left w:val="none" w:sz="0" w:space="0" w:color="auto"/>
        <w:bottom w:val="none" w:sz="0" w:space="0" w:color="auto"/>
        <w:right w:val="none" w:sz="0" w:space="0" w:color="auto"/>
      </w:divBdr>
    </w:div>
    <w:div w:id="375086961">
      <w:bodyDiv w:val="1"/>
      <w:marLeft w:val="0"/>
      <w:marRight w:val="0"/>
      <w:marTop w:val="0"/>
      <w:marBottom w:val="0"/>
      <w:divBdr>
        <w:top w:val="none" w:sz="0" w:space="0" w:color="auto"/>
        <w:left w:val="none" w:sz="0" w:space="0" w:color="auto"/>
        <w:bottom w:val="none" w:sz="0" w:space="0" w:color="auto"/>
        <w:right w:val="none" w:sz="0" w:space="0" w:color="auto"/>
      </w:divBdr>
    </w:div>
    <w:div w:id="376852881">
      <w:bodyDiv w:val="1"/>
      <w:marLeft w:val="0"/>
      <w:marRight w:val="0"/>
      <w:marTop w:val="0"/>
      <w:marBottom w:val="0"/>
      <w:divBdr>
        <w:top w:val="none" w:sz="0" w:space="0" w:color="auto"/>
        <w:left w:val="none" w:sz="0" w:space="0" w:color="auto"/>
        <w:bottom w:val="none" w:sz="0" w:space="0" w:color="auto"/>
        <w:right w:val="none" w:sz="0" w:space="0" w:color="auto"/>
      </w:divBdr>
    </w:div>
    <w:div w:id="376976049">
      <w:bodyDiv w:val="1"/>
      <w:marLeft w:val="0"/>
      <w:marRight w:val="0"/>
      <w:marTop w:val="0"/>
      <w:marBottom w:val="0"/>
      <w:divBdr>
        <w:top w:val="none" w:sz="0" w:space="0" w:color="auto"/>
        <w:left w:val="none" w:sz="0" w:space="0" w:color="auto"/>
        <w:bottom w:val="none" w:sz="0" w:space="0" w:color="auto"/>
        <w:right w:val="none" w:sz="0" w:space="0" w:color="auto"/>
      </w:divBdr>
    </w:div>
    <w:div w:id="377707595">
      <w:bodyDiv w:val="1"/>
      <w:marLeft w:val="0"/>
      <w:marRight w:val="0"/>
      <w:marTop w:val="0"/>
      <w:marBottom w:val="0"/>
      <w:divBdr>
        <w:top w:val="none" w:sz="0" w:space="0" w:color="auto"/>
        <w:left w:val="none" w:sz="0" w:space="0" w:color="auto"/>
        <w:bottom w:val="none" w:sz="0" w:space="0" w:color="auto"/>
        <w:right w:val="none" w:sz="0" w:space="0" w:color="auto"/>
      </w:divBdr>
    </w:div>
    <w:div w:id="377778421">
      <w:bodyDiv w:val="1"/>
      <w:marLeft w:val="0"/>
      <w:marRight w:val="0"/>
      <w:marTop w:val="0"/>
      <w:marBottom w:val="0"/>
      <w:divBdr>
        <w:top w:val="none" w:sz="0" w:space="0" w:color="auto"/>
        <w:left w:val="none" w:sz="0" w:space="0" w:color="auto"/>
        <w:bottom w:val="none" w:sz="0" w:space="0" w:color="auto"/>
        <w:right w:val="none" w:sz="0" w:space="0" w:color="auto"/>
      </w:divBdr>
    </w:div>
    <w:div w:id="377974328">
      <w:bodyDiv w:val="1"/>
      <w:marLeft w:val="0"/>
      <w:marRight w:val="0"/>
      <w:marTop w:val="0"/>
      <w:marBottom w:val="0"/>
      <w:divBdr>
        <w:top w:val="none" w:sz="0" w:space="0" w:color="auto"/>
        <w:left w:val="none" w:sz="0" w:space="0" w:color="auto"/>
        <w:bottom w:val="none" w:sz="0" w:space="0" w:color="auto"/>
        <w:right w:val="none" w:sz="0" w:space="0" w:color="auto"/>
      </w:divBdr>
    </w:div>
    <w:div w:id="378475711">
      <w:bodyDiv w:val="1"/>
      <w:marLeft w:val="0"/>
      <w:marRight w:val="0"/>
      <w:marTop w:val="0"/>
      <w:marBottom w:val="0"/>
      <w:divBdr>
        <w:top w:val="none" w:sz="0" w:space="0" w:color="auto"/>
        <w:left w:val="none" w:sz="0" w:space="0" w:color="auto"/>
        <w:bottom w:val="none" w:sz="0" w:space="0" w:color="auto"/>
        <w:right w:val="none" w:sz="0" w:space="0" w:color="auto"/>
      </w:divBdr>
    </w:div>
    <w:div w:id="378750761">
      <w:bodyDiv w:val="1"/>
      <w:marLeft w:val="0"/>
      <w:marRight w:val="0"/>
      <w:marTop w:val="0"/>
      <w:marBottom w:val="0"/>
      <w:divBdr>
        <w:top w:val="none" w:sz="0" w:space="0" w:color="auto"/>
        <w:left w:val="none" w:sz="0" w:space="0" w:color="auto"/>
        <w:bottom w:val="none" w:sz="0" w:space="0" w:color="auto"/>
        <w:right w:val="none" w:sz="0" w:space="0" w:color="auto"/>
      </w:divBdr>
    </w:div>
    <w:div w:id="379012191">
      <w:bodyDiv w:val="1"/>
      <w:marLeft w:val="0"/>
      <w:marRight w:val="0"/>
      <w:marTop w:val="0"/>
      <w:marBottom w:val="0"/>
      <w:divBdr>
        <w:top w:val="none" w:sz="0" w:space="0" w:color="auto"/>
        <w:left w:val="none" w:sz="0" w:space="0" w:color="auto"/>
        <w:bottom w:val="none" w:sz="0" w:space="0" w:color="auto"/>
        <w:right w:val="none" w:sz="0" w:space="0" w:color="auto"/>
      </w:divBdr>
    </w:div>
    <w:div w:id="380061494">
      <w:bodyDiv w:val="1"/>
      <w:marLeft w:val="0"/>
      <w:marRight w:val="0"/>
      <w:marTop w:val="0"/>
      <w:marBottom w:val="0"/>
      <w:divBdr>
        <w:top w:val="none" w:sz="0" w:space="0" w:color="auto"/>
        <w:left w:val="none" w:sz="0" w:space="0" w:color="auto"/>
        <w:bottom w:val="none" w:sz="0" w:space="0" w:color="auto"/>
        <w:right w:val="none" w:sz="0" w:space="0" w:color="auto"/>
      </w:divBdr>
    </w:div>
    <w:div w:id="380403344">
      <w:bodyDiv w:val="1"/>
      <w:marLeft w:val="0"/>
      <w:marRight w:val="0"/>
      <w:marTop w:val="0"/>
      <w:marBottom w:val="0"/>
      <w:divBdr>
        <w:top w:val="none" w:sz="0" w:space="0" w:color="auto"/>
        <w:left w:val="none" w:sz="0" w:space="0" w:color="auto"/>
        <w:bottom w:val="none" w:sz="0" w:space="0" w:color="auto"/>
        <w:right w:val="none" w:sz="0" w:space="0" w:color="auto"/>
      </w:divBdr>
    </w:div>
    <w:div w:id="382022460">
      <w:bodyDiv w:val="1"/>
      <w:marLeft w:val="0"/>
      <w:marRight w:val="0"/>
      <w:marTop w:val="0"/>
      <w:marBottom w:val="0"/>
      <w:divBdr>
        <w:top w:val="none" w:sz="0" w:space="0" w:color="auto"/>
        <w:left w:val="none" w:sz="0" w:space="0" w:color="auto"/>
        <w:bottom w:val="none" w:sz="0" w:space="0" w:color="auto"/>
        <w:right w:val="none" w:sz="0" w:space="0" w:color="auto"/>
      </w:divBdr>
    </w:div>
    <w:div w:id="382023544">
      <w:bodyDiv w:val="1"/>
      <w:marLeft w:val="0"/>
      <w:marRight w:val="0"/>
      <w:marTop w:val="0"/>
      <w:marBottom w:val="0"/>
      <w:divBdr>
        <w:top w:val="none" w:sz="0" w:space="0" w:color="auto"/>
        <w:left w:val="none" w:sz="0" w:space="0" w:color="auto"/>
        <w:bottom w:val="none" w:sz="0" w:space="0" w:color="auto"/>
        <w:right w:val="none" w:sz="0" w:space="0" w:color="auto"/>
      </w:divBdr>
      <w:divsChild>
        <w:div w:id="3090872">
          <w:marLeft w:val="640"/>
          <w:marRight w:val="0"/>
          <w:marTop w:val="0"/>
          <w:marBottom w:val="0"/>
          <w:divBdr>
            <w:top w:val="none" w:sz="0" w:space="0" w:color="auto"/>
            <w:left w:val="none" w:sz="0" w:space="0" w:color="auto"/>
            <w:bottom w:val="none" w:sz="0" w:space="0" w:color="auto"/>
            <w:right w:val="none" w:sz="0" w:space="0" w:color="auto"/>
          </w:divBdr>
        </w:div>
        <w:div w:id="115485912">
          <w:marLeft w:val="640"/>
          <w:marRight w:val="0"/>
          <w:marTop w:val="0"/>
          <w:marBottom w:val="0"/>
          <w:divBdr>
            <w:top w:val="none" w:sz="0" w:space="0" w:color="auto"/>
            <w:left w:val="none" w:sz="0" w:space="0" w:color="auto"/>
            <w:bottom w:val="none" w:sz="0" w:space="0" w:color="auto"/>
            <w:right w:val="none" w:sz="0" w:space="0" w:color="auto"/>
          </w:divBdr>
        </w:div>
        <w:div w:id="608899315">
          <w:marLeft w:val="640"/>
          <w:marRight w:val="0"/>
          <w:marTop w:val="0"/>
          <w:marBottom w:val="0"/>
          <w:divBdr>
            <w:top w:val="none" w:sz="0" w:space="0" w:color="auto"/>
            <w:left w:val="none" w:sz="0" w:space="0" w:color="auto"/>
            <w:bottom w:val="none" w:sz="0" w:space="0" w:color="auto"/>
            <w:right w:val="none" w:sz="0" w:space="0" w:color="auto"/>
          </w:divBdr>
        </w:div>
        <w:div w:id="1006327304">
          <w:marLeft w:val="640"/>
          <w:marRight w:val="0"/>
          <w:marTop w:val="0"/>
          <w:marBottom w:val="0"/>
          <w:divBdr>
            <w:top w:val="none" w:sz="0" w:space="0" w:color="auto"/>
            <w:left w:val="none" w:sz="0" w:space="0" w:color="auto"/>
            <w:bottom w:val="none" w:sz="0" w:space="0" w:color="auto"/>
            <w:right w:val="none" w:sz="0" w:space="0" w:color="auto"/>
          </w:divBdr>
        </w:div>
        <w:div w:id="1082486997">
          <w:marLeft w:val="640"/>
          <w:marRight w:val="0"/>
          <w:marTop w:val="0"/>
          <w:marBottom w:val="0"/>
          <w:divBdr>
            <w:top w:val="none" w:sz="0" w:space="0" w:color="auto"/>
            <w:left w:val="none" w:sz="0" w:space="0" w:color="auto"/>
            <w:bottom w:val="none" w:sz="0" w:space="0" w:color="auto"/>
            <w:right w:val="none" w:sz="0" w:space="0" w:color="auto"/>
          </w:divBdr>
        </w:div>
        <w:div w:id="1154954282">
          <w:marLeft w:val="640"/>
          <w:marRight w:val="0"/>
          <w:marTop w:val="0"/>
          <w:marBottom w:val="0"/>
          <w:divBdr>
            <w:top w:val="none" w:sz="0" w:space="0" w:color="auto"/>
            <w:left w:val="none" w:sz="0" w:space="0" w:color="auto"/>
            <w:bottom w:val="none" w:sz="0" w:space="0" w:color="auto"/>
            <w:right w:val="none" w:sz="0" w:space="0" w:color="auto"/>
          </w:divBdr>
        </w:div>
        <w:div w:id="1216626341">
          <w:marLeft w:val="640"/>
          <w:marRight w:val="0"/>
          <w:marTop w:val="0"/>
          <w:marBottom w:val="0"/>
          <w:divBdr>
            <w:top w:val="none" w:sz="0" w:space="0" w:color="auto"/>
            <w:left w:val="none" w:sz="0" w:space="0" w:color="auto"/>
            <w:bottom w:val="none" w:sz="0" w:space="0" w:color="auto"/>
            <w:right w:val="none" w:sz="0" w:space="0" w:color="auto"/>
          </w:divBdr>
        </w:div>
        <w:div w:id="1221207859">
          <w:marLeft w:val="640"/>
          <w:marRight w:val="0"/>
          <w:marTop w:val="0"/>
          <w:marBottom w:val="0"/>
          <w:divBdr>
            <w:top w:val="none" w:sz="0" w:space="0" w:color="auto"/>
            <w:left w:val="none" w:sz="0" w:space="0" w:color="auto"/>
            <w:bottom w:val="none" w:sz="0" w:space="0" w:color="auto"/>
            <w:right w:val="none" w:sz="0" w:space="0" w:color="auto"/>
          </w:divBdr>
        </w:div>
        <w:div w:id="1269586956">
          <w:marLeft w:val="640"/>
          <w:marRight w:val="0"/>
          <w:marTop w:val="0"/>
          <w:marBottom w:val="0"/>
          <w:divBdr>
            <w:top w:val="none" w:sz="0" w:space="0" w:color="auto"/>
            <w:left w:val="none" w:sz="0" w:space="0" w:color="auto"/>
            <w:bottom w:val="none" w:sz="0" w:space="0" w:color="auto"/>
            <w:right w:val="none" w:sz="0" w:space="0" w:color="auto"/>
          </w:divBdr>
        </w:div>
        <w:div w:id="1327055368">
          <w:marLeft w:val="640"/>
          <w:marRight w:val="0"/>
          <w:marTop w:val="0"/>
          <w:marBottom w:val="0"/>
          <w:divBdr>
            <w:top w:val="none" w:sz="0" w:space="0" w:color="auto"/>
            <w:left w:val="none" w:sz="0" w:space="0" w:color="auto"/>
            <w:bottom w:val="none" w:sz="0" w:space="0" w:color="auto"/>
            <w:right w:val="none" w:sz="0" w:space="0" w:color="auto"/>
          </w:divBdr>
        </w:div>
        <w:div w:id="1413427647">
          <w:marLeft w:val="640"/>
          <w:marRight w:val="0"/>
          <w:marTop w:val="0"/>
          <w:marBottom w:val="0"/>
          <w:divBdr>
            <w:top w:val="none" w:sz="0" w:space="0" w:color="auto"/>
            <w:left w:val="none" w:sz="0" w:space="0" w:color="auto"/>
            <w:bottom w:val="none" w:sz="0" w:space="0" w:color="auto"/>
            <w:right w:val="none" w:sz="0" w:space="0" w:color="auto"/>
          </w:divBdr>
        </w:div>
        <w:div w:id="1483280344">
          <w:marLeft w:val="640"/>
          <w:marRight w:val="0"/>
          <w:marTop w:val="0"/>
          <w:marBottom w:val="0"/>
          <w:divBdr>
            <w:top w:val="none" w:sz="0" w:space="0" w:color="auto"/>
            <w:left w:val="none" w:sz="0" w:space="0" w:color="auto"/>
            <w:bottom w:val="none" w:sz="0" w:space="0" w:color="auto"/>
            <w:right w:val="none" w:sz="0" w:space="0" w:color="auto"/>
          </w:divBdr>
        </w:div>
        <w:div w:id="1490975532">
          <w:marLeft w:val="640"/>
          <w:marRight w:val="0"/>
          <w:marTop w:val="0"/>
          <w:marBottom w:val="0"/>
          <w:divBdr>
            <w:top w:val="none" w:sz="0" w:space="0" w:color="auto"/>
            <w:left w:val="none" w:sz="0" w:space="0" w:color="auto"/>
            <w:bottom w:val="none" w:sz="0" w:space="0" w:color="auto"/>
            <w:right w:val="none" w:sz="0" w:space="0" w:color="auto"/>
          </w:divBdr>
        </w:div>
        <w:div w:id="1570385689">
          <w:marLeft w:val="640"/>
          <w:marRight w:val="0"/>
          <w:marTop w:val="0"/>
          <w:marBottom w:val="0"/>
          <w:divBdr>
            <w:top w:val="none" w:sz="0" w:space="0" w:color="auto"/>
            <w:left w:val="none" w:sz="0" w:space="0" w:color="auto"/>
            <w:bottom w:val="none" w:sz="0" w:space="0" w:color="auto"/>
            <w:right w:val="none" w:sz="0" w:space="0" w:color="auto"/>
          </w:divBdr>
        </w:div>
        <w:div w:id="1621837620">
          <w:marLeft w:val="640"/>
          <w:marRight w:val="0"/>
          <w:marTop w:val="0"/>
          <w:marBottom w:val="0"/>
          <w:divBdr>
            <w:top w:val="none" w:sz="0" w:space="0" w:color="auto"/>
            <w:left w:val="none" w:sz="0" w:space="0" w:color="auto"/>
            <w:bottom w:val="none" w:sz="0" w:space="0" w:color="auto"/>
            <w:right w:val="none" w:sz="0" w:space="0" w:color="auto"/>
          </w:divBdr>
        </w:div>
        <w:div w:id="1627858217">
          <w:marLeft w:val="640"/>
          <w:marRight w:val="0"/>
          <w:marTop w:val="0"/>
          <w:marBottom w:val="0"/>
          <w:divBdr>
            <w:top w:val="none" w:sz="0" w:space="0" w:color="auto"/>
            <w:left w:val="none" w:sz="0" w:space="0" w:color="auto"/>
            <w:bottom w:val="none" w:sz="0" w:space="0" w:color="auto"/>
            <w:right w:val="none" w:sz="0" w:space="0" w:color="auto"/>
          </w:divBdr>
        </w:div>
        <w:div w:id="1842698756">
          <w:marLeft w:val="640"/>
          <w:marRight w:val="0"/>
          <w:marTop w:val="0"/>
          <w:marBottom w:val="0"/>
          <w:divBdr>
            <w:top w:val="none" w:sz="0" w:space="0" w:color="auto"/>
            <w:left w:val="none" w:sz="0" w:space="0" w:color="auto"/>
            <w:bottom w:val="none" w:sz="0" w:space="0" w:color="auto"/>
            <w:right w:val="none" w:sz="0" w:space="0" w:color="auto"/>
          </w:divBdr>
        </w:div>
        <w:div w:id="1904220870">
          <w:marLeft w:val="640"/>
          <w:marRight w:val="0"/>
          <w:marTop w:val="0"/>
          <w:marBottom w:val="0"/>
          <w:divBdr>
            <w:top w:val="none" w:sz="0" w:space="0" w:color="auto"/>
            <w:left w:val="none" w:sz="0" w:space="0" w:color="auto"/>
            <w:bottom w:val="none" w:sz="0" w:space="0" w:color="auto"/>
            <w:right w:val="none" w:sz="0" w:space="0" w:color="auto"/>
          </w:divBdr>
        </w:div>
        <w:div w:id="1965963714">
          <w:marLeft w:val="640"/>
          <w:marRight w:val="0"/>
          <w:marTop w:val="0"/>
          <w:marBottom w:val="0"/>
          <w:divBdr>
            <w:top w:val="none" w:sz="0" w:space="0" w:color="auto"/>
            <w:left w:val="none" w:sz="0" w:space="0" w:color="auto"/>
            <w:bottom w:val="none" w:sz="0" w:space="0" w:color="auto"/>
            <w:right w:val="none" w:sz="0" w:space="0" w:color="auto"/>
          </w:divBdr>
        </w:div>
        <w:div w:id="2018653416">
          <w:marLeft w:val="640"/>
          <w:marRight w:val="0"/>
          <w:marTop w:val="0"/>
          <w:marBottom w:val="0"/>
          <w:divBdr>
            <w:top w:val="none" w:sz="0" w:space="0" w:color="auto"/>
            <w:left w:val="none" w:sz="0" w:space="0" w:color="auto"/>
            <w:bottom w:val="none" w:sz="0" w:space="0" w:color="auto"/>
            <w:right w:val="none" w:sz="0" w:space="0" w:color="auto"/>
          </w:divBdr>
        </w:div>
      </w:divsChild>
    </w:div>
    <w:div w:id="382339922">
      <w:bodyDiv w:val="1"/>
      <w:marLeft w:val="0"/>
      <w:marRight w:val="0"/>
      <w:marTop w:val="0"/>
      <w:marBottom w:val="0"/>
      <w:divBdr>
        <w:top w:val="none" w:sz="0" w:space="0" w:color="auto"/>
        <w:left w:val="none" w:sz="0" w:space="0" w:color="auto"/>
        <w:bottom w:val="none" w:sz="0" w:space="0" w:color="auto"/>
        <w:right w:val="none" w:sz="0" w:space="0" w:color="auto"/>
      </w:divBdr>
    </w:div>
    <w:div w:id="382366860">
      <w:bodyDiv w:val="1"/>
      <w:marLeft w:val="0"/>
      <w:marRight w:val="0"/>
      <w:marTop w:val="0"/>
      <w:marBottom w:val="0"/>
      <w:divBdr>
        <w:top w:val="none" w:sz="0" w:space="0" w:color="auto"/>
        <w:left w:val="none" w:sz="0" w:space="0" w:color="auto"/>
        <w:bottom w:val="none" w:sz="0" w:space="0" w:color="auto"/>
        <w:right w:val="none" w:sz="0" w:space="0" w:color="auto"/>
      </w:divBdr>
    </w:div>
    <w:div w:id="384640097">
      <w:bodyDiv w:val="1"/>
      <w:marLeft w:val="0"/>
      <w:marRight w:val="0"/>
      <w:marTop w:val="0"/>
      <w:marBottom w:val="0"/>
      <w:divBdr>
        <w:top w:val="none" w:sz="0" w:space="0" w:color="auto"/>
        <w:left w:val="none" w:sz="0" w:space="0" w:color="auto"/>
        <w:bottom w:val="none" w:sz="0" w:space="0" w:color="auto"/>
        <w:right w:val="none" w:sz="0" w:space="0" w:color="auto"/>
      </w:divBdr>
    </w:div>
    <w:div w:id="384988166">
      <w:bodyDiv w:val="1"/>
      <w:marLeft w:val="0"/>
      <w:marRight w:val="0"/>
      <w:marTop w:val="0"/>
      <w:marBottom w:val="0"/>
      <w:divBdr>
        <w:top w:val="none" w:sz="0" w:space="0" w:color="auto"/>
        <w:left w:val="none" w:sz="0" w:space="0" w:color="auto"/>
        <w:bottom w:val="none" w:sz="0" w:space="0" w:color="auto"/>
        <w:right w:val="none" w:sz="0" w:space="0" w:color="auto"/>
      </w:divBdr>
    </w:div>
    <w:div w:id="385571297">
      <w:bodyDiv w:val="1"/>
      <w:marLeft w:val="0"/>
      <w:marRight w:val="0"/>
      <w:marTop w:val="0"/>
      <w:marBottom w:val="0"/>
      <w:divBdr>
        <w:top w:val="none" w:sz="0" w:space="0" w:color="auto"/>
        <w:left w:val="none" w:sz="0" w:space="0" w:color="auto"/>
        <w:bottom w:val="none" w:sz="0" w:space="0" w:color="auto"/>
        <w:right w:val="none" w:sz="0" w:space="0" w:color="auto"/>
      </w:divBdr>
    </w:div>
    <w:div w:id="385641754">
      <w:bodyDiv w:val="1"/>
      <w:marLeft w:val="0"/>
      <w:marRight w:val="0"/>
      <w:marTop w:val="0"/>
      <w:marBottom w:val="0"/>
      <w:divBdr>
        <w:top w:val="none" w:sz="0" w:space="0" w:color="auto"/>
        <w:left w:val="none" w:sz="0" w:space="0" w:color="auto"/>
        <w:bottom w:val="none" w:sz="0" w:space="0" w:color="auto"/>
        <w:right w:val="none" w:sz="0" w:space="0" w:color="auto"/>
      </w:divBdr>
    </w:div>
    <w:div w:id="386346682">
      <w:bodyDiv w:val="1"/>
      <w:marLeft w:val="0"/>
      <w:marRight w:val="0"/>
      <w:marTop w:val="0"/>
      <w:marBottom w:val="0"/>
      <w:divBdr>
        <w:top w:val="none" w:sz="0" w:space="0" w:color="auto"/>
        <w:left w:val="none" w:sz="0" w:space="0" w:color="auto"/>
        <w:bottom w:val="none" w:sz="0" w:space="0" w:color="auto"/>
        <w:right w:val="none" w:sz="0" w:space="0" w:color="auto"/>
      </w:divBdr>
    </w:div>
    <w:div w:id="387651925">
      <w:bodyDiv w:val="1"/>
      <w:marLeft w:val="0"/>
      <w:marRight w:val="0"/>
      <w:marTop w:val="0"/>
      <w:marBottom w:val="0"/>
      <w:divBdr>
        <w:top w:val="none" w:sz="0" w:space="0" w:color="auto"/>
        <w:left w:val="none" w:sz="0" w:space="0" w:color="auto"/>
        <w:bottom w:val="none" w:sz="0" w:space="0" w:color="auto"/>
        <w:right w:val="none" w:sz="0" w:space="0" w:color="auto"/>
      </w:divBdr>
    </w:div>
    <w:div w:id="387996751">
      <w:bodyDiv w:val="1"/>
      <w:marLeft w:val="0"/>
      <w:marRight w:val="0"/>
      <w:marTop w:val="0"/>
      <w:marBottom w:val="0"/>
      <w:divBdr>
        <w:top w:val="none" w:sz="0" w:space="0" w:color="auto"/>
        <w:left w:val="none" w:sz="0" w:space="0" w:color="auto"/>
        <w:bottom w:val="none" w:sz="0" w:space="0" w:color="auto"/>
        <w:right w:val="none" w:sz="0" w:space="0" w:color="auto"/>
      </w:divBdr>
    </w:div>
    <w:div w:id="388651728">
      <w:bodyDiv w:val="1"/>
      <w:marLeft w:val="0"/>
      <w:marRight w:val="0"/>
      <w:marTop w:val="0"/>
      <w:marBottom w:val="0"/>
      <w:divBdr>
        <w:top w:val="none" w:sz="0" w:space="0" w:color="auto"/>
        <w:left w:val="none" w:sz="0" w:space="0" w:color="auto"/>
        <w:bottom w:val="none" w:sz="0" w:space="0" w:color="auto"/>
        <w:right w:val="none" w:sz="0" w:space="0" w:color="auto"/>
      </w:divBdr>
    </w:div>
    <w:div w:id="388845017">
      <w:bodyDiv w:val="1"/>
      <w:marLeft w:val="0"/>
      <w:marRight w:val="0"/>
      <w:marTop w:val="0"/>
      <w:marBottom w:val="0"/>
      <w:divBdr>
        <w:top w:val="none" w:sz="0" w:space="0" w:color="auto"/>
        <w:left w:val="none" w:sz="0" w:space="0" w:color="auto"/>
        <w:bottom w:val="none" w:sz="0" w:space="0" w:color="auto"/>
        <w:right w:val="none" w:sz="0" w:space="0" w:color="auto"/>
      </w:divBdr>
    </w:div>
    <w:div w:id="388891327">
      <w:bodyDiv w:val="1"/>
      <w:marLeft w:val="0"/>
      <w:marRight w:val="0"/>
      <w:marTop w:val="0"/>
      <w:marBottom w:val="0"/>
      <w:divBdr>
        <w:top w:val="none" w:sz="0" w:space="0" w:color="auto"/>
        <w:left w:val="none" w:sz="0" w:space="0" w:color="auto"/>
        <w:bottom w:val="none" w:sz="0" w:space="0" w:color="auto"/>
        <w:right w:val="none" w:sz="0" w:space="0" w:color="auto"/>
      </w:divBdr>
    </w:div>
    <w:div w:id="389118279">
      <w:bodyDiv w:val="1"/>
      <w:marLeft w:val="0"/>
      <w:marRight w:val="0"/>
      <w:marTop w:val="0"/>
      <w:marBottom w:val="0"/>
      <w:divBdr>
        <w:top w:val="none" w:sz="0" w:space="0" w:color="auto"/>
        <w:left w:val="none" w:sz="0" w:space="0" w:color="auto"/>
        <w:bottom w:val="none" w:sz="0" w:space="0" w:color="auto"/>
        <w:right w:val="none" w:sz="0" w:space="0" w:color="auto"/>
      </w:divBdr>
      <w:divsChild>
        <w:div w:id="79840875">
          <w:marLeft w:val="640"/>
          <w:marRight w:val="0"/>
          <w:marTop w:val="0"/>
          <w:marBottom w:val="0"/>
          <w:divBdr>
            <w:top w:val="none" w:sz="0" w:space="0" w:color="auto"/>
            <w:left w:val="none" w:sz="0" w:space="0" w:color="auto"/>
            <w:bottom w:val="none" w:sz="0" w:space="0" w:color="auto"/>
            <w:right w:val="none" w:sz="0" w:space="0" w:color="auto"/>
          </w:divBdr>
        </w:div>
        <w:div w:id="115028617">
          <w:marLeft w:val="640"/>
          <w:marRight w:val="0"/>
          <w:marTop w:val="0"/>
          <w:marBottom w:val="0"/>
          <w:divBdr>
            <w:top w:val="none" w:sz="0" w:space="0" w:color="auto"/>
            <w:left w:val="none" w:sz="0" w:space="0" w:color="auto"/>
            <w:bottom w:val="none" w:sz="0" w:space="0" w:color="auto"/>
            <w:right w:val="none" w:sz="0" w:space="0" w:color="auto"/>
          </w:divBdr>
        </w:div>
        <w:div w:id="210961033">
          <w:marLeft w:val="640"/>
          <w:marRight w:val="0"/>
          <w:marTop w:val="0"/>
          <w:marBottom w:val="0"/>
          <w:divBdr>
            <w:top w:val="none" w:sz="0" w:space="0" w:color="auto"/>
            <w:left w:val="none" w:sz="0" w:space="0" w:color="auto"/>
            <w:bottom w:val="none" w:sz="0" w:space="0" w:color="auto"/>
            <w:right w:val="none" w:sz="0" w:space="0" w:color="auto"/>
          </w:divBdr>
        </w:div>
        <w:div w:id="252712480">
          <w:marLeft w:val="640"/>
          <w:marRight w:val="0"/>
          <w:marTop w:val="0"/>
          <w:marBottom w:val="0"/>
          <w:divBdr>
            <w:top w:val="none" w:sz="0" w:space="0" w:color="auto"/>
            <w:left w:val="none" w:sz="0" w:space="0" w:color="auto"/>
            <w:bottom w:val="none" w:sz="0" w:space="0" w:color="auto"/>
            <w:right w:val="none" w:sz="0" w:space="0" w:color="auto"/>
          </w:divBdr>
        </w:div>
        <w:div w:id="294608375">
          <w:marLeft w:val="640"/>
          <w:marRight w:val="0"/>
          <w:marTop w:val="0"/>
          <w:marBottom w:val="0"/>
          <w:divBdr>
            <w:top w:val="none" w:sz="0" w:space="0" w:color="auto"/>
            <w:left w:val="none" w:sz="0" w:space="0" w:color="auto"/>
            <w:bottom w:val="none" w:sz="0" w:space="0" w:color="auto"/>
            <w:right w:val="none" w:sz="0" w:space="0" w:color="auto"/>
          </w:divBdr>
        </w:div>
        <w:div w:id="323437233">
          <w:marLeft w:val="640"/>
          <w:marRight w:val="0"/>
          <w:marTop w:val="0"/>
          <w:marBottom w:val="0"/>
          <w:divBdr>
            <w:top w:val="none" w:sz="0" w:space="0" w:color="auto"/>
            <w:left w:val="none" w:sz="0" w:space="0" w:color="auto"/>
            <w:bottom w:val="none" w:sz="0" w:space="0" w:color="auto"/>
            <w:right w:val="none" w:sz="0" w:space="0" w:color="auto"/>
          </w:divBdr>
        </w:div>
        <w:div w:id="347409391">
          <w:marLeft w:val="640"/>
          <w:marRight w:val="0"/>
          <w:marTop w:val="0"/>
          <w:marBottom w:val="0"/>
          <w:divBdr>
            <w:top w:val="none" w:sz="0" w:space="0" w:color="auto"/>
            <w:left w:val="none" w:sz="0" w:space="0" w:color="auto"/>
            <w:bottom w:val="none" w:sz="0" w:space="0" w:color="auto"/>
            <w:right w:val="none" w:sz="0" w:space="0" w:color="auto"/>
          </w:divBdr>
        </w:div>
        <w:div w:id="480779502">
          <w:marLeft w:val="640"/>
          <w:marRight w:val="0"/>
          <w:marTop w:val="0"/>
          <w:marBottom w:val="0"/>
          <w:divBdr>
            <w:top w:val="none" w:sz="0" w:space="0" w:color="auto"/>
            <w:left w:val="none" w:sz="0" w:space="0" w:color="auto"/>
            <w:bottom w:val="none" w:sz="0" w:space="0" w:color="auto"/>
            <w:right w:val="none" w:sz="0" w:space="0" w:color="auto"/>
          </w:divBdr>
        </w:div>
        <w:div w:id="625818886">
          <w:marLeft w:val="640"/>
          <w:marRight w:val="0"/>
          <w:marTop w:val="0"/>
          <w:marBottom w:val="0"/>
          <w:divBdr>
            <w:top w:val="none" w:sz="0" w:space="0" w:color="auto"/>
            <w:left w:val="none" w:sz="0" w:space="0" w:color="auto"/>
            <w:bottom w:val="none" w:sz="0" w:space="0" w:color="auto"/>
            <w:right w:val="none" w:sz="0" w:space="0" w:color="auto"/>
          </w:divBdr>
        </w:div>
        <w:div w:id="793250569">
          <w:marLeft w:val="640"/>
          <w:marRight w:val="0"/>
          <w:marTop w:val="0"/>
          <w:marBottom w:val="0"/>
          <w:divBdr>
            <w:top w:val="none" w:sz="0" w:space="0" w:color="auto"/>
            <w:left w:val="none" w:sz="0" w:space="0" w:color="auto"/>
            <w:bottom w:val="none" w:sz="0" w:space="0" w:color="auto"/>
            <w:right w:val="none" w:sz="0" w:space="0" w:color="auto"/>
          </w:divBdr>
        </w:div>
        <w:div w:id="944119338">
          <w:marLeft w:val="640"/>
          <w:marRight w:val="0"/>
          <w:marTop w:val="0"/>
          <w:marBottom w:val="0"/>
          <w:divBdr>
            <w:top w:val="none" w:sz="0" w:space="0" w:color="auto"/>
            <w:left w:val="none" w:sz="0" w:space="0" w:color="auto"/>
            <w:bottom w:val="none" w:sz="0" w:space="0" w:color="auto"/>
            <w:right w:val="none" w:sz="0" w:space="0" w:color="auto"/>
          </w:divBdr>
        </w:div>
        <w:div w:id="1042559163">
          <w:marLeft w:val="640"/>
          <w:marRight w:val="0"/>
          <w:marTop w:val="0"/>
          <w:marBottom w:val="0"/>
          <w:divBdr>
            <w:top w:val="none" w:sz="0" w:space="0" w:color="auto"/>
            <w:left w:val="none" w:sz="0" w:space="0" w:color="auto"/>
            <w:bottom w:val="none" w:sz="0" w:space="0" w:color="auto"/>
            <w:right w:val="none" w:sz="0" w:space="0" w:color="auto"/>
          </w:divBdr>
        </w:div>
        <w:div w:id="1137406683">
          <w:marLeft w:val="640"/>
          <w:marRight w:val="0"/>
          <w:marTop w:val="0"/>
          <w:marBottom w:val="0"/>
          <w:divBdr>
            <w:top w:val="none" w:sz="0" w:space="0" w:color="auto"/>
            <w:left w:val="none" w:sz="0" w:space="0" w:color="auto"/>
            <w:bottom w:val="none" w:sz="0" w:space="0" w:color="auto"/>
            <w:right w:val="none" w:sz="0" w:space="0" w:color="auto"/>
          </w:divBdr>
        </w:div>
        <w:div w:id="1146967318">
          <w:marLeft w:val="640"/>
          <w:marRight w:val="0"/>
          <w:marTop w:val="0"/>
          <w:marBottom w:val="0"/>
          <w:divBdr>
            <w:top w:val="none" w:sz="0" w:space="0" w:color="auto"/>
            <w:left w:val="none" w:sz="0" w:space="0" w:color="auto"/>
            <w:bottom w:val="none" w:sz="0" w:space="0" w:color="auto"/>
            <w:right w:val="none" w:sz="0" w:space="0" w:color="auto"/>
          </w:divBdr>
        </w:div>
        <w:div w:id="1190222141">
          <w:marLeft w:val="640"/>
          <w:marRight w:val="0"/>
          <w:marTop w:val="0"/>
          <w:marBottom w:val="0"/>
          <w:divBdr>
            <w:top w:val="none" w:sz="0" w:space="0" w:color="auto"/>
            <w:left w:val="none" w:sz="0" w:space="0" w:color="auto"/>
            <w:bottom w:val="none" w:sz="0" w:space="0" w:color="auto"/>
            <w:right w:val="none" w:sz="0" w:space="0" w:color="auto"/>
          </w:divBdr>
        </w:div>
        <w:div w:id="1194030647">
          <w:marLeft w:val="640"/>
          <w:marRight w:val="0"/>
          <w:marTop w:val="0"/>
          <w:marBottom w:val="0"/>
          <w:divBdr>
            <w:top w:val="none" w:sz="0" w:space="0" w:color="auto"/>
            <w:left w:val="none" w:sz="0" w:space="0" w:color="auto"/>
            <w:bottom w:val="none" w:sz="0" w:space="0" w:color="auto"/>
            <w:right w:val="none" w:sz="0" w:space="0" w:color="auto"/>
          </w:divBdr>
        </w:div>
        <w:div w:id="1255817594">
          <w:marLeft w:val="640"/>
          <w:marRight w:val="0"/>
          <w:marTop w:val="0"/>
          <w:marBottom w:val="0"/>
          <w:divBdr>
            <w:top w:val="none" w:sz="0" w:space="0" w:color="auto"/>
            <w:left w:val="none" w:sz="0" w:space="0" w:color="auto"/>
            <w:bottom w:val="none" w:sz="0" w:space="0" w:color="auto"/>
            <w:right w:val="none" w:sz="0" w:space="0" w:color="auto"/>
          </w:divBdr>
        </w:div>
        <w:div w:id="1267888688">
          <w:marLeft w:val="640"/>
          <w:marRight w:val="0"/>
          <w:marTop w:val="0"/>
          <w:marBottom w:val="0"/>
          <w:divBdr>
            <w:top w:val="none" w:sz="0" w:space="0" w:color="auto"/>
            <w:left w:val="none" w:sz="0" w:space="0" w:color="auto"/>
            <w:bottom w:val="none" w:sz="0" w:space="0" w:color="auto"/>
            <w:right w:val="none" w:sz="0" w:space="0" w:color="auto"/>
          </w:divBdr>
        </w:div>
        <w:div w:id="1294677109">
          <w:marLeft w:val="640"/>
          <w:marRight w:val="0"/>
          <w:marTop w:val="0"/>
          <w:marBottom w:val="0"/>
          <w:divBdr>
            <w:top w:val="none" w:sz="0" w:space="0" w:color="auto"/>
            <w:left w:val="none" w:sz="0" w:space="0" w:color="auto"/>
            <w:bottom w:val="none" w:sz="0" w:space="0" w:color="auto"/>
            <w:right w:val="none" w:sz="0" w:space="0" w:color="auto"/>
          </w:divBdr>
        </w:div>
        <w:div w:id="1310480682">
          <w:marLeft w:val="640"/>
          <w:marRight w:val="0"/>
          <w:marTop w:val="0"/>
          <w:marBottom w:val="0"/>
          <w:divBdr>
            <w:top w:val="none" w:sz="0" w:space="0" w:color="auto"/>
            <w:left w:val="none" w:sz="0" w:space="0" w:color="auto"/>
            <w:bottom w:val="none" w:sz="0" w:space="0" w:color="auto"/>
            <w:right w:val="none" w:sz="0" w:space="0" w:color="auto"/>
          </w:divBdr>
        </w:div>
        <w:div w:id="1366058424">
          <w:marLeft w:val="640"/>
          <w:marRight w:val="0"/>
          <w:marTop w:val="0"/>
          <w:marBottom w:val="0"/>
          <w:divBdr>
            <w:top w:val="none" w:sz="0" w:space="0" w:color="auto"/>
            <w:left w:val="none" w:sz="0" w:space="0" w:color="auto"/>
            <w:bottom w:val="none" w:sz="0" w:space="0" w:color="auto"/>
            <w:right w:val="none" w:sz="0" w:space="0" w:color="auto"/>
          </w:divBdr>
        </w:div>
        <w:div w:id="1371538531">
          <w:marLeft w:val="640"/>
          <w:marRight w:val="0"/>
          <w:marTop w:val="0"/>
          <w:marBottom w:val="0"/>
          <w:divBdr>
            <w:top w:val="none" w:sz="0" w:space="0" w:color="auto"/>
            <w:left w:val="none" w:sz="0" w:space="0" w:color="auto"/>
            <w:bottom w:val="none" w:sz="0" w:space="0" w:color="auto"/>
            <w:right w:val="none" w:sz="0" w:space="0" w:color="auto"/>
          </w:divBdr>
        </w:div>
        <w:div w:id="1511143811">
          <w:marLeft w:val="640"/>
          <w:marRight w:val="0"/>
          <w:marTop w:val="0"/>
          <w:marBottom w:val="0"/>
          <w:divBdr>
            <w:top w:val="none" w:sz="0" w:space="0" w:color="auto"/>
            <w:left w:val="none" w:sz="0" w:space="0" w:color="auto"/>
            <w:bottom w:val="none" w:sz="0" w:space="0" w:color="auto"/>
            <w:right w:val="none" w:sz="0" w:space="0" w:color="auto"/>
          </w:divBdr>
        </w:div>
        <w:div w:id="1553733972">
          <w:marLeft w:val="640"/>
          <w:marRight w:val="0"/>
          <w:marTop w:val="0"/>
          <w:marBottom w:val="0"/>
          <w:divBdr>
            <w:top w:val="none" w:sz="0" w:space="0" w:color="auto"/>
            <w:left w:val="none" w:sz="0" w:space="0" w:color="auto"/>
            <w:bottom w:val="none" w:sz="0" w:space="0" w:color="auto"/>
            <w:right w:val="none" w:sz="0" w:space="0" w:color="auto"/>
          </w:divBdr>
        </w:div>
        <w:div w:id="1586112534">
          <w:marLeft w:val="640"/>
          <w:marRight w:val="0"/>
          <w:marTop w:val="0"/>
          <w:marBottom w:val="0"/>
          <w:divBdr>
            <w:top w:val="none" w:sz="0" w:space="0" w:color="auto"/>
            <w:left w:val="none" w:sz="0" w:space="0" w:color="auto"/>
            <w:bottom w:val="none" w:sz="0" w:space="0" w:color="auto"/>
            <w:right w:val="none" w:sz="0" w:space="0" w:color="auto"/>
          </w:divBdr>
        </w:div>
        <w:div w:id="1597207193">
          <w:marLeft w:val="640"/>
          <w:marRight w:val="0"/>
          <w:marTop w:val="0"/>
          <w:marBottom w:val="0"/>
          <w:divBdr>
            <w:top w:val="none" w:sz="0" w:space="0" w:color="auto"/>
            <w:left w:val="none" w:sz="0" w:space="0" w:color="auto"/>
            <w:bottom w:val="none" w:sz="0" w:space="0" w:color="auto"/>
            <w:right w:val="none" w:sz="0" w:space="0" w:color="auto"/>
          </w:divBdr>
        </w:div>
        <w:div w:id="1606498265">
          <w:marLeft w:val="640"/>
          <w:marRight w:val="0"/>
          <w:marTop w:val="0"/>
          <w:marBottom w:val="0"/>
          <w:divBdr>
            <w:top w:val="none" w:sz="0" w:space="0" w:color="auto"/>
            <w:left w:val="none" w:sz="0" w:space="0" w:color="auto"/>
            <w:bottom w:val="none" w:sz="0" w:space="0" w:color="auto"/>
            <w:right w:val="none" w:sz="0" w:space="0" w:color="auto"/>
          </w:divBdr>
        </w:div>
        <w:div w:id="1685472169">
          <w:marLeft w:val="640"/>
          <w:marRight w:val="0"/>
          <w:marTop w:val="0"/>
          <w:marBottom w:val="0"/>
          <w:divBdr>
            <w:top w:val="none" w:sz="0" w:space="0" w:color="auto"/>
            <w:left w:val="none" w:sz="0" w:space="0" w:color="auto"/>
            <w:bottom w:val="none" w:sz="0" w:space="0" w:color="auto"/>
            <w:right w:val="none" w:sz="0" w:space="0" w:color="auto"/>
          </w:divBdr>
        </w:div>
        <w:div w:id="1697925970">
          <w:marLeft w:val="640"/>
          <w:marRight w:val="0"/>
          <w:marTop w:val="0"/>
          <w:marBottom w:val="0"/>
          <w:divBdr>
            <w:top w:val="none" w:sz="0" w:space="0" w:color="auto"/>
            <w:left w:val="none" w:sz="0" w:space="0" w:color="auto"/>
            <w:bottom w:val="none" w:sz="0" w:space="0" w:color="auto"/>
            <w:right w:val="none" w:sz="0" w:space="0" w:color="auto"/>
          </w:divBdr>
        </w:div>
        <w:div w:id="1819228696">
          <w:marLeft w:val="640"/>
          <w:marRight w:val="0"/>
          <w:marTop w:val="0"/>
          <w:marBottom w:val="0"/>
          <w:divBdr>
            <w:top w:val="none" w:sz="0" w:space="0" w:color="auto"/>
            <w:left w:val="none" w:sz="0" w:space="0" w:color="auto"/>
            <w:bottom w:val="none" w:sz="0" w:space="0" w:color="auto"/>
            <w:right w:val="none" w:sz="0" w:space="0" w:color="auto"/>
          </w:divBdr>
        </w:div>
        <w:div w:id="2061131403">
          <w:marLeft w:val="640"/>
          <w:marRight w:val="0"/>
          <w:marTop w:val="0"/>
          <w:marBottom w:val="0"/>
          <w:divBdr>
            <w:top w:val="none" w:sz="0" w:space="0" w:color="auto"/>
            <w:left w:val="none" w:sz="0" w:space="0" w:color="auto"/>
            <w:bottom w:val="none" w:sz="0" w:space="0" w:color="auto"/>
            <w:right w:val="none" w:sz="0" w:space="0" w:color="auto"/>
          </w:divBdr>
        </w:div>
        <w:div w:id="2121534020">
          <w:marLeft w:val="640"/>
          <w:marRight w:val="0"/>
          <w:marTop w:val="0"/>
          <w:marBottom w:val="0"/>
          <w:divBdr>
            <w:top w:val="none" w:sz="0" w:space="0" w:color="auto"/>
            <w:left w:val="none" w:sz="0" w:space="0" w:color="auto"/>
            <w:bottom w:val="none" w:sz="0" w:space="0" w:color="auto"/>
            <w:right w:val="none" w:sz="0" w:space="0" w:color="auto"/>
          </w:divBdr>
        </w:div>
      </w:divsChild>
    </w:div>
    <w:div w:id="389310881">
      <w:bodyDiv w:val="1"/>
      <w:marLeft w:val="0"/>
      <w:marRight w:val="0"/>
      <w:marTop w:val="0"/>
      <w:marBottom w:val="0"/>
      <w:divBdr>
        <w:top w:val="none" w:sz="0" w:space="0" w:color="auto"/>
        <w:left w:val="none" w:sz="0" w:space="0" w:color="auto"/>
        <w:bottom w:val="none" w:sz="0" w:space="0" w:color="auto"/>
        <w:right w:val="none" w:sz="0" w:space="0" w:color="auto"/>
      </w:divBdr>
    </w:div>
    <w:div w:id="389620338">
      <w:bodyDiv w:val="1"/>
      <w:marLeft w:val="0"/>
      <w:marRight w:val="0"/>
      <w:marTop w:val="0"/>
      <w:marBottom w:val="0"/>
      <w:divBdr>
        <w:top w:val="none" w:sz="0" w:space="0" w:color="auto"/>
        <w:left w:val="none" w:sz="0" w:space="0" w:color="auto"/>
        <w:bottom w:val="none" w:sz="0" w:space="0" w:color="auto"/>
        <w:right w:val="none" w:sz="0" w:space="0" w:color="auto"/>
      </w:divBdr>
    </w:div>
    <w:div w:id="389621825">
      <w:bodyDiv w:val="1"/>
      <w:marLeft w:val="0"/>
      <w:marRight w:val="0"/>
      <w:marTop w:val="0"/>
      <w:marBottom w:val="0"/>
      <w:divBdr>
        <w:top w:val="none" w:sz="0" w:space="0" w:color="auto"/>
        <w:left w:val="none" w:sz="0" w:space="0" w:color="auto"/>
        <w:bottom w:val="none" w:sz="0" w:space="0" w:color="auto"/>
        <w:right w:val="none" w:sz="0" w:space="0" w:color="auto"/>
      </w:divBdr>
    </w:div>
    <w:div w:id="389690604">
      <w:bodyDiv w:val="1"/>
      <w:marLeft w:val="0"/>
      <w:marRight w:val="0"/>
      <w:marTop w:val="0"/>
      <w:marBottom w:val="0"/>
      <w:divBdr>
        <w:top w:val="none" w:sz="0" w:space="0" w:color="auto"/>
        <w:left w:val="none" w:sz="0" w:space="0" w:color="auto"/>
        <w:bottom w:val="none" w:sz="0" w:space="0" w:color="auto"/>
        <w:right w:val="none" w:sz="0" w:space="0" w:color="auto"/>
      </w:divBdr>
    </w:div>
    <w:div w:id="390424275">
      <w:bodyDiv w:val="1"/>
      <w:marLeft w:val="0"/>
      <w:marRight w:val="0"/>
      <w:marTop w:val="0"/>
      <w:marBottom w:val="0"/>
      <w:divBdr>
        <w:top w:val="none" w:sz="0" w:space="0" w:color="auto"/>
        <w:left w:val="none" w:sz="0" w:space="0" w:color="auto"/>
        <w:bottom w:val="none" w:sz="0" w:space="0" w:color="auto"/>
        <w:right w:val="none" w:sz="0" w:space="0" w:color="auto"/>
      </w:divBdr>
    </w:div>
    <w:div w:id="390810532">
      <w:bodyDiv w:val="1"/>
      <w:marLeft w:val="0"/>
      <w:marRight w:val="0"/>
      <w:marTop w:val="0"/>
      <w:marBottom w:val="0"/>
      <w:divBdr>
        <w:top w:val="none" w:sz="0" w:space="0" w:color="auto"/>
        <w:left w:val="none" w:sz="0" w:space="0" w:color="auto"/>
        <w:bottom w:val="none" w:sz="0" w:space="0" w:color="auto"/>
        <w:right w:val="none" w:sz="0" w:space="0" w:color="auto"/>
      </w:divBdr>
    </w:div>
    <w:div w:id="390815071">
      <w:bodyDiv w:val="1"/>
      <w:marLeft w:val="0"/>
      <w:marRight w:val="0"/>
      <w:marTop w:val="0"/>
      <w:marBottom w:val="0"/>
      <w:divBdr>
        <w:top w:val="none" w:sz="0" w:space="0" w:color="auto"/>
        <w:left w:val="none" w:sz="0" w:space="0" w:color="auto"/>
        <w:bottom w:val="none" w:sz="0" w:space="0" w:color="auto"/>
        <w:right w:val="none" w:sz="0" w:space="0" w:color="auto"/>
      </w:divBdr>
    </w:div>
    <w:div w:id="391202378">
      <w:bodyDiv w:val="1"/>
      <w:marLeft w:val="0"/>
      <w:marRight w:val="0"/>
      <w:marTop w:val="0"/>
      <w:marBottom w:val="0"/>
      <w:divBdr>
        <w:top w:val="none" w:sz="0" w:space="0" w:color="auto"/>
        <w:left w:val="none" w:sz="0" w:space="0" w:color="auto"/>
        <w:bottom w:val="none" w:sz="0" w:space="0" w:color="auto"/>
        <w:right w:val="none" w:sz="0" w:space="0" w:color="auto"/>
      </w:divBdr>
    </w:div>
    <w:div w:id="391319463">
      <w:bodyDiv w:val="1"/>
      <w:marLeft w:val="0"/>
      <w:marRight w:val="0"/>
      <w:marTop w:val="0"/>
      <w:marBottom w:val="0"/>
      <w:divBdr>
        <w:top w:val="none" w:sz="0" w:space="0" w:color="auto"/>
        <w:left w:val="none" w:sz="0" w:space="0" w:color="auto"/>
        <w:bottom w:val="none" w:sz="0" w:space="0" w:color="auto"/>
        <w:right w:val="none" w:sz="0" w:space="0" w:color="auto"/>
      </w:divBdr>
    </w:div>
    <w:div w:id="391538102">
      <w:bodyDiv w:val="1"/>
      <w:marLeft w:val="0"/>
      <w:marRight w:val="0"/>
      <w:marTop w:val="0"/>
      <w:marBottom w:val="0"/>
      <w:divBdr>
        <w:top w:val="none" w:sz="0" w:space="0" w:color="auto"/>
        <w:left w:val="none" w:sz="0" w:space="0" w:color="auto"/>
        <w:bottom w:val="none" w:sz="0" w:space="0" w:color="auto"/>
        <w:right w:val="none" w:sz="0" w:space="0" w:color="auto"/>
      </w:divBdr>
    </w:div>
    <w:div w:id="391732966">
      <w:bodyDiv w:val="1"/>
      <w:marLeft w:val="0"/>
      <w:marRight w:val="0"/>
      <w:marTop w:val="0"/>
      <w:marBottom w:val="0"/>
      <w:divBdr>
        <w:top w:val="none" w:sz="0" w:space="0" w:color="auto"/>
        <w:left w:val="none" w:sz="0" w:space="0" w:color="auto"/>
        <w:bottom w:val="none" w:sz="0" w:space="0" w:color="auto"/>
        <w:right w:val="none" w:sz="0" w:space="0" w:color="auto"/>
      </w:divBdr>
    </w:div>
    <w:div w:id="392506431">
      <w:bodyDiv w:val="1"/>
      <w:marLeft w:val="0"/>
      <w:marRight w:val="0"/>
      <w:marTop w:val="0"/>
      <w:marBottom w:val="0"/>
      <w:divBdr>
        <w:top w:val="none" w:sz="0" w:space="0" w:color="auto"/>
        <w:left w:val="none" w:sz="0" w:space="0" w:color="auto"/>
        <w:bottom w:val="none" w:sz="0" w:space="0" w:color="auto"/>
        <w:right w:val="none" w:sz="0" w:space="0" w:color="auto"/>
      </w:divBdr>
    </w:div>
    <w:div w:id="392701787">
      <w:bodyDiv w:val="1"/>
      <w:marLeft w:val="0"/>
      <w:marRight w:val="0"/>
      <w:marTop w:val="0"/>
      <w:marBottom w:val="0"/>
      <w:divBdr>
        <w:top w:val="none" w:sz="0" w:space="0" w:color="auto"/>
        <w:left w:val="none" w:sz="0" w:space="0" w:color="auto"/>
        <w:bottom w:val="none" w:sz="0" w:space="0" w:color="auto"/>
        <w:right w:val="none" w:sz="0" w:space="0" w:color="auto"/>
      </w:divBdr>
    </w:div>
    <w:div w:id="392893819">
      <w:bodyDiv w:val="1"/>
      <w:marLeft w:val="0"/>
      <w:marRight w:val="0"/>
      <w:marTop w:val="0"/>
      <w:marBottom w:val="0"/>
      <w:divBdr>
        <w:top w:val="none" w:sz="0" w:space="0" w:color="auto"/>
        <w:left w:val="none" w:sz="0" w:space="0" w:color="auto"/>
        <w:bottom w:val="none" w:sz="0" w:space="0" w:color="auto"/>
        <w:right w:val="none" w:sz="0" w:space="0" w:color="auto"/>
      </w:divBdr>
    </w:div>
    <w:div w:id="393502571">
      <w:bodyDiv w:val="1"/>
      <w:marLeft w:val="0"/>
      <w:marRight w:val="0"/>
      <w:marTop w:val="0"/>
      <w:marBottom w:val="0"/>
      <w:divBdr>
        <w:top w:val="none" w:sz="0" w:space="0" w:color="auto"/>
        <w:left w:val="none" w:sz="0" w:space="0" w:color="auto"/>
        <w:bottom w:val="none" w:sz="0" w:space="0" w:color="auto"/>
        <w:right w:val="none" w:sz="0" w:space="0" w:color="auto"/>
      </w:divBdr>
    </w:div>
    <w:div w:id="393626370">
      <w:bodyDiv w:val="1"/>
      <w:marLeft w:val="0"/>
      <w:marRight w:val="0"/>
      <w:marTop w:val="0"/>
      <w:marBottom w:val="0"/>
      <w:divBdr>
        <w:top w:val="none" w:sz="0" w:space="0" w:color="auto"/>
        <w:left w:val="none" w:sz="0" w:space="0" w:color="auto"/>
        <w:bottom w:val="none" w:sz="0" w:space="0" w:color="auto"/>
        <w:right w:val="none" w:sz="0" w:space="0" w:color="auto"/>
      </w:divBdr>
    </w:div>
    <w:div w:id="393740881">
      <w:bodyDiv w:val="1"/>
      <w:marLeft w:val="0"/>
      <w:marRight w:val="0"/>
      <w:marTop w:val="0"/>
      <w:marBottom w:val="0"/>
      <w:divBdr>
        <w:top w:val="none" w:sz="0" w:space="0" w:color="auto"/>
        <w:left w:val="none" w:sz="0" w:space="0" w:color="auto"/>
        <w:bottom w:val="none" w:sz="0" w:space="0" w:color="auto"/>
        <w:right w:val="none" w:sz="0" w:space="0" w:color="auto"/>
      </w:divBdr>
    </w:div>
    <w:div w:id="394352771">
      <w:bodyDiv w:val="1"/>
      <w:marLeft w:val="0"/>
      <w:marRight w:val="0"/>
      <w:marTop w:val="0"/>
      <w:marBottom w:val="0"/>
      <w:divBdr>
        <w:top w:val="none" w:sz="0" w:space="0" w:color="auto"/>
        <w:left w:val="none" w:sz="0" w:space="0" w:color="auto"/>
        <w:bottom w:val="none" w:sz="0" w:space="0" w:color="auto"/>
        <w:right w:val="none" w:sz="0" w:space="0" w:color="auto"/>
      </w:divBdr>
    </w:div>
    <w:div w:id="394357238">
      <w:bodyDiv w:val="1"/>
      <w:marLeft w:val="0"/>
      <w:marRight w:val="0"/>
      <w:marTop w:val="0"/>
      <w:marBottom w:val="0"/>
      <w:divBdr>
        <w:top w:val="none" w:sz="0" w:space="0" w:color="auto"/>
        <w:left w:val="none" w:sz="0" w:space="0" w:color="auto"/>
        <w:bottom w:val="none" w:sz="0" w:space="0" w:color="auto"/>
        <w:right w:val="none" w:sz="0" w:space="0" w:color="auto"/>
      </w:divBdr>
    </w:div>
    <w:div w:id="395012853">
      <w:bodyDiv w:val="1"/>
      <w:marLeft w:val="0"/>
      <w:marRight w:val="0"/>
      <w:marTop w:val="0"/>
      <w:marBottom w:val="0"/>
      <w:divBdr>
        <w:top w:val="none" w:sz="0" w:space="0" w:color="auto"/>
        <w:left w:val="none" w:sz="0" w:space="0" w:color="auto"/>
        <w:bottom w:val="none" w:sz="0" w:space="0" w:color="auto"/>
        <w:right w:val="none" w:sz="0" w:space="0" w:color="auto"/>
      </w:divBdr>
    </w:div>
    <w:div w:id="395055825">
      <w:bodyDiv w:val="1"/>
      <w:marLeft w:val="0"/>
      <w:marRight w:val="0"/>
      <w:marTop w:val="0"/>
      <w:marBottom w:val="0"/>
      <w:divBdr>
        <w:top w:val="none" w:sz="0" w:space="0" w:color="auto"/>
        <w:left w:val="none" w:sz="0" w:space="0" w:color="auto"/>
        <w:bottom w:val="none" w:sz="0" w:space="0" w:color="auto"/>
        <w:right w:val="none" w:sz="0" w:space="0" w:color="auto"/>
      </w:divBdr>
    </w:div>
    <w:div w:id="395249658">
      <w:bodyDiv w:val="1"/>
      <w:marLeft w:val="0"/>
      <w:marRight w:val="0"/>
      <w:marTop w:val="0"/>
      <w:marBottom w:val="0"/>
      <w:divBdr>
        <w:top w:val="none" w:sz="0" w:space="0" w:color="auto"/>
        <w:left w:val="none" w:sz="0" w:space="0" w:color="auto"/>
        <w:bottom w:val="none" w:sz="0" w:space="0" w:color="auto"/>
        <w:right w:val="none" w:sz="0" w:space="0" w:color="auto"/>
      </w:divBdr>
    </w:div>
    <w:div w:id="395471583">
      <w:bodyDiv w:val="1"/>
      <w:marLeft w:val="0"/>
      <w:marRight w:val="0"/>
      <w:marTop w:val="0"/>
      <w:marBottom w:val="0"/>
      <w:divBdr>
        <w:top w:val="none" w:sz="0" w:space="0" w:color="auto"/>
        <w:left w:val="none" w:sz="0" w:space="0" w:color="auto"/>
        <w:bottom w:val="none" w:sz="0" w:space="0" w:color="auto"/>
        <w:right w:val="none" w:sz="0" w:space="0" w:color="auto"/>
      </w:divBdr>
    </w:div>
    <w:div w:id="395856648">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
    <w:div w:id="396443784">
      <w:bodyDiv w:val="1"/>
      <w:marLeft w:val="0"/>
      <w:marRight w:val="0"/>
      <w:marTop w:val="0"/>
      <w:marBottom w:val="0"/>
      <w:divBdr>
        <w:top w:val="none" w:sz="0" w:space="0" w:color="auto"/>
        <w:left w:val="none" w:sz="0" w:space="0" w:color="auto"/>
        <w:bottom w:val="none" w:sz="0" w:space="0" w:color="auto"/>
        <w:right w:val="none" w:sz="0" w:space="0" w:color="auto"/>
      </w:divBdr>
    </w:div>
    <w:div w:id="396783470">
      <w:bodyDiv w:val="1"/>
      <w:marLeft w:val="0"/>
      <w:marRight w:val="0"/>
      <w:marTop w:val="0"/>
      <w:marBottom w:val="0"/>
      <w:divBdr>
        <w:top w:val="none" w:sz="0" w:space="0" w:color="auto"/>
        <w:left w:val="none" w:sz="0" w:space="0" w:color="auto"/>
        <w:bottom w:val="none" w:sz="0" w:space="0" w:color="auto"/>
        <w:right w:val="none" w:sz="0" w:space="0" w:color="auto"/>
      </w:divBdr>
    </w:div>
    <w:div w:id="397169665">
      <w:bodyDiv w:val="1"/>
      <w:marLeft w:val="0"/>
      <w:marRight w:val="0"/>
      <w:marTop w:val="0"/>
      <w:marBottom w:val="0"/>
      <w:divBdr>
        <w:top w:val="none" w:sz="0" w:space="0" w:color="auto"/>
        <w:left w:val="none" w:sz="0" w:space="0" w:color="auto"/>
        <w:bottom w:val="none" w:sz="0" w:space="0" w:color="auto"/>
        <w:right w:val="none" w:sz="0" w:space="0" w:color="auto"/>
      </w:divBdr>
    </w:div>
    <w:div w:id="397173827">
      <w:bodyDiv w:val="1"/>
      <w:marLeft w:val="0"/>
      <w:marRight w:val="0"/>
      <w:marTop w:val="0"/>
      <w:marBottom w:val="0"/>
      <w:divBdr>
        <w:top w:val="none" w:sz="0" w:space="0" w:color="auto"/>
        <w:left w:val="none" w:sz="0" w:space="0" w:color="auto"/>
        <w:bottom w:val="none" w:sz="0" w:space="0" w:color="auto"/>
        <w:right w:val="none" w:sz="0" w:space="0" w:color="auto"/>
      </w:divBdr>
    </w:div>
    <w:div w:id="397477733">
      <w:bodyDiv w:val="1"/>
      <w:marLeft w:val="0"/>
      <w:marRight w:val="0"/>
      <w:marTop w:val="0"/>
      <w:marBottom w:val="0"/>
      <w:divBdr>
        <w:top w:val="none" w:sz="0" w:space="0" w:color="auto"/>
        <w:left w:val="none" w:sz="0" w:space="0" w:color="auto"/>
        <w:bottom w:val="none" w:sz="0" w:space="0" w:color="auto"/>
        <w:right w:val="none" w:sz="0" w:space="0" w:color="auto"/>
      </w:divBdr>
    </w:div>
    <w:div w:id="398291243">
      <w:bodyDiv w:val="1"/>
      <w:marLeft w:val="0"/>
      <w:marRight w:val="0"/>
      <w:marTop w:val="0"/>
      <w:marBottom w:val="0"/>
      <w:divBdr>
        <w:top w:val="none" w:sz="0" w:space="0" w:color="auto"/>
        <w:left w:val="none" w:sz="0" w:space="0" w:color="auto"/>
        <w:bottom w:val="none" w:sz="0" w:space="0" w:color="auto"/>
        <w:right w:val="none" w:sz="0" w:space="0" w:color="auto"/>
      </w:divBdr>
    </w:div>
    <w:div w:id="399056766">
      <w:bodyDiv w:val="1"/>
      <w:marLeft w:val="0"/>
      <w:marRight w:val="0"/>
      <w:marTop w:val="0"/>
      <w:marBottom w:val="0"/>
      <w:divBdr>
        <w:top w:val="none" w:sz="0" w:space="0" w:color="auto"/>
        <w:left w:val="none" w:sz="0" w:space="0" w:color="auto"/>
        <w:bottom w:val="none" w:sz="0" w:space="0" w:color="auto"/>
        <w:right w:val="none" w:sz="0" w:space="0" w:color="auto"/>
      </w:divBdr>
    </w:div>
    <w:div w:id="399062369">
      <w:bodyDiv w:val="1"/>
      <w:marLeft w:val="0"/>
      <w:marRight w:val="0"/>
      <w:marTop w:val="0"/>
      <w:marBottom w:val="0"/>
      <w:divBdr>
        <w:top w:val="none" w:sz="0" w:space="0" w:color="auto"/>
        <w:left w:val="none" w:sz="0" w:space="0" w:color="auto"/>
        <w:bottom w:val="none" w:sz="0" w:space="0" w:color="auto"/>
        <w:right w:val="none" w:sz="0" w:space="0" w:color="auto"/>
      </w:divBdr>
    </w:div>
    <w:div w:id="399063587">
      <w:bodyDiv w:val="1"/>
      <w:marLeft w:val="0"/>
      <w:marRight w:val="0"/>
      <w:marTop w:val="0"/>
      <w:marBottom w:val="0"/>
      <w:divBdr>
        <w:top w:val="none" w:sz="0" w:space="0" w:color="auto"/>
        <w:left w:val="none" w:sz="0" w:space="0" w:color="auto"/>
        <w:bottom w:val="none" w:sz="0" w:space="0" w:color="auto"/>
        <w:right w:val="none" w:sz="0" w:space="0" w:color="auto"/>
      </w:divBdr>
    </w:div>
    <w:div w:id="399404438">
      <w:bodyDiv w:val="1"/>
      <w:marLeft w:val="0"/>
      <w:marRight w:val="0"/>
      <w:marTop w:val="0"/>
      <w:marBottom w:val="0"/>
      <w:divBdr>
        <w:top w:val="none" w:sz="0" w:space="0" w:color="auto"/>
        <w:left w:val="none" w:sz="0" w:space="0" w:color="auto"/>
        <w:bottom w:val="none" w:sz="0" w:space="0" w:color="auto"/>
        <w:right w:val="none" w:sz="0" w:space="0" w:color="auto"/>
      </w:divBdr>
    </w:div>
    <w:div w:id="400492350">
      <w:bodyDiv w:val="1"/>
      <w:marLeft w:val="0"/>
      <w:marRight w:val="0"/>
      <w:marTop w:val="0"/>
      <w:marBottom w:val="0"/>
      <w:divBdr>
        <w:top w:val="none" w:sz="0" w:space="0" w:color="auto"/>
        <w:left w:val="none" w:sz="0" w:space="0" w:color="auto"/>
        <w:bottom w:val="none" w:sz="0" w:space="0" w:color="auto"/>
        <w:right w:val="none" w:sz="0" w:space="0" w:color="auto"/>
      </w:divBdr>
    </w:div>
    <w:div w:id="401175424">
      <w:bodyDiv w:val="1"/>
      <w:marLeft w:val="0"/>
      <w:marRight w:val="0"/>
      <w:marTop w:val="0"/>
      <w:marBottom w:val="0"/>
      <w:divBdr>
        <w:top w:val="none" w:sz="0" w:space="0" w:color="auto"/>
        <w:left w:val="none" w:sz="0" w:space="0" w:color="auto"/>
        <w:bottom w:val="none" w:sz="0" w:space="0" w:color="auto"/>
        <w:right w:val="none" w:sz="0" w:space="0" w:color="auto"/>
      </w:divBdr>
    </w:div>
    <w:div w:id="401416065">
      <w:bodyDiv w:val="1"/>
      <w:marLeft w:val="0"/>
      <w:marRight w:val="0"/>
      <w:marTop w:val="0"/>
      <w:marBottom w:val="0"/>
      <w:divBdr>
        <w:top w:val="none" w:sz="0" w:space="0" w:color="auto"/>
        <w:left w:val="none" w:sz="0" w:space="0" w:color="auto"/>
        <w:bottom w:val="none" w:sz="0" w:space="0" w:color="auto"/>
        <w:right w:val="none" w:sz="0" w:space="0" w:color="auto"/>
      </w:divBdr>
    </w:div>
    <w:div w:id="401487848">
      <w:bodyDiv w:val="1"/>
      <w:marLeft w:val="0"/>
      <w:marRight w:val="0"/>
      <w:marTop w:val="0"/>
      <w:marBottom w:val="0"/>
      <w:divBdr>
        <w:top w:val="none" w:sz="0" w:space="0" w:color="auto"/>
        <w:left w:val="none" w:sz="0" w:space="0" w:color="auto"/>
        <w:bottom w:val="none" w:sz="0" w:space="0" w:color="auto"/>
        <w:right w:val="none" w:sz="0" w:space="0" w:color="auto"/>
      </w:divBdr>
    </w:div>
    <w:div w:id="401488849">
      <w:bodyDiv w:val="1"/>
      <w:marLeft w:val="0"/>
      <w:marRight w:val="0"/>
      <w:marTop w:val="0"/>
      <w:marBottom w:val="0"/>
      <w:divBdr>
        <w:top w:val="none" w:sz="0" w:space="0" w:color="auto"/>
        <w:left w:val="none" w:sz="0" w:space="0" w:color="auto"/>
        <w:bottom w:val="none" w:sz="0" w:space="0" w:color="auto"/>
        <w:right w:val="none" w:sz="0" w:space="0" w:color="auto"/>
      </w:divBdr>
    </w:div>
    <w:div w:id="401636882">
      <w:bodyDiv w:val="1"/>
      <w:marLeft w:val="0"/>
      <w:marRight w:val="0"/>
      <w:marTop w:val="0"/>
      <w:marBottom w:val="0"/>
      <w:divBdr>
        <w:top w:val="none" w:sz="0" w:space="0" w:color="auto"/>
        <w:left w:val="none" w:sz="0" w:space="0" w:color="auto"/>
        <w:bottom w:val="none" w:sz="0" w:space="0" w:color="auto"/>
        <w:right w:val="none" w:sz="0" w:space="0" w:color="auto"/>
      </w:divBdr>
    </w:div>
    <w:div w:id="401684008">
      <w:bodyDiv w:val="1"/>
      <w:marLeft w:val="0"/>
      <w:marRight w:val="0"/>
      <w:marTop w:val="0"/>
      <w:marBottom w:val="0"/>
      <w:divBdr>
        <w:top w:val="none" w:sz="0" w:space="0" w:color="auto"/>
        <w:left w:val="none" w:sz="0" w:space="0" w:color="auto"/>
        <w:bottom w:val="none" w:sz="0" w:space="0" w:color="auto"/>
        <w:right w:val="none" w:sz="0" w:space="0" w:color="auto"/>
      </w:divBdr>
    </w:div>
    <w:div w:id="402024372">
      <w:bodyDiv w:val="1"/>
      <w:marLeft w:val="0"/>
      <w:marRight w:val="0"/>
      <w:marTop w:val="0"/>
      <w:marBottom w:val="0"/>
      <w:divBdr>
        <w:top w:val="none" w:sz="0" w:space="0" w:color="auto"/>
        <w:left w:val="none" w:sz="0" w:space="0" w:color="auto"/>
        <w:bottom w:val="none" w:sz="0" w:space="0" w:color="auto"/>
        <w:right w:val="none" w:sz="0" w:space="0" w:color="auto"/>
      </w:divBdr>
    </w:div>
    <w:div w:id="402066158">
      <w:bodyDiv w:val="1"/>
      <w:marLeft w:val="0"/>
      <w:marRight w:val="0"/>
      <w:marTop w:val="0"/>
      <w:marBottom w:val="0"/>
      <w:divBdr>
        <w:top w:val="none" w:sz="0" w:space="0" w:color="auto"/>
        <w:left w:val="none" w:sz="0" w:space="0" w:color="auto"/>
        <w:bottom w:val="none" w:sz="0" w:space="0" w:color="auto"/>
        <w:right w:val="none" w:sz="0" w:space="0" w:color="auto"/>
      </w:divBdr>
    </w:div>
    <w:div w:id="402528193">
      <w:bodyDiv w:val="1"/>
      <w:marLeft w:val="0"/>
      <w:marRight w:val="0"/>
      <w:marTop w:val="0"/>
      <w:marBottom w:val="0"/>
      <w:divBdr>
        <w:top w:val="none" w:sz="0" w:space="0" w:color="auto"/>
        <w:left w:val="none" w:sz="0" w:space="0" w:color="auto"/>
        <w:bottom w:val="none" w:sz="0" w:space="0" w:color="auto"/>
        <w:right w:val="none" w:sz="0" w:space="0" w:color="auto"/>
      </w:divBdr>
    </w:div>
    <w:div w:id="402684284">
      <w:bodyDiv w:val="1"/>
      <w:marLeft w:val="0"/>
      <w:marRight w:val="0"/>
      <w:marTop w:val="0"/>
      <w:marBottom w:val="0"/>
      <w:divBdr>
        <w:top w:val="none" w:sz="0" w:space="0" w:color="auto"/>
        <w:left w:val="none" w:sz="0" w:space="0" w:color="auto"/>
        <w:bottom w:val="none" w:sz="0" w:space="0" w:color="auto"/>
        <w:right w:val="none" w:sz="0" w:space="0" w:color="auto"/>
      </w:divBdr>
    </w:div>
    <w:div w:id="402874796">
      <w:bodyDiv w:val="1"/>
      <w:marLeft w:val="0"/>
      <w:marRight w:val="0"/>
      <w:marTop w:val="0"/>
      <w:marBottom w:val="0"/>
      <w:divBdr>
        <w:top w:val="none" w:sz="0" w:space="0" w:color="auto"/>
        <w:left w:val="none" w:sz="0" w:space="0" w:color="auto"/>
        <w:bottom w:val="none" w:sz="0" w:space="0" w:color="auto"/>
        <w:right w:val="none" w:sz="0" w:space="0" w:color="auto"/>
      </w:divBdr>
    </w:div>
    <w:div w:id="402991997">
      <w:bodyDiv w:val="1"/>
      <w:marLeft w:val="0"/>
      <w:marRight w:val="0"/>
      <w:marTop w:val="0"/>
      <w:marBottom w:val="0"/>
      <w:divBdr>
        <w:top w:val="none" w:sz="0" w:space="0" w:color="auto"/>
        <w:left w:val="none" w:sz="0" w:space="0" w:color="auto"/>
        <w:bottom w:val="none" w:sz="0" w:space="0" w:color="auto"/>
        <w:right w:val="none" w:sz="0" w:space="0" w:color="auto"/>
      </w:divBdr>
    </w:div>
    <w:div w:id="403071004">
      <w:bodyDiv w:val="1"/>
      <w:marLeft w:val="0"/>
      <w:marRight w:val="0"/>
      <w:marTop w:val="0"/>
      <w:marBottom w:val="0"/>
      <w:divBdr>
        <w:top w:val="none" w:sz="0" w:space="0" w:color="auto"/>
        <w:left w:val="none" w:sz="0" w:space="0" w:color="auto"/>
        <w:bottom w:val="none" w:sz="0" w:space="0" w:color="auto"/>
        <w:right w:val="none" w:sz="0" w:space="0" w:color="auto"/>
      </w:divBdr>
    </w:div>
    <w:div w:id="403340675">
      <w:bodyDiv w:val="1"/>
      <w:marLeft w:val="0"/>
      <w:marRight w:val="0"/>
      <w:marTop w:val="0"/>
      <w:marBottom w:val="0"/>
      <w:divBdr>
        <w:top w:val="none" w:sz="0" w:space="0" w:color="auto"/>
        <w:left w:val="none" w:sz="0" w:space="0" w:color="auto"/>
        <w:bottom w:val="none" w:sz="0" w:space="0" w:color="auto"/>
        <w:right w:val="none" w:sz="0" w:space="0" w:color="auto"/>
      </w:divBdr>
    </w:div>
    <w:div w:id="403572221">
      <w:bodyDiv w:val="1"/>
      <w:marLeft w:val="0"/>
      <w:marRight w:val="0"/>
      <w:marTop w:val="0"/>
      <w:marBottom w:val="0"/>
      <w:divBdr>
        <w:top w:val="none" w:sz="0" w:space="0" w:color="auto"/>
        <w:left w:val="none" w:sz="0" w:space="0" w:color="auto"/>
        <w:bottom w:val="none" w:sz="0" w:space="0" w:color="auto"/>
        <w:right w:val="none" w:sz="0" w:space="0" w:color="auto"/>
      </w:divBdr>
    </w:div>
    <w:div w:id="404449792">
      <w:bodyDiv w:val="1"/>
      <w:marLeft w:val="0"/>
      <w:marRight w:val="0"/>
      <w:marTop w:val="0"/>
      <w:marBottom w:val="0"/>
      <w:divBdr>
        <w:top w:val="none" w:sz="0" w:space="0" w:color="auto"/>
        <w:left w:val="none" w:sz="0" w:space="0" w:color="auto"/>
        <w:bottom w:val="none" w:sz="0" w:space="0" w:color="auto"/>
        <w:right w:val="none" w:sz="0" w:space="0" w:color="auto"/>
      </w:divBdr>
    </w:div>
    <w:div w:id="404651334">
      <w:bodyDiv w:val="1"/>
      <w:marLeft w:val="0"/>
      <w:marRight w:val="0"/>
      <w:marTop w:val="0"/>
      <w:marBottom w:val="0"/>
      <w:divBdr>
        <w:top w:val="none" w:sz="0" w:space="0" w:color="auto"/>
        <w:left w:val="none" w:sz="0" w:space="0" w:color="auto"/>
        <w:bottom w:val="none" w:sz="0" w:space="0" w:color="auto"/>
        <w:right w:val="none" w:sz="0" w:space="0" w:color="auto"/>
      </w:divBdr>
    </w:div>
    <w:div w:id="404881906">
      <w:bodyDiv w:val="1"/>
      <w:marLeft w:val="0"/>
      <w:marRight w:val="0"/>
      <w:marTop w:val="0"/>
      <w:marBottom w:val="0"/>
      <w:divBdr>
        <w:top w:val="none" w:sz="0" w:space="0" w:color="auto"/>
        <w:left w:val="none" w:sz="0" w:space="0" w:color="auto"/>
        <w:bottom w:val="none" w:sz="0" w:space="0" w:color="auto"/>
        <w:right w:val="none" w:sz="0" w:space="0" w:color="auto"/>
      </w:divBdr>
    </w:div>
    <w:div w:id="405032288">
      <w:bodyDiv w:val="1"/>
      <w:marLeft w:val="0"/>
      <w:marRight w:val="0"/>
      <w:marTop w:val="0"/>
      <w:marBottom w:val="0"/>
      <w:divBdr>
        <w:top w:val="none" w:sz="0" w:space="0" w:color="auto"/>
        <w:left w:val="none" w:sz="0" w:space="0" w:color="auto"/>
        <w:bottom w:val="none" w:sz="0" w:space="0" w:color="auto"/>
        <w:right w:val="none" w:sz="0" w:space="0" w:color="auto"/>
      </w:divBdr>
    </w:div>
    <w:div w:id="405104637">
      <w:bodyDiv w:val="1"/>
      <w:marLeft w:val="0"/>
      <w:marRight w:val="0"/>
      <w:marTop w:val="0"/>
      <w:marBottom w:val="0"/>
      <w:divBdr>
        <w:top w:val="none" w:sz="0" w:space="0" w:color="auto"/>
        <w:left w:val="none" w:sz="0" w:space="0" w:color="auto"/>
        <w:bottom w:val="none" w:sz="0" w:space="0" w:color="auto"/>
        <w:right w:val="none" w:sz="0" w:space="0" w:color="auto"/>
      </w:divBdr>
    </w:div>
    <w:div w:id="405302676">
      <w:bodyDiv w:val="1"/>
      <w:marLeft w:val="0"/>
      <w:marRight w:val="0"/>
      <w:marTop w:val="0"/>
      <w:marBottom w:val="0"/>
      <w:divBdr>
        <w:top w:val="none" w:sz="0" w:space="0" w:color="auto"/>
        <w:left w:val="none" w:sz="0" w:space="0" w:color="auto"/>
        <w:bottom w:val="none" w:sz="0" w:space="0" w:color="auto"/>
        <w:right w:val="none" w:sz="0" w:space="0" w:color="auto"/>
      </w:divBdr>
    </w:div>
    <w:div w:id="405346585">
      <w:bodyDiv w:val="1"/>
      <w:marLeft w:val="0"/>
      <w:marRight w:val="0"/>
      <w:marTop w:val="0"/>
      <w:marBottom w:val="0"/>
      <w:divBdr>
        <w:top w:val="none" w:sz="0" w:space="0" w:color="auto"/>
        <w:left w:val="none" w:sz="0" w:space="0" w:color="auto"/>
        <w:bottom w:val="none" w:sz="0" w:space="0" w:color="auto"/>
        <w:right w:val="none" w:sz="0" w:space="0" w:color="auto"/>
      </w:divBdr>
    </w:div>
    <w:div w:id="405569159">
      <w:bodyDiv w:val="1"/>
      <w:marLeft w:val="0"/>
      <w:marRight w:val="0"/>
      <w:marTop w:val="0"/>
      <w:marBottom w:val="0"/>
      <w:divBdr>
        <w:top w:val="none" w:sz="0" w:space="0" w:color="auto"/>
        <w:left w:val="none" w:sz="0" w:space="0" w:color="auto"/>
        <w:bottom w:val="none" w:sz="0" w:space="0" w:color="auto"/>
        <w:right w:val="none" w:sz="0" w:space="0" w:color="auto"/>
      </w:divBdr>
    </w:div>
    <w:div w:id="405734994">
      <w:bodyDiv w:val="1"/>
      <w:marLeft w:val="0"/>
      <w:marRight w:val="0"/>
      <w:marTop w:val="0"/>
      <w:marBottom w:val="0"/>
      <w:divBdr>
        <w:top w:val="none" w:sz="0" w:space="0" w:color="auto"/>
        <w:left w:val="none" w:sz="0" w:space="0" w:color="auto"/>
        <w:bottom w:val="none" w:sz="0" w:space="0" w:color="auto"/>
        <w:right w:val="none" w:sz="0" w:space="0" w:color="auto"/>
      </w:divBdr>
    </w:div>
    <w:div w:id="405805357">
      <w:bodyDiv w:val="1"/>
      <w:marLeft w:val="0"/>
      <w:marRight w:val="0"/>
      <w:marTop w:val="0"/>
      <w:marBottom w:val="0"/>
      <w:divBdr>
        <w:top w:val="none" w:sz="0" w:space="0" w:color="auto"/>
        <w:left w:val="none" w:sz="0" w:space="0" w:color="auto"/>
        <w:bottom w:val="none" w:sz="0" w:space="0" w:color="auto"/>
        <w:right w:val="none" w:sz="0" w:space="0" w:color="auto"/>
      </w:divBdr>
    </w:div>
    <w:div w:id="406465766">
      <w:bodyDiv w:val="1"/>
      <w:marLeft w:val="0"/>
      <w:marRight w:val="0"/>
      <w:marTop w:val="0"/>
      <w:marBottom w:val="0"/>
      <w:divBdr>
        <w:top w:val="none" w:sz="0" w:space="0" w:color="auto"/>
        <w:left w:val="none" w:sz="0" w:space="0" w:color="auto"/>
        <w:bottom w:val="none" w:sz="0" w:space="0" w:color="auto"/>
        <w:right w:val="none" w:sz="0" w:space="0" w:color="auto"/>
      </w:divBdr>
    </w:div>
    <w:div w:id="406540177">
      <w:bodyDiv w:val="1"/>
      <w:marLeft w:val="0"/>
      <w:marRight w:val="0"/>
      <w:marTop w:val="0"/>
      <w:marBottom w:val="0"/>
      <w:divBdr>
        <w:top w:val="none" w:sz="0" w:space="0" w:color="auto"/>
        <w:left w:val="none" w:sz="0" w:space="0" w:color="auto"/>
        <w:bottom w:val="none" w:sz="0" w:space="0" w:color="auto"/>
        <w:right w:val="none" w:sz="0" w:space="0" w:color="auto"/>
      </w:divBdr>
    </w:div>
    <w:div w:id="406655968">
      <w:bodyDiv w:val="1"/>
      <w:marLeft w:val="0"/>
      <w:marRight w:val="0"/>
      <w:marTop w:val="0"/>
      <w:marBottom w:val="0"/>
      <w:divBdr>
        <w:top w:val="none" w:sz="0" w:space="0" w:color="auto"/>
        <w:left w:val="none" w:sz="0" w:space="0" w:color="auto"/>
        <w:bottom w:val="none" w:sz="0" w:space="0" w:color="auto"/>
        <w:right w:val="none" w:sz="0" w:space="0" w:color="auto"/>
      </w:divBdr>
    </w:div>
    <w:div w:id="407070882">
      <w:bodyDiv w:val="1"/>
      <w:marLeft w:val="0"/>
      <w:marRight w:val="0"/>
      <w:marTop w:val="0"/>
      <w:marBottom w:val="0"/>
      <w:divBdr>
        <w:top w:val="none" w:sz="0" w:space="0" w:color="auto"/>
        <w:left w:val="none" w:sz="0" w:space="0" w:color="auto"/>
        <w:bottom w:val="none" w:sz="0" w:space="0" w:color="auto"/>
        <w:right w:val="none" w:sz="0" w:space="0" w:color="auto"/>
      </w:divBdr>
    </w:div>
    <w:div w:id="407189399">
      <w:bodyDiv w:val="1"/>
      <w:marLeft w:val="0"/>
      <w:marRight w:val="0"/>
      <w:marTop w:val="0"/>
      <w:marBottom w:val="0"/>
      <w:divBdr>
        <w:top w:val="none" w:sz="0" w:space="0" w:color="auto"/>
        <w:left w:val="none" w:sz="0" w:space="0" w:color="auto"/>
        <w:bottom w:val="none" w:sz="0" w:space="0" w:color="auto"/>
        <w:right w:val="none" w:sz="0" w:space="0" w:color="auto"/>
      </w:divBdr>
    </w:div>
    <w:div w:id="407384986">
      <w:bodyDiv w:val="1"/>
      <w:marLeft w:val="0"/>
      <w:marRight w:val="0"/>
      <w:marTop w:val="0"/>
      <w:marBottom w:val="0"/>
      <w:divBdr>
        <w:top w:val="none" w:sz="0" w:space="0" w:color="auto"/>
        <w:left w:val="none" w:sz="0" w:space="0" w:color="auto"/>
        <w:bottom w:val="none" w:sz="0" w:space="0" w:color="auto"/>
        <w:right w:val="none" w:sz="0" w:space="0" w:color="auto"/>
      </w:divBdr>
    </w:div>
    <w:div w:id="407507883">
      <w:bodyDiv w:val="1"/>
      <w:marLeft w:val="0"/>
      <w:marRight w:val="0"/>
      <w:marTop w:val="0"/>
      <w:marBottom w:val="0"/>
      <w:divBdr>
        <w:top w:val="none" w:sz="0" w:space="0" w:color="auto"/>
        <w:left w:val="none" w:sz="0" w:space="0" w:color="auto"/>
        <w:bottom w:val="none" w:sz="0" w:space="0" w:color="auto"/>
        <w:right w:val="none" w:sz="0" w:space="0" w:color="auto"/>
      </w:divBdr>
    </w:div>
    <w:div w:id="407576727">
      <w:bodyDiv w:val="1"/>
      <w:marLeft w:val="0"/>
      <w:marRight w:val="0"/>
      <w:marTop w:val="0"/>
      <w:marBottom w:val="0"/>
      <w:divBdr>
        <w:top w:val="none" w:sz="0" w:space="0" w:color="auto"/>
        <w:left w:val="none" w:sz="0" w:space="0" w:color="auto"/>
        <w:bottom w:val="none" w:sz="0" w:space="0" w:color="auto"/>
        <w:right w:val="none" w:sz="0" w:space="0" w:color="auto"/>
      </w:divBdr>
    </w:div>
    <w:div w:id="407768934">
      <w:bodyDiv w:val="1"/>
      <w:marLeft w:val="0"/>
      <w:marRight w:val="0"/>
      <w:marTop w:val="0"/>
      <w:marBottom w:val="0"/>
      <w:divBdr>
        <w:top w:val="none" w:sz="0" w:space="0" w:color="auto"/>
        <w:left w:val="none" w:sz="0" w:space="0" w:color="auto"/>
        <w:bottom w:val="none" w:sz="0" w:space="0" w:color="auto"/>
        <w:right w:val="none" w:sz="0" w:space="0" w:color="auto"/>
      </w:divBdr>
    </w:div>
    <w:div w:id="408380434">
      <w:bodyDiv w:val="1"/>
      <w:marLeft w:val="0"/>
      <w:marRight w:val="0"/>
      <w:marTop w:val="0"/>
      <w:marBottom w:val="0"/>
      <w:divBdr>
        <w:top w:val="none" w:sz="0" w:space="0" w:color="auto"/>
        <w:left w:val="none" w:sz="0" w:space="0" w:color="auto"/>
        <w:bottom w:val="none" w:sz="0" w:space="0" w:color="auto"/>
        <w:right w:val="none" w:sz="0" w:space="0" w:color="auto"/>
      </w:divBdr>
    </w:div>
    <w:div w:id="408583137">
      <w:bodyDiv w:val="1"/>
      <w:marLeft w:val="0"/>
      <w:marRight w:val="0"/>
      <w:marTop w:val="0"/>
      <w:marBottom w:val="0"/>
      <w:divBdr>
        <w:top w:val="none" w:sz="0" w:space="0" w:color="auto"/>
        <w:left w:val="none" w:sz="0" w:space="0" w:color="auto"/>
        <w:bottom w:val="none" w:sz="0" w:space="0" w:color="auto"/>
        <w:right w:val="none" w:sz="0" w:space="0" w:color="auto"/>
      </w:divBdr>
    </w:div>
    <w:div w:id="408893687">
      <w:bodyDiv w:val="1"/>
      <w:marLeft w:val="0"/>
      <w:marRight w:val="0"/>
      <w:marTop w:val="0"/>
      <w:marBottom w:val="0"/>
      <w:divBdr>
        <w:top w:val="none" w:sz="0" w:space="0" w:color="auto"/>
        <w:left w:val="none" w:sz="0" w:space="0" w:color="auto"/>
        <w:bottom w:val="none" w:sz="0" w:space="0" w:color="auto"/>
        <w:right w:val="none" w:sz="0" w:space="0" w:color="auto"/>
      </w:divBdr>
    </w:div>
    <w:div w:id="409041246">
      <w:bodyDiv w:val="1"/>
      <w:marLeft w:val="0"/>
      <w:marRight w:val="0"/>
      <w:marTop w:val="0"/>
      <w:marBottom w:val="0"/>
      <w:divBdr>
        <w:top w:val="none" w:sz="0" w:space="0" w:color="auto"/>
        <w:left w:val="none" w:sz="0" w:space="0" w:color="auto"/>
        <w:bottom w:val="none" w:sz="0" w:space="0" w:color="auto"/>
        <w:right w:val="none" w:sz="0" w:space="0" w:color="auto"/>
      </w:divBdr>
    </w:div>
    <w:div w:id="409350399">
      <w:bodyDiv w:val="1"/>
      <w:marLeft w:val="0"/>
      <w:marRight w:val="0"/>
      <w:marTop w:val="0"/>
      <w:marBottom w:val="0"/>
      <w:divBdr>
        <w:top w:val="none" w:sz="0" w:space="0" w:color="auto"/>
        <w:left w:val="none" w:sz="0" w:space="0" w:color="auto"/>
        <w:bottom w:val="none" w:sz="0" w:space="0" w:color="auto"/>
        <w:right w:val="none" w:sz="0" w:space="0" w:color="auto"/>
      </w:divBdr>
    </w:div>
    <w:div w:id="410741563">
      <w:bodyDiv w:val="1"/>
      <w:marLeft w:val="0"/>
      <w:marRight w:val="0"/>
      <w:marTop w:val="0"/>
      <w:marBottom w:val="0"/>
      <w:divBdr>
        <w:top w:val="none" w:sz="0" w:space="0" w:color="auto"/>
        <w:left w:val="none" w:sz="0" w:space="0" w:color="auto"/>
        <w:bottom w:val="none" w:sz="0" w:space="0" w:color="auto"/>
        <w:right w:val="none" w:sz="0" w:space="0" w:color="auto"/>
      </w:divBdr>
    </w:div>
    <w:div w:id="411702222">
      <w:bodyDiv w:val="1"/>
      <w:marLeft w:val="0"/>
      <w:marRight w:val="0"/>
      <w:marTop w:val="0"/>
      <w:marBottom w:val="0"/>
      <w:divBdr>
        <w:top w:val="none" w:sz="0" w:space="0" w:color="auto"/>
        <w:left w:val="none" w:sz="0" w:space="0" w:color="auto"/>
        <w:bottom w:val="none" w:sz="0" w:space="0" w:color="auto"/>
        <w:right w:val="none" w:sz="0" w:space="0" w:color="auto"/>
      </w:divBdr>
    </w:div>
    <w:div w:id="411706883">
      <w:bodyDiv w:val="1"/>
      <w:marLeft w:val="0"/>
      <w:marRight w:val="0"/>
      <w:marTop w:val="0"/>
      <w:marBottom w:val="0"/>
      <w:divBdr>
        <w:top w:val="none" w:sz="0" w:space="0" w:color="auto"/>
        <w:left w:val="none" w:sz="0" w:space="0" w:color="auto"/>
        <w:bottom w:val="none" w:sz="0" w:space="0" w:color="auto"/>
        <w:right w:val="none" w:sz="0" w:space="0" w:color="auto"/>
      </w:divBdr>
    </w:div>
    <w:div w:id="411858036">
      <w:bodyDiv w:val="1"/>
      <w:marLeft w:val="0"/>
      <w:marRight w:val="0"/>
      <w:marTop w:val="0"/>
      <w:marBottom w:val="0"/>
      <w:divBdr>
        <w:top w:val="none" w:sz="0" w:space="0" w:color="auto"/>
        <w:left w:val="none" w:sz="0" w:space="0" w:color="auto"/>
        <w:bottom w:val="none" w:sz="0" w:space="0" w:color="auto"/>
        <w:right w:val="none" w:sz="0" w:space="0" w:color="auto"/>
      </w:divBdr>
    </w:div>
    <w:div w:id="412164355">
      <w:bodyDiv w:val="1"/>
      <w:marLeft w:val="0"/>
      <w:marRight w:val="0"/>
      <w:marTop w:val="0"/>
      <w:marBottom w:val="0"/>
      <w:divBdr>
        <w:top w:val="none" w:sz="0" w:space="0" w:color="auto"/>
        <w:left w:val="none" w:sz="0" w:space="0" w:color="auto"/>
        <w:bottom w:val="none" w:sz="0" w:space="0" w:color="auto"/>
        <w:right w:val="none" w:sz="0" w:space="0" w:color="auto"/>
      </w:divBdr>
    </w:div>
    <w:div w:id="412319202">
      <w:bodyDiv w:val="1"/>
      <w:marLeft w:val="0"/>
      <w:marRight w:val="0"/>
      <w:marTop w:val="0"/>
      <w:marBottom w:val="0"/>
      <w:divBdr>
        <w:top w:val="none" w:sz="0" w:space="0" w:color="auto"/>
        <w:left w:val="none" w:sz="0" w:space="0" w:color="auto"/>
        <w:bottom w:val="none" w:sz="0" w:space="0" w:color="auto"/>
        <w:right w:val="none" w:sz="0" w:space="0" w:color="auto"/>
      </w:divBdr>
    </w:div>
    <w:div w:id="412746280">
      <w:bodyDiv w:val="1"/>
      <w:marLeft w:val="0"/>
      <w:marRight w:val="0"/>
      <w:marTop w:val="0"/>
      <w:marBottom w:val="0"/>
      <w:divBdr>
        <w:top w:val="none" w:sz="0" w:space="0" w:color="auto"/>
        <w:left w:val="none" w:sz="0" w:space="0" w:color="auto"/>
        <w:bottom w:val="none" w:sz="0" w:space="0" w:color="auto"/>
        <w:right w:val="none" w:sz="0" w:space="0" w:color="auto"/>
      </w:divBdr>
    </w:div>
    <w:div w:id="412775903">
      <w:bodyDiv w:val="1"/>
      <w:marLeft w:val="0"/>
      <w:marRight w:val="0"/>
      <w:marTop w:val="0"/>
      <w:marBottom w:val="0"/>
      <w:divBdr>
        <w:top w:val="none" w:sz="0" w:space="0" w:color="auto"/>
        <w:left w:val="none" w:sz="0" w:space="0" w:color="auto"/>
        <w:bottom w:val="none" w:sz="0" w:space="0" w:color="auto"/>
        <w:right w:val="none" w:sz="0" w:space="0" w:color="auto"/>
      </w:divBdr>
    </w:div>
    <w:div w:id="412896932">
      <w:bodyDiv w:val="1"/>
      <w:marLeft w:val="0"/>
      <w:marRight w:val="0"/>
      <w:marTop w:val="0"/>
      <w:marBottom w:val="0"/>
      <w:divBdr>
        <w:top w:val="none" w:sz="0" w:space="0" w:color="auto"/>
        <w:left w:val="none" w:sz="0" w:space="0" w:color="auto"/>
        <w:bottom w:val="none" w:sz="0" w:space="0" w:color="auto"/>
        <w:right w:val="none" w:sz="0" w:space="0" w:color="auto"/>
      </w:divBdr>
    </w:div>
    <w:div w:id="413168284">
      <w:bodyDiv w:val="1"/>
      <w:marLeft w:val="0"/>
      <w:marRight w:val="0"/>
      <w:marTop w:val="0"/>
      <w:marBottom w:val="0"/>
      <w:divBdr>
        <w:top w:val="none" w:sz="0" w:space="0" w:color="auto"/>
        <w:left w:val="none" w:sz="0" w:space="0" w:color="auto"/>
        <w:bottom w:val="none" w:sz="0" w:space="0" w:color="auto"/>
        <w:right w:val="none" w:sz="0" w:space="0" w:color="auto"/>
      </w:divBdr>
    </w:div>
    <w:div w:id="414088588">
      <w:bodyDiv w:val="1"/>
      <w:marLeft w:val="0"/>
      <w:marRight w:val="0"/>
      <w:marTop w:val="0"/>
      <w:marBottom w:val="0"/>
      <w:divBdr>
        <w:top w:val="none" w:sz="0" w:space="0" w:color="auto"/>
        <w:left w:val="none" w:sz="0" w:space="0" w:color="auto"/>
        <w:bottom w:val="none" w:sz="0" w:space="0" w:color="auto"/>
        <w:right w:val="none" w:sz="0" w:space="0" w:color="auto"/>
      </w:divBdr>
    </w:div>
    <w:div w:id="414324328">
      <w:bodyDiv w:val="1"/>
      <w:marLeft w:val="0"/>
      <w:marRight w:val="0"/>
      <w:marTop w:val="0"/>
      <w:marBottom w:val="0"/>
      <w:divBdr>
        <w:top w:val="none" w:sz="0" w:space="0" w:color="auto"/>
        <w:left w:val="none" w:sz="0" w:space="0" w:color="auto"/>
        <w:bottom w:val="none" w:sz="0" w:space="0" w:color="auto"/>
        <w:right w:val="none" w:sz="0" w:space="0" w:color="auto"/>
      </w:divBdr>
    </w:div>
    <w:div w:id="415052577">
      <w:bodyDiv w:val="1"/>
      <w:marLeft w:val="0"/>
      <w:marRight w:val="0"/>
      <w:marTop w:val="0"/>
      <w:marBottom w:val="0"/>
      <w:divBdr>
        <w:top w:val="none" w:sz="0" w:space="0" w:color="auto"/>
        <w:left w:val="none" w:sz="0" w:space="0" w:color="auto"/>
        <w:bottom w:val="none" w:sz="0" w:space="0" w:color="auto"/>
        <w:right w:val="none" w:sz="0" w:space="0" w:color="auto"/>
      </w:divBdr>
    </w:div>
    <w:div w:id="415177779">
      <w:bodyDiv w:val="1"/>
      <w:marLeft w:val="0"/>
      <w:marRight w:val="0"/>
      <w:marTop w:val="0"/>
      <w:marBottom w:val="0"/>
      <w:divBdr>
        <w:top w:val="none" w:sz="0" w:space="0" w:color="auto"/>
        <w:left w:val="none" w:sz="0" w:space="0" w:color="auto"/>
        <w:bottom w:val="none" w:sz="0" w:space="0" w:color="auto"/>
        <w:right w:val="none" w:sz="0" w:space="0" w:color="auto"/>
      </w:divBdr>
    </w:div>
    <w:div w:id="415833124">
      <w:bodyDiv w:val="1"/>
      <w:marLeft w:val="0"/>
      <w:marRight w:val="0"/>
      <w:marTop w:val="0"/>
      <w:marBottom w:val="0"/>
      <w:divBdr>
        <w:top w:val="none" w:sz="0" w:space="0" w:color="auto"/>
        <w:left w:val="none" w:sz="0" w:space="0" w:color="auto"/>
        <w:bottom w:val="none" w:sz="0" w:space="0" w:color="auto"/>
        <w:right w:val="none" w:sz="0" w:space="0" w:color="auto"/>
      </w:divBdr>
    </w:div>
    <w:div w:id="416171231">
      <w:bodyDiv w:val="1"/>
      <w:marLeft w:val="0"/>
      <w:marRight w:val="0"/>
      <w:marTop w:val="0"/>
      <w:marBottom w:val="0"/>
      <w:divBdr>
        <w:top w:val="none" w:sz="0" w:space="0" w:color="auto"/>
        <w:left w:val="none" w:sz="0" w:space="0" w:color="auto"/>
        <w:bottom w:val="none" w:sz="0" w:space="0" w:color="auto"/>
        <w:right w:val="none" w:sz="0" w:space="0" w:color="auto"/>
      </w:divBdr>
    </w:div>
    <w:div w:id="416245185">
      <w:bodyDiv w:val="1"/>
      <w:marLeft w:val="0"/>
      <w:marRight w:val="0"/>
      <w:marTop w:val="0"/>
      <w:marBottom w:val="0"/>
      <w:divBdr>
        <w:top w:val="none" w:sz="0" w:space="0" w:color="auto"/>
        <w:left w:val="none" w:sz="0" w:space="0" w:color="auto"/>
        <w:bottom w:val="none" w:sz="0" w:space="0" w:color="auto"/>
        <w:right w:val="none" w:sz="0" w:space="0" w:color="auto"/>
      </w:divBdr>
    </w:div>
    <w:div w:id="416366976">
      <w:bodyDiv w:val="1"/>
      <w:marLeft w:val="0"/>
      <w:marRight w:val="0"/>
      <w:marTop w:val="0"/>
      <w:marBottom w:val="0"/>
      <w:divBdr>
        <w:top w:val="none" w:sz="0" w:space="0" w:color="auto"/>
        <w:left w:val="none" w:sz="0" w:space="0" w:color="auto"/>
        <w:bottom w:val="none" w:sz="0" w:space="0" w:color="auto"/>
        <w:right w:val="none" w:sz="0" w:space="0" w:color="auto"/>
      </w:divBdr>
    </w:div>
    <w:div w:id="416679159">
      <w:bodyDiv w:val="1"/>
      <w:marLeft w:val="0"/>
      <w:marRight w:val="0"/>
      <w:marTop w:val="0"/>
      <w:marBottom w:val="0"/>
      <w:divBdr>
        <w:top w:val="none" w:sz="0" w:space="0" w:color="auto"/>
        <w:left w:val="none" w:sz="0" w:space="0" w:color="auto"/>
        <w:bottom w:val="none" w:sz="0" w:space="0" w:color="auto"/>
        <w:right w:val="none" w:sz="0" w:space="0" w:color="auto"/>
      </w:divBdr>
    </w:div>
    <w:div w:id="416706054">
      <w:bodyDiv w:val="1"/>
      <w:marLeft w:val="0"/>
      <w:marRight w:val="0"/>
      <w:marTop w:val="0"/>
      <w:marBottom w:val="0"/>
      <w:divBdr>
        <w:top w:val="none" w:sz="0" w:space="0" w:color="auto"/>
        <w:left w:val="none" w:sz="0" w:space="0" w:color="auto"/>
        <w:bottom w:val="none" w:sz="0" w:space="0" w:color="auto"/>
        <w:right w:val="none" w:sz="0" w:space="0" w:color="auto"/>
      </w:divBdr>
    </w:div>
    <w:div w:id="416828337">
      <w:bodyDiv w:val="1"/>
      <w:marLeft w:val="0"/>
      <w:marRight w:val="0"/>
      <w:marTop w:val="0"/>
      <w:marBottom w:val="0"/>
      <w:divBdr>
        <w:top w:val="none" w:sz="0" w:space="0" w:color="auto"/>
        <w:left w:val="none" w:sz="0" w:space="0" w:color="auto"/>
        <w:bottom w:val="none" w:sz="0" w:space="0" w:color="auto"/>
        <w:right w:val="none" w:sz="0" w:space="0" w:color="auto"/>
      </w:divBdr>
    </w:div>
    <w:div w:id="417599947">
      <w:bodyDiv w:val="1"/>
      <w:marLeft w:val="0"/>
      <w:marRight w:val="0"/>
      <w:marTop w:val="0"/>
      <w:marBottom w:val="0"/>
      <w:divBdr>
        <w:top w:val="none" w:sz="0" w:space="0" w:color="auto"/>
        <w:left w:val="none" w:sz="0" w:space="0" w:color="auto"/>
        <w:bottom w:val="none" w:sz="0" w:space="0" w:color="auto"/>
        <w:right w:val="none" w:sz="0" w:space="0" w:color="auto"/>
      </w:divBdr>
    </w:div>
    <w:div w:id="417946248">
      <w:bodyDiv w:val="1"/>
      <w:marLeft w:val="0"/>
      <w:marRight w:val="0"/>
      <w:marTop w:val="0"/>
      <w:marBottom w:val="0"/>
      <w:divBdr>
        <w:top w:val="none" w:sz="0" w:space="0" w:color="auto"/>
        <w:left w:val="none" w:sz="0" w:space="0" w:color="auto"/>
        <w:bottom w:val="none" w:sz="0" w:space="0" w:color="auto"/>
        <w:right w:val="none" w:sz="0" w:space="0" w:color="auto"/>
      </w:divBdr>
    </w:div>
    <w:div w:id="418016870">
      <w:bodyDiv w:val="1"/>
      <w:marLeft w:val="0"/>
      <w:marRight w:val="0"/>
      <w:marTop w:val="0"/>
      <w:marBottom w:val="0"/>
      <w:divBdr>
        <w:top w:val="none" w:sz="0" w:space="0" w:color="auto"/>
        <w:left w:val="none" w:sz="0" w:space="0" w:color="auto"/>
        <w:bottom w:val="none" w:sz="0" w:space="0" w:color="auto"/>
        <w:right w:val="none" w:sz="0" w:space="0" w:color="auto"/>
      </w:divBdr>
    </w:div>
    <w:div w:id="418254383">
      <w:bodyDiv w:val="1"/>
      <w:marLeft w:val="0"/>
      <w:marRight w:val="0"/>
      <w:marTop w:val="0"/>
      <w:marBottom w:val="0"/>
      <w:divBdr>
        <w:top w:val="none" w:sz="0" w:space="0" w:color="auto"/>
        <w:left w:val="none" w:sz="0" w:space="0" w:color="auto"/>
        <w:bottom w:val="none" w:sz="0" w:space="0" w:color="auto"/>
        <w:right w:val="none" w:sz="0" w:space="0" w:color="auto"/>
      </w:divBdr>
    </w:div>
    <w:div w:id="418793664">
      <w:bodyDiv w:val="1"/>
      <w:marLeft w:val="0"/>
      <w:marRight w:val="0"/>
      <w:marTop w:val="0"/>
      <w:marBottom w:val="0"/>
      <w:divBdr>
        <w:top w:val="none" w:sz="0" w:space="0" w:color="auto"/>
        <w:left w:val="none" w:sz="0" w:space="0" w:color="auto"/>
        <w:bottom w:val="none" w:sz="0" w:space="0" w:color="auto"/>
        <w:right w:val="none" w:sz="0" w:space="0" w:color="auto"/>
      </w:divBdr>
    </w:div>
    <w:div w:id="418991433">
      <w:bodyDiv w:val="1"/>
      <w:marLeft w:val="0"/>
      <w:marRight w:val="0"/>
      <w:marTop w:val="0"/>
      <w:marBottom w:val="0"/>
      <w:divBdr>
        <w:top w:val="none" w:sz="0" w:space="0" w:color="auto"/>
        <w:left w:val="none" w:sz="0" w:space="0" w:color="auto"/>
        <w:bottom w:val="none" w:sz="0" w:space="0" w:color="auto"/>
        <w:right w:val="none" w:sz="0" w:space="0" w:color="auto"/>
      </w:divBdr>
    </w:div>
    <w:div w:id="419104966">
      <w:bodyDiv w:val="1"/>
      <w:marLeft w:val="0"/>
      <w:marRight w:val="0"/>
      <w:marTop w:val="0"/>
      <w:marBottom w:val="0"/>
      <w:divBdr>
        <w:top w:val="none" w:sz="0" w:space="0" w:color="auto"/>
        <w:left w:val="none" w:sz="0" w:space="0" w:color="auto"/>
        <w:bottom w:val="none" w:sz="0" w:space="0" w:color="auto"/>
        <w:right w:val="none" w:sz="0" w:space="0" w:color="auto"/>
      </w:divBdr>
    </w:div>
    <w:div w:id="419449107">
      <w:bodyDiv w:val="1"/>
      <w:marLeft w:val="0"/>
      <w:marRight w:val="0"/>
      <w:marTop w:val="0"/>
      <w:marBottom w:val="0"/>
      <w:divBdr>
        <w:top w:val="none" w:sz="0" w:space="0" w:color="auto"/>
        <w:left w:val="none" w:sz="0" w:space="0" w:color="auto"/>
        <w:bottom w:val="none" w:sz="0" w:space="0" w:color="auto"/>
        <w:right w:val="none" w:sz="0" w:space="0" w:color="auto"/>
      </w:divBdr>
    </w:div>
    <w:div w:id="419985976">
      <w:bodyDiv w:val="1"/>
      <w:marLeft w:val="0"/>
      <w:marRight w:val="0"/>
      <w:marTop w:val="0"/>
      <w:marBottom w:val="0"/>
      <w:divBdr>
        <w:top w:val="none" w:sz="0" w:space="0" w:color="auto"/>
        <w:left w:val="none" w:sz="0" w:space="0" w:color="auto"/>
        <w:bottom w:val="none" w:sz="0" w:space="0" w:color="auto"/>
        <w:right w:val="none" w:sz="0" w:space="0" w:color="auto"/>
      </w:divBdr>
    </w:div>
    <w:div w:id="420377212">
      <w:bodyDiv w:val="1"/>
      <w:marLeft w:val="0"/>
      <w:marRight w:val="0"/>
      <w:marTop w:val="0"/>
      <w:marBottom w:val="0"/>
      <w:divBdr>
        <w:top w:val="none" w:sz="0" w:space="0" w:color="auto"/>
        <w:left w:val="none" w:sz="0" w:space="0" w:color="auto"/>
        <w:bottom w:val="none" w:sz="0" w:space="0" w:color="auto"/>
        <w:right w:val="none" w:sz="0" w:space="0" w:color="auto"/>
      </w:divBdr>
      <w:divsChild>
        <w:div w:id="983461661">
          <w:marLeft w:val="640"/>
          <w:marRight w:val="0"/>
          <w:marTop w:val="0"/>
          <w:marBottom w:val="0"/>
          <w:divBdr>
            <w:top w:val="none" w:sz="0" w:space="0" w:color="auto"/>
            <w:left w:val="none" w:sz="0" w:space="0" w:color="auto"/>
            <w:bottom w:val="none" w:sz="0" w:space="0" w:color="auto"/>
            <w:right w:val="none" w:sz="0" w:space="0" w:color="auto"/>
          </w:divBdr>
        </w:div>
        <w:div w:id="1505632669">
          <w:marLeft w:val="640"/>
          <w:marRight w:val="0"/>
          <w:marTop w:val="0"/>
          <w:marBottom w:val="0"/>
          <w:divBdr>
            <w:top w:val="none" w:sz="0" w:space="0" w:color="auto"/>
            <w:left w:val="none" w:sz="0" w:space="0" w:color="auto"/>
            <w:bottom w:val="none" w:sz="0" w:space="0" w:color="auto"/>
            <w:right w:val="none" w:sz="0" w:space="0" w:color="auto"/>
          </w:divBdr>
        </w:div>
        <w:div w:id="1601794702">
          <w:marLeft w:val="640"/>
          <w:marRight w:val="0"/>
          <w:marTop w:val="0"/>
          <w:marBottom w:val="0"/>
          <w:divBdr>
            <w:top w:val="none" w:sz="0" w:space="0" w:color="auto"/>
            <w:left w:val="none" w:sz="0" w:space="0" w:color="auto"/>
            <w:bottom w:val="none" w:sz="0" w:space="0" w:color="auto"/>
            <w:right w:val="none" w:sz="0" w:space="0" w:color="auto"/>
          </w:divBdr>
        </w:div>
        <w:div w:id="1622150671">
          <w:marLeft w:val="640"/>
          <w:marRight w:val="0"/>
          <w:marTop w:val="0"/>
          <w:marBottom w:val="0"/>
          <w:divBdr>
            <w:top w:val="none" w:sz="0" w:space="0" w:color="auto"/>
            <w:left w:val="none" w:sz="0" w:space="0" w:color="auto"/>
            <w:bottom w:val="none" w:sz="0" w:space="0" w:color="auto"/>
            <w:right w:val="none" w:sz="0" w:space="0" w:color="auto"/>
          </w:divBdr>
        </w:div>
      </w:divsChild>
    </w:div>
    <w:div w:id="420878670">
      <w:bodyDiv w:val="1"/>
      <w:marLeft w:val="0"/>
      <w:marRight w:val="0"/>
      <w:marTop w:val="0"/>
      <w:marBottom w:val="0"/>
      <w:divBdr>
        <w:top w:val="none" w:sz="0" w:space="0" w:color="auto"/>
        <w:left w:val="none" w:sz="0" w:space="0" w:color="auto"/>
        <w:bottom w:val="none" w:sz="0" w:space="0" w:color="auto"/>
        <w:right w:val="none" w:sz="0" w:space="0" w:color="auto"/>
      </w:divBdr>
    </w:div>
    <w:div w:id="421069917">
      <w:bodyDiv w:val="1"/>
      <w:marLeft w:val="0"/>
      <w:marRight w:val="0"/>
      <w:marTop w:val="0"/>
      <w:marBottom w:val="0"/>
      <w:divBdr>
        <w:top w:val="none" w:sz="0" w:space="0" w:color="auto"/>
        <w:left w:val="none" w:sz="0" w:space="0" w:color="auto"/>
        <w:bottom w:val="none" w:sz="0" w:space="0" w:color="auto"/>
        <w:right w:val="none" w:sz="0" w:space="0" w:color="auto"/>
      </w:divBdr>
    </w:div>
    <w:div w:id="421267340">
      <w:bodyDiv w:val="1"/>
      <w:marLeft w:val="0"/>
      <w:marRight w:val="0"/>
      <w:marTop w:val="0"/>
      <w:marBottom w:val="0"/>
      <w:divBdr>
        <w:top w:val="none" w:sz="0" w:space="0" w:color="auto"/>
        <w:left w:val="none" w:sz="0" w:space="0" w:color="auto"/>
        <w:bottom w:val="none" w:sz="0" w:space="0" w:color="auto"/>
        <w:right w:val="none" w:sz="0" w:space="0" w:color="auto"/>
      </w:divBdr>
    </w:div>
    <w:div w:id="421536172">
      <w:bodyDiv w:val="1"/>
      <w:marLeft w:val="0"/>
      <w:marRight w:val="0"/>
      <w:marTop w:val="0"/>
      <w:marBottom w:val="0"/>
      <w:divBdr>
        <w:top w:val="none" w:sz="0" w:space="0" w:color="auto"/>
        <w:left w:val="none" w:sz="0" w:space="0" w:color="auto"/>
        <w:bottom w:val="none" w:sz="0" w:space="0" w:color="auto"/>
        <w:right w:val="none" w:sz="0" w:space="0" w:color="auto"/>
      </w:divBdr>
    </w:div>
    <w:div w:id="421685671">
      <w:bodyDiv w:val="1"/>
      <w:marLeft w:val="0"/>
      <w:marRight w:val="0"/>
      <w:marTop w:val="0"/>
      <w:marBottom w:val="0"/>
      <w:divBdr>
        <w:top w:val="none" w:sz="0" w:space="0" w:color="auto"/>
        <w:left w:val="none" w:sz="0" w:space="0" w:color="auto"/>
        <w:bottom w:val="none" w:sz="0" w:space="0" w:color="auto"/>
        <w:right w:val="none" w:sz="0" w:space="0" w:color="auto"/>
      </w:divBdr>
    </w:div>
    <w:div w:id="421924710">
      <w:bodyDiv w:val="1"/>
      <w:marLeft w:val="0"/>
      <w:marRight w:val="0"/>
      <w:marTop w:val="0"/>
      <w:marBottom w:val="0"/>
      <w:divBdr>
        <w:top w:val="none" w:sz="0" w:space="0" w:color="auto"/>
        <w:left w:val="none" w:sz="0" w:space="0" w:color="auto"/>
        <w:bottom w:val="none" w:sz="0" w:space="0" w:color="auto"/>
        <w:right w:val="none" w:sz="0" w:space="0" w:color="auto"/>
      </w:divBdr>
    </w:div>
    <w:div w:id="421996797">
      <w:bodyDiv w:val="1"/>
      <w:marLeft w:val="0"/>
      <w:marRight w:val="0"/>
      <w:marTop w:val="0"/>
      <w:marBottom w:val="0"/>
      <w:divBdr>
        <w:top w:val="none" w:sz="0" w:space="0" w:color="auto"/>
        <w:left w:val="none" w:sz="0" w:space="0" w:color="auto"/>
        <w:bottom w:val="none" w:sz="0" w:space="0" w:color="auto"/>
        <w:right w:val="none" w:sz="0" w:space="0" w:color="auto"/>
      </w:divBdr>
    </w:div>
    <w:div w:id="421998985">
      <w:bodyDiv w:val="1"/>
      <w:marLeft w:val="0"/>
      <w:marRight w:val="0"/>
      <w:marTop w:val="0"/>
      <w:marBottom w:val="0"/>
      <w:divBdr>
        <w:top w:val="none" w:sz="0" w:space="0" w:color="auto"/>
        <w:left w:val="none" w:sz="0" w:space="0" w:color="auto"/>
        <w:bottom w:val="none" w:sz="0" w:space="0" w:color="auto"/>
        <w:right w:val="none" w:sz="0" w:space="0" w:color="auto"/>
      </w:divBdr>
    </w:div>
    <w:div w:id="423573183">
      <w:bodyDiv w:val="1"/>
      <w:marLeft w:val="0"/>
      <w:marRight w:val="0"/>
      <w:marTop w:val="0"/>
      <w:marBottom w:val="0"/>
      <w:divBdr>
        <w:top w:val="none" w:sz="0" w:space="0" w:color="auto"/>
        <w:left w:val="none" w:sz="0" w:space="0" w:color="auto"/>
        <w:bottom w:val="none" w:sz="0" w:space="0" w:color="auto"/>
        <w:right w:val="none" w:sz="0" w:space="0" w:color="auto"/>
      </w:divBdr>
      <w:divsChild>
        <w:div w:id="28797668">
          <w:marLeft w:val="640"/>
          <w:marRight w:val="0"/>
          <w:marTop w:val="0"/>
          <w:marBottom w:val="0"/>
          <w:divBdr>
            <w:top w:val="none" w:sz="0" w:space="0" w:color="auto"/>
            <w:left w:val="none" w:sz="0" w:space="0" w:color="auto"/>
            <w:bottom w:val="none" w:sz="0" w:space="0" w:color="auto"/>
            <w:right w:val="none" w:sz="0" w:space="0" w:color="auto"/>
          </w:divBdr>
        </w:div>
        <w:div w:id="59446504">
          <w:marLeft w:val="640"/>
          <w:marRight w:val="0"/>
          <w:marTop w:val="0"/>
          <w:marBottom w:val="0"/>
          <w:divBdr>
            <w:top w:val="none" w:sz="0" w:space="0" w:color="auto"/>
            <w:left w:val="none" w:sz="0" w:space="0" w:color="auto"/>
            <w:bottom w:val="none" w:sz="0" w:space="0" w:color="auto"/>
            <w:right w:val="none" w:sz="0" w:space="0" w:color="auto"/>
          </w:divBdr>
        </w:div>
        <w:div w:id="248468325">
          <w:marLeft w:val="640"/>
          <w:marRight w:val="0"/>
          <w:marTop w:val="0"/>
          <w:marBottom w:val="0"/>
          <w:divBdr>
            <w:top w:val="none" w:sz="0" w:space="0" w:color="auto"/>
            <w:left w:val="none" w:sz="0" w:space="0" w:color="auto"/>
            <w:bottom w:val="none" w:sz="0" w:space="0" w:color="auto"/>
            <w:right w:val="none" w:sz="0" w:space="0" w:color="auto"/>
          </w:divBdr>
        </w:div>
        <w:div w:id="275721268">
          <w:marLeft w:val="640"/>
          <w:marRight w:val="0"/>
          <w:marTop w:val="0"/>
          <w:marBottom w:val="0"/>
          <w:divBdr>
            <w:top w:val="none" w:sz="0" w:space="0" w:color="auto"/>
            <w:left w:val="none" w:sz="0" w:space="0" w:color="auto"/>
            <w:bottom w:val="none" w:sz="0" w:space="0" w:color="auto"/>
            <w:right w:val="none" w:sz="0" w:space="0" w:color="auto"/>
          </w:divBdr>
        </w:div>
        <w:div w:id="317877963">
          <w:marLeft w:val="640"/>
          <w:marRight w:val="0"/>
          <w:marTop w:val="0"/>
          <w:marBottom w:val="0"/>
          <w:divBdr>
            <w:top w:val="none" w:sz="0" w:space="0" w:color="auto"/>
            <w:left w:val="none" w:sz="0" w:space="0" w:color="auto"/>
            <w:bottom w:val="none" w:sz="0" w:space="0" w:color="auto"/>
            <w:right w:val="none" w:sz="0" w:space="0" w:color="auto"/>
          </w:divBdr>
        </w:div>
        <w:div w:id="379863509">
          <w:marLeft w:val="640"/>
          <w:marRight w:val="0"/>
          <w:marTop w:val="0"/>
          <w:marBottom w:val="0"/>
          <w:divBdr>
            <w:top w:val="none" w:sz="0" w:space="0" w:color="auto"/>
            <w:left w:val="none" w:sz="0" w:space="0" w:color="auto"/>
            <w:bottom w:val="none" w:sz="0" w:space="0" w:color="auto"/>
            <w:right w:val="none" w:sz="0" w:space="0" w:color="auto"/>
          </w:divBdr>
        </w:div>
        <w:div w:id="406416567">
          <w:marLeft w:val="640"/>
          <w:marRight w:val="0"/>
          <w:marTop w:val="0"/>
          <w:marBottom w:val="0"/>
          <w:divBdr>
            <w:top w:val="none" w:sz="0" w:space="0" w:color="auto"/>
            <w:left w:val="none" w:sz="0" w:space="0" w:color="auto"/>
            <w:bottom w:val="none" w:sz="0" w:space="0" w:color="auto"/>
            <w:right w:val="none" w:sz="0" w:space="0" w:color="auto"/>
          </w:divBdr>
        </w:div>
        <w:div w:id="423035086">
          <w:marLeft w:val="640"/>
          <w:marRight w:val="0"/>
          <w:marTop w:val="0"/>
          <w:marBottom w:val="0"/>
          <w:divBdr>
            <w:top w:val="none" w:sz="0" w:space="0" w:color="auto"/>
            <w:left w:val="none" w:sz="0" w:space="0" w:color="auto"/>
            <w:bottom w:val="none" w:sz="0" w:space="0" w:color="auto"/>
            <w:right w:val="none" w:sz="0" w:space="0" w:color="auto"/>
          </w:divBdr>
        </w:div>
        <w:div w:id="430392454">
          <w:marLeft w:val="640"/>
          <w:marRight w:val="0"/>
          <w:marTop w:val="0"/>
          <w:marBottom w:val="0"/>
          <w:divBdr>
            <w:top w:val="none" w:sz="0" w:space="0" w:color="auto"/>
            <w:left w:val="none" w:sz="0" w:space="0" w:color="auto"/>
            <w:bottom w:val="none" w:sz="0" w:space="0" w:color="auto"/>
            <w:right w:val="none" w:sz="0" w:space="0" w:color="auto"/>
          </w:divBdr>
        </w:div>
        <w:div w:id="623582020">
          <w:marLeft w:val="640"/>
          <w:marRight w:val="0"/>
          <w:marTop w:val="0"/>
          <w:marBottom w:val="0"/>
          <w:divBdr>
            <w:top w:val="none" w:sz="0" w:space="0" w:color="auto"/>
            <w:left w:val="none" w:sz="0" w:space="0" w:color="auto"/>
            <w:bottom w:val="none" w:sz="0" w:space="0" w:color="auto"/>
            <w:right w:val="none" w:sz="0" w:space="0" w:color="auto"/>
          </w:divBdr>
        </w:div>
        <w:div w:id="662440065">
          <w:marLeft w:val="640"/>
          <w:marRight w:val="0"/>
          <w:marTop w:val="0"/>
          <w:marBottom w:val="0"/>
          <w:divBdr>
            <w:top w:val="none" w:sz="0" w:space="0" w:color="auto"/>
            <w:left w:val="none" w:sz="0" w:space="0" w:color="auto"/>
            <w:bottom w:val="none" w:sz="0" w:space="0" w:color="auto"/>
            <w:right w:val="none" w:sz="0" w:space="0" w:color="auto"/>
          </w:divBdr>
        </w:div>
        <w:div w:id="695303758">
          <w:marLeft w:val="640"/>
          <w:marRight w:val="0"/>
          <w:marTop w:val="0"/>
          <w:marBottom w:val="0"/>
          <w:divBdr>
            <w:top w:val="none" w:sz="0" w:space="0" w:color="auto"/>
            <w:left w:val="none" w:sz="0" w:space="0" w:color="auto"/>
            <w:bottom w:val="none" w:sz="0" w:space="0" w:color="auto"/>
            <w:right w:val="none" w:sz="0" w:space="0" w:color="auto"/>
          </w:divBdr>
        </w:div>
        <w:div w:id="706368411">
          <w:marLeft w:val="640"/>
          <w:marRight w:val="0"/>
          <w:marTop w:val="0"/>
          <w:marBottom w:val="0"/>
          <w:divBdr>
            <w:top w:val="none" w:sz="0" w:space="0" w:color="auto"/>
            <w:left w:val="none" w:sz="0" w:space="0" w:color="auto"/>
            <w:bottom w:val="none" w:sz="0" w:space="0" w:color="auto"/>
            <w:right w:val="none" w:sz="0" w:space="0" w:color="auto"/>
          </w:divBdr>
        </w:div>
        <w:div w:id="886985698">
          <w:marLeft w:val="640"/>
          <w:marRight w:val="0"/>
          <w:marTop w:val="0"/>
          <w:marBottom w:val="0"/>
          <w:divBdr>
            <w:top w:val="none" w:sz="0" w:space="0" w:color="auto"/>
            <w:left w:val="none" w:sz="0" w:space="0" w:color="auto"/>
            <w:bottom w:val="none" w:sz="0" w:space="0" w:color="auto"/>
            <w:right w:val="none" w:sz="0" w:space="0" w:color="auto"/>
          </w:divBdr>
        </w:div>
        <w:div w:id="902837629">
          <w:marLeft w:val="640"/>
          <w:marRight w:val="0"/>
          <w:marTop w:val="0"/>
          <w:marBottom w:val="0"/>
          <w:divBdr>
            <w:top w:val="none" w:sz="0" w:space="0" w:color="auto"/>
            <w:left w:val="none" w:sz="0" w:space="0" w:color="auto"/>
            <w:bottom w:val="none" w:sz="0" w:space="0" w:color="auto"/>
            <w:right w:val="none" w:sz="0" w:space="0" w:color="auto"/>
          </w:divBdr>
        </w:div>
        <w:div w:id="915893889">
          <w:marLeft w:val="640"/>
          <w:marRight w:val="0"/>
          <w:marTop w:val="0"/>
          <w:marBottom w:val="0"/>
          <w:divBdr>
            <w:top w:val="none" w:sz="0" w:space="0" w:color="auto"/>
            <w:left w:val="none" w:sz="0" w:space="0" w:color="auto"/>
            <w:bottom w:val="none" w:sz="0" w:space="0" w:color="auto"/>
            <w:right w:val="none" w:sz="0" w:space="0" w:color="auto"/>
          </w:divBdr>
        </w:div>
        <w:div w:id="1000306251">
          <w:marLeft w:val="640"/>
          <w:marRight w:val="0"/>
          <w:marTop w:val="0"/>
          <w:marBottom w:val="0"/>
          <w:divBdr>
            <w:top w:val="none" w:sz="0" w:space="0" w:color="auto"/>
            <w:left w:val="none" w:sz="0" w:space="0" w:color="auto"/>
            <w:bottom w:val="none" w:sz="0" w:space="0" w:color="auto"/>
            <w:right w:val="none" w:sz="0" w:space="0" w:color="auto"/>
          </w:divBdr>
        </w:div>
        <w:div w:id="1112166969">
          <w:marLeft w:val="640"/>
          <w:marRight w:val="0"/>
          <w:marTop w:val="0"/>
          <w:marBottom w:val="0"/>
          <w:divBdr>
            <w:top w:val="none" w:sz="0" w:space="0" w:color="auto"/>
            <w:left w:val="none" w:sz="0" w:space="0" w:color="auto"/>
            <w:bottom w:val="none" w:sz="0" w:space="0" w:color="auto"/>
            <w:right w:val="none" w:sz="0" w:space="0" w:color="auto"/>
          </w:divBdr>
        </w:div>
        <w:div w:id="1152411400">
          <w:marLeft w:val="640"/>
          <w:marRight w:val="0"/>
          <w:marTop w:val="0"/>
          <w:marBottom w:val="0"/>
          <w:divBdr>
            <w:top w:val="none" w:sz="0" w:space="0" w:color="auto"/>
            <w:left w:val="none" w:sz="0" w:space="0" w:color="auto"/>
            <w:bottom w:val="none" w:sz="0" w:space="0" w:color="auto"/>
            <w:right w:val="none" w:sz="0" w:space="0" w:color="auto"/>
          </w:divBdr>
        </w:div>
        <w:div w:id="1228998066">
          <w:marLeft w:val="640"/>
          <w:marRight w:val="0"/>
          <w:marTop w:val="0"/>
          <w:marBottom w:val="0"/>
          <w:divBdr>
            <w:top w:val="none" w:sz="0" w:space="0" w:color="auto"/>
            <w:left w:val="none" w:sz="0" w:space="0" w:color="auto"/>
            <w:bottom w:val="none" w:sz="0" w:space="0" w:color="auto"/>
            <w:right w:val="none" w:sz="0" w:space="0" w:color="auto"/>
          </w:divBdr>
        </w:div>
        <w:div w:id="1316571411">
          <w:marLeft w:val="640"/>
          <w:marRight w:val="0"/>
          <w:marTop w:val="0"/>
          <w:marBottom w:val="0"/>
          <w:divBdr>
            <w:top w:val="none" w:sz="0" w:space="0" w:color="auto"/>
            <w:left w:val="none" w:sz="0" w:space="0" w:color="auto"/>
            <w:bottom w:val="none" w:sz="0" w:space="0" w:color="auto"/>
            <w:right w:val="none" w:sz="0" w:space="0" w:color="auto"/>
          </w:divBdr>
        </w:div>
        <w:div w:id="1448354548">
          <w:marLeft w:val="640"/>
          <w:marRight w:val="0"/>
          <w:marTop w:val="0"/>
          <w:marBottom w:val="0"/>
          <w:divBdr>
            <w:top w:val="none" w:sz="0" w:space="0" w:color="auto"/>
            <w:left w:val="none" w:sz="0" w:space="0" w:color="auto"/>
            <w:bottom w:val="none" w:sz="0" w:space="0" w:color="auto"/>
            <w:right w:val="none" w:sz="0" w:space="0" w:color="auto"/>
          </w:divBdr>
        </w:div>
        <w:div w:id="1542354287">
          <w:marLeft w:val="640"/>
          <w:marRight w:val="0"/>
          <w:marTop w:val="0"/>
          <w:marBottom w:val="0"/>
          <w:divBdr>
            <w:top w:val="none" w:sz="0" w:space="0" w:color="auto"/>
            <w:left w:val="none" w:sz="0" w:space="0" w:color="auto"/>
            <w:bottom w:val="none" w:sz="0" w:space="0" w:color="auto"/>
            <w:right w:val="none" w:sz="0" w:space="0" w:color="auto"/>
          </w:divBdr>
        </w:div>
        <w:div w:id="1598126707">
          <w:marLeft w:val="640"/>
          <w:marRight w:val="0"/>
          <w:marTop w:val="0"/>
          <w:marBottom w:val="0"/>
          <w:divBdr>
            <w:top w:val="none" w:sz="0" w:space="0" w:color="auto"/>
            <w:left w:val="none" w:sz="0" w:space="0" w:color="auto"/>
            <w:bottom w:val="none" w:sz="0" w:space="0" w:color="auto"/>
            <w:right w:val="none" w:sz="0" w:space="0" w:color="auto"/>
          </w:divBdr>
        </w:div>
        <w:div w:id="1829898968">
          <w:marLeft w:val="640"/>
          <w:marRight w:val="0"/>
          <w:marTop w:val="0"/>
          <w:marBottom w:val="0"/>
          <w:divBdr>
            <w:top w:val="none" w:sz="0" w:space="0" w:color="auto"/>
            <w:left w:val="none" w:sz="0" w:space="0" w:color="auto"/>
            <w:bottom w:val="none" w:sz="0" w:space="0" w:color="auto"/>
            <w:right w:val="none" w:sz="0" w:space="0" w:color="auto"/>
          </w:divBdr>
        </w:div>
        <w:div w:id="1968780123">
          <w:marLeft w:val="640"/>
          <w:marRight w:val="0"/>
          <w:marTop w:val="0"/>
          <w:marBottom w:val="0"/>
          <w:divBdr>
            <w:top w:val="none" w:sz="0" w:space="0" w:color="auto"/>
            <w:left w:val="none" w:sz="0" w:space="0" w:color="auto"/>
            <w:bottom w:val="none" w:sz="0" w:space="0" w:color="auto"/>
            <w:right w:val="none" w:sz="0" w:space="0" w:color="auto"/>
          </w:divBdr>
        </w:div>
        <w:div w:id="1976325289">
          <w:marLeft w:val="640"/>
          <w:marRight w:val="0"/>
          <w:marTop w:val="0"/>
          <w:marBottom w:val="0"/>
          <w:divBdr>
            <w:top w:val="none" w:sz="0" w:space="0" w:color="auto"/>
            <w:left w:val="none" w:sz="0" w:space="0" w:color="auto"/>
            <w:bottom w:val="none" w:sz="0" w:space="0" w:color="auto"/>
            <w:right w:val="none" w:sz="0" w:space="0" w:color="auto"/>
          </w:divBdr>
        </w:div>
        <w:div w:id="1984314122">
          <w:marLeft w:val="640"/>
          <w:marRight w:val="0"/>
          <w:marTop w:val="0"/>
          <w:marBottom w:val="0"/>
          <w:divBdr>
            <w:top w:val="none" w:sz="0" w:space="0" w:color="auto"/>
            <w:left w:val="none" w:sz="0" w:space="0" w:color="auto"/>
            <w:bottom w:val="none" w:sz="0" w:space="0" w:color="auto"/>
            <w:right w:val="none" w:sz="0" w:space="0" w:color="auto"/>
          </w:divBdr>
        </w:div>
        <w:div w:id="2006200571">
          <w:marLeft w:val="640"/>
          <w:marRight w:val="0"/>
          <w:marTop w:val="0"/>
          <w:marBottom w:val="0"/>
          <w:divBdr>
            <w:top w:val="none" w:sz="0" w:space="0" w:color="auto"/>
            <w:left w:val="none" w:sz="0" w:space="0" w:color="auto"/>
            <w:bottom w:val="none" w:sz="0" w:space="0" w:color="auto"/>
            <w:right w:val="none" w:sz="0" w:space="0" w:color="auto"/>
          </w:divBdr>
        </w:div>
        <w:div w:id="2067679682">
          <w:marLeft w:val="640"/>
          <w:marRight w:val="0"/>
          <w:marTop w:val="0"/>
          <w:marBottom w:val="0"/>
          <w:divBdr>
            <w:top w:val="none" w:sz="0" w:space="0" w:color="auto"/>
            <w:left w:val="none" w:sz="0" w:space="0" w:color="auto"/>
            <w:bottom w:val="none" w:sz="0" w:space="0" w:color="auto"/>
            <w:right w:val="none" w:sz="0" w:space="0" w:color="auto"/>
          </w:divBdr>
        </w:div>
        <w:div w:id="2079479104">
          <w:marLeft w:val="640"/>
          <w:marRight w:val="0"/>
          <w:marTop w:val="0"/>
          <w:marBottom w:val="0"/>
          <w:divBdr>
            <w:top w:val="none" w:sz="0" w:space="0" w:color="auto"/>
            <w:left w:val="none" w:sz="0" w:space="0" w:color="auto"/>
            <w:bottom w:val="none" w:sz="0" w:space="0" w:color="auto"/>
            <w:right w:val="none" w:sz="0" w:space="0" w:color="auto"/>
          </w:divBdr>
        </w:div>
        <w:div w:id="2103262239">
          <w:marLeft w:val="640"/>
          <w:marRight w:val="0"/>
          <w:marTop w:val="0"/>
          <w:marBottom w:val="0"/>
          <w:divBdr>
            <w:top w:val="none" w:sz="0" w:space="0" w:color="auto"/>
            <w:left w:val="none" w:sz="0" w:space="0" w:color="auto"/>
            <w:bottom w:val="none" w:sz="0" w:space="0" w:color="auto"/>
            <w:right w:val="none" w:sz="0" w:space="0" w:color="auto"/>
          </w:divBdr>
        </w:div>
        <w:div w:id="2117409153">
          <w:marLeft w:val="640"/>
          <w:marRight w:val="0"/>
          <w:marTop w:val="0"/>
          <w:marBottom w:val="0"/>
          <w:divBdr>
            <w:top w:val="none" w:sz="0" w:space="0" w:color="auto"/>
            <w:left w:val="none" w:sz="0" w:space="0" w:color="auto"/>
            <w:bottom w:val="none" w:sz="0" w:space="0" w:color="auto"/>
            <w:right w:val="none" w:sz="0" w:space="0" w:color="auto"/>
          </w:divBdr>
        </w:div>
      </w:divsChild>
    </w:div>
    <w:div w:id="423577815">
      <w:bodyDiv w:val="1"/>
      <w:marLeft w:val="0"/>
      <w:marRight w:val="0"/>
      <w:marTop w:val="0"/>
      <w:marBottom w:val="0"/>
      <w:divBdr>
        <w:top w:val="none" w:sz="0" w:space="0" w:color="auto"/>
        <w:left w:val="none" w:sz="0" w:space="0" w:color="auto"/>
        <w:bottom w:val="none" w:sz="0" w:space="0" w:color="auto"/>
        <w:right w:val="none" w:sz="0" w:space="0" w:color="auto"/>
      </w:divBdr>
    </w:div>
    <w:div w:id="423579150">
      <w:bodyDiv w:val="1"/>
      <w:marLeft w:val="0"/>
      <w:marRight w:val="0"/>
      <w:marTop w:val="0"/>
      <w:marBottom w:val="0"/>
      <w:divBdr>
        <w:top w:val="none" w:sz="0" w:space="0" w:color="auto"/>
        <w:left w:val="none" w:sz="0" w:space="0" w:color="auto"/>
        <w:bottom w:val="none" w:sz="0" w:space="0" w:color="auto"/>
        <w:right w:val="none" w:sz="0" w:space="0" w:color="auto"/>
      </w:divBdr>
    </w:div>
    <w:div w:id="423840724">
      <w:bodyDiv w:val="1"/>
      <w:marLeft w:val="0"/>
      <w:marRight w:val="0"/>
      <w:marTop w:val="0"/>
      <w:marBottom w:val="0"/>
      <w:divBdr>
        <w:top w:val="none" w:sz="0" w:space="0" w:color="auto"/>
        <w:left w:val="none" w:sz="0" w:space="0" w:color="auto"/>
        <w:bottom w:val="none" w:sz="0" w:space="0" w:color="auto"/>
        <w:right w:val="none" w:sz="0" w:space="0" w:color="auto"/>
      </w:divBdr>
    </w:div>
    <w:div w:id="424496487">
      <w:bodyDiv w:val="1"/>
      <w:marLeft w:val="0"/>
      <w:marRight w:val="0"/>
      <w:marTop w:val="0"/>
      <w:marBottom w:val="0"/>
      <w:divBdr>
        <w:top w:val="none" w:sz="0" w:space="0" w:color="auto"/>
        <w:left w:val="none" w:sz="0" w:space="0" w:color="auto"/>
        <w:bottom w:val="none" w:sz="0" w:space="0" w:color="auto"/>
        <w:right w:val="none" w:sz="0" w:space="0" w:color="auto"/>
      </w:divBdr>
    </w:div>
    <w:div w:id="424501551">
      <w:bodyDiv w:val="1"/>
      <w:marLeft w:val="0"/>
      <w:marRight w:val="0"/>
      <w:marTop w:val="0"/>
      <w:marBottom w:val="0"/>
      <w:divBdr>
        <w:top w:val="none" w:sz="0" w:space="0" w:color="auto"/>
        <w:left w:val="none" w:sz="0" w:space="0" w:color="auto"/>
        <w:bottom w:val="none" w:sz="0" w:space="0" w:color="auto"/>
        <w:right w:val="none" w:sz="0" w:space="0" w:color="auto"/>
      </w:divBdr>
    </w:div>
    <w:div w:id="424619616">
      <w:bodyDiv w:val="1"/>
      <w:marLeft w:val="0"/>
      <w:marRight w:val="0"/>
      <w:marTop w:val="0"/>
      <w:marBottom w:val="0"/>
      <w:divBdr>
        <w:top w:val="none" w:sz="0" w:space="0" w:color="auto"/>
        <w:left w:val="none" w:sz="0" w:space="0" w:color="auto"/>
        <w:bottom w:val="none" w:sz="0" w:space="0" w:color="auto"/>
        <w:right w:val="none" w:sz="0" w:space="0" w:color="auto"/>
      </w:divBdr>
    </w:div>
    <w:div w:id="425345931">
      <w:bodyDiv w:val="1"/>
      <w:marLeft w:val="0"/>
      <w:marRight w:val="0"/>
      <w:marTop w:val="0"/>
      <w:marBottom w:val="0"/>
      <w:divBdr>
        <w:top w:val="none" w:sz="0" w:space="0" w:color="auto"/>
        <w:left w:val="none" w:sz="0" w:space="0" w:color="auto"/>
        <w:bottom w:val="none" w:sz="0" w:space="0" w:color="auto"/>
        <w:right w:val="none" w:sz="0" w:space="0" w:color="auto"/>
      </w:divBdr>
    </w:div>
    <w:div w:id="425928733">
      <w:bodyDiv w:val="1"/>
      <w:marLeft w:val="0"/>
      <w:marRight w:val="0"/>
      <w:marTop w:val="0"/>
      <w:marBottom w:val="0"/>
      <w:divBdr>
        <w:top w:val="none" w:sz="0" w:space="0" w:color="auto"/>
        <w:left w:val="none" w:sz="0" w:space="0" w:color="auto"/>
        <w:bottom w:val="none" w:sz="0" w:space="0" w:color="auto"/>
        <w:right w:val="none" w:sz="0" w:space="0" w:color="auto"/>
      </w:divBdr>
    </w:div>
    <w:div w:id="426074109">
      <w:bodyDiv w:val="1"/>
      <w:marLeft w:val="0"/>
      <w:marRight w:val="0"/>
      <w:marTop w:val="0"/>
      <w:marBottom w:val="0"/>
      <w:divBdr>
        <w:top w:val="none" w:sz="0" w:space="0" w:color="auto"/>
        <w:left w:val="none" w:sz="0" w:space="0" w:color="auto"/>
        <w:bottom w:val="none" w:sz="0" w:space="0" w:color="auto"/>
        <w:right w:val="none" w:sz="0" w:space="0" w:color="auto"/>
      </w:divBdr>
    </w:div>
    <w:div w:id="426121515">
      <w:bodyDiv w:val="1"/>
      <w:marLeft w:val="0"/>
      <w:marRight w:val="0"/>
      <w:marTop w:val="0"/>
      <w:marBottom w:val="0"/>
      <w:divBdr>
        <w:top w:val="none" w:sz="0" w:space="0" w:color="auto"/>
        <w:left w:val="none" w:sz="0" w:space="0" w:color="auto"/>
        <w:bottom w:val="none" w:sz="0" w:space="0" w:color="auto"/>
        <w:right w:val="none" w:sz="0" w:space="0" w:color="auto"/>
      </w:divBdr>
    </w:div>
    <w:div w:id="427431688">
      <w:bodyDiv w:val="1"/>
      <w:marLeft w:val="0"/>
      <w:marRight w:val="0"/>
      <w:marTop w:val="0"/>
      <w:marBottom w:val="0"/>
      <w:divBdr>
        <w:top w:val="none" w:sz="0" w:space="0" w:color="auto"/>
        <w:left w:val="none" w:sz="0" w:space="0" w:color="auto"/>
        <w:bottom w:val="none" w:sz="0" w:space="0" w:color="auto"/>
        <w:right w:val="none" w:sz="0" w:space="0" w:color="auto"/>
      </w:divBdr>
    </w:div>
    <w:div w:id="428235833">
      <w:bodyDiv w:val="1"/>
      <w:marLeft w:val="0"/>
      <w:marRight w:val="0"/>
      <w:marTop w:val="0"/>
      <w:marBottom w:val="0"/>
      <w:divBdr>
        <w:top w:val="none" w:sz="0" w:space="0" w:color="auto"/>
        <w:left w:val="none" w:sz="0" w:space="0" w:color="auto"/>
        <w:bottom w:val="none" w:sz="0" w:space="0" w:color="auto"/>
        <w:right w:val="none" w:sz="0" w:space="0" w:color="auto"/>
      </w:divBdr>
    </w:div>
    <w:div w:id="428307345">
      <w:bodyDiv w:val="1"/>
      <w:marLeft w:val="0"/>
      <w:marRight w:val="0"/>
      <w:marTop w:val="0"/>
      <w:marBottom w:val="0"/>
      <w:divBdr>
        <w:top w:val="none" w:sz="0" w:space="0" w:color="auto"/>
        <w:left w:val="none" w:sz="0" w:space="0" w:color="auto"/>
        <w:bottom w:val="none" w:sz="0" w:space="0" w:color="auto"/>
        <w:right w:val="none" w:sz="0" w:space="0" w:color="auto"/>
      </w:divBdr>
    </w:div>
    <w:div w:id="428477342">
      <w:bodyDiv w:val="1"/>
      <w:marLeft w:val="0"/>
      <w:marRight w:val="0"/>
      <w:marTop w:val="0"/>
      <w:marBottom w:val="0"/>
      <w:divBdr>
        <w:top w:val="none" w:sz="0" w:space="0" w:color="auto"/>
        <w:left w:val="none" w:sz="0" w:space="0" w:color="auto"/>
        <w:bottom w:val="none" w:sz="0" w:space="0" w:color="auto"/>
        <w:right w:val="none" w:sz="0" w:space="0" w:color="auto"/>
      </w:divBdr>
    </w:div>
    <w:div w:id="428505757">
      <w:bodyDiv w:val="1"/>
      <w:marLeft w:val="0"/>
      <w:marRight w:val="0"/>
      <w:marTop w:val="0"/>
      <w:marBottom w:val="0"/>
      <w:divBdr>
        <w:top w:val="none" w:sz="0" w:space="0" w:color="auto"/>
        <w:left w:val="none" w:sz="0" w:space="0" w:color="auto"/>
        <w:bottom w:val="none" w:sz="0" w:space="0" w:color="auto"/>
        <w:right w:val="none" w:sz="0" w:space="0" w:color="auto"/>
      </w:divBdr>
      <w:divsChild>
        <w:div w:id="43456934">
          <w:marLeft w:val="640"/>
          <w:marRight w:val="0"/>
          <w:marTop w:val="0"/>
          <w:marBottom w:val="0"/>
          <w:divBdr>
            <w:top w:val="none" w:sz="0" w:space="0" w:color="auto"/>
            <w:left w:val="none" w:sz="0" w:space="0" w:color="auto"/>
            <w:bottom w:val="none" w:sz="0" w:space="0" w:color="auto"/>
            <w:right w:val="none" w:sz="0" w:space="0" w:color="auto"/>
          </w:divBdr>
        </w:div>
        <w:div w:id="65733494">
          <w:marLeft w:val="640"/>
          <w:marRight w:val="0"/>
          <w:marTop w:val="0"/>
          <w:marBottom w:val="0"/>
          <w:divBdr>
            <w:top w:val="none" w:sz="0" w:space="0" w:color="auto"/>
            <w:left w:val="none" w:sz="0" w:space="0" w:color="auto"/>
            <w:bottom w:val="none" w:sz="0" w:space="0" w:color="auto"/>
            <w:right w:val="none" w:sz="0" w:space="0" w:color="auto"/>
          </w:divBdr>
        </w:div>
        <w:div w:id="322860994">
          <w:marLeft w:val="640"/>
          <w:marRight w:val="0"/>
          <w:marTop w:val="0"/>
          <w:marBottom w:val="0"/>
          <w:divBdr>
            <w:top w:val="none" w:sz="0" w:space="0" w:color="auto"/>
            <w:left w:val="none" w:sz="0" w:space="0" w:color="auto"/>
            <w:bottom w:val="none" w:sz="0" w:space="0" w:color="auto"/>
            <w:right w:val="none" w:sz="0" w:space="0" w:color="auto"/>
          </w:divBdr>
        </w:div>
        <w:div w:id="380518639">
          <w:marLeft w:val="640"/>
          <w:marRight w:val="0"/>
          <w:marTop w:val="0"/>
          <w:marBottom w:val="0"/>
          <w:divBdr>
            <w:top w:val="none" w:sz="0" w:space="0" w:color="auto"/>
            <w:left w:val="none" w:sz="0" w:space="0" w:color="auto"/>
            <w:bottom w:val="none" w:sz="0" w:space="0" w:color="auto"/>
            <w:right w:val="none" w:sz="0" w:space="0" w:color="auto"/>
          </w:divBdr>
        </w:div>
        <w:div w:id="495609549">
          <w:marLeft w:val="640"/>
          <w:marRight w:val="0"/>
          <w:marTop w:val="0"/>
          <w:marBottom w:val="0"/>
          <w:divBdr>
            <w:top w:val="none" w:sz="0" w:space="0" w:color="auto"/>
            <w:left w:val="none" w:sz="0" w:space="0" w:color="auto"/>
            <w:bottom w:val="none" w:sz="0" w:space="0" w:color="auto"/>
            <w:right w:val="none" w:sz="0" w:space="0" w:color="auto"/>
          </w:divBdr>
        </w:div>
        <w:div w:id="595797102">
          <w:marLeft w:val="640"/>
          <w:marRight w:val="0"/>
          <w:marTop w:val="0"/>
          <w:marBottom w:val="0"/>
          <w:divBdr>
            <w:top w:val="none" w:sz="0" w:space="0" w:color="auto"/>
            <w:left w:val="none" w:sz="0" w:space="0" w:color="auto"/>
            <w:bottom w:val="none" w:sz="0" w:space="0" w:color="auto"/>
            <w:right w:val="none" w:sz="0" w:space="0" w:color="auto"/>
          </w:divBdr>
        </w:div>
        <w:div w:id="672687130">
          <w:marLeft w:val="640"/>
          <w:marRight w:val="0"/>
          <w:marTop w:val="0"/>
          <w:marBottom w:val="0"/>
          <w:divBdr>
            <w:top w:val="none" w:sz="0" w:space="0" w:color="auto"/>
            <w:left w:val="none" w:sz="0" w:space="0" w:color="auto"/>
            <w:bottom w:val="none" w:sz="0" w:space="0" w:color="auto"/>
            <w:right w:val="none" w:sz="0" w:space="0" w:color="auto"/>
          </w:divBdr>
        </w:div>
        <w:div w:id="829447519">
          <w:marLeft w:val="640"/>
          <w:marRight w:val="0"/>
          <w:marTop w:val="0"/>
          <w:marBottom w:val="0"/>
          <w:divBdr>
            <w:top w:val="none" w:sz="0" w:space="0" w:color="auto"/>
            <w:left w:val="none" w:sz="0" w:space="0" w:color="auto"/>
            <w:bottom w:val="none" w:sz="0" w:space="0" w:color="auto"/>
            <w:right w:val="none" w:sz="0" w:space="0" w:color="auto"/>
          </w:divBdr>
        </w:div>
        <w:div w:id="850678261">
          <w:marLeft w:val="640"/>
          <w:marRight w:val="0"/>
          <w:marTop w:val="0"/>
          <w:marBottom w:val="0"/>
          <w:divBdr>
            <w:top w:val="none" w:sz="0" w:space="0" w:color="auto"/>
            <w:left w:val="none" w:sz="0" w:space="0" w:color="auto"/>
            <w:bottom w:val="none" w:sz="0" w:space="0" w:color="auto"/>
            <w:right w:val="none" w:sz="0" w:space="0" w:color="auto"/>
          </w:divBdr>
        </w:div>
        <w:div w:id="867570912">
          <w:marLeft w:val="640"/>
          <w:marRight w:val="0"/>
          <w:marTop w:val="0"/>
          <w:marBottom w:val="0"/>
          <w:divBdr>
            <w:top w:val="none" w:sz="0" w:space="0" w:color="auto"/>
            <w:left w:val="none" w:sz="0" w:space="0" w:color="auto"/>
            <w:bottom w:val="none" w:sz="0" w:space="0" w:color="auto"/>
            <w:right w:val="none" w:sz="0" w:space="0" w:color="auto"/>
          </w:divBdr>
        </w:div>
        <w:div w:id="972367624">
          <w:marLeft w:val="640"/>
          <w:marRight w:val="0"/>
          <w:marTop w:val="0"/>
          <w:marBottom w:val="0"/>
          <w:divBdr>
            <w:top w:val="none" w:sz="0" w:space="0" w:color="auto"/>
            <w:left w:val="none" w:sz="0" w:space="0" w:color="auto"/>
            <w:bottom w:val="none" w:sz="0" w:space="0" w:color="auto"/>
            <w:right w:val="none" w:sz="0" w:space="0" w:color="auto"/>
          </w:divBdr>
        </w:div>
        <w:div w:id="1114325939">
          <w:marLeft w:val="640"/>
          <w:marRight w:val="0"/>
          <w:marTop w:val="0"/>
          <w:marBottom w:val="0"/>
          <w:divBdr>
            <w:top w:val="none" w:sz="0" w:space="0" w:color="auto"/>
            <w:left w:val="none" w:sz="0" w:space="0" w:color="auto"/>
            <w:bottom w:val="none" w:sz="0" w:space="0" w:color="auto"/>
            <w:right w:val="none" w:sz="0" w:space="0" w:color="auto"/>
          </w:divBdr>
        </w:div>
        <w:div w:id="1226918182">
          <w:marLeft w:val="640"/>
          <w:marRight w:val="0"/>
          <w:marTop w:val="0"/>
          <w:marBottom w:val="0"/>
          <w:divBdr>
            <w:top w:val="none" w:sz="0" w:space="0" w:color="auto"/>
            <w:left w:val="none" w:sz="0" w:space="0" w:color="auto"/>
            <w:bottom w:val="none" w:sz="0" w:space="0" w:color="auto"/>
            <w:right w:val="none" w:sz="0" w:space="0" w:color="auto"/>
          </w:divBdr>
        </w:div>
        <w:div w:id="1257400950">
          <w:marLeft w:val="640"/>
          <w:marRight w:val="0"/>
          <w:marTop w:val="0"/>
          <w:marBottom w:val="0"/>
          <w:divBdr>
            <w:top w:val="none" w:sz="0" w:space="0" w:color="auto"/>
            <w:left w:val="none" w:sz="0" w:space="0" w:color="auto"/>
            <w:bottom w:val="none" w:sz="0" w:space="0" w:color="auto"/>
            <w:right w:val="none" w:sz="0" w:space="0" w:color="auto"/>
          </w:divBdr>
        </w:div>
        <w:div w:id="1314094301">
          <w:marLeft w:val="640"/>
          <w:marRight w:val="0"/>
          <w:marTop w:val="0"/>
          <w:marBottom w:val="0"/>
          <w:divBdr>
            <w:top w:val="none" w:sz="0" w:space="0" w:color="auto"/>
            <w:left w:val="none" w:sz="0" w:space="0" w:color="auto"/>
            <w:bottom w:val="none" w:sz="0" w:space="0" w:color="auto"/>
            <w:right w:val="none" w:sz="0" w:space="0" w:color="auto"/>
          </w:divBdr>
        </w:div>
        <w:div w:id="1374427484">
          <w:marLeft w:val="640"/>
          <w:marRight w:val="0"/>
          <w:marTop w:val="0"/>
          <w:marBottom w:val="0"/>
          <w:divBdr>
            <w:top w:val="none" w:sz="0" w:space="0" w:color="auto"/>
            <w:left w:val="none" w:sz="0" w:space="0" w:color="auto"/>
            <w:bottom w:val="none" w:sz="0" w:space="0" w:color="auto"/>
            <w:right w:val="none" w:sz="0" w:space="0" w:color="auto"/>
          </w:divBdr>
        </w:div>
        <w:div w:id="1383751341">
          <w:marLeft w:val="640"/>
          <w:marRight w:val="0"/>
          <w:marTop w:val="0"/>
          <w:marBottom w:val="0"/>
          <w:divBdr>
            <w:top w:val="none" w:sz="0" w:space="0" w:color="auto"/>
            <w:left w:val="none" w:sz="0" w:space="0" w:color="auto"/>
            <w:bottom w:val="none" w:sz="0" w:space="0" w:color="auto"/>
            <w:right w:val="none" w:sz="0" w:space="0" w:color="auto"/>
          </w:divBdr>
        </w:div>
        <w:div w:id="1386445295">
          <w:marLeft w:val="640"/>
          <w:marRight w:val="0"/>
          <w:marTop w:val="0"/>
          <w:marBottom w:val="0"/>
          <w:divBdr>
            <w:top w:val="none" w:sz="0" w:space="0" w:color="auto"/>
            <w:left w:val="none" w:sz="0" w:space="0" w:color="auto"/>
            <w:bottom w:val="none" w:sz="0" w:space="0" w:color="auto"/>
            <w:right w:val="none" w:sz="0" w:space="0" w:color="auto"/>
          </w:divBdr>
        </w:div>
        <w:div w:id="1441022135">
          <w:marLeft w:val="640"/>
          <w:marRight w:val="0"/>
          <w:marTop w:val="0"/>
          <w:marBottom w:val="0"/>
          <w:divBdr>
            <w:top w:val="none" w:sz="0" w:space="0" w:color="auto"/>
            <w:left w:val="none" w:sz="0" w:space="0" w:color="auto"/>
            <w:bottom w:val="none" w:sz="0" w:space="0" w:color="auto"/>
            <w:right w:val="none" w:sz="0" w:space="0" w:color="auto"/>
          </w:divBdr>
        </w:div>
        <w:div w:id="1477646766">
          <w:marLeft w:val="640"/>
          <w:marRight w:val="0"/>
          <w:marTop w:val="0"/>
          <w:marBottom w:val="0"/>
          <w:divBdr>
            <w:top w:val="none" w:sz="0" w:space="0" w:color="auto"/>
            <w:left w:val="none" w:sz="0" w:space="0" w:color="auto"/>
            <w:bottom w:val="none" w:sz="0" w:space="0" w:color="auto"/>
            <w:right w:val="none" w:sz="0" w:space="0" w:color="auto"/>
          </w:divBdr>
        </w:div>
        <w:div w:id="1489324124">
          <w:marLeft w:val="640"/>
          <w:marRight w:val="0"/>
          <w:marTop w:val="0"/>
          <w:marBottom w:val="0"/>
          <w:divBdr>
            <w:top w:val="none" w:sz="0" w:space="0" w:color="auto"/>
            <w:left w:val="none" w:sz="0" w:space="0" w:color="auto"/>
            <w:bottom w:val="none" w:sz="0" w:space="0" w:color="auto"/>
            <w:right w:val="none" w:sz="0" w:space="0" w:color="auto"/>
          </w:divBdr>
        </w:div>
        <w:div w:id="1506093873">
          <w:marLeft w:val="640"/>
          <w:marRight w:val="0"/>
          <w:marTop w:val="0"/>
          <w:marBottom w:val="0"/>
          <w:divBdr>
            <w:top w:val="none" w:sz="0" w:space="0" w:color="auto"/>
            <w:left w:val="none" w:sz="0" w:space="0" w:color="auto"/>
            <w:bottom w:val="none" w:sz="0" w:space="0" w:color="auto"/>
            <w:right w:val="none" w:sz="0" w:space="0" w:color="auto"/>
          </w:divBdr>
        </w:div>
        <w:div w:id="1595630270">
          <w:marLeft w:val="640"/>
          <w:marRight w:val="0"/>
          <w:marTop w:val="0"/>
          <w:marBottom w:val="0"/>
          <w:divBdr>
            <w:top w:val="none" w:sz="0" w:space="0" w:color="auto"/>
            <w:left w:val="none" w:sz="0" w:space="0" w:color="auto"/>
            <w:bottom w:val="none" w:sz="0" w:space="0" w:color="auto"/>
            <w:right w:val="none" w:sz="0" w:space="0" w:color="auto"/>
          </w:divBdr>
        </w:div>
        <w:div w:id="1605648103">
          <w:marLeft w:val="640"/>
          <w:marRight w:val="0"/>
          <w:marTop w:val="0"/>
          <w:marBottom w:val="0"/>
          <w:divBdr>
            <w:top w:val="none" w:sz="0" w:space="0" w:color="auto"/>
            <w:left w:val="none" w:sz="0" w:space="0" w:color="auto"/>
            <w:bottom w:val="none" w:sz="0" w:space="0" w:color="auto"/>
            <w:right w:val="none" w:sz="0" w:space="0" w:color="auto"/>
          </w:divBdr>
        </w:div>
        <w:div w:id="1666471744">
          <w:marLeft w:val="640"/>
          <w:marRight w:val="0"/>
          <w:marTop w:val="0"/>
          <w:marBottom w:val="0"/>
          <w:divBdr>
            <w:top w:val="none" w:sz="0" w:space="0" w:color="auto"/>
            <w:left w:val="none" w:sz="0" w:space="0" w:color="auto"/>
            <w:bottom w:val="none" w:sz="0" w:space="0" w:color="auto"/>
            <w:right w:val="none" w:sz="0" w:space="0" w:color="auto"/>
          </w:divBdr>
        </w:div>
        <w:div w:id="1808663288">
          <w:marLeft w:val="640"/>
          <w:marRight w:val="0"/>
          <w:marTop w:val="0"/>
          <w:marBottom w:val="0"/>
          <w:divBdr>
            <w:top w:val="none" w:sz="0" w:space="0" w:color="auto"/>
            <w:left w:val="none" w:sz="0" w:space="0" w:color="auto"/>
            <w:bottom w:val="none" w:sz="0" w:space="0" w:color="auto"/>
            <w:right w:val="none" w:sz="0" w:space="0" w:color="auto"/>
          </w:divBdr>
        </w:div>
        <w:div w:id="1870797074">
          <w:marLeft w:val="640"/>
          <w:marRight w:val="0"/>
          <w:marTop w:val="0"/>
          <w:marBottom w:val="0"/>
          <w:divBdr>
            <w:top w:val="none" w:sz="0" w:space="0" w:color="auto"/>
            <w:left w:val="none" w:sz="0" w:space="0" w:color="auto"/>
            <w:bottom w:val="none" w:sz="0" w:space="0" w:color="auto"/>
            <w:right w:val="none" w:sz="0" w:space="0" w:color="auto"/>
          </w:divBdr>
        </w:div>
        <w:div w:id="1994554398">
          <w:marLeft w:val="640"/>
          <w:marRight w:val="0"/>
          <w:marTop w:val="0"/>
          <w:marBottom w:val="0"/>
          <w:divBdr>
            <w:top w:val="none" w:sz="0" w:space="0" w:color="auto"/>
            <w:left w:val="none" w:sz="0" w:space="0" w:color="auto"/>
            <w:bottom w:val="none" w:sz="0" w:space="0" w:color="auto"/>
            <w:right w:val="none" w:sz="0" w:space="0" w:color="auto"/>
          </w:divBdr>
        </w:div>
      </w:divsChild>
    </w:div>
    <w:div w:id="428549289">
      <w:bodyDiv w:val="1"/>
      <w:marLeft w:val="0"/>
      <w:marRight w:val="0"/>
      <w:marTop w:val="0"/>
      <w:marBottom w:val="0"/>
      <w:divBdr>
        <w:top w:val="none" w:sz="0" w:space="0" w:color="auto"/>
        <w:left w:val="none" w:sz="0" w:space="0" w:color="auto"/>
        <w:bottom w:val="none" w:sz="0" w:space="0" w:color="auto"/>
        <w:right w:val="none" w:sz="0" w:space="0" w:color="auto"/>
      </w:divBdr>
    </w:div>
    <w:div w:id="429157670">
      <w:bodyDiv w:val="1"/>
      <w:marLeft w:val="0"/>
      <w:marRight w:val="0"/>
      <w:marTop w:val="0"/>
      <w:marBottom w:val="0"/>
      <w:divBdr>
        <w:top w:val="none" w:sz="0" w:space="0" w:color="auto"/>
        <w:left w:val="none" w:sz="0" w:space="0" w:color="auto"/>
        <w:bottom w:val="none" w:sz="0" w:space="0" w:color="auto"/>
        <w:right w:val="none" w:sz="0" w:space="0" w:color="auto"/>
      </w:divBdr>
    </w:div>
    <w:div w:id="429354126">
      <w:bodyDiv w:val="1"/>
      <w:marLeft w:val="0"/>
      <w:marRight w:val="0"/>
      <w:marTop w:val="0"/>
      <w:marBottom w:val="0"/>
      <w:divBdr>
        <w:top w:val="none" w:sz="0" w:space="0" w:color="auto"/>
        <w:left w:val="none" w:sz="0" w:space="0" w:color="auto"/>
        <w:bottom w:val="none" w:sz="0" w:space="0" w:color="auto"/>
        <w:right w:val="none" w:sz="0" w:space="0" w:color="auto"/>
      </w:divBdr>
    </w:div>
    <w:div w:id="430320333">
      <w:bodyDiv w:val="1"/>
      <w:marLeft w:val="0"/>
      <w:marRight w:val="0"/>
      <w:marTop w:val="0"/>
      <w:marBottom w:val="0"/>
      <w:divBdr>
        <w:top w:val="none" w:sz="0" w:space="0" w:color="auto"/>
        <w:left w:val="none" w:sz="0" w:space="0" w:color="auto"/>
        <w:bottom w:val="none" w:sz="0" w:space="0" w:color="auto"/>
        <w:right w:val="none" w:sz="0" w:space="0" w:color="auto"/>
      </w:divBdr>
    </w:div>
    <w:div w:id="430973080">
      <w:bodyDiv w:val="1"/>
      <w:marLeft w:val="0"/>
      <w:marRight w:val="0"/>
      <w:marTop w:val="0"/>
      <w:marBottom w:val="0"/>
      <w:divBdr>
        <w:top w:val="none" w:sz="0" w:space="0" w:color="auto"/>
        <w:left w:val="none" w:sz="0" w:space="0" w:color="auto"/>
        <w:bottom w:val="none" w:sz="0" w:space="0" w:color="auto"/>
        <w:right w:val="none" w:sz="0" w:space="0" w:color="auto"/>
      </w:divBdr>
    </w:div>
    <w:div w:id="431173103">
      <w:bodyDiv w:val="1"/>
      <w:marLeft w:val="0"/>
      <w:marRight w:val="0"/>
      <w:marTop w:val="0"/>
      <w:marBottom w:val="0"/>
      <w:divBdr>
        <w:top w:val="none" w:sz="0" w:space="0" w:color="auto"/>
        <w:left w:val="none" w:sz="0" w:space="0" w:color="auto"/>
        <w:bottom w:val="none" w:sz="0" w:space="0" w:color="auto"/>
        <w:right w:val="none" w:sz="0" w:space="0" w:color="auto"/>
      </w:divBdr>
    </w:div>
    <w:div w:id="432481200">
      <w:bodyDiv w:val="1"/>
      <w:marLeft w:val="0"/>
      <w:marRight w:val="0"/>
      <w:marTop w:val="0"/>
      <w:marBottom w:val="0"/>
      <w:divBdr>
        <w:top w:val="none" w:sz="0" w:space="0" w:color="auto"/>
        <w:left w:val="none" w:sz="0" w:space="0" w:color="auto"/>
        <w:bottom w:val="none" w:sz="0" w:space="0" w:color="auto"/>
        <w:right w:val="none" w:sz="0" w:space="0" w:color="auto"/>
      </w:divBdr>
      <w:divsChild>
        <w:div w:id="275065912">
          <w:marLeft w:val="640"/>
          <w:marRight w:val="0"/>
          <w:marTop w:val="0"/>
          <w:marBottom w:val="0"/>
          <w:divBdr>
            <w:top w:val="none" w:sz="0" w:space="0" w:color="auto"/>
            <w:left w:val="none" w:sz="0" w:space="0" w:color="auto"/>
            <w:bottom w:val="none" w:sz="0" w:space="0" w:color="auto"/>
            <w:right w:val="none" w:sz="0" w:space="0" w:color="auto"/>
          </w:divBdr>
        </w:div>
        <w:div w:id="473987580">
          <w:marLeft w:val="640"/>
          <w:marRight w:val="0"/>
          <w:marTop w:val="0"/>
          <w:marBottom w:val="0"/>
          <w:divBdr>
            <w:top w:val="none" w:sz="0" w:space="0" w:color="auto"/>
            <w:left w:val="none" w:sz="0" w:space="0" w:color="auto"/>
            <w:bottom w:val="none" w:sz="0" w:space="0" w:color="auto"/>
            <w:right w:val="none" w:sz="0" w:space="0" w:color="auto"/>
          </w:divBdr>
        </w:div>
        <w:div w:id="525559156">
          <w:marLeft w:val="640"/>
          <w:marRight w:val="0"/>
          <w:marTop w:val="0"/>
          <w:marBottom w:val="0"/>
          <w:divBdr>
            <w:top w:val="none" w:sz="0" w:space="0" w:color="auto"/>
            <w:left w:val="none" w:sz="0" w:space="0" w:color="auto"/>
            <w:bottom w:val="none" w:sz="0" w:space="0" w:color="auto"/>
            <w:right w:val="none" w:sz="0" w:space="0" w:color="auto"/>
          </w:divBdr>
        </w:div>
        <w:div w:id="606305506">
          <w:marLeft w:val="640"/>
          <w:marRight w:val="0"/>
          <w:marTop w:val="0"/>
          <w:marBottom w:val="0"/>
          <w:divBdr>
            <w:top w:val="none" w:sz="0" w:space="0" w:color="auto"/>
            <w:left w:val="none" w:sz="0" w:space="0" w:color="auto"/>
            <w:bottom w:val="none" w:sz="0" w:space="0" w:color="auto"/>
            <w:right w:val="none" w:sz="0" w:space="0" w:color="auto"/>
          </w:divBdr>
        </w:div>
        <w:div w:id="781416684">
          <w:marLeft w:val="640"/>
          <w:marRight w:val="0"/>
          <w:marTop w:val="0"/>
          <w:marBottom w:val="0"/>
          <w:divBdr>
            <w:top w:val="none" w:sz="0" w:space="0" w:color="auto"/>
            <w:left w:val="none" w:sz="0" w:space="0" w:color="auto"/>
            <w:bottom w:val="none" w:sz="0" w:space="0" w:color="auto"/>
            <w:right w:val="none" w:sz="0" w:space="0" w:color="auto"/>
          </w:divBdr>
        </w:div>
        <w:div w:id="1053963032">
          <w:marLeft w:val="640"/>
          <w:marRight w:val="0"/>
          <w:marTop w:val="0"/>
          <w:marBottom w:val="0"/>
          <w:divBdr>
            <w:top w:val="none" w:sz="0" w:space="0" w:color="auto"/>
            <w:left w:val="none" w:sz="0" w:space="0" w:color="auto"/>
            <w:bottom w:val="none" w:sz="0" w:space="0" w:color="auto"/>
            <w:right w:val="none" w:sz="0" w:space="0" w:color="auto"/>
          </w:divBdr>
        </w:div>
        <w:div w:id="1188912949">
          <w:marLeft w:val="640"/>
          <w:marRight w:val="0"/>
          <w:marTop w:val="0"/>
          <w:marBottom w:val="0"/>
          <w:divBdr>
            <w:top w:val="none" w:sz="0" w:space="0" w:color="auto"/>
            <w:left w:val="none" w:sz="0" w:space="0" w:color="auto"/>
            <w:bottom w:val="none" w:sz="0" w:space="0" w:color="auto"/>
            <w:right w:val="none" w:sz="0" w:space="0" w:color="auto"/>
          </w:divBdr>
        </w:div>
        <w:div w:id="1656764766">
          <w:marLeft w:val="640"/>
          <w:marRight w:val="0"/>
          <w:marTop w:val="0"/>
          <w:marBottom w:val="0"/>
          <w:divBdr>
            <w:top w:val="none" w:sz="0" w:space="0" w:color="auto"/>
            <w:left w:val="none" w:sz="0" w:space="0" w:color="auto"/>
            <w:bottom w:val="none" w:sz="0" w:space="0" w:color="auto"/>
            <w:right w:val="none" w:sz="0" w:space="0" w:color="auto"/>
          </w:divBdr>
        </w:div>
        <w:div w:id="1941333513">
          <w:marLeft w:val="640"/>
          <w:marRight w:val="0"/>
          <w:marTop w:val="0"/>
          <w:marBottom w:val="0"/>
          <w:divBdr>
            <w:top w:val="none" w:sz="0" w:space="0" w:color="auto"/>
            <w:left w:val="none" w:sz="0" w:space="0" w:color="auto"/>
            <w:bottom w:val="none" w:sz="0" w:space="0" w:color="auto"/>
            <w:right w:val="none" w:sz="0" w:space="0" w:color="auto"/>
          </w:divBdr>
        </w:div>
        <w:div w:id="2002270923">
          <w:marLeft w:val="640"/>
          <w:marRight w:val="0"/>
          <w:marTop w:val="0"/>
          <w:marBottom w:val="0"/>
          <w:divBdr>
            <w:top w:val="none" w:sz="0" w:space="0" w:color="auto"/>
            <w:left w:val="none" w:sz="0" w:space="0" w:color="auto"/>
            <w:bottom w:val="none" w:sz="0" w:space="0" w:color="auto"/>
            <w:right w:val="none" w:sz="0" w:space="0" w:color="auto"/>
          </w:divBdr>
        </w:div>
      </w:divsChild>
    </w:div>
    <w:div w:id="432672428">
      <w:bodyDiv w:val="1"/>
      <w:marLeft w:val="0"/>
      <w:marRight w:val="0"/>
      <w:marTop w:val="0"/>
      <w:marBottom w:val="0"/>
      <w:divBdr>
        <w:top w:val="none" w:sz="0" w:space="0" w:color="auto"/>
        <w:left w:val="none" w:sz="0" w:space="0" w:color="auto"/>
        <w:bottom w:val="none" w:sz="0" w:space="0" w:color="auto"/>
        <w:right w:val="none" w:sz="0" w:space="0" w:color="auto"/>
      </w:divBdr>
    </w:div>
    <w:div w:id="432677401">
      <w:bodyDiv w:val="1"/>
      <w:marLeft w:val="0"/>
      <w:marRight w:val="0"/>
      <w:marTop w:val="0"/>
      <w:marBottom w:val="0"/>
      <w:divBdr>
        <w:top w:val="none" w:sz="0" w:space="0" w:color="auto"/>
        <w:left w:val="none" w:sz="0" w:space="0" w:color="auto"/>
        <w:bottom w:val="none" w:sz="0" w:space="0" w:color="auto"/>
        <w:right w:val="none" w:sz="0" w:space="0" w:color="auto"/>
      </w:divBdr>
    </w:div>
    <w:div w:id="432870165">
      <w:bodyDiv w:val="1"/>
      <w:marLeft w:val="0"/>
      <w:marRight w:val="0"/>
      <w:marTop w:val="0"/>
      <w:marBottom w:val="0"/>
      <w:divBdr>
        <w:top w:val="none" w:sz="0" w:space="0" w:color="auto"/>
        <w:left w:val="none" w:sz="0" w:space="0" w:color="auto"/>
        <w:bottom w:val="none" w:sz="0" w:space="0" w:color="auto"/>
        <w:right w:val="none" w:sz="0" w:space="0" w:color="auto"/>
      </w:divBdr>
    </w:div>
    <w:div w:id="432896094">
      <w:bodyDiv w:val="1"/>
      <w:marLeft w:val="0"/>
      <w:marRight w:val="0"/>
      <w:marTop w:val="0"/>
      <w:marBottom w:val="0"/>
      <w:divBdr>
        <w:top w:val="none" w:sz="0" w:space="0" w:color="auto"/>
        <w:left w:val="none" w:sz="0" w:space="0" w:color="auto"/>
        <w:bottom w:val="none" w:sz="0" w:space="0" w:color="auto"/>
        <w:right w:val="none" w:sz="0" w:space="0" w:color="auto"/>
      </w:divBdr>
    </w:div>
    <w:div w:id="433087915">
      <w:bodyDiv w:val="1"/>
      <w:marLeft w:val="0"/>
      <w:marRight w:val="0"/>
      <w:marTop w:val="0"/>
      <w:marBottom w:val="0"/>
      <w:divBdr>
        <w:top w:val="none" w:sz="0" w:space="0" w:color="auto"/>
        <w:left w:val="none" w:sz="0" w:space="0" w:color="auto"/>
        <w:bottom w:val="none" w:sz="0" w:space="0" w:color="auto"/>
        <w:right w:val="none" w:sz="0" w:space="0" w:color="auto"/>
      </w:divBdr>
    </w:div>
    <w:div w:id="433523983">
      <w:bodyDiv w:val="1"/>
      <w:marLeft w:val="0"/>
      <w:marRight w:val="0"/>
      <w:marTop w:val="0"/>
      <w:marBottom w:val="0"/>
      <w:divBdr>
        <w:top w:val="none" w:sz="0" w:space="0" w:color="auto"/>
        <w:left w:val="none" w:sz="0" w:space="0" w:color="auto"/>
        <w:bottom w:val="none" w:sz="0" w:space="0" w:color="auto"/>
        <w:right w:val="none" w:sz="0" w:space="0" w:color="auto"/>
      </w:divBdr>
    </w:div>
    <w:div w:id="433944117">
      <w:bodyDiv w:val="1"/>
      <w:marLeft w:val="0"/>
      <w:marRight w:val="0"/>
      <w:marTop w:val="0"/>
      <w:marBottom w:val="0"/>
      <w:divBdr>
        <w:top w:val="none" w:sz="0" w:space="0" w:color="auto"/>
        <w:left w:val="none" w:sz="0" w:space="0" w:color="auto"/>
        <w:bottom w:val="none" w:sz="0" w:space="0" w:color="auto"/>
        <w:right w:val="none" w:sz="0" w:space="0" w:color="auto"/>
      </w:divBdr>
    </w:div>
    <w:div w:id="434176710">
      <w:bodyDiv w:val="1"/>
      <w:marLeft w:val="0"/>
      <w:marRight w:val="0"/>
      <w:marTop w:val="0"/>
      <w:marBottom w:val="0"/>
      <w:divBdr>
        <w:top w:val="none" w:sz="0" w:space="0" w:color="auto"/>
        <w:left w:val="none" w:sz="0" w:space="0" w:color="auto"/>
        <w:bottom w:val="none" w:sz="0" w:space="0" w:color="auto"/>
        <w:right w:val="none" w:sz="0" w:space="0" w:color="auto"/>
      </w:divBdr>
    </w:div>
    <w:div w:id="434860765">
      <w:bodyDiv w:val="1"/>
      <w:marLeft w:val="0"/>
      <w:marRight w:val="0"/>
      <w:marTop w:val="0"/>
      <w:marBottom w:val="0"/>
      <w:divBdr>
        <w:top w:val="none" w:sz="0" w:space="0" w:color="auto"/>
        <w:left w:val="none" w:sz="0" w:space="0" w:color="auto"/>
        <w:bottom w:val="none" w:sz="0" w:space="0" w:color="auto"/>
        <w:right w:val="none" w:sz="0" w:space="0" w:color="auto"/>
      </w:divBdr>
    </w:div>
    <w:div w:id="434861860">
      <w:bodyDiv w:val="1"/>
      <w:marLeft w:val="0"/>
      <w:marRight w:val="0"/>
      <w:marTop w:val="0"/>
      <w:marBottom w:val="0"/>
      <w:divBdr>
        <w:top w:val="none" w:sz="0" w:space="0" w:color="auto"/>
        <w:left w:val="none" w:sz="0" w:space="0" w:color="auto"/>
        <w:bottom w:val="none" w:sz="0" w:space="0" w:color="auto"/>
        <w:right w:val="none" w:sz="0" w:space="0" w:color="auto"/>
      </w:divBdr>
    </w:div>
    <w:div w:id="435056923">
      <w:bodyDiv w:val="1"/>
      <w:marLeft w:val="0"/>
      <w:marRight w:val="0"/>
      <w:marTop w:val="0"/>
      <w:marBottom w:val="0"/>
      <w:divBdr>
        <w:top w:val="none" w:sz="0" w:space="0" w:color="auto"/>
        <w:left w:val="none" w:sz="0" w:space="0" w:color="auto"/>
        <w:bottom w:val="none" w:sz="0" w:space="0" w:color="auto"/>
        <w:right w:val="none" w:sz="0" w:space="0" w:color="auto"/>
      </w:divBdr>
    </w:div>
    <w:div w:id="435442896">
      <w:bodyDiv w:val="1"/>
      <w:marLeft w:val="0"/>
      <w:marRight w:val="0"/>
      <w:marTop w:val="0"/>
      <w:marBottom w:val="0"/>
      <w:divBdr>
        <w:top w:val="none" w:sz="0" w:space="0" w:color="auto"/>
        <w:left w:val="none" w:sz="0" w:space="0" w:color="auto"/>
        <w:bottom w:val="none" w:sz="0" w:space="0" w:color="auto"/>
        <w:right w:val="none" w:sz="0" w:space="0" w:color="auto"/>
      </w:divBdr>
    </w:div>
    <w:div w:id="436485131">
      <w:bodyDiv w:val="1"/>
      <w:marLeft w:val="0"/>
      <w:marRight w:val="0"/>
      <w:marTop w:val="0"/>
      <w:marBottom w:val="0"/>
      <w:divBdr>
        <w:top w:val="none" w:sz="0" w:space="0" w:color="auto"/>
        <w:left w:val="none" w:sz="0" w:space="0" w:color="auto"/>
        <w:bottom w:val="none" w:sz="0" w:space="0" w:color="auto"/>
        <w:right w:val="none" w:sz="0" w:space="0" w:color="auto"/>
      </w:divBdr>
    </w:div>
    <w:div w:id="436491115">
      <w:bodyDiv w:val="1"/>
      <w:marLeft w:val="0"/>
      <w:marRight w:val="0"/>
      <w:marTop w:val="0"/>
      <w:marBottom w:val="0"/>
      <w:divBdr>
        <w:top w:val="none" w:sz="0" w:space="0" w:color="auto"/>
        <w:left w:val="none" w:sz="0" w:space="0" w:color="auto"/>
        <w:bottom w:val="none" w:sz="0" w:space="0" w:color="auto"/>
        <w:right w:val="none" w:sz="0" w:space="0" w:color="auto"/>
      </w:divBdr>
    </w:div>
    <w:div w:id="437600360">
      <w:bodyDiv w:val="1"/>
      <w:marLeft w:val="0"/>
      <w:marRight w:val="0"/>
      <w:marTop w:val="0"/>
      <w:marBottom w:val="0"/>
      <w:divBdr>
        <w:top w:val="none" w:sz="0" w:space="0" w:color="auto"/>
        <w:left w:val="none" w:sz="0" w:space="0" w:color="auto"/>
        <w:bottom w:val="none" w:sz="0" w:space="0" w:color="auto"/>
        <w:right w:val="none" w:sz="0" w:space="0" w:color="auto"/>
      </w:divBdr>
    </w:div>
    <w:div w:id="437602149">
      <w:bodyDiv w:val="1"/>
      <w:marLeft w:val="0"/>
      <w:marRight w:val="0"/>
      <w:marTop w:val="0"/>
      <w:marBottom w:val="0"/>
      <w:divBdr>
        <w:top w:val="none" w:sz="0" w:space="0" w:color="auto"/>
        <w:left w:val="none" w:sz="0" w:space="0" w:color="auto"/>
        <w:bottom w:val="none" w:sz="0" w:space="0" w:color="auto"/>
        <w:right w:val="none" w:sz="0" w:space="0" w:color="auto"/>
      </w:divBdr>
    </w:div>
    <w:div w:id="438574527">
      <w:bodyDiv w:val="1"/>
      <w:marLeft w:val="0"/>
      <w:marRight w:val="0"/>
      <w:marTop w:val="0"/>
      <w:marBottom w:val="0"/>
      <w:divBdr>
        <w:top w:val="none" w:sz="0" w:space="0" w:color="auto"/>
        <w:left w:val="none" w:sz="0" w:space="0" w:color="auto"/>
        <w:bottom w:val="none" w:sz="0" w:space="0" w:color="auto"/>
        <w:right w:val="none" w:sz="0" w:space="0" w:color="auto"/>
      </w:divBdr>
    </w:div>
    <w:div w:id="439186502">
      <w:bodyDiv w:val="1"/>
      <w:marLeft w:val="0"/>
      <w:marRight w:val="0"/>
      <w:marTop w:val="0"/>
      <w:marBottom w:val="0"/>
      <w:divBdr>
        <w:top w:val="none" w:sz="0" w:space="0" w:color="auto"/>
        <w:left w:val="none" w:sz="0" w:space="0" w:color="auto"/>
        <w:bottom w:val="none" w:sz="0" w:space="0" w:color="auto"/>
        <w:right w:val="none" w:sz="0" w:space="0" w:color="auto"/>
      </w:divBdr>
    </w:div>
    <w:div w:id="439495017">
      <w:bodyDiv w:val="1"/>
      <w:marLeft w:val="0"/>
      <w:marRight w:val="0"/>
      <w:marTop w:val="0"/>
      <w:marBottom w:val="0"/>
      <w:divBdr>
        <w:top w:val="none" w:sz="0" w:space="0" w:color="auto"/>
        <w:left w:val="none" w:sz="0" w:space="0" w:color="auto"/>
        <w:bottom w:val="none" w:sz="0" w:space="0" w:color="auto"/>
        <w:right w:val="none" w:sz="0" w:space="0" w:color="auto"/>
      </w:divBdr>
    </w:div>
    <w:div w:id="439688176">
      <w:bodyDiv w:val="1"/>
      <w:marLeft w:val="0"/>
      <w:marRight w:val="0"/>
      <w:marTop w:val="0"/>
      <w:marBottom w:val="0"/>
      <w:divBdr>
        <w:top w:val="none" w:sz="0" w:space="0" w:color="auto"/>
        <w:left w:val="none" w:sz="0" w:space="0" w:color="auto"/>
        <w:bottom w:val="none" w:sz="0" w:space="0" w:color="auto"/>
        <w:right w:val="none" w:sz="0" w:space="0" w:color="auto"/>
      </w:divBdr>
    </w:div>
    <w:div w:id="439767656">
      <w:bodyDiv w:val="1"/>
      <w:marLeft w:val="0"/>
      <w:marRight w:val="0"/>
      <w:marTop w:val="0"/>
      <w:marBottom w:val="0"/>
      <w:divBdr>
        <w:top w:val="none" w:sz="0" w:space="0" w:color="auto"/>
        <w:left w:val="none" w:sz="0" w:space="0" w:color="auto"/>
        <w:bottom w:val="none" w:sz="0" w:space="0" w:color="auto"/>
        <w:right w:val="none" w:sz="0" w:space="0" w:color="auto"/>
      </w:divBdr>
    </w:div>
    <w:div w:id="440106733">
      <w:bodyDiv w:val="1"/>
      <w:marLeft w:val="0"/>
      <w:marRight w:val="0"/>
      <w:marTop w:val="0"/>
      <w:marBottom w:val="0"/>
      <w:divBdr>
        <w:top w:val="none" w:sz="0" w:space="0" w:color="auto"/>
        <w:left w:val="none" w:sz="0" w:space="0" w:color="auto"/>
        <w:bottom w:val="none" w:sz="0" w:space="0" w:color="auto"/>
        <w:right w:val="none" w:sz="0" w:space="0" w:color="auto"/>
      </w:divBdr>
    </w:div>
    <w:div w:id="440149303">
      <w:bodyDiv w:val="1"/>
      <w:marLeft w:val="0"/>
      <w:marRight w:val="0"/>
      <w:marTop w:val="0"/>
      <w:marBottom w:val="0"/>
      <w:divBdr>
        <w:top w:val="none" w:sz="0" w:space="0" w:color="auto"/>
        <w:left w:val="none" w:sz="0" w:space="0" w:color="auto"/>
        <w:bottom w:val="none" w:sz="0" w:space="0" w:color="auto"/>
        <w:right w:val="none" w:sz="0" w:space="0" w:color="auto"/>
      </w:divBdr>
    </w:div>
    <w:div w:id="440151732">
      <w:bodyDiv w:val="1"/>
      <w:marLeft w:val="0"/>
      <w:marRight w:val="0"/>
      <w:marTop w:val="0"/>
      <w:marBottom w:val="0"/>
      <w:divBdr>
        <w:top w:val="none" w:sz="0" w:space="0" w:color="auto"/>
        <w:left w:val="none" w:sz="0" w:space="0" w:color="auto"/>
        <w:bottom w:val="none" w:sz="0" w:space="0" w:color="auto"/>
        <w:right w:val="none" w:sz="0" w:space="0" w:color="auto"/>
      </w:divBdr>
    </w:div>
    <w:div w:id="442044669">
      <w:bodyDiv w:val="1"/>
      <w:marLeft w:val="0"/>
      <w:marRight w:val="0"/>
      <w:marTop w:val="0"/>
      <w:marBottom w:val="0"/>
      <w:divBdr>
        <w:top w:val="none" w:sz="0" w:space="0" w:color="auto"/>
        <w:left w:val="none" w:sz="0" w:space="0" w:color="auto"/>
        <w:bottom w:val="none" w:sz="0" w:space="0" w:color="auto"/>
        <w:right w:val="none" w:sz="0" w:space="0" w:color="auto"/>
      </w:divBdr>
    </w:div>
    <w:div w:id="442114741">
      <w:bodyDiv w:val="1"/>
      <w:marLeft w:val="0"/>
      <w:marRight w:val="0"/>
      <w:marTop w:val="0"/>
      <w:marBottom w:val="0"/>
      <w:divBdr>
        <w:top w:val="none" w:sz="0" w:space="0" w:color="auto"/>
        <w:left w:val="none" w:sz="0" w:space="0" w:color="auto"/>
        <w:bottom w:val="none" w:sz="0" w:space="0" w:color="auto"/>
        <w:right w:val="none" w:sz="0" w:space="0" w:color="auto"/>
      </w:divBdr>
    </w:div>
    <w:div w:id="443621347">
      <w:bodyDiv w:val="1"/>
      <w:marLeft w:val="0"/>
      <w:marRight w:val="0"/>
      <w:marTop w:val="0"/>
      <w:marBottom w:val="0"/>
      <w:divBdr>
        <w:top w:val="none" w:sz="0" w:space="0" w:color="auto"/>
        <w:left w:val="none" w:sz="0" w:space="0" w:color="auto"/>
        <w:bottom w:val="none" w:sz="0" w:space="0" w:color="auto"/>
        <w:right w:val="none" w:sz="0" w:space="0" w:color="auto"/>
      </w:divBdr>
    </w:div>
    <w:div w:id="443697504">
      <w:bodyDiv w:val="1"/>
      <w:marLeft w:val="0"/>
      <w:marRight w:val="0"/>
      <w:marTop w:val="0"/>
      <w:marBottom w:val="0"/>
      <w:divBdr>
        <w:top w:val="none" w:sz="0" w:space="0" w:color="auto"/>
        <w:left w:val="none" w:sz="0" w:space="0" w:color="auto"/>
        <w:bottom w:val="none" w:sz="0" w:space="0" w:color="auto"/>
        <w:right w:val="none" w:sz="0" w:space="0" w:color="auto"/>
      </w:divBdr>
    </w:div>
    <w:div w:id="443765396">
      <w:bodyDiv w:val="1"/>
      <w:marLeft w:val="0"/>
      <w:marRight w:val="0"/>
      <w:marTop w:val="0"/>
      <w:marBottom w:val="0"/>
      <w:divBdr>
        <w:top w:val="none" w:sz="0" w:space="0" w:color="auto"/>
        <w:left w:val="none" w:sz="0" w:space="0" w:color="auto"/>
        <w:bottom w:val="none" w:sz="0" w:space="0" w:color="auto"/>
        <w:right w:val="none" w:sz="0" w:space="0" w:color="auto"/>
      </w:divBdr>
    </w:div>
    <w:div w:id="444275747">
      <w:bodyDiv w:val="1"/>
      <w:marLeft w:val="0"/>
      <w:marRight w:val="0"/>
      <w:marTop w:val="0"/>
      <w:marBottom w:val="0"/>
      <w:divBdr>
        <w:top w:val="none" w:sz="0" w:space="0" w:color="auto"/>
        <w:left w:val="none" w:sz="0" w:space="0" w:color="auto"/>
        <w:bottom w:val="none" w:sz="0" w:space="0" w:color="auto"/>
        <w:right w:val="none" w:sz="0" w:space="0" w:color="auto"/>
      </w:divBdr>
    </w:div>
    <w:div w:id="444616509">
      <w:bodyDiv w:val="1"/>
      <w:marLeft w:val="0"/>
      <w:marRight w:val="0"/>
      <w:marTop w:val="0"/>
      <w:marBottom w:val="0"/>
      <w:divBdr>
        <w:top w:val="none" w:sz="0" w:space="0" w:color="auto"/>
        <w:left w:val="none" w:sz="0" w:space="0" w:color="auto"/>
        <w:bottom w:val="none" w:sz="0" w:space="0" w:color="auto"/>
        <w:right w:val="none" w:sz="0" w:space="0" w:color="auto"/>
      </w:divBdr>
      <w:divsChild>
        <w:div w:id="14697583">
          <w:marLeft w:val="640"/>
          <w:marRight w:val="0"/>
          <w:marTop w:val="0"/>
          <w:marBottom w:val="0"/>
          <w:divBdr>
            <w:top w:val="none" w:sz="0" w:space="0" w:color="auto"/>
            <w:left w:val="none" w:sz="0" w:space="0" w:color="auto"/>
            <w:bottom w:val="none" w:sz="0" w:space="0" w:color="auto"/>
            <w:right w:val="none" w:sz="0" w:space="0" w:color="auto"/>
          </w:divBdr>
        </w:div>
        <w:div w:id="36053219">
          <w:marLeft w:val="640"/>
          <w:marRight w:val="0"/>
          <w:marTop w:val="0"/>
          <w:marBottom w:val="0"/>
          <w:divBdr>
            <w:top w:val="none" w:sz="0" w:space="0" w:color="auto"/>
            <w:left w:val="none" w:sz="0" w:space="0" w:color="auto"/>
            <w:bottom w:val="none" w:sz="0" w:space="0" w:color="auto"/>
            <w:right w:val="none" w:sz="0" w:space="0" w:color="auto"/>
          </w:divBdr>
        </w:div>
        <w:div w:id="131214876">
          <w:marLeft w:val="640"/>
          <w:marRight w:val="0"/>
          <w:marTop w:val="0"/>
          <w:marBottom w:val="0"/>
          <w:divBdr>
            <w:top w:val="none" w:sz="0" w:space="0" w:color="auto"/>
            <w:left w:val="none" w:sz="0" w:space="0" w:color="auto"/>
            <w:bottom w:val="none" w:sz="0" w:space="0" w:color="auto"/>
            <w:right w:val="none" w:sz="0" w:space="0" w:color="auto"/>
          </w:divBdr>
        </w:div>
        <w:div w:id="218133474">
          <w:marLeft w:val="640"/>
          <w:marRight w:val="0"/>
          <w:marTop w:val="0"/>
          <w:marBottom w:val="0"/>
          <w:divBdr>
            <w:top w:val="none" w:sz="0" w:space="0" w:color="auto"/>
            <w:left w:val="none" w:sz="0" w:space="0" w:color="auto"/>
            <w:bottom w:val="none" w:sz="0" w:space="0" w:color="auto"/>
            <w:right w:val="none" w:sz="0" w:space="0" w:color="auto"/>
          </w:divBdr>
        </w:div>
        <w:div w:id="336807089">
          <w:marLeft w:val="640"/>
          <w:marRight w:val="0"/>
          <w:marTop w:val="0"/>
          <w:marBottom w:val="0"/>
          <w:divBdr>
            <w:top w:val="none" w:sz="0" w:space="0" w:color="auto"/>
            <w:left w:val="none" w:sz="0" w:space="0" w:color="auto"/>
            <w:bottom w:val="none" w:sz="0" w:space="0" w:color="auto"/>
            <w:right w:val="none" w:sz="0" w:space="0" w:color="auto"/>
          </w:divBdr>
        </w:div>
        <w:div w:id="836191271">
          <w:marLeft w:val="640"/>
          <w:marRight w:val="0"/>
          <w:marTop w:val="0"/>
          <w:marBottom w:val="0"/>
          <w:divBdr>
            <w:top w:val="none" w:sz="0" w:space="0" w:color="auto"/>
            <w:left w:val="none" w:sz="0" w:space="0" w:color="auto"/>
            <w:bottom w:val="none" w:sz="0" w:space="0" w:color="auto"/>
            <w:right w:val="none" w:sz="0" w:space="0" w:color="auto"/>
          </w:divBdr>
        </w:div>
        <w:div w:id="1097562687">
          <w:marLeft w:val="640"/>
          <w:marRight w:val="0"/>
          <w:marTop w:val="0"/>
          <w:marBottom w:val="0"/>
          <w:divBdr>
            <w:top w:val="none" w:sz="0" w:space="0" w:color="auto"/>
            <w:left w:val="none" w:sz="0" w:space="0" w:color="auto"/>
            <w:bottom w:val="none" w:sz="0" w:space="0" w:color="auto"/>
            <w:right w:val="none" w:sz="0" w:space="0" w:color="auto"/>
          </w:divBdr>
        </w:div>
        <w:div w:id="1115518145">
          <w:marLeft w:val="640"/>
          <w:marRight w:val="0"/>
          <w:marTop w:val="0"/>
          <w:marBottom w:val="0"/>
          <w:divBdr>
            <w:top w:val="none" w:sz="0" w:space="0" w:color="auto"/>
            <w:left w:val="none" w:sz="0" w:space="0" w:color="auto"/>
            <w:bottom w:val="none" w:sz="0" w:space="0" w:color="auto"/>
            <w:right w:val="none" w:sz="0" w:space="0" w:color="auto"/>
          </w:divBdr>
        </w:div>
        <w:div w:id="1120956470">
          <w:marLeft w:val="640"/>
          <w:marRight w:val="0"/>
          <w:marTop w:val="0"/>
          <w:marBottom w:val="0"/>
          <w:divBdr>
            <w:top w:val="none" w:sz="0" w:space="0" w:color="auto"/>
            <w:left w:val="none" w:sz="0" w:space="0" w:color="auto"/>
            <w:bottom w:val="none" w:sz="0" w:space="0" w:color="auto"/>
            <w:right w:val="none" w:sz="0" w:space="0" w:color="auto"/>
          </w:divBdr>
        </w:div>
        <w:div w:id="1126776977">
          <w:marLeft w:val="640"/>
          <w:marRight w:val="0"/>
          <w:marTop w:val="0"/>
          <w:marBottom w:val="0"/>
          <w:divBdr>
            <w:top w:val="none" w:sz="0" w:space="0" w:color="auto"/>
            <w:left w:val="none" w:sz="0" w:space="0" w:color="auto"/>
            <w:bottom w:val="none" w:sz="0" w:space="0" w:color="auto"/>
            <w:right w:val="none" w:sz="0" w:space="0" w:color="auto"/>
          </w:divBdr>
        </w:div>
        <w:div w:id="1136801722">
          <w:marLeft w:val="640"/>
          <w:marRight w:val="0"/>
          <w:marTop w:val="0"/>
          <w:marBottom w:val="0"/>
          <w:divBdr>
            <w:top w:val="none" w:sz="0" w:space="0" w:color="auto"/>
            <w:left w:val="none" w:sz="0" w:space="0" w:color="auto"/>
            <w:bottom w:val="none" w:sz="0" w:space="0" w:color="auto"/>
            <w:right w:val="none" w:sz="0" w:space="0" w:color="auto"/>
          </w:divBdr>
        </w:div>
        <w:div w:id="1159662142">
          <w:marLeft w:val="640"/>
          <w:marRight w:val="0"/>
          <w:marTop w:val="0"/>
          <w:marBottom w:val="0"/>
          <w:divBdr>
            <w:top w:val="none" w:sz="0" w:space="0" w:color="auto"/>
            <w:left w:val="none" w:sz="0" w:space="0" w:color="auto"/>
            <w:bottom w:val="none" w:sz="0" w:space="0" w:color="auto"/>
            <w:right w:val="none" w:sz="0" w:space="0" w:color="auto"/>
          </w:divBdr>
        </w:div>
        <w:div w:id="1165978933">
          <w:marLeft w:val="640"/>
          <w:marRight w:val="0"/>
          <w:marTop w:val="0"/>
          <w:marBottom w:val="0"/>
          <w:divBdr>
            <w:top w:val="none" w:sz="0" w:space="0" w:color="auto"/>
            <w:left w:val="none" w:sz="0" w:space="0" w:color="auto"/>
            <w:bottom w:val="none" w:sz="0" w:space="0" w:color="auto"/>
            <w:right w:val="none" w:sz="0" w:space="0" w:color="auto"/>
          </w:divBdr>
        </w:div>
        <w:div w:id="1171137900">
          <w:marLeft w:val="640"/>
          <w:marRight w:val="0"/>
          <w:marTop w:val="0"/>
          <w:marBottom w:val="0"/>
          <w:divBdr>
            <w:top w:val="none" w:sz="0" w:space="0" w:color="auto"/>
            <w:left w:val="none" w:sz="0" w:space="0" w:color="auto"/>
            <w:bottom w:val="none" w:sz="0" w:space="0" w:color="auto"/>
            <w:right w:val="none" w:sz="0" w:space="0" w:color="auto"/>
          </w:divBdr>
        </w:div>
        <w:div w:id="1396077492">
          <w:marLeft w:val="640"/>
          <w:marRight w:val="0"/>
          <w:marTop w:val="0"/>
          <w:marBottom w:val="0"/>
          <w:divBdr>
            <w:top w:val="none" w:sz="0" w:space="0" w:color="auto"/>
            <w:left w:val="none" w:sz="0" w:space="0" w:color="auto"/>
            <w:bottom w:val="none" w:sz="0" w:space="0" w:color="auto"/>
            <w:right w:val="none" w:sz="0" w:space="0" w:color="auto"/>
          </w:divBdr>
        </w:div>
        <w:div w:id="1680158294">
          <w:marLeft w:val="640"/>
          <w:marRight w:val="0"/>
          <w:marTop w:val="0"/>
          <w:marBottom w:val="0"/>
          <w:divBdr>
            <w:top w:val="none" w:sz="0" w:space="0" w:color="auto"/>
            <w:left w:val="none" w:sz="0" w:space="0" w:color="auto"/>
            <w:bottom w:val="none" w:sz="0" w:space="0" w:color="auto"/>
            <w:right w:val="none" w:sz="0" w:space="0" w:color="auto"/>
          </w:divBdr>
        </w:div>
        <w:div w:id="1697542459">
          <w:marLeft w:val="640"/>
          <w:marRight w:val="0"/>
          <w:marTop w:val="0"/>
          <w:marBottom w:val="0"/>
          <w:divBdr>
            <w:top w:val="none" w:sz="0" w:space="0" w:color="auto"/>
            <w:left w:val="none" w:sz="0" w:space="0" w:color="auto"/>
            <w:bottom w:val="none" w:sz="0" w:space="0" w:color="auto"/>
            <w:right w:val="none" w:sz="0" w:space="0" w:color="auto"/>
          </w:divBdr>
        </w:div>
        <w:div w:id="1810707465">
          <w:marLeft w:val="640"/>
          <w:marRight w:val="0"/>
          <w:marTop w:val="0"/>
          <w:marBottom w:val="0"/>
          <w:divBdr>
            <w:top w:val="none" w:sz="0" w:space="0" w:color="auto"/>
            <w:left w:val="none" w:sz="0" w:space="0" w:color="auto"/>
            <w:bottom w:val="none" w:sz="0" w:space="0" w:color="auto"/>
            <w:right w:val="none" w:sz="0" w:space="0" w:color="auto"/>
          </w:divBdr>
        </w:div>
        <w:div w:id="1939214419">
          <w:marLeft w:val="640"/>
          <w:marRight w:val="0"/>
          <w:marTop w:val="0"/>
          <w:marBottom w:val="0"/>
          <w:divBdr>
            <w:top w:val="none" w:sz="0" w:space="0" w:color="auto"/>
            <w:left w:val="none" w:sz="0" w:space="0" w:color="auto"/>
            <w:bottom w:val="none" w:sz="0" w:space="0" w:color="auto"/>
            <w:right w:val="none" w:sz="0" w:space="0" w:color="auto"/>
          </w:divBdr>
        </w:div>
        <w:div w:id="2005818287">
          <w:marLeft w:val="640"/>
          <w:marRight w:val="0"/>
          <w:marTop w:val="0"/>
          <w:marBottom w:val="0"/>
          <w:divBdr>
            <w:top w:val="none" w:sz="0" w:space="0" w:color="auto"/>
            <w:left w:val="none" w:sz="0" w:space="0" w:color="auto"/>
            <w:bottom w:val="none" w:sz="0" w:space="0" w:color="auto"/>
            <w:right w:val="none" w:sz="0" w:space="0" w:color="auto"/>
          </w:divBdr>
        </w:div>
        <w:div w:id="2030178570">
          <w:marLeft w:val="640"/>
          <w:marRight w:val="0"/>
          <w:marTop w:val="0"/>
          <w:marBottom w:val="0"/>
          <w:divBdr>
            <w:top w:val="none" w:sz="0" w:space="0" w:color="auto"/>
            <w:left w:val="none" w:sz="0" w:space="0" w:color="auto"/>
            <w:bottom w:val="none" w:sz="0" w:space="0" w:color="auto"/>
            <w:right w:val="none" w:sz="0" w:space="0" w:color="auto"/>
          </w:divBdr>
        </w:div>
        <w:div w:id="2066903170">
          <w:marLeft w:val="640"/>
          <w:marRight w:val="0"/>
          <w:marTop w:val="0"/>
          <w:marBottom w:val="0"/>
          <w:divBdr>
            <w:top w:val="none" w:sz="0" w:space="0" w:color="auto"/>
            <w:left w:val="none" w:sz="0" w:space="0" w:color="auto"/>
            <w:bottom w:val="none" w:sz="0" w:space="0" w:color="auto"/>
            <w:right w:val="none" w:sz="0" w:space="0" w:color="auto"/>
          </w:divBdr>
        </w:div>
      </w:divsChild>
    </w:div>
    <w:div w:id="445317815">
      <w:bodyDiv w:val="1"/>
      <w:marLeft w:val="0"/>
      <w:marRight w:val="0"/>
      <w:marTop w:val="0"/>
      <w:marBottom w:val="0"/>
      <w:divBdr>
        <w:top w:val="none" w:sz="0" w:space="0" w:color="auto"/>
        <w:left w:val="none" w:sz="0" w:space="0" w:color="auto"/>
        <w:bottom w:val="none" w:sz="0" w:space="0" w:color="auto"/>
        <w:right w:val="none" w:sz="0" w:space="0" w:color="auto"/>
      </w:divBdr>
    </w:div>
    <w:div w:id="445388707">
      <w:bodyDiv w:val="1"/>
      <w:marLeft w:val="0"/>
      <w:marRight w:val="0"/>
      <w:marTop w:val="0"/>
      <w:marBottom w:val="0"/>
      <w:divBdr>
        <w:top w:val="none" w:sz="0" w:space="0" w:color="auto"/>
        <w:left w:val="none" w:sz="0" w:space="0" w:color="auto"/>
        <w:bottom w:val="none" w:sz="0" w:space="0" w:color="auto"/>
        <w:right w:val="none" w:sz="0" w:space="0" w:color="auto"/>
      </w:divBdr>
    </w:div>
    <w:div w:id="445932962">
      <w:bodyDiv w:val="1"/>
      <w:marLeft w:val="0"/>
      <w:marRight w:val="0"/>
      <w:marTop w:val="0"/>
      <w:marBottom w:val="0"/>
      <w:divBdr>
        <w:top w:val="none" w:sz="0" w:space="0" w:color="auto"/>
        <w:left w:val="none" w:sz="0" w:space="0" w:color="auto"/>
        <w:bottom w:val="none" w:sz="0" w:space="0" w:color="auto"/>
        <w:right w:val="none" w:sz="0" w:space="0" w:color="auto"/>
      </w:divBdr>
      <w:divsChild>
        <w:div w:id="21059500">
          <w:marLeft w:val="640"/>
          <w:marRight w:val="0"/>
          <w:marTop w:val="0"/>
          <w:marBottom w:val="0"/>
          <w:divBdr>
            <w:top w:val="none" w:sz="0" w:space="0" w:color="auto"/>
            <w:left w:val="none" w:sz="0" w:space="0" w:color="auto"/>
            <w:bottom w:val="none" w:sz="0" w:space="0" w:color="auto"/>
            <w:right w:val="none" w:sz="0" w:space="0" w:color="auto"/>
          </w:divBdr>
        </w:div>
        <w:div w:id="52461506">
          <w:marLeft w:val="640"/>
          <w:marRight w:val="0"/>
          <w:marTop w:val="0"/>
          <w:marBottom w:val="0"/>
          <w:divBdr>
            <w:top w:val="none" w:sz="0" w:space="0" w:color="auto"/>
            <w:left w:val="none" w:sz="0" w:space="0" w:color="auto"/>
            <w:bottom w:val="none" w:sz="0" w:space="0" w:color="auto"/>
            <w:right w:val="none" w:sz="0" w:space="0" w:color="auto"/>
          </w:divBdr>
        </w:div>
        <w:div w:id="118455437">
          <w:marLeft w:val="640"/>
          <w:marRight w:val="0"/>
          <w:marTop w:val="0"/>
          <w:marBottom w:val="0"/>
          <w:divBdr>
            <w:top w:val="none" w:sz="0" w:space="0" w:color="auto"/>
            <w:left w:val="none" w:sz="0" w:space="0" w:color="auto"/>
            <w:bottom w:val="none" w:sz="0" w:space="0" w:color="auto"/>
            <w:right w:val="none" w:sz="0" w:space="0" w:color="auto"/>
          </w:divBdr>
        </w:div>
        <w:div w:id="130220589">
          <w:marLeft w:val="640"/>
          <w:marRight w:val="0"/>
          <w:marTop w:val="0"/>
          <w:marBottom w:val="0"/>
          <w:divBdr>
            <w:top w:val="none" w:sz="0" w:space="0" w:color="auto"/>
            <w:left w:val="none" w:sz="0" w:space="0" w:color="auto"/>
            <w:bottom w:val="none" w:sz="0" w:space="0" w:color="auto"/>
            <w:right w:val="none" w:sz="0" w:space="0" w:color="auto"/>
          </w:divBdr>
        </w:div>
        <w:div w:id="182090123">
          <w:marLeft w:val="640"/>
          <w:marRight w:val="0"/>
          <w:marTop w:val="0"/>
          <w:marBottom w:val="0"/>
          <w:divBdr>
            <w:top w:val="none" w:sz="0" w:space="0" w:color="auto"/>
            <w:left w:val="none" w:sz="0" w:space="0" w:color="auto"/>
            <w:bottom w:val="none" w:sz="0" w:space="0" w:color="auto"/>
            <w:right w:val="none" w:sz="0" w:space="0" w:color="auto"/>
          </w:divBdr>
        </w:div>
        <w:div w:id="187452834">
          <w:marLeft w:val="640"/>
          <w:marRight w:val="0"/>
          <w:marTop w:val="0"/>
          <w:marBottom w:val="0"/>
          <w:divBdr>
            <w:top w:val="none" w:sz="0" w:space="0" w:color="auto"/>
            <w:left w:val="none" w:sz="0" w:space="0" w:color="auto"/>
            <w:bottom w:val="none" w:sz="0" w:space="0" w:color="auto"/>
            <w:right w:val="none" w:sz="0" w:space="0" w:color="auto"/>
          </w:divBdr>
        </w:div>
        <w:div w:id="366107527">
          <w:marLeft w:val="640"/>
          <w:marRight w:val="0"/>
          <w:marTop w:val="0"/>
          <w:marBottom w:val="0"/>
          <w:divBdr>
            <w:top w:val="none" w:sz="0" w:space="0" w:color="auto"/>
            <w:left w:val="none" w:sz="0" w:space="0" w:color="auto"/>
            <w:bottom w:val="none" w:sz="0" w:space="0" w:color="auto"/>
            <w:right w:val="none" w:sz="0" w:space="0" w:color="auto"/>
          </w:divBdr>
        </w:div>
        <w:div w:id="447895889">
          <w:marLeft w:val="640"/>
          <w:marRight w:val="0"/>
          <w:marTop w:val="0"/>
          <w:marBottom w:val="0"/>
          <w:divBdr>
            <w:top w:val="none" w:sz="0" w:space="0" w:color="auto"/>
            <w:left w:val="none" w:sz="0" w:space="0" w:color="auto"/>
            <w:bottom w:val="none" w:sz="0" w:space="0" w:color="auto"/>
            <w:right w:val="none" w:sz="0" w:space="0" w:color="auto"/>
          </w:divBdr>
        </w:div>
        <w:div w:id="490029441">
          <w:marLeft w:val="640"/>
          <w:marRight w:val="0"/>
          <w:marTop w:val="0"/>
          <w:marBottom w:val="0"/>
          <w:divBdr>
            <w:top w:val="none" w:sz="0" w:space="0" w:color="auto"/>
            <w:left w:val="none" w:sz="0" w:space="0" w:color="auto"/>
            <w:bottom w:val="none" w:sz="0" w:space="0" w:color="auto"/>
            <w:right w:val="none" w:sz="0" w:space="0" w:color="auto"/>
          </w:divBdr>
        </w:div>
        <w:div w:id="565996599">
          <w:marLeft w:val="640"/>
          <w:marRight w:val="0"/>
          <w:marTop w:val="0"/>
          <w:marBottom w:val="0"/>
          <w:divBdr>
            <w:top w:val="none" w:sz="0" w:space="0" w:color="auto"/>
            <w:left w:val="none" w:sz="0" w:space="0" w:color="auto"/>
            <w:bottom w:val="none" w:sz="0" w:space="0" w:color="auto"/>
            <w:right w:val="none" w:sz="0" w:space="0" w:color="auto"/>
          </w:divBdr>
        </w:div>
        <w:div w:id="612514144">
          <w:marLeft w:val="640"/>
          <w:marRight w:val="0"/>
          <w:marTop w:val="0"/>
          <w:marBottom w:val="0"/>
          <w:divBdr>
            <w:top w:val="none" w:sz="0" w:space="0" w:color="auto"/>
            <w:left w:val="none" w:sz="0" w:space="0" w:color="auto"/>
            <w:bottom w:val="none" w:sz="0" w:space="0" w:color="auto"/>
            <w:right w:val="none" w:sz="0" w:space="0" w:color="auto"/>
          </w:divBdr>
        </w:div>
        <w:div w:id="671446775">
          <w:marLeft w:val="640"/>
          <w:marRight w:val="0"/>
          <w:marTop w:val="0"/>
          <w:marBottom w:val="0"/>
          <w:divBdr>
            <w:top w:val="none" w:sz="0" w:space="0" w:color="auto"/>
            <w:left w:val="none" w:sz="0" w:space="0" w:color="auto"/>
            <w:bottom w:val="none" w:sz="0" w:space="0" w:color="auto"/>
            <w:right w:val="none" w:sz="0" w:space="0" w:color="auto"/>
          </w:divBdr>
        </w:div>
        <w:div w:id="786899312">
          <w:marLeft w:val="640"/>
          <w:marRight w:val="0"/>
          <w:marTop w:val="0"/>
          <w:marBottom w:val="0"/>
          <w:divBdr>
            <w:top w:val="none" w:sz="0" w:space="0" w:color="auto"/>
            <w:left w:val="none" w:sz="0" w:space="0" w:color="auto"/>
            <w:bottom w:val="none" w:sz="0" w:space="0" w:color="auto"/>
            <w:right w:val="none" w:sz="0" w:space="0" w:color="auto"/>
          </w:divBdr>
        </w:div>
        <w:div w:id="992490005">
          <w:marLeft w:val="640"/>
          <w:marRight w:val="0"/>
          <w:marTop w:val="0"/>
          <w:marBottom w:val="0"/>
          <w:divBdr>
            <w:top w:val="none" w:sz="0" w:space="0" w:color="auto"/>
            <w:left w:val="none" w:sz="0" w:space="0" w:color="auto"/>
            <w:bottom w:val="none" w:sz="0" w:space="0" w:color="auto"/>
            <w:right w:val="none" w:sz="0" w:space="0" w:color="auto"/>
          </w:divBdr>
        </w:div>
        <w:div w:id="1005475438">
          <w:marLeft w:val="640"/>
          <w:marRight w:val="0"/>
          <w:marTop w:val="0"/>
          <w:marBottom w:val="0"/>
          <w:divBdr>
            <w:top w:val="none" w:sz="0" w:space="0" w:color="auto"/>
            <w:left w:val="none" w:sz="0" w:space="0" w:color="auto"/>
            <w:bottom w:val="none" w:sz="0" w:space="0" w:color="auto"/>
            <w:right w:val="none" w:sz="0" w:space="0" w:color="auto"/>
          </w:divBdr>
        </w:div>
        <w:div w:id="1349797425">
          <w:marLeft w:val="640"/>
          <w:marRight w:val="0"/>
          <w:marTop w:val="0"/>
          <w:marBottom w:val="0"/>
          <w:divBdr>
            <w:top w:val="none" w:sz="0" w:space="0" w:color="auto"/>
            <w:left w:val="none" w:sz="0" w:space="0" w:color="auto"/>
            <w:bottom w:val="none" w:sz="0" w:space="0" w:color="auto"/>
            <w:right w:val="none" w:sz="0" w:space="0" w:color="auto"/>
          </w:divBdr>
        </w:div>
        <w:div w:id="1426537027">
          <w:marLeft w:val="640"/>
          <w:marRight w:val="0"/>
          <w:marTop w:val="0"/>
          <w:marBottom w:val="0"/>
          <w:divBdr>
            <w:top w:val="none" w:sz="0" w:space="0" w:color="auto"/>
            <w:left w:val="none" w:sz="0" w:space="0" w:color="auto"/>
            <w:bottom w:val="none" w:sz="0" w:space="0" w:color="auto"/>
            <w:right w:val="none" w:sz="0" w:space="0" w:color="auto"/>
          </w:divBdr>
        </w:div>
        <w:div w:id="1473211830">
          <w:marLeft w:val="640"/>
          <w:marRight w:val="0"/>
          <w:marTop w:val="0"/>
          <w:marBottom w:val="0"/>
          <w:divBdr>
            <w:top w:val="none" w:sz="0" w:space="0" w:color="auto"/>
            <w:left w:val="none" w:sz="0" w:space="0" w:color="auto"/>
            <w:bottom w:val="none" w:sz="0" w:space="0" w:color="auto"/>
            <w:right w:val="none" w:sz="0" w:space="0" w:color="auto"/>
          </w:divBdr>
        </w:div>
        <w:div w:id="1503088688">
          <w:marLeft w:val="640"/>
          <w:marRight w:val="0"/>
          <w:marTop w:val="0"/>
          <w:marBottom w:val="0"/>
          <w:divBdr>
            <w:top w:val="none" w:sz="0" w:space="0" w:color="auto"/>
            <w:left w:val="none" w:sz="0" w:space="0" w:color="auto"/>
            <w:bottom w:val="none" w:sz="0" w:space="0" w:color="auto"/>
            <w:right w:val="none" w:sz="0" w:space="0" w:color="auto"/>
          </w:divBdr>
        </w:div>
        <w:div w:id="1531604355">
          <w:marLeft w:val="640"/>
          <w:marRight w:val="0"/>
          <w:marTop w:val="0"/>
          <w:marBottom w:val="0"/>
          <w:divBdr>
            <w:top w:val="none" w:sz="0" w:space="0" w:color="auto"/>
            <w:left w:val="none" w:sz="0" w:space="0" w:color="auto"/>
            <w:bottom w:val="none" w:sz="0" w:space="0" w:color="auto"/>
            <w:right w:val="none" w:sz="0" w:space="0" w:color="auto"/>
          </w:divBdr>
        </w:div>
        <w:div w:id="1567954404">
          <w:marLeft w:val="640"/>
          <w:marRight w:val="0"/>
          <w:marTop w:val="0"/>
          <w:marBottom w:val="0"/>
          <w:divBdr>
            <w:top w:val="none" w:sz="0" w:space="0" w:color="auto"/>
            <w:left w:val="none" w:sz="0" w:space="0" w:color="auto"/>
            <w:bottom w:val="none" w:sz="0" w:space="0" w:color="auto"/>
            <w:right w:val="none" w:sz="0" w:space="0" w:color="auto"/>
          </w:divBdr>
        </w:div>
        <w:div w:id="1661077751">
          <w:marLeft w:val="640"/>
          <w:marRight w:val="0"/>
          <w:marTop w:val="0"/>
          <w:marBottom w:val="0"/>
          <w:divBdr>
            <w:top w:val="none" w:sz="0" w:space="0" w:color="auto"/>
            <w:left w:val="none" w:sz="0" w:space="0" w:color="auto"/>
            <w:bottom w:val="none" w:sz="0" w:space="0" w:color="auto"/>
            <w:right w:val="none" w:sz="0" w:space="0" w:color="auto"/>
          </w:divBdr>
        </w:div>
        <w:div w:id="1749618607">
          <w:marLeft w:val="640"/>
          <w:marRight w:val="0"/>
          <w:marTop w:val="0"/>
          <w:marBottom w:val="0"/>
          <w:divBdr>
            <w:top w:val="none" w:sz="0" w:space="0" w:color="auto"/>
            <w:left w:val="none" w:sz="0" w:space="0" w:color="auto"/>
            <w:bottom w:val="none" w:sz="0" w:space="0" w:color="auto"/>
            <w:right w:val="none" w:sz="0" w:space="0" w:color="auto"/>
          </w:divBdr>
        </w:div>
        <w:div w:id="1788312810">
          <w:marLeft w:val="640"/>
          <w:marRight w:val="0"/>
          <w:marTop w:val="0"/>
          <w:marBottom w:val="0"/>
          <w:divBdr>
            <w:top w:val="none" w:sz="0" w:space="0" w:color="auto"/>
            <w:left w:val="none" w:sz="0" w:space="0" w:color="auto"/>
            <w:bottom w:val="none" w:sz="0" w:space="0" w:color="auto"/>
            <w:right w:val="none" w:sz="0" w:space="0" w:color="auto"/>
          </w:divBdr>
        </w:div>
        <w:div w:id="1801800526">
          <w:marLeft w:val="640"/>
          <w:marRight w:val="0"/>
          <w:marTop w:val="0"/>
          <w:marBottom w:val="0"/>
          <w:divBdr>
            <w:top w:val="none" w:sz="0" w:space="0" w:color="auto"/>
            <w:left w:val="none" w:sz="0" w:space="0" w:color="auto"/>
            <w:bottom w:val="none" w:sz="0" w:space="0" w:color="auto"/>
            <w:right w:val="none" w:sz="0" w:space="0" w:color="auto"/>
          </w:divBdr>
        </w:div>
        <w:div w:id="1806122092">
          <w:marLeft w:val="640"/>
          <w:marRight w:val="0"/>
          <w:marTop w:val="0"/>
          <w:marBottom w:val="0"/>
          <w:divBdr>
            <w:top w:val="none" w:sz="0" w:space="0" w:color="auto"/>
            <w:left w:val="none" w:sz="0" w:space="0" w:color="auto"/>
            <w:bottom w:val="none" w:sz="0" w:space="0" w:color="auto"/>
            <w:right w:val="none" w:sz="0" w:space="0" w:color="auto"/>
          </w:divBdr>
        </w:div>
        <w:div w:id="1843667959">
          <w:marLeft w:val="640"/>
          <w:marRight w:val="0"/>
          <w:marTop w:val="0"/>
          <w:marBottom w:val="0"/>
          <w:divBdr>
            <w:top w:val="none" w:sz="0" w:space="0" w:color="auto"/>
            <w:left w:val="none" w:sz="0" w:space="0" w:color="auto"/>
            <w:bottom w:val="none" w:sz="0" w:space="0" w:color="auto"/>
            <w:right w:val="none" w:sz="0" w:space="0" w:color="auto"/>
          </w:divBdr>
        </w:div>
        <w:div w:id="1848709301">
          <w:marLeft w:val="640"/>
          <w:marRight w:val="0"/>
          <w:marTop w:val="0"/>
          <w:marBottom w:val="0"/>
          <w:divBdr>
            <w:top w:val="none" w:sz="0" w:space="0" w:color="auto"/>
            <w:left w:val="none" w:sz="0" w:space="0" w:color="auto"/>
            <w:bottom w:val="none" w:sz="0" w:space="0" w:color="auto"/>
            <w:right w:val="none" w:sz="0" w:space="0" w:color="auto"/>
          </w:divBdr>
        </w:div>
        <w:div w:id="1852528786">
          <w:marLeft w:val="640"/>
          <w:marRight w:val="0"/>
          <w:marTop w:val="0"/>
          <w:marBottom w:val="0"/>
          <w:divBdr>
            <w:top w:val="none" w:sz="0" w:space="0" w:color="auto"/>
            <w:left w:val="none" w:sz="0" w:space="0" w:color="auto"/>
            <w:bottom w:val="none" w:sz="0" w:space="0" w:color="auto"/>
            <w:right w:val="none" w:sz="0" w:space="0" w:color="auto"/>
          </w:divBdr>
        </w:div>
        <w:div w:id="1909145295">
          <w:marLeft w:val="640"/>
          <w:marRight w:val="0"/>
          <w:marTop w:val="0"/>
          <w:marBottom w:val="0"/>
          <w:divBdr>
            <w:top w:val="none" w:sz="0" w:space="0" w:color="auto"/>
            <w:left w:val="none" w:sz="0" w:space="0" w:color="auto"/>
            <w:bottom w:val="none" w:sz="0" w:space="0" w:color="auto"/>
            <w:right w:val="none" w:sz="0" w:space="0" w:color="auto"/>
          </w:divBdr>
        </w:div>
        <w:div w:id="1930306156">
          <w:marLeft w:val="640"/>
          <w:marRight w:val="0"/>
          <w:marTop w:val="0"/>
          <w:marBottom w:val="0"/>
          <w:divBdr>
            <w:top w:val="none" w:sz="0" w:space="0" w:color="auto"/>
            <w:left w:val="none" w:sz="0" w:space="0" w:color="auto"/>
            <w:bottom w:val="none" w:sz="0" w:space="0" w:color="auto"/>
            <w:right w:val="none" w:sz="0" w:space="0" w:color="auto"/>
          </w:divBdr>
        </w:div>
        <w:div w:id="2060931534">
          <w:marLeft w:val="640"/>
          <w:marRight w:val="0"/>
          <w:marTop w:val="0"/>
          <w:marBottom w:val="0"/>
          <w:divBdr>
            <w:top w:val="none" w:sz="0" w:space="0" w:color="auto"/>
            <w:left w:val="none" w:sz="0" w:space="0" w:color="auto"/>
            <w:bottom w:val="none" w:sz="0" w:space="0" w:color="auto"/>
            <w:right w:val="none" w:sz="0" w:space="0" w:color="auto"/>
          </w:divBdr>
        </w:div>
      </w:divsChild>
    </w:div>
    <w:div w:id="446579557">
      <w:bodyDiv w:val="1"/>
      <w:marLeft w:val="0"/>
      <w:marRight w:val="0"/>
      <w:marTop w:val="0"/>
      <w:marBottom w:val="0"/>
      <w:divBdr>
        <w:top w:val="none" w:sz="0" w:space="0" w:color="auto"/>
        <w:left w:val="none" w:sz="0" w:space="0" w:color="auto"/>
        <w:bottom w:val="none" w:sz="0" w:space="0" w:color="auto"/>
        <w:right w:val="none" w:sz="0" w:space="0" w:color="auto"/>
      </w:divBdr>
    </w:div>
    <w:div w:id="447435518">
      <w:bodyDiv w:val="1"/>
      <w:marLeft w:val="0"/>
      <w:marRight w:val="0"/>
      <w:marTop w:val="0"/>
      <w:marBottom w:val="0"/>
      <w:divBdr>
        <w:top w:val="none" w:sz="0" w:space="0" w:color="auto"/>
        <w:left w:val="none" w:sz="0" w:space="0" w:color="auto"/>
        <w:bottom w:val="none" w:sz="0" w:space="0" w:color="auto"/>
        <w:right w:val="none" w:sz="0" w:space="0" w:color="auto"/>
      </w:divBdr>
    </w:div>
    <w:div w:id="447436589">
      <w:bodyDiv w:val="1"/>
      <w:marLeft w:val="0"/>
      <w:marRight w:val="0"/>
      <w:marTop w:val="0"/>
      <w:marBottom w:val="0"/>
      <w:divBdr>
        <w:top w:val="none" w:sz="0" w:space="0" w:color="auto"/>
        <w:left w:val="none" w:sz="0" w:space="0" w:color="auto"/>
        <w:bottom w:val="none" w:sz="0" w:space="0" w:color="auto"/>
        <w:right w:val="none" w:sz="0" w:space="0" w:color="auto"/>
      </w:divBdr>
    </w:div>
    <w:div w:id="447506106">
      <w:bodyDiv w:val="1"/>
      <w:marLeft w:val="0"/>
      <w:marRight w:val="0"/>
      <w:marTop w:val="0"/>
      <w:marBottom w:val="0"/>
      <w:divBdr>
        <w:top w:val="none" w:sz="0" w:space="0" w:color="auto"/>
        <w:left w:val="none" w:sz="0" w:space="0" w:color="auto"/>
        <w:bottom w:val="none" w:sz="0" w:space="0" w:color="auto"/>
        <w:right w:val="none" w:sz="0" w:space="0" w:color="auto"/>
      </w:divBdr>
    </w:div>
    <w:div w:id="447627284">
      <w:bodyDiv w:val="1"/>
      <w:marLeft w:val="0"/>
      <w:marRight w:val="0"/>
      <w:marTop w:val="0"/>
      <w:marBottom w:val="0"/>
      <w:divBdr>
        <w:top w:val="none" w:sz="0" w:space="0" w:color="auto"/>
        <w:left w:val="none" w:sz="0" w:space="0" w:color="auto"/>
        <w:bottom w:val="none" w:sz="0" w:space="0" w:color="auto"/>
        <w:right w:val="none" w:sz="0" w:space="0" w:color="auto"/>
      </w:divBdr>
    </w:div>
    <w:div w:id="447940641">
      <w:bodyDiv w:val="1"/>
      <w:marLeft w:val="0"/>
      <w:marRight w:val="0"/>
      <w:marTop w:val="0"/>
      <w:marBottom w:val="0"/>
      <w:divBdr>
        <w:top w:val="none" w:sz="0" w:space="0" w:color="auto"/>
        <w:left w:val="none" w:sz="0" w:space="0" w:color="auto"/>
        <w:bottom w:val="none" w:sz="0" w:space="0" w:color="auto"/>
        <w:right w:val="none" w:sz="0" w:space="0" w:color="auto"/>
      </w:divBdr>
    </w:div>
    <w:div w:id="448015012">
      <w:bodyDiv w:val="1"/>
      <w:marLeft w:val="0"/>
      <w:marRight w:val="0"/>
      <w:marTop w:val="0"/>
      <w:marBottom w:val="0"/>
      <w:divBdr>
        <w:top w:val="none" w:sz="0" w:space="0" w:color="auto"/>
        <w:left w:val="none" w:sz="0" w:space="0" w:color="auto"/>
        <w:bottom w:val="none" w:sz="0" w:space="0" w:color="auto"/>
        <w:right w:val="none" w:sz="0" w:space="0" w:color="auto"/>
      </w:divBdr>
    </w:div>
    <w:div w:id="448162991">
      <w:bodyDiv w:val="1"/>
      <w:marLeft w:val="0"/>
      <w:marRight w:val="0"/>
      <w:marTop w:val="0"/>
      <w:marBottom w:val="0"/>
      <w:divBdr>
        <w:top w:val="none" w:sz="0" w:space="0" w:color="auto"/>
        <w:left w:val="none" w:sz="0" w:space="0" w:color="auto"/>
        <w:bottom w:val="none" w:sz="0" w:space="0" w:color="auto"/>
        <w:right w:val="none" w:sz="0" w:space="0" w:color="auto"/>
      </w:divBdr>
    </w:div>
    <w:div w:id="448281894">
      <w:bodyDiv w:val="1"/>
      <w:marLeft w:val="0"/>
      <w:marRight w:val="0"/>
      <w:marTop w:val="0"/>
      <w:marBottom w:val="0"/>
      <w:divBdr>
        <w:top w:val="none" w:sz="0" w:space="0" w:color="auto"/>
        <w:left w:val="none" w:sz="0" w:space="0" w:color="auto"/>
        <w:bottom w:val="none" w:sz="0" w:space="0" w:color="auto"/>
        <w:right w:val="none" w:sz="0" w:space="0" w:color="auto"/>
      </w:divBdr>
    </w:div>
    <w:div w:id="448664776">
      <w:bodyDiv w:val="1"/>
      <w:marLeft w:val="0"/>
      <w:marRight w:val="0"/>
      <w:marTop w:val="0"/>
      <w:marBottom w:val="0"/>
      <w:divBdr>
        <w:top w:val="none" w:sz="0" w:space="0" w:color="auto"/>
        <w:left w:val="none" w:sz="0" w:space="0" w:color="auto"/>
        <w:bottom w:val="none" w:sz="0" w:space="0" w:color="auto"/>
        <w:right w:val="none" w:sz="0" w:space="0" w:color="auto"/>
      </w:divBdr>
    </w:div>
    <w:div w:id="448861726">
      <w:bodyDiv w:val="1"/>
      <w:marLeft w:val="0"/>
      <w:marRight w:val="0"/>
      <w:marTop w:val="0"/>
      <w:marBottom w:val="0"/>
      <w:divBdr>
        <w:top w:val="none" w:sz="0" w:space="0" w:color="auto"/>
        <w:left w:val="none" w:sz="0" w:space="0" w:color="auto"/>
        <w:bottom w:val="none" w:sz="0" w:space="0" w:color="auto"/>
        <w:right w:val="none" w:sz="0" w:space="0" w:color="auto"/>
      </w:divBdr>
    </w:div>
    <w:div w:id="449059199">
      <w:bodyDiv w:val="1"/>
      <w:marLeft w:val="0"/>
      <w:marRight w:val="0"/>
      <w:marTop w:val="0"/>
      <w:marBottom w:val="0"/>
      <w:divBdr>
        <w:top w:val="none" w:sz="0" w:space="0" w:color="auto"/>
        <w:left w:val="none" w:sz="0" w:space="0" w:color="auto"/>
        <w:bottom w:val="none" w:sz="0" w:space="0" w:color="auto"/>
        <w:right w:val="none" w:sz="0" w:space="0" w:color="auto"/>
      </w:divBdr>
    </w:div>
    <w:div w:id="449320842">
      <w:bodyDiv w:val="1"/>
      <w:marLeft w:val="0"/>
      <w:marRight w:val="0"/>
      <w:marTop w:val="0"/>
      <w:marBottom w:val="0"/>
      <w:divBdr>
        <w:top w:val="none" w:sz="0" w:space="0" w:color="auto"/>
        <w:left w:val="none" w:sz="0" w:space="0" w:color="auto"/>
        <w:bottom w:val="none" w:sz="0" w:space="0" w:color="auto"/>
        <w:right w:val="none" w:sz="0" w:space="0" w:color="auto"/>
      </w:divBdr>
    </w:div>
    <w:div w:id="449780561">
      <w:bodyDiv w:val="1"/>
      <w:marLeft w:val="0"/>
      <w:marRight w:val="0"/>
      <w:marTop w:val="0"/>
      <w:marBottom w:val="0"/>
      <w:divBdr>
        <w:top w:val="none" w:sz="0" w:space="0" w:color="auto"/>
        <w:left w:val="none" w:sz="0" w:space="0" w:color="auto"/>
        <w:bottom w:val="none" w:sz="0" w:space="0" w:color="auto"/>
        <w:right w:val="none" w:sz="0" w:space="0" w:color="auto"/>
      </w:divBdr>
    </w:div>
    <w:div w:id="449931626">
      <w:bodyDiv w:val="1"/>
      <w:marLeft w:val="0"/>
      <w:marRight w:val="0"/>
      <w:marTop w:val="0"/>
      <w:marBottom w:val="0"/>
      <w:divBdr>
        <w:top w:val="none" w:sz="0" w:space="0" w:color="auto"/>
        <w:left w:val="none" w:sz="0" w:space="0" w:color="auto"/>
        <w:bottom w:val="none" w:sz="0" w:space="0" w:color="auto"/>
        <w:right w:val="none" w:sz="0" w:space="0" w:color="auto"/>
      </w:divBdr>
    </w:div>
    <w:div w:id="450589884">
      <w:bodyDiv w:val="1"/>
      <w:marLeft w:val="0"/>
      <w:marRight w:val="0"/>
      <w:marTop w:val="0"/>
      <w:marBottom w:val="0"/>
      <w:divBdr>
        <w:top w:val="none" w:sz="0" w:space="0" w:color="auto"/>
        <w:left w:val="none" w:sz="0" w:space="0" w:color="auto"/>
        <w:bottom w:val="none" w:sz="0" w:space="0" w:color="auto"/>
        <w:right w:val="none" w:sz="0" w:space="0" w:color="auto"/>
      </w:divBdr>
    </w:div>
    <w:div w:id="450826325">
      <w:bodyDiv w:val="1"/>
      <w:marLeft w:val="0"/>
      <w:marRight w:val="0"/>
      <w:marTop w:val="0"/>
      <w:marBottom w:val="0"/>
      <w:divBdr>
        <w:top w:val="none" w:sz="0" w:space="0" w:color="auto"/>
        <w:left w:val="none" w:sz="0" w:space="0" w:color="auto"/>
        <w:bottom w:val="none" w:sz="0" w:space="0" w:color="auto"/>
        <w:right w:val="none" w:sz="0" w:space="0" w:color="auto"/>
      </w:divBdr>
    </w:div>
    <w:div w:id="451218375">
      <w:bodyDiv w:val="1"/>
      <w:marLeft w:val="0"/>
      <w:marRight w:val="0"/>
      <w:marTop w:val="0"/>
      <w:marBottom w:val="0"/>
      <w:divBdr>
        <w:top w:val="none" w:sz="0" w:space="0" w:color="auto"/>
        <w:left w:val="none" w:sz="0" w:space="0" w:color="auto"/>
        <w:bottom w:val="none" w:sz="0" w:space="0" w:color="auto"/>
        <w:right w:val="none" w:sz="0" w:space="0" w:color="auto"/>
      </w:divBdr>
    </w:div>
    <w:div w:id="451243968">
      <w:bodyDiv w:val="1"/>
      <w:marLeft w:val="0"/>
      <w:marRight w:val="0"/>
      <w:marTop w:val="0"/>
      <w:marBottom w:val="0"/>
      <w:divBdr>
        <w:top w:val="none" w:sz="0" w:space="0" w:color="auto"/>
        <w:left w:val="none" w:sz="0" w:space="0" w:color="auto"/>
        <w:bottom w:val="none" w:sz="0" w:space="0" w:color="auto"/>
        <w:right w:val="none" w:sz="0" w:space="0" w:color="auto"/>
      </w:divBdr>
    </w:div>
    <w:div w:id="451439355">
      <w:bodyDiv w:val="1"/>
      <w:marLeft w:val="0"/>
      <w:marRight w:val="0"/>
      <w:marTop w:val="0"/>
      <w:marBottom w:val="0"/>
      <w:divBdr>
        <w:top w:val="none" w:sz="0" w:space="0" w:color="auto"/>
        <w:left w:val="none" w:sz="0" w:space="0" w:color="auto"/>
        <w:bottom w:val="none" w:sz="0" w:space="0" w:color="auto"/>
        <w:right w:val="none" w:sz="0" w:space="0" w:color="auto"/>
      </w:divBdr>
    </w:div>
    <w:div w:id="451442645">
      <w:bodyDiv w:val="1"/>
      <w:marLeft w:val="0"/>
      <w:marRight w:val="0"/>
      <w:marTop w:val="0"/>
      <w:marBottom w:val="0"/>
      <w:divBdr>
        <w:top w:val="none" w:sz="0" w:space="0" w:color="auto"/>
        <w:left w:val="none" w:sz="0" w:space="0" w:color="auto"/>
        <w:bottom w:val="none" w:sz="0" w:space="0" w:color="auto"/>
        <w:right w:val="none" w:sz="0" w:space="0" w:color="auto"/>
      </w:divBdr>
    </w:div>
    <w:div w:id="451558537">
      <w:bodyDiv w:val="1"/>
      <w:marLeft w:val="0"/>
      <w:marRight w:val="0"/>
      <w:marTop w:val="0"/>
      <w:marBottom w:val="0"/>
      <w:divBdr>
        <w:top w:val="none" w:sz="0" w:space="0" w:color="auto"/>
        <w:left w:val="none" w:sz="0" w:space="0" w:color="auto"/>
        <w:bottom w:val="none" w:sz="0" w:space="0" w:color="auto"/>
        <w:right w:val="none" w:sz="0" w:space="0" w:color="auto"/>
      </w:divBdr>
    </w:div>
    <w:div w:id="451679223">
      <w:bodyDiv w:val="1"/>
      <w:marLeft w:val="0"/>
      <w:marRight w:val="0"/>
      <w:marTop w:val="0"/>
      <w:marBottom w:val="0"/>
      <w:divBdr>
        <w:top w:val="none" w:sz="0" w:space="0" w:color="auto"/>
        <w:left w:val="none" w:sz="0" w:space="0" w:color="auto"/>
        <w:bottom w:val="none" w:sz="0" w:space="0" w:color="auto"/>
        <w:right w:val="none" w:sz="0" w:space="0" w:color="auto"/>
      </w:divBdr>
    </w:div>
    <w:div w:id="451749133">
      <w:bodyDiv w:val="1"/>
      <w:marLeft w:val="0"/>
      <w:marRight w:val="0"/>
      <w:marTop w:val="0"/>
      <w:marBottom w:val="0"/>
      <w:divBdr>
        <w:top w:val="none" w:sz="0" w:space="0" w:color="auto"/>
        <w:left w:val="none" w:sz="0" w:space="0" w:color="auto"/>
        <w:bottom w:val="none" w:sz="0" w:space="0" w:color="auto"/>
        <w:right w:val="none" w:sz="0" w:space="0" w:color="auto"/>
      </w:divBdr>
    </w:div>
    <w:div w:id="452022675">
      <w:bodyDiv w:val="1"/>
      <w:marLeft w:val="0"/>
      <w:marRight w:val="0"/>
      <w:marTop w:val="0"/>
      <w:marBottom w:val="0"/>
      <w:divBdr>
        <w:top w:val="none" w:sz="0" w:space="0" w:color="auto"/>
        <w:left w:val="none" w:sz="0" w:space="0" w:color="auto"/>
        <w:bottom w:val="none" w:sz="0" w:space="0" w:color="auto"/>
        <w:right w:val="none" w:sz="0" w:space="0" w:color="auto"/>
      </w:divBdr>
    </w:div>
    <w:div w:id="452097889">
      <w:bodyDiv w:val="1"/>
      <w:marLeft w:val="0"/>
      <w:marRight w:val="0"/>
      <w:marTop w:val="0"/>
      <w:marBottom w:val="0"/>
      <w:divBdr>
        <w:top w:val="none" w:sz="0" w:space="0" w:color="auto"/>
        <w:left w:val="none" w:sz="0" w:space="0" w:color="auto"/>
        <w:bottom w:val="none" w:sz="0" w:space="0" w:color="auto"/>
        <w:right w:val="none" w:sz="0" w:space="0" w:color="auto"/>
      </w:divBdr>
    </w:div>
    <w:div w:id="452209574">
      <w:bodyDiv w:val="1"/>
      <w:marLeft w:val="0"/>
      <w:marRight w:val="0"/>
      <w:marTop w:val="0"/>
      <w:marBottom w:val="0"/>
      <w:divBdr>
        <w:top w:val="none" w:sz="0" w:space="0" w:color="auto"/>
        <w:left w:val="none" w:sz="0" w:space="0" w:color="auto"/>
        <w:bottom w:val="none" w:sz="0" w:space="0" w:color="auto"/>
        <w:right w:val="none" w:sz="0" w:space="0" w:color="auto"/>
      </w:divBdr>
    </w:div>
    <w:div w:id="452556667">
      <w:bodyDiv w:val="1"/>
      <w:marLeft w:val="0"/>
      <w:marRight w:val="0"/>
      <w:marTop w:val="0"/>
      <w:marBottom w:val="0"/>
      <w:divBdr>
        <w:top w:val="none" w:sz="0" w:space="0" w:color="auto"/>
        <w:left w:val="none" w:sz="0" w:space="0" w:color="auto"/>
        <w:bottom w:val="none" w:sz="0" w:space="0" w:color="auto"/>
        <w:right w:val="none" w:sz="0" w:space="0" w:color="auto"/>
      </w:divBdr>
    </w:div>
    <w:div w:id="452791803">
      <w:bodyDiv w:val="1"/>
      <w:marLeft w:val="0"/>
      <w:marRight w:val="0"/>
      <w:marTop w:val="0"/>
      <w:marBottom w:val="0"/>
      <w:divBdr>
        <w:top w:val="none" w:sz="0" w:space="0" w:color="auto"/>
        <w:left w:val="none" w:sz="0" w:space="0" w:color="auto"/>
        <w:bottom w:val="none" w:sz="0" w:space="0" w:color="auto"/>
        <w:right w:val="none" w:sz="0" w:space="0" w:color="auto"/>
      </w:divBdr>
    </w:div>
    <w:div w:id="452797368">
      <w:bodyDiv w:val="1"/>
      <w:marLeft w:val="0"/>
      <w:marRight w:val="0"/>
      <w:marTop w:val="0"/>
      <w:marBottom w:val="0"/>
      <w:divBdr>
        <w:top w:val="none" w:sz="0" w:space="0" w:color="auto"/>
        <w:left w:val="none" w:sz="0" w:space="0" w:color="auto"/>
        <w:bottom w:val="none" w:sz="0" w:space="0" w:color="auto"/>
        <w:right w:val="none" w:sz="0" w:space="0" w:color="auto"/>
      </w:divBdr>
    </w:div>
    <w:div w:id="452988386">
      <w:bodyDiv w:val="1"/>
      <w:marLeft w:val="0"/>
      <w:marRight w:val="0"/>
      <w:marTop w:val="0"/>
      <w:marBottom w:val="0"/>
      <w:divBdr>
        <w:top w:val="none" w:sz="0" w:space="0" w:color="auto"/>
        <w:left w:val="none" w:sz="0" w:space="0" w:color="auto"/>
        <w:bottom w:val="none" w:sz="0" w:space="0" w:color="auto"/>
        <w:right w:val="none" w:sz="0" w:space="0" w:color="auto"/>
      </w:divBdr>
    </w:div>
    <w:div w:id="453258920">
      <w:bodyDiv w:val="1"/>
      <w:marLeft w:val="0"/>
      <w:marRight w:val="0"/>
      <w:marTop w:val="0"/>
      <w:marBottom w:val="0"/>
      <w:divBdr>
        <w:top w:val="none" w:sz="0" w:space="0" w:color="auto"/>
        <w:left w:val="none" w:sz="0" w:space="0" w:color="auto"/>
        <w:bottom w:val="none" w:sz="0" w:space="0" w:color="auto"/>
        <w:right w:val="none" w:sz="0" w:space="0" w:color="auto"/>
      </w:divBdr>
    </w:div>
    <w:div w:id="454832285">
      <w:bodyDiv w:val="1"/>
      <w:marLeft w:val="0"/>
      <w:marRight w:val="0"/>
      <w:marTop w:val="0"/>
      <w:marBottom w:val="0"/>
      <w:divBdr>
        <w:top w:val="none" w:sz="0" w:space="0" w:color="auto"/>
        <w:left w:val="none" w:sz="0" w:space="0" w:color="auto"/>
        <w:bottom w:val="none" w:sz="0" w:space="0" w:color="auto"/>
        <w:right w:val="none" w:sz="0" w:space="0" w:color="auto"/>
      </w:divBdr>
    </w:div>
    <w:div w:id="455216136">
      <w:bodyDiv w:val="1"/>
      <w:marLeft w:val="0"/>
      <w:marRight w:val="0"/>
      <w:marTop w:val="0"/>
      <w:marBottom w:val="0"/>
      <w:divBdr>
        <w:top w:val="none" w:sz="0" w:space="0" w:color="auto"/>
        <w:left w:val="none" w:sz="0" w:space="0" w:color="auto"/>
        <w:bottom w:val="none" w:sz="0" w:space="0" w:color="auto"/>
        <w:right w:val="none" w:sz="0" w:space="0" w:color="auto"/>
      </w:divBdr>
    </w:div>
    <w:div w:id="455219746">
      <w:bodyDiv w:val="1"/>
      <w:marLeft w:val="0"/>
      <w:marRight w:val="0"/>
      <w:marTop w:val="0"/>
      <w:marBottom w:val="0"/>
      <w:divBdr>
        <w:top w:val="none" w:sz="0" w:space="0" w:color="auto"/>
        <w:left w:val="none" w:sz="0" w:space="0" w:color="auto"/>
        <w:bottom w:val="none" w:sz="0" w:space="0" w:color="auto"/>
        <w:right w:val="none" w:sz="0" w:space="0" w:color="auto"/>
      </w:divBdr>
    </w:div>
    <w:div w:id="455223227">
      <w:bodyDiv w:val="1"/>
      <w:marLeft w:val="0"/>
      <w:marRight w:val="0"/>
      <w:marTop w:val="0"/>
      <w:marBottom w:val="0"/>
      <w:divBdr>
        <w:top w:val="none" w:sz="0" w:space="0" w:color="auto"/>
        <w:left w:val="none" w:sz="0" w:space="0" w:color="auto"/>
        <w:bottom w:val="none" w:sz="0" w:space="0" w:color="auto"/>
        <w:right w:val="none" w:sz="0" w:space="0" w:color="auto"/>
      </w:divBdr>
    </w:div>
    <w:div w:id="455755043">
      <w:bodyDiv w:val="1"/>
      <w:marLeft w:val="0"/>
      <w:marRight w:val="0"/>
      <w:marTop w:val="0"/>
      <w:marBottom w:val="0"/>
      <w:divBdr>
        <w:top w:val="none" w:sz="0" w:space="0" w:color="auto"/>
        <w:left w:val="none" w:sz="0" w:space="0" w:color="auto"/>
        <w:bottom w:val="none" w:sz="0" w:space="0" w:color="auto"/>
        <w:right w:val="none" w:sz="0" w:space="0" w:color="auto"/>
      </w:divBdr>
    </w:div>
    <w:div w:id="455804797">
      <w:bodyDiv w:val="1"/>
      <w:marLeft w:val="0"/>
      <w:marRight w:val="0"/>
      <w:marTop w:val="0"/>
      <w:marBottom w:val="0"/>
      <w:divBdr>
        <w:top w:val="none" w:sz="0" w:space="0" w:color="auto"/>
        <w:left w:val="none" w:sz="0" w:space="0" w:color="auto"/>
        <w:bottom w:val="none" w:sz="0" w:space="0" w:color="auto"/>
        <w:right w:val="none" w:sz="0" w:space="0" w:color="auto"/>
      </w:divBdr>
    </w:div>
    <w:div w:id="455952005">
      <w:bodyDiv w:val="1"/>
      <w:marLeft w:val="0"/>
      <w:marRight w:val="0"/>
      <w:marTop w:val="0"/>
      <w:marBottom w:val="0"/>
      <w:divBdr>
        <w:top w:val="none" w:sz="0" w:space="0" w:color="auto"/>
        <w:left w:val="none" w:sz="0" w:space="0" w:color="auto"/>
        <w:bottom w:val="none" w:sz="0" w:space="0" w:color="auto"/>
        <w:right w:val="none" w:sz="0" w:space="0" w:color="auto"/>
      </w:divBdr>
      <w:divsChild>
        <w:div w:id="16277828">
          <w:marLeft w:val="640"/>
          <w:marRight w:val="0"/>
          <w:marTop w:val="0"/>
          <w:marBottom w:val="0"/>
          <w:divBdr>
            <w:top w:val="none" w:sz="0" w:space="0" w:color="auto"/>
            <w:left w:val="none" w:sz="0" w:space="0" w:color="auto"/>
            <w:bottom w:val="none" w:sz="0" w:space="0" w:color="auto"/>
            <w:right w:val="none" w:sz="0" w:space="0" w:color="auto"/>
          </w:divBdr>
        </w:div>
        <w:div w:id="59909824">
          <w:marLeft w:val="640"/>
          <w:marRight w:val="0"/>
          <w:marTop w:val="0"/>
          <w:marBottom w:val="0"/>
          <w:divBdr>
            <w:top w:val="none" w:sz="0" w:space="0" w:color="auto"/>
            <w:left w:val="none" w:sz="0" w:space="0" w:color="auto"/>
            <w:bottom w:val="none" w:sz="0" w:space="0" w:color="auto"/>
            <w:right w:val="none" w:sz="0" w:space="0" w:color="auto"/>
          </w:divBdr>
        </w:div>
        <w:div w:id="97457343">
          <w:marLeft w:val="640"/>
          <w:marRight w:val="0"/>
          <w:marTop w:val="0"/>
          <w:marBottom w:val="0"/>
          <w:divBdr>
            <w:top w:val="none" w:sz="0" w:space="0" w:color="auto"/>
            <w:left w:val="none" w:sz="0" w:space="0" w:color="auto"/>
            <w:bottom w:val="none" w:sz="0" w:space="0" w:color="auto"/>
            <w:right w:val="none" w:sz="0" w:space="0" w:color="auto"/>
          </w:divBdr>
        </w:div>
        <w:div w:id="210271978">
          <w:marLeft w:val="640"/>
          <w:marRight w:val="0"/>
          <w:marTop w:val="0"/>
          <w:marBottom w:val="0"/>
          <w:divBdr>
            <w:top w:val="none" w:sz="0" w:space="0" w:color="auto"/>
            <w:left w:val="none" w:sz="0" w:space="0" w:color="auto"/>
            <w:bottom w:val="none" w:sz="0" w:space="0" w:color="auto"/>
            <w:right w:val="none" w:sz="0" w:space="0" w:color="auto"/>
          </w:divBdr>
        </w:div>
        <w:div w:id="557084179">
          <w:marLeft w:val="640"/>
          <w:marRight w:val="0"/>
          <w:marTop w:val="0"/>
          <w:marBottom w:val="0"/>
          <w:divBdr>
            <w:top w:val="none" w:sz="0" w:space="0" w:color="auto"/>
            <w:left w:val="none" w:sz="0" w:space="0" w:color="auto"/>
            <w:bottom w:val="none" w:sz="0" w:space="0" w:color="auto"/>
            <w:right w:val="none" w:sz="0" w:space="0" w:color="auto"/>
          </w:divBdr>
        </w:div>
        <w:div w:id="861746833">
          <w:marLeft w:val="640"/>
          <w:marRight w:val="0"/>
          <w:marTop w:val="0"/>
          <w:marBottom w:val="0"/>
          <w:divBdr>
            <w:top w:val="none" w:sz="0" w:space="0" w:color="auto"/>
            <w:left w:val="none" w:sz="0" w:space="0" w:color="auto"/>
            <w:bottom w:val="none" w:sz="0" w:space="0" w:color="auto"/>
            <w:right w:val="none" w:sz="0" w:space="0" w:color="auto"/>
          </w:divBdr>
        </w:div>
        <w:div w:id="933054587">
          <w:marLeft w:val="640"/>
          <w:marRight w:val="0"/>
          <w:marTop w:val="0"/>
          <w:marBottom w:val="0"/>
          <w:divBdr>
            <w:top w:val="none" w:sz="0" w:space="0" w:color="auto"/>
            <w:left w:val="none" w:sz="0" w:space="0" w:color="auto"/>
            <w:bottom w:val="none" w:sz="0" w:space="0" w:color="auto"/>
            <w:right w:val="none" w:sz="0" w:space="0" w:color="auto"/>
          </w:divBdr>
        </w:div>
        <w:div w:id="1730378388">
          <w:marLeft w:val="640"/>
          <w:marRight w:val="0"/>
          <w:marTop w:val="0"/>
          <w:marBottom w:val="0"/>
          <w:divBdr>
            <w:top w:val="none" w:sz="0" w:space="0" w:color="auto"/>
            <w:left w:val="none" w:sz="0" w:space="0" w:color="auto"/>
            <w:bottom w:val="none" w:sz="0" w:space="0" w:color="auto"/>
            <w:right w:val="none" w:sz="0" w:space="0" w:color="auto"/>
          </w:divBdr>
        </w:div>
        <w:div w:id="2044556681">
          <w:marLeft w:val="640"/>
          <w:marRight w:val="0"/>
          <w:marTop w:val="0"/>
          <w:marBottom w:val="0"/>
          <w:divBdr>
            <w:top w:val="none" w:sz="0" w:space="0" w:color="auto"/>
            <w:left w:val="none" w:sz="0" w:space="0" w:color="auto"/>
            <w:bottom w:val="none" w:sz="0" w:space="0" w:color="auto"/>
            <w:right w:val="none" w:sz="0" w:space="0" w:color="auto"/>
          </w:divBdr>
        </w:div>
        <w:div w:id="2127843907">
          <w:marLeft w:val="640"/>
          <w:marRight w:val="0"/>
          <w:marTop w:val="0"/>
          <w:marBottom w:val="0"/>
          <w:divBdr>
            <w:top w:val="none" w:sz="0" w:space="0" w:color="auto"/>
            <w:left w:val="none" w:sz="0" w:space="0" w:color="auto"/>
            <w:bottom w:val="none" w:sz="0" w:space="0" w:color="auto"/>
            <w:right w:val="none" w:sz="0" w:space="0" w:color="auto"/>
          </w:divBdr>
        </w:div>
      </w:divsChild>
    </w:div>
    <w:div w:id="456802241">
      <w:bodyDiv w:val="1"/>
      <w:marLeft w:val="0"/>
      <w:marRight w:val="0"/>
      <w:marTop w:val="0"/>
      <w:marBottom w:val="0"/>
      <w:divBdr>
        <w:top w:val="none" w:sz="0" w:space="0" w:color="auto"/>
        <w:left w:val="none" w:sz="0" w:space="0" w:color="auto"/>
        <w:bottom w:val="none" w:sz="0" w:space="0" w:color="auto"/>
        <w:right w:val="none" w:sz="0" w:space="0" w:color="auto"/>
      </w:divBdr>
    </w:div>
    <w:div w:id="457257323">
      <w:bodyDiv w:val="1"/>
      <w:marLeft w:val="0"/>
      <w:marRight w:val="0"/>
      <w:marTop w:val="0"/>
      <w:marBottom w:val="0"/>
      <w:divBdr>
        <w:top w:val="none" w:sz="0" w:space="0" w:color="auto"/>
        <w:left w:val="none" w:sz="0" w:space="0" w:color="auto"/>
        <w:bottom w:val="none" w:sz="0" w:space="0" w:color="auto"/>
        <w:right w:val="none" w:sz="0" w:space="0" w:color="auto"/>
      </w:divBdr>
      <w:divsChild>
        <w:div w:id="47726281">
          <w:marLeft w:val="640"/>
          <w:marRight w:val="0"/>
          <w:marTop w:val="0"/>
          <w:marBottom w:val="0"/>
          <w:divBdr>
            <w:top w:val="none" w:sz="0" w:space="0" w:color="auto"/>
            <w:left w:val="none" w:sz="0" w:space="0" w:color="auto"/>
            <w:bottom w:val="none" w:sz="0" w:space="0" w:color="auto"/>
            <w:right w:val="none" w:sz="0" w:space="0" w:color="auto"/>
          </w:divBdr>
        </w:div>
        <w:div w:id="83649440">
          <w:marLeft w:val="640"/>
          <w:marRight w:val="0"/>
          <w:marTop w:val="0"/>
          <w:marBottom w:val="0"/>
          <w:divBdr>
            <w:top w:val="none" w:sz="0" w:space="0" w:color="auto"/>
            <w:left w:val="none" w:sz="0" w:space="0" w:color="auto"/>
            <w:bottom w:val="none" w:sz="0" w:space="0" w:color="auto"/>
            <w:right w:val="none" w:sz="0" w:space="0" w:color="auto"/>
          </w:divBdr>
        </w:div>
        <w:div w:id="107893790">
          <w:marLeft w:val="640"/>
          <w:marRight w:val="0"/>
          <w:marTop w:val="0"/>
          <w:marBottom w:val="0"/>
          <w:divBdr>
            <w:top w:val="none" w:sz="0" w:space="0" w:color="auto"/>
            <w:left w:val="none" w:sz="0" w:space="0" w:color="auto"/>
            <w:bottom w:val="none" w:sz="0" w:space="0" w:color="auto"/>
            <w:right w:val="none" w:sz="0" w:space="0" w:color="auto"/>
          </w:divBdr>
        </w:div>
        <w:div w:id="142698086">
          <w:marLeft w:val="640"/>
          <w:marRight w:val="0"/>
          <w:marTop w:val="0"/>
          <w:marBottom w:val="0"/>
          <w:divBdr>
            <w:top w:val="none" w:sz="0" w:space="0" w:color="auto"/>
            <w:left w:val="none" w:sz="0" w:space="0" w:color="auto"/>
            <w:bottom w:val="none" w:sz="0" w:space="0" w:color="auto"/>
            <w:right w:val="none" w:sz="0" w:space="0" w:color="auto"/>
          </w:divBdr>
        </w:div>
        <w:div w:id="166483687">
          <w:marLeft w:val="640"/>
          <w:marRight w:val="0"/>
          <w:marTop w:val="0"/>
          <w:marBottom w:val="0"/>
          <w:divBdr>
            <w:top w:val="none" w:sz="0" w:space="0" w:color="auto"/>
            <w:left w:val="none" w:sz="0" w:space="0" w:color="auto"/>
            <w:bottom w:val="none" w:sz="0" w:space="0" w:color="auto"/>
            <w:right w:val="none" w:sz="0" w:space="0" w:color="auto"/>
          </w:divBdr>
        </w:div>
        <w:div w:id="207690947">
          <w:marLeft w:val="640"/>
          <w:marRight w:val="0"/>
          <w:marTop w:val="0"/>
          <w:marBottom w:val="0"/>
          <w:divBdr>
            <w:top w:val="none" w:sz="0" w:space="0" w:color="auto"/>
            <w:left w:val="none" w:sz="0" w:space="0" w:color="auto"/>
            <w:bottom w:val="none" w:sz="0" w:space="0" w:color="auto"/>
            <w:right w:val="none" w:sz="0" w:space="0" w:color="auto"/>
          </w:divBdr>
        </w:div>
        <w:div w:id="209457124">
          <w:marLeft w:val="640"/>
          <w:marRight w:val="0"/>
          <w:marTop w:val="0"/>
          <w:marBottom w:val="0"/>
          <w:divBdr>
            <w:top w:val="none" w:sz="0" w:space="0" w:color="auto"/>
            <w:left w:val="none" w:sz="0" w:space="0" w:color="auto"/>
            <w:bottom w:val="none" w:sz="0" w:space="0" w:color="auto"/>
            <w:right w:val="none" w:sz="0" w:space="0" w:color="auto"/>
          </w:divBdr>
        </w:div>
        <w:div w:id="318314250">
          <w:marLeft w:val="640"/>
          <w:marRight w:val="0"/>
          <w:marTop w:val="0"/>
          <w:marBottom w:val="0"/>
          <w:divBdr>
            <w:top w:val="none" w:sz="0" w:space="0" w:color="auto"/>
            <w:left w:val="none" w:sz="0" w:space="0" w:color="auto"/>
            <w:bottom w:val="none" w:sz="0" w:space="0" w:color="auto"/>
            <w:right w:val="none" w:sz="0" w:space="0" w:color="auto"/>
          </w:divBdr>
        </w:div>
        <w:div w:id="325129115">
          <w:marLeft w:val="640"/>
          <w:marRight w:val="0"/>
          <w:marTop w:val="0"/>
          <w:marBottom w:val="0"/>
          <w:divBdr>
            <w:top w:val="none" w:sz="0" w:space="0" w:color="auto"/>
            <w:left w:val="none" w:sz="0" w:space="0" w:color="auto"/>
            <w:bottom w:val="none" w:sz="0" w:space="0" w:color="auto"/>
            <w:right w:val="none" w:sz="0" w:space="0" w:color="auto"/>
          </w:divBdr>
        </w:div>
        <w:div w:id="404304943">
          <w:marLeft w:val="640"/>
          <w:marRight w:val="0"/>
          <w:marTop w:val="0"/>
          <w:marBottom w:val="0"/>
          <w:divBdr>
            <w:top w:val="none" w:sz="0" w:space="0" w:color="auto"/>
            <w:left w:val="none" w:sz="0" w:space="0" w:color="auto"/>
            <w:bottom w:val="none" w:sz="0" w:space="0" w:color="auto"/>
            <w:right w:val="none" w:sz="0" w:space="0" w:color="auto"/>
          </w:divBdr>
        </w:div>
        <w:div w:id="413862960">
          <w:marLeft w:val="640"/>
          <w:marRight w:val="0"/>
          <w:marTop w:val="0"/>
          <w:marBottom w:val="0"/>
          <w:divBdr>
            <w:top w:val="none" w:sz="0" w:space="0" w:color="auto"/>
            <w:left w:val="none" w:sz="0" w:space="0" w:color="auto"/>
            <w:bottom w:val="none" w:sz="0" w:space="0" w:color="auto"/>
            <w:right w:val="none" w:sz="0" w:space="0" w:color="auto"/>
          </w:divBdr>
        </w:div>
        <w:div w:id="547491357">
          <w:marLeft w:val="640"/>
          <w:marRight w:val="0"/>
          <w:marTop w:val="0"/>
          <w:marBottom w:val="0"/>
          <w:divBdr>
            <w:top w:val="none" w:sz="0" w:space="0" w:color="auto"/>
            <w:left w:val="none" w:sz="0" w:space="0" w:color="auto"/>
            <w:bottom w:val="none" w:sz="0" w:space="0" w:color="auto"/>
            <w:right w:val="none" w:sz="0" w:space="0" w:color="auto"/>
          </w:divBdr>
        </w:div>
        <w:div w:id="596527256">
          <w:marLeft w:val="640"/>
          <w:marRight w:val="0"/>
          <w:marTop w:val="0"/>
          <w:marBottom w:val="0"/>
          <w:divBdr>
            <w:top w:val="none" w:sz="0" w:space="0" w:color="auto"/>
            <w:left w:val="none" w:sz="0" w:space="0" w:color="auto"/>
            <w:bottom w:val="none" w:sz="0" w:space="0" w:color="auto"/>
            <w:right w:val="none" w:sz="0" w:space="0" w:color="auto"/>
          </w:divBdr>
        </w:div>
        <w:div w:id="618143142">
          <w:marLeft w:val="640"/>
          <w:marRight w:val="0"/>
          <w:marTop w:val="0"/>
          <w:marBottom w:val="0"/>
          <w:divBdr>
            <w:top w:val="none" w:sz="0" w:space="0" w:color="auto"/>
            <w:left w:val="none" w:sz="0" w:space="0" w:color="auto"/>
            <w:bottom w:val="none" w:sz="0" w:space="0" w:color="auto"/>
            <w:right w:val="none" w:sz="0" w:space="0" w:color="auto"/>
          </w:divBdr>
        </w:div>
        <w:div w:id="621307548">
          <w:marLeft w:val="640"/>
          <w:marRight w:val="0"/>
          <w:marTop w:val="0"/>
          <w:marBottom w:val="0"/>
          <w:divBdr>
            <w:top w:val="none" w:sz="0" w:space="0" w:color="auto"/>
            <w:left w:val="none" w:sz="0" w:space="0" w:color="auto"/>
            <w:bottom w:val="none" w:sz="0" w:space="0" w:color="auto"/>
            <w:right w:val="none" w:sz="0" w:space="0" w:color="auto"/>
          </w:divBdr>
        </w:div>
        <w:div w:id="728844220">
          <w:marLeft w:val="640"/>
          <w:marRight w:val="0"/>
          <w:marTop w:val="0"/>
          <w:marBottom w:val="0"/>
          <w:divBdr>
            <w:top w:val="none" w:sz="0" w:space="0" w:color="auto"/>
            <w:left w:val="none" w:sz="0" w:space="0" w:color="auto"/>
            <w:bottom w:val="none" w:sz="0" w:space="0" w:color="auto"/>
            <w:right w:val="none" w:sz="0" w:space="0" w:color="auto"/>
          </w:divBdr>
        </w:div>
        <w:div w:id="1028528107">
          <w:marLeft w:val="640"/>
          <w:marRight w:val="0"/>
          <w:marTop w:val="0"/>
          <w:marBottom w:val="0"/>
          <w:divBdr>
            <w:top w:val="none" w:sz="0" w:space="0" w:color="auto"/>
            <w:left w:val="none" w:sz="0" w:space="0" w:color="auto"/>
            <w:bottom w:val="none" w:sz="0" w:space="0" w:color="auto"/>
            <w:right w:val="none" w:sz="0" w:space="0" w:color="auto"/>
          </w:divBdr>
        </w:div>
        <w:div w:id="1064067115">
          <w:marLeft w:val="640"/>
          <w:marRight w:val="0"/>
          <w:marTop w:val="0"/>
          <w:marBottom w:val="0"/>
          <w:divBdr>
            <w:top w:val="none" w:sz="0" w:space="0" w:color="auto"/>
            <w:left w:val="none" w:sz="0" w:space="0" w:color="auto"/>
            <w:bottom w:val="none" w:sz="0" w:space="0" w:color="auto"/>
            <w:right w:val="none" w:sz="0" w:space="0" w:color="auto"/>
          </w:divBdr>
        </w:div>
        <w:div w:id="1146320664">
          <w:marLeft w:val="640"/>
          <w:marRight w:val="0"/>
          <w:marTop w:val="0"/>
          <w:marBottom w:val="0"/>
          <w:divBdr>
            <w:top w:val="none" w:sz="0" w:space="0" w:color="auto"/>
            <w:left w:val="none" w:sz="0" w:space="0" w:color="auto"/>
            <w:bottom w:val="none" w:sz="0" w:space="0" w:color="auto"/>
            <w:right w:val="none" w:sz="0" w:space="0" w:color="auto"/>
          </w:divBdr>
        </w:div>
        <w:div w:id="1246888710">
          <w:marLeft w:val="640"/>
          <w:marRight w:val="0"/>
          <w:marTop w:val="0"/>
          <w:marBottom w:val="0"/>
          <w:divBdr>
            <w:top w:val="none" w:sz="0" w:space="0" w:color="auto"/>
            <w:left w:val="none" w:sz="0" w:space="0" w:color="auto"/>
            <w:bottom w:val="none" w:sz="0" w:space="0" w:color="auto"/>
            <w:right w:val="none" w:sz="0" w:space="0" w:color="auto"/>
          </w:divBdr>
        </w:div>
        <w:div w:id="1375034692">
          <w:marLeft w:val="640"/>
          <w:marRight w:val="0"/>
          <w:marTop w:val="0"/>
          <w:marBottom w:val="0"/>
          <w:divBdr>
            <w:top w:val="none" w:sz="0" w:space="0" w:color="auto"/>
            <w:left w:val="none" w:sz="0" w:space="0" w:color="auto"/>
            <w:bottom w:val="none" w:sz="0" w:space="0" w:color="auto"/>
            <w:right w:val="none" w:sz="0" w:space="0" w:color="auto"/>
          </w:divBdr>
        </w:div>
        <w:div w:id="1419793760">
          <w:marLeft w:val="640"/>
          <w:marRight w:val="0"/>
          <w:marTop w:val="0"/>
          <w:marBottom w:val="0"/>
          <w:divBdr>
            <w:top w:val="none" w:sz="0" w:space="0" w:color="auto"/>
            <w:left w:val="none" w:sz="0" w:space="0" w:color="auto"/>
            <w:bottom w:val="none" w:sz="0" w:space="0" w:color="auto"/>
            <w:right w:val="none" w:sz="0" w:space="0" w:color="auto"/>
          </w:divBdr>
        </w:div>
        <w:div w:id="1719234563">
          <w:marLeft w:val="640"/>
          <w:marRight w:val="0"/>
          <w:marTop w:val="0"/>
          <w:marBottom w:val="0"/>
          <w:divBdr>
            <w:top w:val="none" w:sz="0" w:space="0" w:color="auto"/>
            <w:left w:val="none" w:sz="0" w:space="0" w:color="auto"/>
            <w:bottom w:val="none" w:sz="0" w:space="0" w:color="auto"/>
            <w:right w:val="none" w:sz="0" w:space="0" w:color="auto"/>
          </w:divBdr>
        </w:div>
        <w:div w:id="1751393047">
          <w:marLeft w:val="640"/>
          <w:marRight w:val="0"/>
          <w:marTop w:val="0"/>
          <w:marBottom w:val="0"/>
          <w:divBdr>
            <w:top w:val="none" w:sz="0" w:space="0" w:color="auto"/>
            <w:left w:val="none" w:sz="0" w:space="0" w:color="auto"/>
            <w:bottom w:val="none" w:sz="0" w:space="0" w:color="auto"/>
            <w:right w:val="none" w:sz="0" w:space="0" w:color="auto"/>
          </w:divBdr>
        </w:div>
        <w:div w:id="1780373521">
          <w:marLeft w:val="640"/>
          <w:marRight w:val="0"/>
          <w:marTop w:val="0"/>
          <w:marBottom w:val="0"/>
          <w:divBdr>
            <w:top w:val="none" w:sz="0" w:space="0" w:color="auto"/>
            <w:left w:val="none" w:sz="0" w:space="0" w:color="auto"/>
            <w:bottom w:val="none" w:sz="0" w:space="0" w:color="auto"/>
            <w:right w:val="none" w:sz="0" w:space="0" w:color="auto"/>
          </w:divBdr>
        </w:div>
        <w:div w:id="1826044140">
          <w:marLeft w:val="640"/>
          <w:marRight w:val="0"/>
          <w:marTop w:val="0"/>
          <w:marBottom w:val="0"/>
          <w:divBdr>
            <w:top w:val="none" w:sz="0" w:space="0" w:color="auto"/>
            <w:left w:val="none" w:sz="0" w:space="0" w:color="auto"/>
            <w:bottom w:val="none" w:sz="0" w:space="0" w:color="auto"/>
            <w:right w:val="none" w:sz="0" w:space="0" w:color="auto"/>
          </w:divBdr>
        </w:div>
        <w:div w:id="1954049632">
          <w:marLeft w:val="640"/>
          <w:marRight w:val="0"/>
          <w:marTop w:val="0"/>
          <w:marBottom w:val="0"/>
          <w:divBdr>
            <w:top w:val="none" w:sz="0" w:space="0" w:color="auto"/>
            <w:left w:val="none" w:sz="0" w:space="0" w:color="auto"/>
            <w:bottom w:val="none" w:sz="0" w:space="0" w:color="auto"/>
            <w:right w:val="none" w:sz="0" w:space="0" w:color="auto"/>
          </w:divBdr>
        </w:div>
        <w:div w:id="1985810773">
          <w:marLeft w:val="640"/>
          <w:marRight w:val="0"/>
          <w:marTop w:val="0"/>
          <w:marBottom w:val="0"/>
          <w:divBdr>
            <w:top w:val="none" w:sz="0" w:space="0" w:color="auto"/>
            <w:left w:val="none" w:sz="0" w:space="0" w:color="auto"/>
            <w:bottom w:val="none" w:sz="0" w:space="0" w:color="auto"/>
            <w:right w:val="none" w:sz="0" w:space="0" w:color="auto"/>
          </w:divBdr>
        </w:div>
        <w:div w:id="1987315195">
          <w:marLeft w:val="640"/>
          <w:marRight w:val="0"/>
          <w:marTop w:val="0"/>
          <w:marBottom w:val="0"/>
          <w:divBdr>
            <w:top w:val="none" w:sz="0" w:space="0" w:color="auto"/>
            <w:left w:val="none" w:sz="0" w:space="0" w:color="auto"/>
            <w:bottom w:val="none" w:sz="0" w:space="0" w:color="auto"/>
            <w:right w:val="none" w:sz="0" w:space="0" w:color="auto"/>
          </w:divBdr>
        </w:div>
        <w:div w:id="2023312577">
          <w:marLeft w:val="640"/>
          <w:marRight w:val="0"/>
          <w:marTop w:val="0"/>
          <w:marBottom w:val="0"/>
          <w:divBdr>
            <w:top w:val="none" w:sz="0" w:space="0" w:color="auto"/>
            <w:left w:val="none" w:sz="0" w:space="0" w:color="auto"/>
            <w:bottom w:val="none" w:sz="0" w:space="0" w:color="auto"/>
            <w:right w:val="none" w:sz="0" w:space="0" w:color="auto"/>
          </w:divBdr>
        </w:div>
        <w:div w:id="2111049009">
          <w:marLeft w:val="640"/>
          <w:marRight w:val="0"/>
          <w:marTop w:val="0"/>
          <w:marBottom w:val="0"/>
          <w:divBdr>
            <w:top w:val="none" w:sz="0" w:space="0" w:color="auto"/>
            <w:left w:val="none" w:sz="0" w:space="0" w:color="auto"/>
            <w:bottom w:val="none" w:sz="0" w:space="0" w:color="auto"/>
            <w:right w:val="none" w:sz="0" w:space="0" w:color="auto"/>
          </w:divBdr>
        </w:div>
        <w:div w:id="2129541807">
          <w:marLeft w:val="640"/>
          <w:marRight w:val="0"/>
          <w:marTop w:val="0"/>
          <w:marBottom w:val="0"/>
          <w:divBdr>
            <w:top w:val="none" w:sz="0" w:space="0" w:color="auto"/>
            <w:left w:val="none" w:sz="0" w:space="0" w:color="auto"/>
            <w:bottom w:val="none" w:sz="0" w:space="0" w:color="auto"/>
            <w:right w:val="none" w:sz="0" w:space="0" w:color="auto"/>
          </w:divBdr>
        </w:div>
      </w:divsChild>
    </w:div>
    <w:div w:id="457647444">
      <w:bodyDiv w:val="1"/>
      <w:marLeft w:val="0"/>
      <w:marRight w:val="0"/>
      <w:marTop w:val="0"/>
      <w:marBottom w:val="0"/>
      <w:divBdr>
        <w:top w:val="none" w:sz="0" w:space="0" w:color="auto"/>
        <w:left w:val="none" w:sz="0" w:space="0" w:color="auto"/>
        <w:bottom w:val="none" w:sz="0" w:space="0" w:color="auto"/>
        <w:right w:val="none" w:sz="0" w:space="0" w:color="auto"/>
      </w:divBdr>
    </w:div>
    <w:div w:id="458181303">
      <w:bodyDiv w:val="1"/>
      <w:marLeft w:val="0"/>
      <w:marRight w:val="0"/>
      <w:marTop w:val="0"/>
      <w:marBottom w:val="0"/>
      <w:divBdr>
        <w:top w:val="none" w:sz="0" w:space="0" w:color="auto"/>
        <w:left w:val="none" w:sz="0" w:space="0" w:color="auto"/>
        <w:bottom w:val="none" w:sz="0" w:space="0" w:color="auto"/>
        <w:right w:val="none" w:sz="0" w:space="0" w:color="auto"/>
      </w:divBdr>
    </w:div>
    <w:div w:id="459038948">
      <w:bodyDiv w:val="1"/>
      <w:marLeft w:val="0"/>
      <w:marRight w:val="0"/>
      <w:marTop w:val="0"/>
      <w:marBottom w:val="0"/>
      <w:divBdr>
        <w:top w:val="none" w:sz="0" w:space="0" w:color="auto"/>
        <w:left w:val="none" w:sz="0" w:space="0" w:color="auto"/>
        <w:bottom w:val="none" w:sz="0" w:space="0" w:color="auto"/>
        <w:right w:val="none" w:sz="0" w:space="0" w:color="auto"/>
      </w:divBdr>
    </w:div>
    <w:div w:id="459957640">
      <w:bodyDiv w:val="1"/>
      <w:marLeft w:val="0"/>
      <w:marRight w:val="0"/>
      <w:marTop w:val="0"/>
      <w:marBottom w:val="0"/>
      <w:divBdr>
        <w:top w:val="none" w:sz="0" w:space="0" w:color="auto"/>
        <w:left w:val="none" w:sz="0" w:space="0" w:color="auto"/>
        <w:bottom w:val="none" w:sz="0" w:space="0" w:color="auto"/>
        <w:right w:val="none" w:sz="0" w:space="0" w:color="auto"/>
      </w:divBdr>
    </w:div>
    <w:div w:id="460803547">
      <w:bodyDiv w:val="1"/>
      <w:marLeft w:val="0"/>
      <w:marRight w:val="0"/>
      <w:marTop w:val="0"/>
      <w:marBottom w:val="0"/>
      <w:divBdr>
        <w:top w:val="none" w:sz="0" w:space="0" w:color="auto"/>
        <w:left w:val="none" w:sz="0" w:space="0" w:color="auto"/>
        <w:bottom w:val="none" w:sz="0" w:space="0" w:color="auto"/>
        <w:right w:val="none" w:sz="0" w:space="0" w:color="auto"/>
      </w:divBdr>
    </w:div>
    <w:div w:id="461119181">
      <w:bodyDiv w:val="1"/>
      <w:marLeft w:val="0"/>
      <w:marRight w:val="0"/>
      <w:marTop w:val="0"/>
      <w:marBottom w:val="0"/>
      <w:divBdr>
        <w:top w:val="none" w:sz="0" w:space="0" w:color="auto"/>
        <w:left w:val="none" w:sz="0" w:space="0" w:color="auto"/>
        <w:bottom w:val="none" w:sz="0" w:space="0" w:color="auto"/>
        <w:right w:val="none" w:sz="0" w:space="0" w:color="auto"/>
      </w:divBdr>
    </w:div>
    <w:div w:id="461777405">
      <w:bodyDiv w:val="1"/>
      <w:marLeft w:val="0"/>
      <w:marRight w:val="0"/>
      <w:marTop w:val="0"/>
      <w:marBottom w:val="0"/>
      <w:divBdr>
        <w:top w:val="none" w:sz="0" w:space="0" w:color="auto"/>
        <w:left w:val="none" w:sz="0" w:space="0" w:color="auto"/>
        <w:bottom w:val="none" w:sz="0" w:space="0" w:color="auto"/>
        <w:right w:val="none" w:sz="0" w:space="0" w:color="auto"/>
      </w:divBdr>
    </w:div>
    <w:div w:id="461966070">
      <w:bodyDiv w:val="1"/>
      <w:marLeft w:val="0"/>
      <w:marRight w:val="0"/>
      <w:marTop w:val="0"/>
      <w:marBottom w:val="0"/>
      <w:divBdr>
        <w:top w:val="none" w:sz="0" w:space="0" w:color="auto"/>
        <w:left w:val="none" w:sz="0" w:space="0" w:color="auto"/>
        <w:bottom w:val="none" w:sz="0" w:space="0" w:color="auto"/>
        <w:right w:val="none" w:sz="0" w:space="0" w:color="auto"/>
      </w:divBdr>
    </w:div>
    <w:div w:id="462045648">
      <w:bodyDiv w:val="1"/>
      <w:marLeft w:val="0"/>
      <w:marRight w:val="0"/>
      <w:marTop w:val="0"/>
      <w:marBottom w:val="0"/>
      <w:divBdr>
        <w:top w:val="none" w:sz="0" w:space="0" w:color="auto"/>
        <w:left w:val="none" w:sz="0" w:space="0" w:color="auto"/>
        <w:bottom w:val="none" w:sz="0" w:space="0" w:color="auto"/>
        <w:right w:val="none" w:sz="0" w:space="0" w:color="auto"/>
      </w:divBdr>
    </w:div>
    <w:div w:id="462381547">
      <w:bodyDiv w:val="1"/>
      <w:marLeft w:val="0"/>
      <w:marRight w:val="0"/>
      <w:marTop w:val="0"/>
      <w:marBottom w:val="0"/>
      <w:divBdr>
        <w:top w:val="none" w:sz="0" w:space="0" w:color="auto"/>
        <w:left w:val="none" w:sz="0" w:space="0" w:color="auto"/>
        <w:bottom w:val="none" w:sz="0" w:space="0" w:color="auto"/>
        <w:right w:val="none" w:sz="0" w:space="0" w:color="auto"/>
      </w:divBdr>
    </w:div>
    <w:div w:id="462388574">
      <w:bodyDiv w:val="1"/>
      <w:marLeft w:val="0"/>
      <w:marRight w:val="0"/>
      <w:marTop w:val="0"/>
      <w:marBottom w:val="0"/>
      <w:divBdr>
        <w:top w:val="none" w:sz="0" w:space="0" w:color="auto"/>
        <w:left w:val="none" w:sz="0" w:space="0" w:color="auto"/>
        <w:bottom w:val="none" w:sz="0" w:space="0" w:color="auto"/>
        <w:right w:val="none" w:sz="0" w:space="0" w:color="auto"/>
      </w:divBdr>
    </w:div>
    <w:div w:id="462428409">
      <w:bodyDiv w:val="1"/>
      <w:marLeft w:val="0"/>
      <w:marRight w:val="0"/>
      <w:marTop w:val="0"/>
      <w:marBottom w:val="0"/>
      <w:divBdr>
        <w:top w:val="none" w:sz="0" w:space="0" w:color="auto"/>
        <w:left w:val="none" w:sz="0" w:space="0" w:color="auto"/>
        <w:bottom w:val="none" w:sz="0" w:space="0" w:color="auto"/>
        <w:right w:val="none" w:sz="0" w:space="0" w:color="auto"/>
      </w:divBdr>
    </w:div>
    <w:div w:id="463305718">
      <w:bodyDiv w:val="1"/>
      <w:marLeft w:val="0"/>
      <w:marRight w:val="0"/>
      <w:marTop w:val="0"/>
      <w:marBottom w:val="0"/>
      <w:divBdr>
        <w:top w:val="none" w:sz="0" w:space="0" w:color="auto"/>
        <w:left w:val="none" w:sz="0" w:space="0" w:color="auto"/>
        <w:bottom w:val="none" w:sz="0" w:space="0" w:color="auto"/>
        <w:right w:val="none" w:sz="0" w:space="0" w:color="auto"/>
      </w:divBdr>
    </w:div>
    <w:div w:id="463960832">
      <w:bodyDiv w:val="1"/>
      <w:marLeft w:val="0"/>
      <w:marRight w:val="0"/>
      <w:marTop w:val="0"/>
      <w:marBottom w:val="0"/>
      <w:divBdr>
        <w:top w:val="none" w:sz="0" w:space="0" w:color="auto"/>
        <w:left w:val="none" w:sz="0" w:space="0" w:color="auto"/>
        <w:bottom w:val="none" w:sz="0" w:space="0" w:color="auto"/>
        <w:right w:val="none" w:sz="0" w:space="0" w:color="auto"/>
      </w:divBdr>
    </w:div>
    <w:div w:id="464394953">
      <w:bodyDiv w:val="1"/>
      <w:marLeft w:val="0"/>
      <w:marRight w:val="0"/>
      <w:marTop w:val="0"/>
      <w:marBottom w:val="0"/>
      <w:divBdr>
        <w:top w:val="none" w:sz="0" w:space="0" w:color="auto"/>
        <w:left w:val="none" w:sz="0" w:space="0" w:color="auto"/>
        <w:bottom w:val="none" w:sz="0" w:space="0" w:color="auto"/>
        <w:right w:val="none" w:sz="0" w:space="0" w:color="auto"/>
      </w:divBdr>
    </w:div>
    <w:div w:id="464546388">
      <w:bodyDiv w:val="1"/>
      <w:marLeft w:val="0"/>
      <w:marRight w:val="0"/>
      <w:marTop w:val="0"/>
      <w:marBottom w:val="0"/>
      <w:divBdr>
        <w:top w:val="none" w:sz="0" w:space="0" w:color="auto"/>
        <w:left w:val="none" w:sz="0" w:space="0" w:color="auto"/>
        <w:bottom w:val="none" w:sz="0" w:space="0" w:color="auto"/>
        <w:right w:val="none" w:sz="0" w:space="0" w:color="auto"/>
      </w:divBdr>
    </w:div>
    <w:div w:id="464592112">
      <w:bodyDiv w:val="1"/>
      <w:marLeft w:val="0"/>
      <w:marRight w:val="0"/>
      <w:marTop w:val="0"/>
      <w:marBottom w:val="0"/>
      <w:divBdr>
        <w:top w:val="none" w:sz="0" w:space="0" w:color="auto"/>
        <w:left w:val="none" w:sz="0" w:space="0" w:color="auto"/>
        <w:bottom w:val="none" w:sz="0" w:space="0" w:color="auto"/>
        <w:right w:val="none" w:sz="0" w:space="0" w:color="auto"/>
      </w:divBdr>
    </w:div>
    <w:div w:id="464661051">
      <w:bodyDiv w:val="1"/>
      <w:marLeft w:val="0"/>
      <w:marRight w:val="0"/>
      <w:marTop w:val="0"/>
      <w:marBottom w:val="0"/>
      <w:divBdr>
        <w:top w:val="none" w:sz="0" w:space="0" w:color="auto"/>
        <w:left w:val="none" w:sz="0" w:space="0" w:color="auto"/>
        <w:bottom w:val="none" w:sz="0" w:space="0" w:color="auto"/>
        <w:right w:val="none" w:sz="0" w:space="0" w:color="auto"/>
      </w:divBdr>
    </w:div>
    <w:div w:id="464932107">
      <w:bodyDiv w:val="1"/>
      <w:marLeft w:val="0"/>
      <w:marRight w:val="0"/>
      <w:marTop w:val="0"/>
      <w:marBottom w:val="0"/>
      <w:divBdr>
        <w:top w:val="none" w:sz="0" w:space="0" w:color="auto"/>
        <w:left w:val="none" w:sz="0" w:space="0" w:color="auto"/>
        <w:bottom w:val="none" w:sz="0" w:space="0" w:color="auto"/>
        <w:right w:val="none" w:sz="0" w:space="0" w:color="auto"/>
      </w:divBdr>
    </w:div>
    <w:div w:id="465394472">
      <w:bodyDiv w:val="1"/>
      <w:marLeft w:val="0"/>
      <w:marRight w:val="0"/>
      <w:marTop w:val="0"/>
      <w:marBottom w:val="0"/>
      <w:divBdr>
        <w:top w:val="none" w:sz="0" w:space="0" w:color="auto"/>
        <w:left w:val="none" w:sz="0" w:space="0" w:color="auto"/>
        <w:bottom w:val="none" w:sz="0" w:space="0" w:color="auto"/>
        <w:right w:val="none" w:sz="0" w:space="0" w:color="auto"/>
      </w:divBdr>
    </w:div>
    <w:div w:id="466556415">
      <w:bodyDiv w:val="1"/>
      <w:marLeft w:val="0"/>
      <w:marRight w:val="0"/>
      <w:marTop w:val="0"/>
      <w:marBottom w:val="0"/>
      <w:divBdr>
        <w:top w:val="none" w:sz="0" w:space="0" w:color="auto"/>
        <w:left w:val="none" w:sz="0" w:space="0" w:color="auto"/>
        <w:bottom w:val="none" w:sz="0" w:space="0" w:color="auto"/>
        <w:right w:val="none" w:sz="0" w:space="0" w:color="auto"/>
      </w:divBdr>
    </w:div>
    <w:div w:id="466774792">
      <w:bodyDiv w:val="1"/>
      <w:marLeft w:val="0"/>
      <w:marRight w:val="0"/>
      <w:marTop w:val="0"/>
      <w:marBottom w:val="0"/>
      <w:divBdr>
        <w:top w:val="none" w:sz="0" w:space="0" w:color="auto"/>
        <w:left w:val="none" w:sz="0" w:space="0" w:color="auto"/>
        <w:bottom w:val="none" w:sz="0" w:space="0" w:color="auto"/>
        <w:right w:val="none" w:sz="0" w:space="0" w:color="auto"/>
      </w:divBdr>
    </w:div>
    <w:div w:id="467208110">
      <w:bodyDiv w:val="1"/>
      <w:marLeft w:val="0"/>
      <w:marRight w:val="0"/>
      <w:marTop w:val="0"/>
      <w:marBottom w:val="0"/>
      <w:divBdr>
        <w:top w:val="none" w:sz="0" w:space="0" w:color="auto"/>
        <w:left w:val="none" w:sz="0" w:space="0" w:color="auto"/>
        <w:bottom w:val="none" w:sz="0" w:space="0" w:color="auto"/>
        <w:right w:val="none" w:sz="0" w:space="0" w:color="auto"/>
      </w:divBdr>
    </w:div>
    <w:div w:id="467825049">
      <w:bodyDiv w:val="1"/>
      <w:marLeft w:val="0"/>
      <w:marRight w:val="0"/>
      <w:marTop w:val="0"/>
      <w:marBottom w:val="0"/>
      <w:divBdr>
        <w:top w:val="none" w:sz="0" w:space="0" w:color="auto"/>
        <w:left w:val="none" w:sz="0" w:space="0" w:color="auto"/>
        <w:bottom w:val="none" w:sz="0" w:space="0" w:color="auto"/>
        <w:right w:val="none" w:sz="0" w:space="0" w:color="auto"/>
      </w:divBdr>
    </w:div>
    <w:div w:id="467825315">
      <w:bodyDiv w:val="1"/>
      <w:marLeft w:val="0"/>
      <w:marRight w:val="0"/>
      <w:marTop w:val="0"/>
      <w:marBottom w:val="0"/>
      <w:divBdr>
        <w:top w:val="none" w:sz="0" w:space="0" w:color="auto"/>
        <w:left w:val="none" w:sz="0" w:space="0" w:color="auto"/>
        <w:bottom w:val="none" w:sz="0" w:space="0" w:color="auto"/>
        <w:right w:val="none" w:sz="0" w:space="0" w:color="auto"/>
      </w:divBdr>
    </w:div>
    <w:div w:id="468397949">
      <w:bodyDiv w:val="1"/>
      <w:marLeft w:val="0"/>
      <w:marRight w:val="0"/>
      <w:marTop w:val="0"/>
      <w:marBottom w:val="0"/>
      <w:divBdr>
        <w:top w:val="none" w:sz="0" w:space="0" w:color="auto"/>
        <w:left w:val="none" w:sz="0" w:space="0" w:color="auto"/>
        <w:bottom w:val="none" w:sz="0" w:space="0" w:color="auto"/>
        <w:right w:val="none" w:sz="0" w:space="0" w:color="auto"/>
      </w:divBdr>
    </w:div>
    <w:div w:id="468399960">
      <w:bodyDiv w:val="1"/>
      <w:marLeft w:val="0"/>
      <w:marRight w:val="0"/>
      <w:marTop w:val="0"/>
      <w:marBottom w:val="0"/>
      <w:divBdr>
        <w:top w:val="none" w:sz="0" w:space="0" w:color="auto"/>
        <w:left w:val="none" w:sz="0" w:space="0" w:color="auto"/>
        <w:bottom w:val="none" w:sz="0" w:space="0" w:color="auto"/>
        <w:right w:val="none" w:sz="0" w:space="0" w:color="auto"/>
      </w:divBdr>
    </w:div>
    <w:div w:id="468714445">
      <w:bodyDiv w:val="1"/>
      <w:marLeft w:val="0"/>
      <w:marRight w:val="0"/>
      <w:marTop w:val="0"/>
      <w:marBottom w:val="0"/>
      <w:divBdr>
        <w:top w:val="none" w:sz="0" w:space="0" w:color="auto"/>
        <w:left w:val="none" w:sz="0" w:space="0" w:color="auto"/>
        <w:bottom w:val="none" w:sz="0" w:space="0" w:color="auto"/>
        <w:right w:val="none" w:sz="0" w:space="0" w:color="auto"/>
      </w:divBdr>
    </w:div>
    <w:div w:id="469052564">
      <w:bodyDiv w:val="1"/>
      <w:marLeft w:val="0"/>
      <w:marRight w:val="0"/>
      <w:marTop w:val="0"/>
      <w:marBottom w:val="0"/>
      <w:divBdr>
        <w:top w:val="none" w:sz="0" w:space="0" w:color="auto"/>
        <w:left w:val="none" w:sz="0" w:space="0" w:color="auto"/>
        <w:bottom w:val="none" w:sz="0" w:space="0" w:color="auto"/>
        <w:right w:val="none" w:sz="0" w:space="0" w:color="auto"/>
      </w:divBdr>
    </w:div>
    <w:div w:id="469246337">
      <w:bodyDiv w:val="1"/>
      <w:marLeft w:val="0"/>
      <w:marRight w:val="0"/>
      <w:marTop w:val="0"/>
      <w:marBottom w:val="0"/>
      <w:divBdr>
        <w:top w:val="none" w:sz="0" w:space="0" w:color="auto"/>
        <w:left w:val="none" w:sz="0" w:space="0" w:color="auto"/>
        <w:bottom w:val="none" w:sz="0" w:space="0" w:color="auto"/>
        <w:right w:val="none" w:sz="0" w:space="0" w:color="auto"/>
      </w:divBdr>
    </w:div>
    <w:div w:id="470102453">
      <w:bodyDiv w:val="1"/>
      <w:marLeft w:val="0"/>
      <w:marRight w:val="0"/>
      <w:marTop w:val="0"/>
      <w:marBottom w:val="0"/>
      <w:divBdr>
        <w:top w:val="none" w:sz="0" w:space="0" w:color="auto"/>
        <w:left w:val="none" w:sz="0" w:space="0" w:color="auto"/>
        <w:bottom w:val="none" w:sz="0" w:space="0" w:color="auto"/>
        <w:right w:val="none" w:sz="0" w:space="0" w:color="auto"/>
      </w:divBdr>
    </w:div>
    <w:div w:id="472674521">
      <w:bodyDiv w:val="1"/>
      <w:marLeft w:val="0"/>
      <w:marRight w:val="0"/>
      <w:marTop w:val="0"/>
      <w:marBottom w:val="0"/>
      <w:divBdr>
        <w:top w:val="none" w:sz="0" w:space="0" w:color="auto"/>
        <w:left w:val="none" w:sz="0" w:space="0" w:color="auto"/>
        <w:bottom w:val="none" w:sz="0" w:space="0" w:color="auto"/>
        <w:right w:val="none" w:sz="0" w:space="0" w:color="auto"/>
      </w:divBdr>
    </w:div>
    <w:div w:id="473134499">
      <w:bodyDiv w:val="1"/>
      <w:marLeft w:val="0"/>
      <w:marRight w:val="0"/>
      <w:marTop w:val="0"/>
      <w:marBottom w:val="0"/>
      <w:divBdr>
        <w:top w:val="none" w:sz="0" w:space="0" w:color="auto"/>
        <w:left w:val="none" w:sz="0" w:space="0" w:color="auto"/>
        <w:bottom w:val="none" w:sz="0" w:space="0" w:color="auto"/>
        <w:right w:val="none" w:sz="0" w:space="0" w:color="auto"/>
      </w:divBdr>
    </w:div>
    <w:div w:id="473261089">
      <w:bodyDiv w:val="1"/>
      <w:marLeft w:val="0"/>
      <w:marRight w:val="0"/>
      <w:marTop w:val="0"/>
      <w:marBottom w:val="0"/>
      <w:divBdr>
        <w:top w:val="none" w:sz="0" w:space="0" w:color="auto"/>
        <w:left w:val="none" w:sz="0" w:space="0" w:color="auto"/>
        <w:bottom w:val="none" w:sz="0" w:space="0" w:color="auto"/>
        <w:right w:val="none" w:sz="0" w:space="0" w:color="auto"/>
      </w:divBdr>
    </w:div>
    <w:div w:id="473528963">
      <w:bodyDiv w:val="1"/>
      <w:marLeft w:val="0"/>
      <w:marRight w:val="0"/>
      <w:marTop w:val="0"/>
      <w:marBottom w:val="0"/>
      <w:divBdr>
        <w:top w:val="none" w:sz="0" w:space="0" w:color="auto"/>
        <w:left w:val="none" w:sz="0" w:space="0" w:color="auto"/>
        <w:bottom w:val="none" w:sz="0" w:space="0" w:color="auto"/>
        <w:right w:val="none" w:sz="0" w:space="0" w:color="auto"/>
      </w:divBdr>
    </w:div>
    <w:div w:id="474376336">
      <w:bodyDiv w:val="1"/>
      <w:marLeft w:val="0"/>
      <w:marRight w:val="0"/>
      <w:marTop w:val="0"/>
      <w:marBottom w:val="0"/>
      <w:divBdr>
        <w:top w:val="none" w:sz="0" w:space="0" w:color="auto"/>
        <w:left w:val="none" w:sz="0" w:space="0" w:color="auto"/>
        <w:bottom w:val="none" w:sz="0" w:space="0" w:color="auto"/>
        <w:right w:val="none" w:sz="0" w:space="0" w:color="auto"/>
      </w:divBdr>
    </w:div>
    <w:div w:id="474567222">
      <w:bodyDiv w:val="1"/>
      <w:marLeft w:val="0"/>
      <w:marRight w:val="0"/>
      <w:marTop w:val="0"/>
      <w:marBottom w:val="0"/>
      <w:divBdr>
        <w:top w:val="none" w:sz="0" w:space="0" w:color="auto"/>
        <w:left w:val="none" w:sz="0" w:space="0" w:color="auto"/>
        <w:bottom w:val="none" w:sz="0" w:space="0" w:color="auto"/>
        <w:right w:val="none" w:sz="0" w:space="0" w:color="auto"/>
      </w:divBdr>
    </w:div>
    <w:div w:id="474756465">
      <w:bodyDiv w:val="1"/>
      <w:marLeft w:val="0"/>
      <w:marRight w:val="0"/>
      <w:marTop w:val="0"/>
      <w:marBottom w:val="0"/>
      <w:divBdr>
        <w:top w:val="none" w:sz="0" w:space="0" w:color="auto"/>
        <w:left w:val="none" w:sz="0" w:space="0" w:color="auto"/>
        <w:bottom w:val="none" w:sz="0" w:space="0" w:color="auto"/>
        <w:right w:val="none" w:sz="0" w:space="0" w:color="auto"/>
      </w:divBdr>
    </w:div>
    <w:div w:id="474763190">
      <w:bodyDiv w:val="1"/>
      <w:marLeft w:val="0"/>
      <w:marRight w:val="0"/>
      <w:marTop w:val="0"/>
      <w:marBottom w:val="0"/>
      <w:divBdr>
        <w:top w:val="none" w:sz="0" w:space="0" w:color="auto"/>
        <w:left w:val="none" w:sz="0" w:space="0" w:color="auto"/>
        <w:bottom w:val="none" w:sz="0" w:space="0" w:color="auto"/>
        <w:right w:val="none" w:sz="0" w:space="0" w:color="auto"/>
      </w:divBdr>
    </w:div>
    <w:div w:id="474954173">
      <w:bodyDiv w:val="1"/>
      <w:marLeft w:val="0"/>
      <w:marRight w:val="0"/>
      <w:marTop w:val="0"/>
      <w:marBottom w:val="0"/>
      <w:divBdr>
        <w:top w:val="none" w:sz="0" w:space="0" w:color="auto"/>
        <w:left w:val="none" w:sz="0" w:space="0" w:color="auto"/>
        <w:bottom w:val="none" w:sz="0" w:space="0" w:color="auto"/>
        <w:right w:val="none" w:sz="0" w:space="0" w:color="auto"/>
      </w:divBdr>
    </w:div>
    <w:div w:id="476000276">
      <w:bodyDiv w:val="1"/>
      <w:marLeft w:val="0"/>
      <w:marRight w:val="0"/>
      <w:marTop w:val="0"/>
      <w:marBottom w:val="0"/>
      <w:divBdr>
        <w:top w:val="none" w:sz="0" w:space="0" w:color="auto"/>
        <w:left w:val="none" w:sz="0" w:space="0" w:color="auto"/>
        <w:bottom w:val="none" w:sz="0" w:space="0" w:color="auto"/>
        <w:right w:val="none" w:sz="0" w:space="0" w:color="auto"/>
      </w:divBdr>
    </w:div>
    <w:div w:id="476535121">
      <w:bodyDiv w:val="1"/>
      <w:marLeft w:val="0"/>
      <w:marRight w:val="0"/>
      <w:marTop w:val="0"/>
      <w:marBottom w:val="0"/>
      <w:divBdr>
        <w:top w:val="none" w:sz="0" w:space="0" w:color="auto"/>
        <w:left w:val="none" w:sz="0" w:space="0" w:color="auto"/>
        <w:bottom w:val="none" w:sz="0" w:space="0" w:color="auto"/>
        <w:right w:val="none" w:sz="0" w:space="0" w:color="auto"/>
      </w:divBdr>
    </w:div>
    <w:div w:id="476608179">
      <w:bodyDiv w:val="1"/>
      <w:marLeft w:val="0"/>
      <w:marRight w:val="0"/>
      <w:marTop w:val="0"/>
      <w:marBottom w:val="0"/>
      <w:divBdr>
        <w:top w:val="none" w:sz="0" w:space="0" w:color="auto"/>
        <w:left w:val="none" w:sz="0" w:space="0" w:color="auto"/>
        <w:bottom w:val="none" w:sz="0" w:space="0" w:color="auto"/>
        <w:right w:val="none" w:sz="0" w:space="0" w:color="auto"/>
      </w:divBdr>
    </w:div>
    <w:div w:id="476608377">
      <w:bodyDiv w:val="1"/>
      <w:marLeft w:val="0"/>
      <w:marRight w:val="0"/>
      <w:marTop w:val="0"/>
      <w:marBottom w:val="0"/>
      <w:divBdr>
        <w:top w:val="none" w:sz="0" w:space="0" w:color="auto"/>
        <w:left w:val="none" w:sz="0" w:space="0" w:color="auto"/>
        <w:bottom w:val="none" w:sz="0" w:space="0" w:color="auto"/>
        <w:right w:val="none" w:sz="0" w:space="0" w:color="auto"/>
      </w:divBdr>
    </w:div>
    <w:div w:id="476648211">
      <w:bodyDiv w:val="1"/>
      <w:marLeft w:val="0"/>
      <w:marRight w:val="0"/>
      <w:marTop w:val="0"/>
      <w:marBottom w:val="0"/>
      <w:divBdr>
        <w:top w:val="none" w:sz="0" w:space="0" w:color="auto"/>
        <w:left w:val="none" w:sz="0" w:space="0" w:color="auto"/>
        <w:bottom w:val="none" w:sz="0" w:space="0" w:color="auto"/>
        <w:right w:val="none" w:sz="0" w:space="0" w:color="auto"/>
      </w:divBdr>
    </w:div>
    <w:div w:id="476803687">
      <w:bodyDiv w:val="1"/>
      <w:marLeft w:val="0"/>
      <w:marRight w:val="0"/>
      <w:marTop w:val="0"/>
      <w:marBottom w:val="0"/>
      <w:divBdr>
        <w:top w:val="none" w:sz="0" w:space="0" w:color="auto"/>
        <w:left w:val="none" w:sz="0" w:space="0" w:color="auto"/>
        <w:bottom w:val="none" w:sz="0" w:space="0" w:color="auto"/>
        <w:right w:val="none" w:sz="0" w:space="0" w:color="auto"/>
      </w:divBdr>
    </w:div>
    <w:div w:id="477455136">
      <w:bodyDiv w:val="1"/>
      <w:marLeft w:val="0"/>
      <w:marRight w:val="0"/>
      <w:marTop w:val="0"/>
      <w:marBottom w:val="0"/>
      <w:divBdr>
        <w:top w:val="none" w:sz="0" w:space="0" w:color="auto"/>
        <w:left w:val="none" w:sz="0" w:space="0" w:color="auto"/>
        <w:bottom w:val="none" w:sz="0" w:space="0" w:color="auto"/>
        <w:right w:val="none" w:sz="0" w:space="0" w:color="auto"/>
      </w:divBdr>
    </w:div>
    <w:div w:id="477767211">
      <w:bodyDiv w:val="1"/>
      <w:marLeft w:val="0"/>
      <w:marRight w:val="0"/>
      <w:marTop w:val="0"/>
      <w:marBottom w:val="0"/>
      <w:divBdr>
        <w:top w:val="none" w:sz="0" w:space="0" w:color="auto"/>
        <w:left w:val="none" w:sz="0" w:space="0" w:color="auto"/>
        <w:bottom w:val="none" w:sz="0" w:space="0" w:color="auto"/>
        <w:right w:val="none" w:sz="0" w:space="0" w:color="auto"/>
      </w:divBdr>
    </w:div>
    <w:div w:id="478154697">
      <w:bodyDiv w:val="1"/>
      <w:marLeft w:val="0"/>
      <w:marRight w:val="0"/>
      <w:marTop w:val="0"/>
      <w:marBottom w:val="0"/>
      <w:divBdr>
        <w:top w:val="none" w:sz="0" w:space="0" w:color="auto"/>
        <w:left w:val="none" w:sz="0" w:space="0" w:color="auto"/>
        <w:bottom w:val="none" w:sz="0" w:space="0" w:color="auto"/>
        <w:right w:val="none" w:sz="0" w:space="0" w:color="auto"/>
      </w:divBdr>
    </w:div>
    <w:div w:id="478232280">
      <w:bodyDiv w:val="1"/>
      <w:marLeft w:val="0"/>
      <w:marRight w:val="0"/>
      <w:marTop w:val="0"/>
      <w:marBottom w:val="0"/>
      <w:divBdr>
        <w:top w:val="none" w:sz="0" w:space="0" w:color="auto"/>
        <w:left w:val="none" w:sz="0" w:space="0" w:color="auto"/>
        <w:bottom w:val="none" w:sz="0" w:space="0" w:color="auto"/>
        <w:right w:val="none" w:sz="0" w:space="0" w:color="auto"/>
      </w:divBdr>
    </w:div>
    <w:div w:id="478376275">
      <w:bodyDiv w:val="1"/>
      <w:marLeft w:val="0"/>
      <w:marRight w:val="0"/>
      <w:marTop w:val="0"/>
      <w:marBottom w:val="0"/>
      <w:divBdr>
        <w:top w:val="none" w:sz="0" w:space="0" w:color="auto"/>
        <w:left w:val="none" w:sz="0" w:space="0" w:color="auto"/>
        <w:bottom w:val="none" w:sz="0" w:space="0" w:color="auto"/>
        <w:right w:val="none" w:sz="0" w:space="0" w:color="auto"/>
      </w:divBdr>
    </w:div>
    <w:div w:id="479931240">
      <w:bodyDiv w:val="1"/>
      <w:marLeft w:val="0"/>
      <w:marRight w:val="0"/>
      <w:marTop w:val="0"/>
      <w:marBottom w:val="0"/>
      <w:divBdr>
        <w:top w:val="none" w:sz="0" w:space="0" w:color="auto"/>
        <w:left w:val="none" w:sz="0" w:space="0" w:color="auto"/>
        <w:bottom w:val="none" w:sz="0" w:space="0" w:color="auto"/>
        <w:right w:val="none" w:sz="0" w:space="0" w:color="auto"/>
      </w:divBdr>
    </w:div>
    <w:div w:id="480659668">
      <w:bodyDiv w:val="1"/>
      <w:marLeft w:val="0"/>
      <w:marRight w:val="0"/>
      <w:marTop w:val="0"/>
      <w:marBottom w:val="0"/>
      <w:divBdr>
        <w:top w:val="none" w:sz="0" w:space="0" w:color="auto"/>
        <w:left w:val="none" w:sz="0" w:space="0" w:color="auto"/>
        <w:bottom w:val="none" w:sz="0" w:space="0" w:color="auto"/>
        <w:right w:val="none" w:sz="0" w:space="0" w:color="auto"/>
      </w:divBdr>
    </w:div>
    <w:div w:id="481196201">
      <w:bodyDiv w:val="1"/>
      <w:marLeft w:val="0"/>
      <w:marRight w:val="0"/>
      <w:marTop w:val="0"/>
      <w:marBottom w:val="0"/>
      <w:divBdr>
        <w:top w:val="none" w:sz="0" w:space="0" w:color="auto"/>
        <w:left w:val="none" w:sz="0" w:space="0" w:color="auto"/>
        <w:bottom w:val="none" w:sz="0" w:space="0" w:color="auto"/>
        <w:right w:val="none" w:sz="0" w:space="0" w:color="auto"/>
      </w:divBdr>
    </w:div>
    <w:div w:id="482281422">
      <w:bodyDiv w:val="1"/>
      <w:marLeft w:val="0"/>
      <w:marRight w:val="0"/>
      <w:marTop w:val="0"/>
      <w:marBottom w:val="0"/>
      <w:divBdr>
        <w:top w:val="none" w:sz="0" w:space="0" w:color="auto"/>
        <w:left w:val="none" w:sz="0" w:space="0" w:color="auto"/>
        <w:bottom w:val="none" w:sz="0" w:space="0" w:color="auto"/>
        <w:right w:val="none" w:sz="0" w:space="0" w:color="auto"/>
      </w:divBdr>
    </w:div>
    <w:div w:id="483401511">
      <w:bodyDiv w:val="1"/>
      <w:marLeft w:val="0"/>
      <w:marRight w:val="0"/>
      <w:marTop w:val="0"/>
      <w:marBottom w:val="0"/>
      <w:divBdr>
        <w:top w:val="none" w:sz="0" w:space="0" w:color="auto"/>
        <w:left w:val="none" w:sz="0" w:space="0" w:color="auto"/>
        <w:bottom w:val="none" w:sz="0" w:space="0" w:color="auto"/>
        <w:right w:val="none" w:sz="0" w:space="0" w:color="auto"/>
      </w:divBdr>
    </w:div>
    <w:div w:id="483593363">
      <w:bodyDiv w:val="1"/>
      <w:marLeft w:val="0"/>
      <w:marRight w:val="0"/>
      <w:marTop w:val="0"/>
      <w:marBottom w:val="0"/>
      <w:divBdr>
        <w:top w:val="none" w:sz="0" w:space="0" w:color="auto"/>
        <w:left w:val="none" w:sz="0" w:space="0" w:color="auto"/>
        <w:bottom w:val="none" w:sz="0" w:space="0" w:color="auto"/>
        <w:right w:val="none" w:sz="0" w:space="0" w:color="auto"/>
      </w:divBdr>
    </w:div>
    <w:div w:id="483812073">
      <w:bodyDiv w:val="1"/>
      <w:marLeft w:val="0"/>
      <w:marRight w:val="0"/>
      <w:marTop w:val="0"/>
      <w:marBottom w:val="0"/>
      <w:divBdr>
        <w:top w:val="none" w:sz="0" w:space="0" w:color="auto"/>
        <w:left w:val="none" w:sz="0" w:space="0" w:color="auto"/>
        <w:bottom w:val="none" w:sz="0" w:space="0" w:color="auto"/>
        <w:right w:val="none" w:sz="0" w:space="0" w:color="auto"/>
      </w:divBdr>
    </w:div>
    <w:div w:id="483812417">
      <w:bodyDiv w:val="1"/>
      <w:marLeft w:val="0"/>
      <w:marRight w:val="0"/>
      <w:marTop w:val="0"/>
      <w:marBottom w:val="0"/>
      <w:divBdr>
        <w:top w:val="none" w:sz="0" w:space="0" w:color="auto"/>
        <w:left w:val="none" w:sz="0" w:space="0" w:color="auto"/>
        <w:bottom w:val="none" w:sz="0" w:space="0" w:color="auto"/>
        <w:right w:val="none" w:sz="0" w:space="0" w:color="auto"/>
      </w:divBdr>
    </w:div>
    <w:div w:id="484011203">
      <w:bodyDiv w:val="1"/>
      <w:marLeft w:val="0"/>
      <w:marRight w:val="0"/>
      <w:marTop w:val="0"/>
      <w:marBottom w:val="0"/>
      <w:divBdr>
        <w:top w:val="none" w:sz="0" w:space="0" w:color="auto"/>
        <w:left w:val="none" w:sz="0" w:space="0" w:color="auto"/>
        <w:bottom w:val="none" w:sz="0" w:space="0" w:color="auto"/>
        <w:right w:val="none" w:sz="0" w:space="0" w:color="auto"/>
      </w:divBdr>
    </w:div>
    <w:div w:id="484014287">
      <w:bodyDiv w:val="1"/>
      <w:marLeft w:val="0"/>
      <w:marRight w:val="0"/>
      <w:marTop w:val="0"/>
      <w:marBottom w:val="0"/>
      <w:divBdr>
        <w:top w:val="none" w:sz="0" w:space="0" w:color="auto"/>
        <w:left w:val="none" w:sz="0" w:space="0" w:color="auto"/>
        <w:bottom w:val="none" w:sz="0" w:space="0" w:color="auto"/>
        <w:right w:val="none" w:sz="0" w:space="0" w:color="auto"/>
      </w:divBdr>
    </w:div>
    <w:div w:id="484468195">
      <w:bodyDiv w:val="1"/>
      <w:marLeft w:val="0"/>
      <w:marRight w:val="0"/>
      <w:marTop w:val="0"/>
      <w:marBottom w:val="0"/>
      <w:divBdr>
        <w:top w:val="none" w:sz="0" w:space="0" w:color="auto"/>
        <w:left w:val="none" w:sz="0" w:space="0" w:color="auto"/>
        <w:bottom w:val="none" w:sz="0" w:space="0" w:color="auto"/>
        <w:right w:val="none" w:sz="0" w:space="0" w:color="auto"/>
      </w:divBdr>
    </w:div>
    <w:div w:id="484704350">
      <w:bodyDiv w:val="1"/>
      <w:marLeft w:val="0"/>
      <w:marRight w:val="0"/>
      <w:marTop w:val="0"/>
      <w:marBottom w:val="0"/>
      <w:divBdr>
        <w:top w:val="none" w:sz="0" w:space="0" w:color="auto"/>
        <w:left w:val="none" w:sz="0" w:space="0" w:color="auto"/>
        <w:bottom w:val="none" w:sz="0" w:space="0" w:color="auto"/>
        <w:right w:val="none" w:sz="0" w:space="0" w:color="auto"/>
      </w:divBdr>
    </w:div>
    <w:div w:id="484904029">
      <w:bodyDiv w:val="1"/>
      <w:marLeft w:val="0"/>
      <w:marRight w:val="0"/>
      <w:marTop w:val="0"/>
      <w:marBottom w:val="0"/>
      <w:divBdr>
        <w:top w:val="none" w:sz="0" w:space="0" w:color="auto"/>
        <w:left w:val="none" w:sz="0" w:space="0" w:color="auto"/>
        <w:bottom w:val="none" w:sz="0" w:space="0" w:color="auto"/>
        <w:right w:val="none" w:sz="0" w:space="0" w:color="auto"/>
      </w:divBdr>
    </w:div>
    <w:div w:id="485515647">
      <w:bodyDiv w:val="1"/>
      <w:marLeft w:val="0"/>
      <w:marRight w:val="0"/>
      <w:marTop w:val="0"/>
      <w:marBottom w:val="0"/>
      <w:divBdr>
        <w:top w:val="none" w:sz="0" w:space="0" w:color="auto"/>
        <w:left w:val="none" w:sz="0" w:space="0" w:color="auto"/>
        <w:bottom w:val="none" w:sz="0" w:space="0" w:color="auto"/>
        <w:right w:val="none" w:sz="0" w:space="0" w:color="auto"/>
      </w:divBdr>
    </w:div>
    <w:div w:id="486283727">
      <w:bodyDiv w:val="1"/>
      <w:marLeft w:val="0"/>
      <w:marRight w:val="0"/>
      <w:marTop w:val="0"/>
      <w:marBottom w:val="0"/>
      <w:divBdr>
        <w:top w:val="none" w:sz="0" w:space="0" w:color="auto"/>
        <w:left w:val="none" w:sz="0" w:space="0" w:color="auto"/>
        <w:bottom w:val="none" w:sz="0" w:space="0" w:color="auto"/>
        <w:right w:val="none" w:sz="0" w:space="0" w:color="auto"/>
      </w:divBdr>
    </w:div>
    <w:div w:id="487480578">
      <w:bodyDiv w:val="1"/>
      <w:marLeft w:val="0"/>
      <w:marRight w:val="0"/>
      <w:marTop w:val="0"/>
      <w:marBottom w:val="0"/>
      <w:divBdr>
        <w:top w:val="none" w:sz="0" w:space="0" w:color="auto"/>
        <w:left w:val="none" w:sz="0" w:space="0" w:color="auto"/>
        <w:bottom w:val="none" w:sz="0" w:space="0" w:color="auto"/>
        <w:right w:val="none" w:sz="0" w:space="0" w:color="auto"/>
      </w:divBdr>
    </w:div>
    <w:div w:id="487674044">
      <w:bodyDiv w:val="1"/>
      <w:marLeft w:val="0"/>
      <w:marRight w:val="0"/>
      <w:marTop w:val="0"/>
      <w:marBottom w:val="0"/>
      <w:divBdr>
        <w:top w:val="none" w:sz="0" w:space="0" w:color="auto"/>
        <w:left w:val="none" w:sz="0" w:space="0" w:color="auto"/>
        <w:bottom w:val="none" w:sz="0" w:space="0" w:color="auto"/>
        <w:right w:val="none" w:sz="0" w:space="0" w:color="auto"/>
      </w:divBdr>
    </w:div>
    <w:div w:id="488207091">
      <w:bodyDiv w:val="1"/>
      <w:marLeft w:val="0"/>
      <w:marRight w:val="0"/>
      <w:marTop w:val="0"/>
      <w:marBottom w:val="0"/>
      <w:divBdr>
        <w:top w:val="none" w:sz="0" w:space="0" w:color="auto"/>
        <w:left w:val="none" w:sz="0" w:space="0" w:color="auto"/>
        <w:bottom w:val="none" w:sz="0" w:space="0" w:color="auto"/>
        <w:right w:val="none" w:sz="0" w:space="0" w:color="auto"/>
      </w:divBdr>
    </w:div>
    <w:div w:id="488593170">
      <w:bodyDiv w:val="1"/>
      <w:marLeft w:val="0"/>
      <w:marRight w:val="0"/>
      <w:marTop w:val="0"/>
      <w:marBottom w:val="0"/>
      <w:divBdr>
        <w:top w:val="none" w:sz="0" w:space="0" w:color="auto"/>
        <w:left w:val="none" w:sz="0" w:space="0" w:color="auto"/>
        <w:bottom w:val="none" w:sz="0" w:space="0" w:color="auto"/>
        <w:right w:val="none" w:sz="0" w:space="0" w:color="auto"/>
      </w:divBdr>
    </w:div>
    <w:div w:id="488911816">
      <w:bodyDiv w:val="1"/>
      <w:marLeft w:val="0"/>
      <w:marRight w:val="0"/>
      <w:marTop w:val="0"/>
      <w:marBottom w:val="0"/>
      <w:divBdr>
        <w:top w:val="none" w:sz="0" w:space="0" w:color="auto"/>
        <w:left w:val="none" w:sz="0" w:space="0" w:color="auto"/>
        <w:bottom w:val="none" w:sz="0" w:space="0" w:color="auto"/>
        <w:right w:val="none" w:sz="0" w:space="0" w:color="auto"/>
      </w:divBdr>
    </w:div>
    <w:div w:id="489174106">
      <w:bodyDiv w:val="1"/>
      <w:marLeft w:val="0"/>
      <w:marRight w:val="0"/>
      <w:marTop w:val="0"/>
      <w:marBottom w:val="0"/>
      <w:divBdr>
        <w:top w:val="none" w:sz="0" w:space="0" w:color="auto"/>
        <w:left w:val="none" w:sz="0" w:space="0" w:color="auto"/>
        <w:bottom w:val="none" w:sz="0" w:space="0" w:color="auto"/>
        <w:right w:val="none" w:sz="0" w:space="0" w:color="auto"/>
      </w:divBdr>
      <w:divsChild>
        <w:div w:id="25571949">
          <w:marLeft w:val="640"/>
          <w:marRight w:val="0"/>
          <w:marTop w:val="0"/>
          <w:marBottom w:val="0"/>
          <w:divBdr>
            <w:top w:val="none" w:sz="0" w:space="0" w:color="auto"/>
            <w:left w:val="none" w:sz="0" w:space="0" w:color="auto"/>
            <w:bottom w:val="none" w:sz="0" w:space="0" w:color="auto"/>
            <w:right w:val="none" w:sz="0" w:space="0" w:color="auto"/>
          </w:divBdr>
        </w:div>
        <w:div w:id="33383632">
          <w:marLeft w:val="640"/>
          <w:marRight w:val="0"/>
          <w:marTop w:val="0"/>
          <w:marBottom w:val="0"/>
          <w:divBdr>
            <w:top w:val="none" w:sz="0" w:space="0" w:color="auto"/>
            <w:left w:val="none" w:sz="0" w:space="0" w:color="auto"/>
            <w:bottom w:val="none" w:sz="0" w:space="0" w:color="auto"/>
            <w:right w:val="none" w:sz="0" w:space="0" w:color="auto"/>
          </w:divBdr>
        </w:div>
        <w:div w:id="42681758">
          <w:marLeft w:val="640"/>
          <w:marRight w:val="0"/>
          <w:marTop w:val="0"/>
          <w:marBottom w:val="0"/>
          <w:divBdr>
            <w:top w:val="none" w:sz="0" w:space="0" w:color="auto"/>
            <w:left w:val="none" w:sz="0" w:space="0" w:color="auto"/>
            <w:bottom w:val="none" w:sz="0" w:space="0" w:color="auto"/>
            <w:right w:val="none" w:sz="0" w:space="0" w:color="auto"/>
          </w:divBdr>
        </w:div>
        <w:div w:id="55394301">
          <w:marLeft w:val="640"/>
          <w:marRight w:val="0"/>
          <w:marTop w:val="0"/>
          <w:marBottom w:val="0"/>
          <w:divBdr>
            <w:top w:val="none" w:sz="0" w:space="0" w:color="auto"/>
            <w:left w:val="none" w:sz="0" w:space="0" w:color="auto"/>
            <w:bottom w:val="none" w:sz="0" w:space="0" w:color="auto"/>
            <w:right w:val="none" w:sz="0" w:space="0" w:color="auto"/>
          </w:divBdr>
        </w:div>
        <w:div w:id="68775767">
          <w:marLeft w:val="640"/>
          <w:marRight w:val="0"/>
          <w:marTop w:val="0"/>
          <w:marBottom w:val="0"/>
          <w:divBdr>
            <w:top w:val="none" w:sz="0" w:space="0" w:color="auto"/>
            <w:left w:val="none" w:sz="0" w:space="0" w:color="auto"/>
            <w:bottom w:val="none" w:sz="0" w:space="0" w:color="auto"/>
            <w:right w:val="none" w:sz="0" w:space="0" w:color="auto"/>
          </w:divBdr>
        </w:div>
        <w:div w:id="97799778">
          <w:marLeft w:val="640"/>
          <w:marRight w:val="0"/>
          <w:marTop w:val="0"/>
          <w:marBottom w:val="0"/>
          <w:divBdr>
            <w:top w:val="none" w:sz="0" w:space="0" w:color="auto"/>
            <w:left w:val="none" w:sz="0" w:space="0" w:color="auto"/>
            <w:bottom w:val="none" w:sz="0" w:space="0" w:color="auto"/>
            <w:right w:val="none" w:sz="0" w:space="0" w:color="auto"/>
          </w:divBdr>
        </w:div>
        <w:div w:id="205415733">
          <w:marLeft w:val="640"/>
          <w:marRight w:val="0"/>
          <w:marTop w:val="0"/>
          <w:marBottom w:val="0"/>
          <w:divBdr>
            <w:top w:val="none" w:sz="0" w:space="0" w:color="auto"/>
            <w:left w:val="none" w:sz="0" w:space="0" w:color="auto"/>
            <w:bottom w:val="none" w:sz="0" w:space="0" w:color="auto"/>
            <w:right w:val="none" w:sz="0" w:space="0" w:color="auto"/>
          </w:divBdr>
        </w:div>
        <w:div w:id="342710268">
          <w:marLeft w:val="640"/>
          <w:marRight w:val="0"/>
          <w:marTop w:val="0"/>
          <w:marBottom w:val="0"/>
          <w:divBdr>
            <w:top w:val="none" w:sz="0" w:space="0" w:color="auto"/>
            <w:left w:val="none" w:sz="0" w:space="0" w:color="auto"/>
            <w:bottom w:val="none" w:sz="0" w:space="0" w:color="auto"/>
            <w:right w:val="none" w:sz="0" w:space="0" w:color="auto"/>
          </w:divBdr>
        </w:div>
        <w:div w:id="360477379">
          <w:marLeft w:val="640"/>
          <w:marRight w:val="0"/>
          <w:marTop w:val="0"/>
          <w:marBottom w:val="0"/>
          <w:divBdr>
            <w:top w:val="none" w:sz="0" w:space="0" w:color="auto"/>
            <w:left w:val="none" w:sz="0" w:space="0" w:color="auto"/>
            <w:bottom w:val="none" w:sz="0" w:space="0" w:color="auto"/>
            <w:right w:val="none" w:sz="0" w:space="0" w:color="auto"/>
          </w:divBdr>
        </w:div>
        <w:div w:id="385110529">
          <w:marLeft w:val="640"/>
          <w:marRight w:val="0"/>
          <w:marTop w:val="0"/>
          <w:marBottom w:val="0"/>
          <w:divBdr>
            <w:top w:val="none" w:sz="0" w:space="0" w:color="auto"/>
            <w:left w:val="none" w:sz="0" w:space="0" w:color="auto"/>
            <w:bottom w:val="none" w:sz="0" w:space="0" w:color="auto"/>
            <w:right w:val="none" w:sz="0" w:space="0" w:color="auto"/>
          </w:divBdr>
        </w:div>
        <w:div w:id="561865916">
          <w:marLeft w:val="640"/>
          <w:marRight w:val="0"/>
          <w:marTop w:val="0"/>
          <w:marBottom w:val="0"/>
          <w:divBdr>
            <w:top w:val="none" w:sz="0" w:space="0" w:color="auto"/>
            <w:left w:val="none" w:sz="0" w:space="0" w:color="auto"/>
            <w:bottom w:val="none" w:sz="0" w:space="0" w:color="auto"/>
            <w:right w:val="none" w:sz="0" w:space="0" w:color="auto"/>
          </w:divBdr>
        </w:div>
        <w:div w:id="644046529">
          <w:marLeft w:val="640"/>
          <w:marRight w:val="0"/>
          <w:marTop w:val="0"/>
          <w:marBottom w:val="0"/>
          <w:divBdr>
            <w:top w:val="none" w:sz="0" w:space="0" w:color="auto"/>
            <w:left w:val="none" w:sz="0" w:space="0" w:color="auto"/>
            <w:bottom w:val="none" w:sz="0" w:space="0" w:color="auto"/>
            <w:right w:val="none" w:sz="0" w:space="0" w:color="auto"/>
          </w:divBdr>
        </w:div>
        <w:div w:id="731659051">
          <w:marLeft w:val="640"/>
          <w:marRight w:val="0"/>
          <w:marTop w:val="0"/>
          <w:marBottom w:val="0"/>
          <w:divBdr>
            <w:top w:val="none" w:sz="0" w:space="0" w:color="auto"/>
            <w:left w:val="none" w:sz="0" w:space="0" w:color="auto"/>
            <w:bottom w:val="none" w:sz="0" w:space="0" w:color="auto"/>
            <w:right w:val="none" w:sz="0" w:space="0" w:color="auto"/>
          </w:divBdr>
        </w:div>
        <w:div w:id="774405144">
          <w:marLeft w:val="640"/>
          <w:marRight w:val="0"/>
          <w:marTop w:val="0"/>
          <w:marBottom w:val="0"/>
          <w:divBdr>
            <w:top w:val="none" w:sz="0" w:space="0" w:color="auto"/>
            <w:left w:val="none" w:sz="0" w:space="0" w:color="auto"/>
            <w:bottom w:val="none" w:sz="0" w:space="0" w:color="auto"/>
            <w:right w:val="none" w:sz="0" w:space="0" w:color="auto"/>
          </w:divBdr>
        </w:div>
        <w:div w:id="864749749">
          <w:marLeft w:val="640"/>
          <w:marRight w:val="0"/>
          <w:marTop w:val="0"/>
          <w:marBottom w:val="0"/>
          <w:divBdr>
            <w:top w:val="none" w:sz="0" w:space="0" w:color="auto"/>
            <w:left w:val="none" w:sz="0" w:space="0" w:color="auto"/>
            <w:bottom w:val="none" w:sz="0" w:space="0" w:color="auto"/>
            <w:right w:val="none" w:sz="0" w:space="0" w:color="auto"/>
          </w:divBdr>
        </w:div>
        <w:div w:id="886649467">
          <w:marLeft w:val="640"/>
          <w:marRight w:val="0"/>
          <w:marTop w:val="0"/>
          <w:marBottom w:val="0"/>
          <w:divBdr>
            <w:top w:val="none" w:sz="0" w:space="0" w:color="auto"/>
            <w:left w:val="none" w:sz="0" w:space="0" w:color="auto"/>
            <w:bottom w:val="none" w:sz="0" w:space="0" w:color="auto"/>
            <w:right w:val="none" w:sz="0" w:space="0" w:color="auto"/>
          </w:divBdr>
        </w:div>
        <w:div w:id="931160104">
          <w:marLeft w:val="640"/>
          <w:marRight w:val="0"/>
          <w:marTop w:val="0"/>
          <w:marBottom w:val="0"/>
          <w:divBdr>
            <w:top w:val="none" w:sz="0" w:space="0" w:color="auto"/>
            <w:left w:val="none" w:sz="0" w:space="0" w:color="auto"/>
            <w:bottom w:val="none" w:sz="0" w:space="0" w:color="auto"/>
            <w:right w:val="none" w:sz="0" w:space="0" w:color="auto"/>
          </w:divBdr>
        </w:div>
        <w:div w:id="1210729640">
          <w:marLeft w:val="640"/>
          <w:marRight w:val="0"/>
          <w:marTop w:val="0"/>
          <w:marBottom w:val="0"/>
          <w:divBdr>
            <w:top w:val="none" w:sz="0" w:space="0" w:color="auto"/>
            <w:left w:val="none" w:sz="0" w:space="0" w:color="auto"/>
            <w:bottom w:val="none" w:sz="0" w:space="0" w:color="auto"/>
            <w:right w:val="none" w:sz="0" w:space="0" w:color="auto"/>
          </w:divBdr>
        </w:div>
        <w:div w:id="1211069737">
          <w:marLeft w:val="640"/>
          <w:marRight w:val="0"/>
          <w:marTop w:val="0"/>
          <w:marBottom w:val="0"/>
          <w:divBdr>
            <w:top w:val="none" w:sz="0" w:space="0" w:color="auto"/>
            <w:left w:val="none" w:sz="0" w:space="0" w:color="auto"/>
            <w:bottom w:val="none" w:sz="0" w:space="0" w:color="auto"/>
            <w:right w:val="none" w:sz="0" w:space="0" w:color="auto"/>
          </w:divBdr>
        </w:div>
        <w:div w:id="1385257727">
          <w:marLeft w:val="640"/>
          <w:marRight w:val="0"/>
          <w:marTop w:val="0"/>
          <w:marBottom w:val="0"/>
          <w:divBdr>
            <w:top w:val="none" w:sz="0" w:space="0" w:color="auto"/>
            <w:left w:val="none" w:sz="0" w:space="0" w:color="auto"/>
            <w:bottom w:val="none" w:sz="0" w:space="0" w:color="auto"/>
            <w:right w:val="none" w:sz="0" w:space="0" w:color="auto"/>
          </w:divBdr>
        </w:div>
        <w:div w:id="1401059079">
          <w:marLeft w:val="640"/>
          <w:marRight w:val="0"/>
          <w:marTop w:val="0"/>
          <w:marBottom w:val="0"/>
          <w:divBdr>
            <w:top w:val="none" w:sz="0" w:space="0" w:color="auto"/>
            <w:left w:val="none" w:sz="0" w:space="0" w:color="auto"/>
            <w:bottom w:val="none" w:sz="0" w:space="0" w:color="auto"/>
            <w:right w:val="none" w:sz="0" w:space="0" w:color="auto"/>
          </w:divBdr>
        </w:div>
        <w:div w:id="1446467064">
          <w:marLeft w:val="640"/>
          <w:marRight w:val="0"/>
          <w:marTop w:val="0"/>
          <w:marBottom w:val="0"/>
          <w:divBdr>
            <w:top w:val="none" w:sz="0" w:space="0" w:color="auto"/>
            <w:left w:val="none" w:sz="0" w:space="0" w:color="auto"/>
            <w:bottom w:val="none" w:sz="0" w:space="0" w:color="auto"/>
            <w:right w:val="none" w:sz="0" w:space="0" w:color="auto"/>
          </w:divBdr>
        </w:div>
        <w:div w:id="1610501025">
          <w:marLeft w:val="640"/>
          <w:marRight w:val="0"/>
          <w:marTop w:val="0"/>
          <w:marBottom w:val="0"/>
          <w:divBdr>
            <w:top w:val="none" w:sz="0" w:space="0" w:color="auto"/>
            <w:left w:val="none" w:sz="0" w:space="0" w:color="auto"/>
            <w:bottom w:val="none" w:sz="0" w:space="0" w:color="auto"/>
            <w:right w:val="none" w:sz="0" w:space="0" w:color="auto"/>
          </w:divBdr>
        </w:div>
        <w:div w:id="1701011235">
          <w:marLeft w:val="640"/>
          <w:marRight w:val="0"/>
          <w:marTop w:val="0"/>
          <w:marBottom w:val="0"/>
          <w:divBdr>
            <w:top w:val="none" w:sz="0" w:space="0" w:color="auto"/>
            <w:left w:val="none" w:sz="0" w:space="0" w:color="auto"/>
            <w:bottom w:val="none" w:sz="0" w:space="0" w:color="auto"/>
            <w:right w:val="none" w:sz="0" w:space="0" w:color="auto"/>
          </w:divBdr>
        </w:div>
        <w:div w:id="1923028140">
          <w:marLeft w:val="640"/>
          <w:marRight w:val="0"/>
          <w:marTop w:val="0"/>
          <w:marBottom w:val="0"/>
          <w:divBdr>
            <w:top w:val="none" w:sz="0" w:space="0" w:color="auto"/>
            <w:left w:val="none" w:sz="0" w:space="0" w:color="auto"/>
            <w:bottom w:val="none" w:sz="0" w:space="0" w:color="auto"/>
            <w:right w:val="none" w:sz="0" w:space="0" w:color="auto"/>
          </w:divBdr>
        </w:div>
        <w:div w:id="1949121293">
          <w:marLeft w:val="640"/>
          <w:marRight w:val="0"/>
          <w:marTop w:val="0"/>
          <w:marBottom w:val="0"/>
          <w:divBdr>
            <w:top w:val="none" w:sz="0" w:space="0" w:color="auto"/>
            <w:left w:val="none" w:sz="0" w:space="0" w:color="auto"/>
            <w:bottom w:val="none" w:sz="0" w:space="0" w:color="auto"/>
            <w:right w:val="none" w:sz="0" w:space="0" w:color="auto"/>
          </w:divBdr>
        </w:div>
        <w:div w:id="2138647244">
          <w:marLeft w:val="640"/>
          <w:marRight w:val="0"/>
          <w:marTop w:val="0"/>
          <w:marBottom w:val="0"/>
          <w:divBdr>
            <w:top w:val="none" w:sz="0" w:space="0" w:color="auto"/>
            <w:left w:val="none" w:sz="0" w:space="0" w:color="auto"/>
            <w:bottom w:val="none" w:sz="0" w:space="0" w:color="auto"/>
            <w:right w:val="none" w:sz="0" w:space="0" w:color="auto"/>
          </w:divBdr>
        </w:div>
      </w:divsChild>
    </w:div>
    <w:div w:id="489299237">
      <w:bodyDiv w:val="1"/>
      <w:marLeft w:val="0"/>
      <w:marRight w:val="0"/>
      <w:marTop w:val="0"/>
      <w:marBottom w:val="0"/>
      <w:divBdr>
        <w:top w:val="none" w:sz="0" w:space="0" w:color="auto"/>
        <w:left w:val="none" w:sz="0" w:space="0" w:color="auto"/>
        <w:bottom w:val="none" w:sz="0" w:space="0" w:color="auto"/>
        <w:right w:val="none" w:sz="0" w:space="0" w:color="auto"/>
      </w:divBdr>
      <w:divsChild>
        <w:div w:id="140275979">
          <w:marLeft w:val="640"/>
          <w:marRight w:val="0"/>
          <w:marTop w:val="0"/>
          <w:marBottom w:val="0"/>
          <w:divBdr>
            <w:top w:val="none" w:sz="0" w:space="0" w:color="auto"/>
            <w:left w:val="none" w:sz="0" w:space="0" w:color="auto"/>
            <w:bottom w:val="none" w:sz="0" w:space="0" w:color="auto"/>
            <w:right w:val="none" w:sz="0" w:space="0" w:color="auto"/>
          </w:divBdr>
        </w:div>
        <w:div w:id="364017200">
          <w:marLeft w:val="640"/>
          <w:marRight w:val="0"/>
          <w:marTop w:val="0"/>
          <w:marBottom w:val="0"/>
          <w:divBdr>
            <w:top w:val="none" w:sz="0" w:space="0" w:color="auto"/>
            <w:left w:val="none" w:sz="0" w:space="0" w:color="auto"/>
            <w:bottom w:val="none" w:sz="0" w:space="0" w:color="auto"/>
            <w:right w:val="none" w:sz="0" w:space="0" w:color="auto"/>
          </w:divBdr>
        </w:div>
        <w:div w:id="836455608">
          <w:marLeft w:val="640"/>
          <w:marRight w:val="0"/>
          <w:marTop w:val="0"/>
          <w:marBottom w:val="0"/>
          <w:divBdr>
            <w:top w:val="none" w:sz="0" w:space="0" w:color="auto"/>
            <w:left w:val="none" w:sz="0" w:space="0" w:color="auto"/>
            <w:bottom w:val="none" w:sz="0" w:space="0" w:color="auto"/>
            <w:right w:val="none" w:sz="0" w:space="0" w:color="auto"/>
          </w:divBdr>
        </w:div>
        <w:div w:id="873424943">
          <w:marLeft w:val="640"/>
          <w:marRight w:val="0"/>
          <w:marTop w:val="0"/>
          <w:marBottom w:val="0"/>
          <w:divBdr>
            <w:top w:val="none" w:sz="0" w:space="0" w:color="auto"/>
            <w:left w:val="none" w:sz="0" w:space="0" w:color="auto"/>
            <w:bottom w:val="none" w:sz="0" w:space="0" w:color="auto"/>
            <w:right w:val="none" w:sz="0" w:space="0" w:color="auto"/>
          </w:divBdr>
        </w:div>
        <w:div w:id="957876801">
          <w:marLeft w:val="640"/>
          <w:marRight w:val="0"/>
          <w:marTop w:val="0"/>
          <w:marBottom w:val="0"/>
          <w:divBdr>
            <w:top w:val="none" w:sz="0" w:space="0" w:color="auto"/>
            <w:left w:val="none" w:sz="0" w:space="0" w:color="auto"/>
            <w:bottom w:val="none" w:sz="0" w:space="0" w:color="auto"/>
            <w:right w:val="none" w:sz="0" w:space="0" w:color="auto"/>
          </w:divBdr>
        </w:div>
        <w:div w:id="1128595509">
          <w:marLeft w:val="640"/>
          <w:marRight w:val="0"/>
          <w:marTop w:val="0"/>
          <w:marBottom w:val="0"/>
          <w:divBdr>
            <w:top w:val="none" w:sz="0" w:space="0" w:color="auto"/>
            <w:left w:val="none" w:sz="0" w:space="0" w:color="auto"/>
            <w:bottom w:val="none" w:sz="0" w:space="0" w:color="auto"/>
            <w:right w:val="none" w:sz="0" w:space="0" w:color="auto"/>
          </w:divBdr>
        </w:div>
        <w:div w:id="1198658727">
          <w:marLeft w:val="640"/>
          <w:marRight w:val="0"/>
          <w:marTop w:val="0"/>
          <w:marBottom w:val="0"/>
          <w:divBdr>
            <w:top w:val="none" w:sz="0" w:space="0" w:color="auto"/>
            <w:left w:val="none" w:sz="0" w:space="0" w:color="auto"/>
            <w:bottom w:val="none" w:sz="0" w:space="0" w:color="auto"/>
            <w:right w:val="none" w:sz="0" w:space="0" w:color="auto"/>
          </w:divBdr>
        </w:div>
        <w:div w:id="1223449405">
          <w:marLeft w:val="640"/>
          <w:marRight w:val="0"/>
          <w:marTop w:val="0"/>
          <w:marBottom w:val="0"/>
          <w:divBdr>
            <w:top w:val="none" w:sz="0" w:space="0" w:color="auto"/>
            <w:left w:val="none" w:sz="0" w:space="0" w:color="auto"/>
            <w:bottom w:val="none" w:sz="0" w:space="0" w:color="auto"/>
            <w:right w:val="none" w:sz="0" w:space="0" w:color="auto"/>
          </w:divBdr>
        </w:div>
        <w:div w:id="1224489847">
          <w:marLeft w:val="640"/>
          <w:marRight w:val="0"/>
          <w:marTop w:val="0"/>
          <w:marBottom w:val="0"/>
          <w:divBdr>
            <w:top w:val="none" w:sz="0" w:space="0" w:color="auto"/>
            <w:left w:val="none" w:sz="0" w:space="0" w:color="auto"/>
            <w:bottom w:val="none" w:sz="0" w:space="0" w:color="auto"/>
            <w:right w:val="none" w:sz="0" w:space="0" w:color="auto"/>
          </w:divBdr>
        </w:div>
        <w:div w:id="1287659282">
          <w:marLeft w:val="640"/>
          <w:marRight w:val="0"/>
          <w:marTop w:val="0"/>
          <w:marBottom w:val="0"/>
          <w:divBdr>
            <w:top w:val="none" w:sz="0" w:space="0" w:color="auto"/>
            <w:left w:val="none" w:sz="0" w:space="0" w:color="auto"/>
            <w:bottom w:val="none" w:sz="0" w:space="0" w:color="auto"/>
            <w:right w:val="none" w:sz="0" w:space="0" w:color="auto"/>
          </w:divBdr>
        </w:div>
        <w:div w:id="1452746161">
          <w:marLeft w:val="640"/>
          <w:marRight w:val="0"/>
          <w:marTop w:val="0"/>
          <w:marBottom w:val="0"/>
          <w:divBdr>
            <w:top w:val="none" w:sz="0" w:space="0" w:color="auto"/>
            <w:left w:val="none" w:sz="0" w:space="0" w:color="auto"/>
            <w:bottom w:val="none" w:sz="0" w:space="0" w:color="auto"/>
            <w:right w:val="none" w:sz="0" w:space="0" w:color="auto"/>
          </w:divBdr>
        </w:div>
        <w:div w:id="1543593453">
          <w:marLeft w:val="640"/>
          <w:marRight w:val="0"/>
          <w:marTop w:val="0"/>
          <w:marBottom w:val="0"/>
          <w:divBdr>
            <w:top w:val="none" w:sz="0" w:space="0" w:color="auto"/>
            <w:left w:val="none" w:sz="0" w:space="0" w:color="auto"/>
            <w:bottom w:val="none" w:sz="0" w:space="0" w:color="auto"/>
            <w:right w:val="none" w:sz="0" w:space="0" w:color="auto"/>
          </w:divBdr>
        </w:div>
        <w:div w:id="1546521656">
          <w:marLeft w:val="640"/>
          <w:marRight w:val="0"/>
          <w:marTop w:val="0"/>
          <w:marBottom w:val="0"/>
          <w:divBdr>
            <w:top w:val="none" w:sz="0" w:space="0" w:color="auto"/>
            <w:left w:val="none" w:sz="0" w:space="0" w:color="auto"/>
            <w:bottom w:val="none" w:sz="0" w:space="0" w:color="auto"/>
            <w:right w:val="none" w:sz="0" w:space="0" w:color="auto"/>
          </w:divBdr>
        </w:div>
        <w:div w:id="1612325438">
          <w:marLeft w:val="640"/>
          <w:marRight w:val="0"/>
          <w:marTop w:val="0"/>
          <w:marBottom w:val="0"/>
          <w:divBdr>
            <w:top w:val="none" w:sz="0" w:space="0" w:color="auto"/>
            <w:left w:val="none" w:sz="0" w:space="0" w:color="auto"/>
            <w:bottom w:val="none" w:sz="0" w:space="0" w:color="auto"/>
            <w:right w:val="none" w:sz="0" w:space="0" w:color="auto"/>
          </w:divBdr>
        </w:div>
        <w:div w:id="1680424661">
          <w:marLeft w:val="640"/>
          <w:marRight w:val="0"/>
          <w:marTop w:val="0"/>
          <w:marBottom w:val="0"/>
          <w:divBdr>
            <w:top w:val="none" w:sz="0" w:space="0" w:color="auto"/>
            <w:left w:val="none" w:sz="0" w:space="0" w:color="auto"/>
            <w:bottom w:val="none" w:sz="0" w:space="0" w:color="auto"/>
            <w:right w:val="none" w:sz="0" w:space="0" w:color="auto"/>
          </w:divBdr>
        </w:div>
        <w:div w:id="1807045993">
          <w:marLeft w:val="640"/>
          <w:marRight w:val="0"/>
          <w:marTop w:val="0"/>
          <w:marBottom w:val="0"/>
          <w:divBdr>
            <w:top w:val="none" w:sz="0" w:space="0" w:color="auto"/>
            <w:left w:val="none" w:sz="0" w:space="0" w:color="auto"/>
            <w:bottom w:val="none" w:sz="0" w:space="0" w:color="auto"/>
            <w:right w:val="none" w:sz="0" w:space="0" w:color="auto"/>
          </w:divBdr>
        </w:div>
        <w:div w:id="2051222275">
          <w:marLeft w:val="640"/>
          <w:marRight w:val="0"/>
          <w:marTop w:val="0"/>
          <w:marBottom w:val="0"/>
          <w:divBdr>
            <w:top w:val="none" w:sz="0" w:space="0" w:color="auto"/>
            <w:left w:val="none" w:sz="0" w:space="0" w:color="auto"/>
            <w:bottom w:val="none" w:sz="0" w:space="0" w:color="auto"/>
            <w:right w:val="none" w:sz="0" w:space="0" w:color="auto"/>
          </w:divBdr>
        </w:div>
        <w:div w:id="2087411734">
          <w:marLeft w:val="640"/>
          <w:marRight w:val="0"/>
          <w:marTop w:val="0"/>
          <w:marBottom w:val="0"/>
          <w:divBdr>
            <w:top w:val="none" w:sz="0" w:space="0" w:color="auto"/>
            <w:left w:val="none" w:sz="0" w:space="0" w:color="auto"/>
            <w:bottom w:val="none" w:sz="0" w:space="0" w:color="auto"/>
            <w:right w:val="none" w:sz="0" w:space="0" w:color="auto"/>
          </w:divBdr>
        </w:div>
      </w:divsChild>
    </w:div>
    <w:div w:id="490414024">
      <w:bodyDiv w:val="1"/>
      <w:marLeft w:val="0"/>
      <w:marRight w:val="0"/>
      <w:marTop w:val="0"/>
      <w:marBottom w:val="0"/>
      <w:divBdr>
        <w:top w:val="none" w:sz="0" w:space="0" w:color="auto"/>
        <w:left w:val="none" w:sz="0" w:space="0" w:color="auto"/>
        <w:bottom w:val="none" w:sz="0" w:space="0" w:color="auto"/>
        <w:right w:val="none" w:sz="0" w:space="0" w:color="auto"/>
      </w:divBdr>
    </w:div>
    <w:div w:id="490828156">
      <w:bodyDiv w:val="1"/>
      <w:marLeft w:val="0"/>
      <w:marRight w:val="0"/>
      <w:marTop w:val="0"/>
      <w:marBottom w:val="0"/>
      <w:divBdr>
        <w:top w:val="none" w:sz="0" w:space="0" w:color="auto"/>
        <w:left w:val="none" w:sz="0" w:space="0" w:color="auto"/>
        <w:bottom w:val="none" w:sz="0" w:space="0" w:color="auto"/>
        <w:right w:val="none" w:sz="0" w:space="0" w:color="auto"/>
      </w:divBdr>
    </w:div>
    <w:div w:id="491062594">
      <w:bodyDiv w:val="1"/>
      <w:marLeft w:val="0"/>
      <w:marRight w:val="0"/>
      <w:marTop w:val="0"/>
      <w:marBottom w:val="0"/>
      <w:divBdr>
        <w:top w:val="none" w:sz="0" w:space="0" w:color="auto"/>
        <w:left w:val="none" w:sz="0" w:space="0" w:color="auto"/>
        <w:bottom w:val="none" w:sz="0" w:space="0" w:color="auto"/>
        <w:right w:val="none" w:sz="0" w:space="0" w:color="auto"/>
      </w:divBdr>
    </w:div>
    <w:div w:id="491069454">
      <w:bodyDiv w:val="1"/>
      <w:marLeft w:val="0"/>
      <w:marRight w:val="0"/>
      <w:marTop w:val="0"/>
      <w:marBottom w:val="0"/>
      <w:divBdr>
        <w:top w:val="none" w:sz="0" w:space="0" w:color="auto"/>
        <w:left w:val="none" w:sz="0" w:space="0" w:color="auto"/>
        <w:bottom w:val="none" w:sz="0" w:space="0" w:color="auto"/>
        <w:right w:val="none" w:sz="0" w:space="0" w:color="auto"/>
      </w:divBdr>
    </w:div>
    <w:div w:id="491407580">
      <w:bodyDiv w:val="1"/>
      <w:marLeft w:val="0"/>
      <w:marRight w:val="0"/>
      <w:marTop w:val="0"/>
      <w:marBottom w:val="0"/>
      <w:divBdr>
        <w:top w:val="none" w:sz="0" w:space="0" w:color="auto"/>
        <w:left w:val="none" w:sz="0" w:space="0" w:color="auto"/>
        <w:bottom w:val="none" w:sz="0" w:space="0" w:color="auto"/>
        <w:right w:val="none" w:sz="0" w:space="0" w:color="auto"/>
      </w:divBdr>
    </w:div>
    <w:div w:id="491800138">
      <w:bodyDiv w:val="1"/>
      <w:marLeft w:val="0"/>
      <w:marRight w:val="0"/>
      <w:marTop w:val="0"/>
      <w:marBottom w:val="0"/>
      <w:divBdr>
        <w:top w:val="none" w:sz="0" w:space="0" w:color="auto"/>
        <w:left w:val="none" w:sz="0" w:space="0" w:color="auto"/>
        <w:bottom w:val="none" w:sz="0" w:space="0" w:color="auto"/>
        <w:right w:val="none" w:sz="0" w:space="0" w:color="auto"/>
      </w:divBdr>
    </w:div>
    <w:div w:id="492793698">
      <w:bodyDiv w:val="1"/>
      <w:marLeft w:val="0"/>
      <w:marRight w:val="0"/>
      <w:marTop w:val="0"/>
      <w:marBottom w:val="0"/>
      <w:divBdr>
        <w:top w:val="none" w:sz="0" w:space="0" w:color="auto"/>
        <w:left w:val="none" w:sz="0" w:space="0" w:color="auto"/>
        <w:bottom w:val="none" w:sz="0" w:space="0" w:color="auto"/>
        <w:right w:val="none" w:sz="0" w:space="0" w:color="auto"/>
      </w:divBdr>
    </w:div>
    <w:div w:id="492797512">
      <w:bodyDiv w:val="1"/>
      <w:marLeft w:val="0"/>
      <w:marRight w:val="0"/>
      <w:marTop w:val="0"/>
      <w:marBottom w:val="0"/>
      <w:divBdr>
        <w:top w:val="none" w:sz="0" w:space="0" w:color="auto"/>
        <w:left w:val="none" w:sz="0" w:space="0" w:color="auto"/>
        <w:bottom w:val="none" w:sz="0" w:space="0" w:color="auto"/>
        <w:right w:val="none" w:sz="0" w:space="0" w:color="auto"/>
      </w:divBdr>
    </w:div>
    <w:div w:id="493495266">
      <w:bodyDiv w:val="1"/>
      <w:marLeft w:val="0"/>
      <w:marRight w:val="0"/>
      <w:marTop w:val="0"/>
      <w:marBottom w:val="0"/>
      <w:divBdr>
        <w:top w:val="none" w:sz="0" w:space="0" w:color="auto"/>
        <w:left w:val="none" w:sz="0" w:space="0" w:color="auto"/>
        <w:bottom w:val="none" w:sz="0" w:space="0" w:color="auto"/>
        <w:right w:val="none" w:sz="0" w:space="0" w:color="auto"/>
      </w:divBdr>
    </w:div>
    <w:div w:id="493767402">
      <w:bodyDiv w:val="1"/>
      <w:marLeft w:val="0"/>
      <w:marRight w:val="0"/>
      <w:marTop w:val="0"/>
      <w:marBottom w:val="0"/>
      <w:divBdr>
        <w:top w:val="none" w:sz="0" w:space="0" w:color="auto"/>
        <w:left w:val="none" w:sz="0" w:space="0" w:color="auto"/>
        <w:bottom w:val="none" w:sz="0" w:space="0" w:color="auto"/>
        <w:right w:val="none" w:sz="0" w:space="0" w:color="auto"/>
      </w:divBdr>
      <w:divsChild>
        <w:div w:id="2316955">
          <w:marLeft w:val="640"/>
          <w:marRight w:val="0"/>
          <w:marTop w:val="0"/>
          <w:marBottom w:val="0"/>
          <w:divBdr>
            <w:top w:val="none" w:sz="0" w:space="0" w:color="auto"/>
            <w:left w:val="none" w:sz="0" w:space="0" w:color="auto"/>
            <w:bottom w:val="none" w:sz="0" w:space="0" w:color="auto"/>
            <w:right w:val="none" w:sz="0" w:space="0" w:color="auto"/>
          </w:divBdr>
        </w:div>
        <w:div w:id="153112551">
          <w:marLeft w:val="640"/>
          <w:marRight w:val="0"/>
          <w:marTop w:val="0"/>
          <w:marBottom w:val="0"/>
          <w:divBdr>
            <w:top w:val="none" w:sz="0" w:space="0" w:color="auto"/>
            <w:left w:val="none" w:sz="0" w:space="0" w:color="auto"/>
            <w:bottom w:val="none" w:sz="0" w:space="0" w:color="auto"/>
            <w:right w:val="none" w:sz="0" w:space="0" w:color="auto"/>
          </w:divBdr>
        </w:div>
        <w:div w:id="235553211">
          <w:marLeft w:val="640"/>
          <w:marRight w:val="0"/>
          <w:marTop w:val="0"/>
          <w:marBottom w:val="0"/>
          <w:divBdr>
            <w:top w:val="none" w:sz="0" w:space="0" w:color="auto"/>
            <w:left w:val="none" w:sz="0" w:space="0" w:color="auto"/>
            <w:bottom w:val="none" w:sz="0" w:space="0" w:color="auto"/>
            <w:right w:val="none" w:sz="0" w:space="0" w:color="auto"/>
          </w:divBdr>
        </w:div>
        <w:div w:id="243732823">
          <w:marLeft w:val="640"/>
          <w:marRight w:val="0"/>
          <w:marTop w:val="0"/>
          <w:marBottom w:val="0"/>
          <w:divBdr>
            <w:top w:val="none" w:sz="0" w:space="0" w:color="auto"/>
            <w:left w:val="none" w:sz="0" w:space="0" w:color="auto"/>
            <w:bottom w:val="none" w:sz="0" w:space="0" w:color="auto"/>
            <w:right w:val="none" w:sz="0" w:space="0" w:color="auto"/>
          </w:divBdr>
        </w:div>
        <w:div w:id="244922833">
          <w:marLeft w:val="640"/>
          <w:marRight w:val="0"/>
          <w:marTop w:val="0"/>
          <w:marBottom w:val="0"/>
          <w:divBdr>
            <w:top w:val="none" w:sz="0" w:space="0" w:color="auto"/>
            <w:left w:val="none" w:sz="0" w:space="0" w:color="auto"/>
            <w:bottom w:val="none" w:sz="0" w:space="0" w:color="auto"/>
            <w:right w:val="none" w:sz="0" w:space="0" w:color="auto"/>
          </w:divBdr>
        </w:div>
        <w:div w:id="373315332">
          <w:marLeft w:val="640"/>
          <w:marRight w:val="0"/>
          <w:marTop w:val="0"/>
          <w:marBottom w:val="0"/>
          <w:divBdr>
            <w:top w:val="none" w:sz="0" w:space="0" w:color="auto"/>
            <w:left w:val="none" w:sz="0" w:space="0" w:color="auto"/>
            <w:bottom w:val="none" w:sz="0" w:space="0" w:color="auto"/>
            <w:right w:val="none" w:sz="0" w:space="0" w:color="auto"/>
          </w:divBdr>
        </w:div>
        <w:div w:id="383875127">
          <w:marLeft w:val="640"/>
          <w:marRight w:val="0"/>
          <w:marTop w:val="0"/>
          <w:marBottom w:val="0"/>
          <w:divBdr>
            <w:top w:val="none" w:sz="0" w:space="0" w:color="auto"/>
            <w:left w:val="none" w:sz="0" w:space="0" w:color="auto"/>
            <w:bottom w:val="none" w:sz="0" w:space="0" w:color="auto"/>
            <w:right w:val="none" w:sz="0" w:space="0" w:color="auto"/>
          </w:divBdr>
        </w:div>
        <w:div w:id="677074896">
          <w:marLeft w:val="640"/>
          <w:marRight w:val="0"/>
          <w:marTop w:val="0"/>
          <w:marBottom w:val="0"/>
          <w:divBdr>
            <w:top w:val="none" w:sz="0" w:space="0" w:color="auto"/>
            <w:left w:val="none" w:sz="0" w:space="0" w:color="auto"/>
            <w:bottom w:val="none" w:sz="0" w:space="0" w:color="auto"/>
            <w:right w:val="none" w:sz="0" w:space="0" w:color="auto"/>
          </w:divBdr>
        </w:div>
        <w:div w:id="708801998">
          <w:marLeft w:val="640"/>
          <w:marRight w:val="0"/>
          <w:marTop w:val="0"/>
          <w:marBottom w:val="0"/>
          <w:divBdr>
            <w:top w:val="none" w:sz="0" w:space="0" w:color="auto"/>
            <w:left w:val="none" w:sz="0" w:space="0" w:color="auto"/>
            <w:bottom w:val="none" w:sz="0" w:space="0" w:color="auto"/>
            <w:right w:val="none" w:sz="0" w:space="0" w:color="auto"/>
          </w:divBdr>
        </w:div>
        <w:div w:id="762536832">
          <w:marLeft w:val="640"/>
          <w:marRight w:val="0"/>
          <w:marTop w:val="0"/>
          <w:marBottom w:val="0"/>
          <w:divBdr>
            <w:top w:val="none" w:sz="0" w:space="0" w:color="auto"/>
            <w:left w:val="none" w:sz="0" w:space="0" w:color="auto"/>
            <w:bottom w:val="none" w:sz="0" w:space="0" w:color="auto"/>
            <w:right w:val="none" w:sz="0" w:space="0" w:color="auto"/>
          </w:divBdr>
        </w:div>
        <w:div w:id="840315648">
          <w:marLeft w:val="640"/>
          <w:marRight w:val="0"/>
          <w:marTop w:val="0"/>
          <w:marBottom w:val="0"/>
          <w:divBdr>
            <w:top w:val="none" w:sz="0" w:space="0" w:color="auto"/>
            <w:left w:val="none" w:sz="0" w:space="0" w:color="auto"/>
            <w:bottom w:val="none" w:sz="0" w:space="0" w:color="auto"/>
            <w:right w:val="none" w:sz="0" w:space="0" w:color="auto"/>
          </w:divBdr>
        </w:div>
        <w:div w:id="847870037">
          <w:marLeft w:val="640"/>
          <w:marRight w:val="0"/>
          <w:marTop w:val="0"/>
          <w:marBottom w:val="0"/>
          <w:divBdr>
            <w:top w:val="none" w:sz="0" w:space="0" w:color="auto"/>
            <w:left w:val="none" w:sz="0" w:space="0" w:color="auto"/>
            <w:bottom w:val="none" w:sz="0" w:space="0" w:color="auto"/>
            <w:right w:val="none" w:sz="0" w:space="0" w:color="auto"/>
          </w:divBdr>
        </w:div>
        <w:div w:id="972903382">
          <w:marLeft w:val="640"/>
          <w:marRight w:val="0"/>
          <w:marTop w:val="0"/>
          <w:marBottom w:val="0"/>
          <w:divBdr>
            <w:top w:val="none" w:sz="0" w:space="0" w:color="auto"/>
            <w:left w:val="none" w:sz="0" w:space="0" w:color="auto"/>
            <w:bottom w:val="none" w:sz="0" w:space="0" w:color="auto"/>
            <w:right w:val="none" w:sz="0" w:space="0" w:color="auto"/>
          </w:divBdr>
        </w:div>
        <w:div w:id="1092044404">
          <w:marLeft w:val="640"/>
          <w:marRight w:val="0"/>
          <w:marTop w:val="0"/>
          <w:marBottom w:val="0"/>
          <w:divBdr>
            <w:top w:val="none" w:sz="0" w:space="0" w:color="auto"/>
            <w:left w:val="none" w:sz="0" w:space="0" w:color="auto"/>
            <w:bottom w:val="none" w:sz="0" w:space="0" w:color="auto"/>
            <w:right w:val="none" w:sz="0" w:space="0" w:color="auto"/>
          </w:divBdr>
        </w:div>
        <w:div w:id="1095130633">
          <w:marLeft w:val="640"/>
          <w:marRight w:val="0"/>
          <w:marTop w:val="0"/>
          <w:marBottom w:val="0"/>
          <w:divBdr>
            <w:top w:val="none" w:sz="0" w:space="0" w:color="auto"/>
            <w:left w:val="none" w:sz="0" w:space="0" w:color="auto"/>
            <w:bottom w:val="none" w:sz="0" w:space="0" w:color="auto"/>
            <w:right w:val="none" w:sz="0" w:space="0" w:color="auto"/>
          </w:divBdr>
        </w:div>
        <w:div w:id="1156336926">
          <w:marLeft w:val="640"/>
          <w:marRight w:val="0"/>
          <w:marTop w:val="0"/>
          <w:marBottom w:val="0"/>
          <w:divBdr>
            <w:top w:val="none" w:sz="0" w:space="0" w:color="auto"/>
            <w:left w:val="none" w:sz="0" w:space="0" w:color="auto"/>
            <w:bottom w:val="none" w:sz="0" w:space="0" w:color="auto"/>
            <w:right w:val="none" w:sz="0" w:space="0" w:color="auto"/>
          </w:divBdr>
        </w:div>
        <w:div w:id="1278755416">
          <w:marLeft w:val="640"/>
          <w:marRight w:val="0"/>
          <w:marTop w:val="0"/>
          <w:marBottom w:val="0"/>
          <w:divBdr>
            <w:top w:val="none" w:sz="0" w:space="0" w:color="auto"/>
            <w:left w:val="none" w:sz="0" w:space="0" w:color="auto"/>
            <w:bottom w:val="none" w:sz="0" w:space="0" w:color="auto"/>
            <w:right w:val="none" w:sz="0" w:space="0" w:color="auto"/>
          </w:divBdr>
        </w:div>
        <w:div w:id="1374883455">
          <w:marLeft w:val="640"/>
          <w:marRight w:val="0"/>
          <w:marTop w:val="0"/>
          <w:marBottom w:val="0"/>
          <w:divBdr>
            <w:top w:val="none" w:sz="0" w:space="0" w:color="auto"/>
            <w:left w:val="none" w:sz="0" w:space="0" w:color="auto"/>
            <w:bottom w:val="none" w:sz="0" w:space="0" w:color="auto"/>
            <w:right w:val="none" w:sz="0" w:space="0" w:color="auto"/>
          </w:divBdr>
        </w:div>
        <w:div w:id="1401370143">
          <w:marLeft w:val="640"/>
          <w:marRight w:val="0"/>
          <w:marTop w:val="0"/>
          <w:marBottom w:val="0"/>
          <w:divBdr>
            <w:top w:val="none" w:sz="0" w:space="0" w:color="auto"/>
            <w:left w:val="none" w:sz="0" w:space="0" w:color="auto"/>
            <w:bottom w:val="none" w:sz="0" w:space="0" w:color="auto"/>
            <w:right w:val="none" w:sz="0" w:space="0" w:color="auto"/>
          </w:divBdr>
        </w:div>
        <w:div w:id="1441757772">
          <w:marLeft w:val="640"/>
          <w:marRight w:val="0"/>
          <w:marTop w:val="0"/>
          <w:marBottom w:val="0"/>
          <w:divBdr>
            <w:top w:val="none" w:sz="0" w:space="0" w:color="auto"/>
            <w:left w:val="none" w:sz="0" w:space="0" w:color="auto"/>
            <w:bottom w:val="none" w:sz="0" w:space="0" w:color="auto"/>
            <w:right w:val="none" w:sz="0" w:space="0" w:color="auto"/>
          </w:divBdr>
        </w:div>
        <w:div w:id="1462188432">
          <w:marLeft w:val="640"/>
          <w:marRight w:val="0"/>
          <w:marTop w:val="0"/>
          <w:marBottom w:val="0"/>
          <w:divBdr>
            <w:top w:val="none" w:sz="0" w:space="0" w:color="auto"/>
            <w:left w:val="none" w:sz="0" w:space="0" w:color="auto"/>
            <w:bottom w:val="none" w:sz="0" w:space="0" w:color="auto"/>
            <w:right w:val="none" w:sz="0" w:space="0" w:color="auto"/>
          </w:divBdr>
        </w:div>
        <w:div w:id="1477143009">
          <w:marLeft w:val="640"/>
          <w:marRight w:val="0"/>
          <w:marTop w:val="0"/>
          <w:marBottom w:val="0"/>
          <w:divBdr>
            <w:top w:val="none" w:sz="0" w:space="0" w:color="auto"/>
            <w:left w:val="none" w:sz="0" w:space="0" w:color="auto"/>
            <w:bottom w:val="none" w:sz="0" w:space="0" w:color="auto"/>
            <w:right w:val="none" w:sz="0" w:space="0" w:color="auto"/>
          </w:divBdr>
        </w:div>
        <w:div w:id="1529832701">
          <w:marLeft w:val="640"/>
          <w:marRight w:val="0"/>
          <w:marTop w:val="0"/>
          <w:marBottom w:val="0"/>
          <w:divBdr>
            <w:top w:val="none" w:sz="0" w:space="0" w:color="auto"/>
            <w:left w:val="none" w:sz="0" w:space="0" w:color="auto"/>
            <w:bottom w:val="none" w:sz="0" w:space="0" w:color="auto"/>
            <w:right w:val="none" w:sz="0" w:space="0" w:color="auto"/>
          </w:divBdr>
        </w:div>
        <w:div w:id="1645508029">
          <w:marLeft w:val="640"/>
          <w:marRight w:val="0"/>
          <w:marTop w:val="0"/>
          <w:marBottom w:val="0"/>
          <w:divBdr>
            <w:top w:val="none" w:sz="0" w:space="0" w:color="auto"/>
            <w:left w:val="none" w:sz="0" w:space="0" w:color="auto"/>
            <w:bottom w:val="none" w:sz="0" w:space="0" w:color="auto"/>
            <w:right w:val="none" w:sz="0" w:space="0" w:color="auto"/>
          </w:divBdr>
        </w:div>
        <w:div w:id="1660890039">
          <w:marLeft w:val="640"/>
          <w:marRight w:val="0"/>
          <w:marTop w:val="0"/>
          <w:marBottom w:val="0"/>
          <w:divBdr>
            <w:top w:val="none" w:sz="0" w:space="0" w:color="auto"/>
            <w:left w:val="none" w:sz="0" w:space="0" w:color="auto"/>
            <w:bottom w:val="none" w:sz="0" w:space="0" w:color="auto"/>
            <w:right w:val="none" w:sz="0" w:space="0" w:color="auto"/>
          </w:divBdr>
        </w:div>
        <w:div w:id="1724065190">
          <w:marLeft w:val="640"/>
          <w:marRight w:val="0"/>
          <w:marTop w:val="0"/>
          <w:marBottom w:val="0"/>
          <w:divBdr>
            <w:top w:val="none" w:sz="0" w:space="0" w:color="auto"/>
            <w:left w:val="none" w:sz="0" w:space="0" w:color="auto"/>
            <w:bottom w:val="none" w:sz="0" w:space="0" w:color="auto"/>
            <w:right w:val="none" w:sz="0" w:space="0" w:color="auto"/>
          </w:divBdr>
        </w:div>
        <w:div w:id="1820607421">
          <w:marLeft w:val="640"/>
          <w:marRight w:val="0"/>
          <w:marTop w:val="0"/>
          <w:marBottom w:val="0"/>
          <w:divBdr>
            <w:top w:val="none" w:sz="0" w:space="0" w:color="auto"/>
            <w:left w:val="none" w:sz="0" w:space="0" w:color="auto"/>
            <w:bottom w:val="none" w:sz="0" w:space="0" w:color="auto"/>
            <w:right w:val="none" w:sz="0" w:space="0" w:color="auto"/>
          </w:divBdr>
        </w:div>
        <w:div w:id="1870605308">
          <w:marLeft w:val="640"/>
          <w:marRight w:val="0"/>
          <w:marTop w:val="0"/>
          <w:marBottom w:val="0"/>
          <w:divBdr>
            <w:top w:val="none" w:sz="0" w:space="0" w:color="auto"/>
            <w:left w:val="none" w:sz="0" w:space="0" w:color="auto"/>
            <w:bottom w:val="none" w:sz="0" w:space="0" w:color="auto"/>
            <w:right w:val="none" w:sz="0" w:space="0" w:color="auto"/>
          </w:divBdr>
        </w:div>
        <w:div w:id="1913852302">
          <w:marLeft w:val="640"/>
          <w:marRight w:val="0"/>
          <w:marTop w:val="0"/>
          <w:marBottom w:val="0"/>
          <w:divBdr>
            <w:top w:val="none" w:sz="0" w:space="0" w:color="auto"/>
            <w:left w:val="none" w:sz="0" w:space="0" w:color="auto"/>
            <w:bottom w:val="none" w:sz="0" w:space="0" w:color="auto"/>
            <w:right w:val="none" w:sz="0" w:space="0" w:color="auto"/>
          </w:divBdr>
        </w:div>
        <w:div w:id="1949577323">
          <w:marLeft w:val="640"/>
          <w:marRight w:val="0"/>
          <w:marTop w:val="0"/>
          <w:marBottom w:val="0"/>
          <w:divBdr>
            <w:top w:val="none" w:sz="0" w:space="0" w:color="auto"/>
            <w:left w:val="none" w:sz="0" w:space="0" w:color="auto"/>
            <w:bottom w:val="none" w:sz="0" w:space="0" w:color="auto"/>
            <w:right w:val="none" w:sz="0" w:space="0" w:color="auto"/>
          </w:divBdr>
        </w:div>
        <w:div w:id="1975716299">
          <w:marLeft w:val="640"/>
          <w:marRight w:val="0"/>
          <w:marTop w:val="0"/>
          <w:marBottom w:val="0"/>
          <w:divBdr>
            <w:top w:val="none" w:sz="0" w:space="0" w:color="auto"/>
            <w:left w:val="none" w:sz="0" w:space="0" w:color="auto"/>
            <w:bottom w:val="none" w:sz="0" w:space="0" w:color="auto"/>
            <w:right w:val="none" w:sz="0" w:space="0" w:color="auto"/>
          </w:divBdr>
        </w:div>
        <w:div w:id="2095859388">
          <w:marLeft w:val="640"/>
          <w:marRight w:val="0"/>
          <w:marTop w:val="0"/>
          <w:marBottom w:val="0"/>
          <w:divBdr>
            <w:top w:val="none" w:sz="0" w:space="0" w:color="auto"/>
            <w:left w:val="none" w:sz="0" w:space="0" w:color="auto"/>
            <w:bottom w:val="none" w:sz="0" w:space="0" w:color="auto"/>
            <w:right w:val="none" w:sz="0" w:space="0" w:color="auto"/>
          </w:divBdr>
        </w:div>
        <w:div w:id="2125954064">
          <w:marLeft w:val="640"/>
          <w:marRight w:val="0"/>
          <w:marTop w:val="0"/>
          <w:marBottom w:val="0"/>
          <w:divBdr>
            <w:top w:val="none" w:sz="0" w:space="0" w:color="auto"/>
            <w:left w:val="none" w:sz="0" w:space="0" w:color="auto"/>
            <w:bottom w:val="none" w:sz="0" w:space="0" w:color="auto"/>
            <w:right w:val="none" w:sz="0" w:space="0" w:color="auto"/>
          </w:divBdr>
        </w:div>
      </w:divsChild>
    </w:div>
    <w:div w:id="493840285">
      <w:bodyDiv w:val="1"/>
      <w:marLeft w:val="0"/>
      <w:marRight w:val="0"/>
      <w:marTop w:val="0"/>
      <w:marBottom w:val="0"/>
      <w:divBdr>
        <w:top w:val="none" w:sz="0" w:space="0" w:color="auto"/>
        <w:left w:val="none" w:sz="0" w:space="0" w:color="auto"/>
        <w:bottom w:val="none" w:sz="0" w:space="0" w:color="auto"/>
        <w:right w:val="none" w:sz="0" w:space="0" w:color="auto"/>
      </w:divBdr>
    </w:div>
    <w:div w:id="493960500">
      <w:bodyDiv w:val="1"/>
      <w:marLeft w:val="0"/>
      <w:marRight w:val="0"/>
      <w:marTop w:val="0"/>
      <w:marBottom w:val="0"/>
      <w:divBdr>
        <w:top w:val="none" w:sz="0" w:space="0" w:color="auto"/>
        <w:left w:val="none" w:sz="0" w:space="0" w:color="auto"/>
        <w:bottom w:val="none" w:sz="0" w:space="0" w:color="auto"/>
        <w:right w:val="none" w:sz="0" w:space="0" w:color="auto"/>
      </w:divBdr>
    </w:div>
    <w:div w:id="495193767">
      <w:bodyDiv w:val="1"/>
      <w:marLeft w:val="0"/>
      <w:marRight w:val="0"/>
      <w:marTop w:val="0"/>
      <w:marBottom w:val="0"/>
      <w:divBdr>
        <w:top w:val="none" w:sz="0" w:space="0" w:color="auto"/>
        <w:left w:val="none" w:sz="0" w:space="0" w:color="auto"/>
        <w:bottom w:val="none" w:sz="0" w:space="0" w:color="auto"/>
        <w:right w:val="none" w:sz="0" w:space="0" w:color="auto"/>
      </w:divBdr>
    </w:div>
    <w:div w:id="495266142">
      <w:bodyDiv w:val="1"/>
      <w:marLeft w:val="0"/>
      <w:marRight w:val="0"/>
      <w:marTop w:val="0"/>
      <w:marBottom w:val="0"/>
      <w:divBdr>
        <w:top w:val="none" w:sz="0" w:space="0" w:color="auto"/>
        <w:left w:val="none" w:sz="0" w:space="0" w:color="auto"/>
        <w:bottom w:val="none" w:sz="0" w:space="0" w:color="auto"/>
        <w:right w:val="none" w:sz="0" w:space="0" w:color="auto"/>
      </w:divBdr>
    </w:div>
    <w:div w:id="495732614">
      <w:bodyDiv w:val="1"/>
      <w:marLeft w:val="0"/>
      <w:marRight w:val="0"/>
      <w:marTop w:val="0"/>
      <w:marBottom w:val="0"/>
      <w:divBdr>
        <w:top w:val="none" w:sz="0" w:space="0" w:color="auto"/>
        <w:left w:val="none" w:sz="0" w:space="0" w:color="auto"/>
        <w:bottom w:val="none" w:sz="0" w:space="0" w:color="auto"/>
        <w:right w:val="none" w:sz="0" w:space="0" w:color="auto"/>
      </w:divBdr>
    </w:div>
    <w:div w:id="495875484">
      <w:bodyDiv w:val="1"/>
      <w:marLeft w:val="0"/>
      <w:marRight w:val="0"/>
      <w:marTop w:val="0"/>
      <w:marBottom w:val="0"/>
      <w:divBdr>
        <w:top w:val="none" w:sz="0" w:space="0" w:color="auto"/>
        <w:left w:val="none" w:sz="0" w:space="0" w:color="auto"/>
        <w:bottom w:val="none" w:sz="0" w:space="0" w:color="auto"/>
        <w:right w:val="none" w:sz="0" w:space="0" w:color="auto"/>
      </w:divBdr>
    </w:div>
    <w:div w:id="495925142">
      <w:bodyDiv w:val="1"/>
      <w:marLeft w:val="0"/>
      <w:marRight w:val="0"/>
      <w:marTop w:val="0"/>
      <w:marBottom w:val="0"/>
      <w:divBdr>
        <w:top w:val="none" w:sz="0" w:space="0" w:color="auto"/>
        <w:left w:val="none" w:sz="0" w:space="0" w:color="auto"/>
        <w:bottom w:val="none" w:sz="0" w:space="0" w:color="auto"/>
        <w:right w:val="none" w:sz="0" w:space="0" w:color="auto"/>
      </w:divBdr>
    </w:div>
    <w:div w:id="496463900">
      <w:bodyDiv w:val="1"/>
      <w:marLeft w:val="0"/>
      <w:marRight w:val="0"/>
      <w:marTop w:val="0"/>
      <w:marBottom w:val="0"/>
      <w:divBdr>
        <w:top w:val="none" w:sz="0" w:space="0" w:color="auto"/>
        <w:left w:val="none" w:sz="0" w:space="0" w:color="auto"/>
        <w:bottom w:val="none" w:sz="0" w:space="0" w:color="auto"/>
        <w:right w:val="none" w:sz="0" w:space="0" w:color="auto"/>
      </w:divBdr>
    </w:div>
    <w:div w:id="496579555">
      <w:bodyDiv w:val="1"/>
      <w:marLeft w:val="0"/>
      <w:marRight w:val="0"/>
      <w:marTop w:val="0"/>
      <w:marBottom w:val="0"/>
      <w:divBdr>
        <w:top w:val="none" w:sz="0" w:space="0" w:color="auto"/>
        <w:left w:val="none" w:sz="0" w:space="0" w:color="auto"/>
        <w:bottom w:val="none" w:sz="0" w:space="0" w:color="auto"/>
        <w:right w:val="none" w:sz="0" w:space="0" w:color="auto"/>
      </w:divBdr>
    </w:div>
    <w:div w:id="496920792">
      <w:bodyDiv w:val="1"/>
      <w:marLeft w:val="0"/>
      <w:marRight w:val="0"/>
      <w:marTop w:val="0"/>
      <w:marBottom w:val="0"/>
      <w:divBdr>
        <w:top w:val="none" w:sz="0" w:space="0" w:color="auto"/>
        <w:left w:val="none" w:sz="0" w:space="0" w:color="auto"/>
        <w:bottom w:val="none" w:sz="0" w:space="0" w:color="auto"/>
        <w:right w:val="none" w:sz="0" w:space="0" w:color="auto"/>
      </w:divBdr>
    </w:div>
    <w:div w:id="497504447">
      <w:bodyDiv w:val="1"/>
      <w:marLeft w:val="0"/>
      <w:marRight w:val="0"/>
      <w:marTop w:val="0"/>
      <w:marBottom w:val="0"/>
      <w:divBdr>
        <w:top w:val="none" w:sz="0" w:space="0" w:color="auto"/>
        <w:left w:val="none" w:sz="0" w:space="0" w:color="auto"/>
        <w:bottom w:val="none" w:sz="0" w:space="0" w:color="auto"/>
        <w:right w:val="none" w:sz="0" w:space="0" w:color="auto"/>
      </w:divBdr>
    </w:div>
    <w:div w:id="497578222">
      <w:bodyDiv w:val="1"/>
      <w:marLeft w:val="0"/>
      <w:marRight w:val="0"/>
      <w:marTop w:val="0"/>
      <w:marBottom w:val="0"/>
      <w:divBdr>
        <w:top w:val="none" w:sz="0" w:space="0" w:color="auto"/>
        <w:left w:val="none" w:sz="0" w:space="0" w:color="auto"/>
        <w:bottom w:val="none" w:sz="0" w:space="0" w:color="auto"/>
        <w:right w:val="none" w:sz="0" w:space="0" w:color="auto"/>
      </w:divBdr>
    </w:div>
    <w:div w:id="498425925">
      <w:bodyDiv w:val="1"/>
      <w:marLeft w:val="0"/>
      <w:marRight w:val="0"/>
      <w:marTop w:val="0"/>
      <w:marBottom w:val="0"/>
      <w:divBdr>
        <w:top w:val="none" w:sz="0" w:space="0" w:color="auto"/>
        <w:left w:val="none" w:sz="0" w:space="0" w:color="auto"/>
        <w:bottom w:val="none" w:sz="0" w:space="0" w:color="auto"/>
        <w:right w:val="none" w:sz="0" w:space="0" w:color="auto"/>
      </w:divBdr>
    </w:div>
    <w:div w:id="498619140">
      <w:bodyDiv w:val="1"/>
      <w:marLeft w:val="0"/>
      <w:marRight w:val="0"/>
      <w:marTop w:val="0"/>
      <w:marBottom w:val="0"/>
      <w:divBdr>
        <w:top w:val="none" w:sz="0" w:space="0" w:color="auto"/>
        <w:left w:val="none" w:sz="0" w:space="0" w:color="auto"/>
        <w:bottom w:val="none" w:sz="0" w:space="0" w:color="auto"/>
        <w:right w:val="none" w:sz="0" w:space="0" w:color="auto"/>
      </w:divBdr>
    </w:div>
    <w:div w:id="498739560">
      <w:bodyDiv w:val="1"/>
      <w:marLeft w:val="0"/>
      <w:marRight w:val="0"/>
      <w:marTop w:val="0"/>
      <w:marBottom w:val="0"/>
      <w:divBdr>
        <w:top w:val="none" w:sz="0" w:space="0" w:color="auto"/>
        <w:left w:val="none" w:sz="0" w:space="0" w:color="auto"/>
        <w:bottom w:val="none" w:sz="0" w:space="0" w:color="auto"/>
        <w:right w:val="none" w:sz="0" w:space="0" w:color="auto"/>
      </w:divBdr>
    </w:div>
    <w:div w:id="499271820">
      <w:bodyDiv w:val="1"/>
      <w:marLeft w:val="0"/>
      <w:marRight w:val="0"/>
      <w:marTop w:val="0"/>
      <w:marBottom w:val="0"/>
      <w:divBdr>
        <w:top w:val="none" w:sz="0" w:space="0" w:color="auto"/>
        <w:left w:val="none" w:sz="0" w:space="0" w:color="auto"/>
        <w:bottom w:val="none" w:sz="0" w:space="0" w:color="auto"/>
        <w:right w:val="none" w:sz="0" w:space="0" w:color="auto"/>
      </w:divBdr>
    </w:div>
    <w:div w:id="500311830">
      <w:bodyDiv w:val="1"/>
      <w:marLeft w:val="0"/>
      <w:marRight w:val="0"/>
      <w:marTop w:val="0"/>
      <w:marBottom w:val="0"/>
      <w:divBdr>
        <w:top w:val="none" w:sz="0" w:space="0" w:color="auto"/>
        <w:left w:val="none" w:sz="0" w:space="0" w:color="auto"/>
        <w:bottom w:val="none" w:sz="0" w:space="0" w:color="auto"/>
        <w:right w:val="none" w:sz="0" w:space="0" w:color="auto"/>
      </w:divBdr>
    </w:div>
    <w:div w:id="500312762">
      <w:bodyDiv w:val="1"/>
      <w:marLeft w:val="0"/>
      <w:marRight w:val="0"/>
      <w:marTop w:val="0"/>
      <w:marBottom w:val="0"/>
      <w:divBdr>
        <w:top w:val="none" w:sz="0" w:space="0" w:color="auto"/>
        <w:left w:val="none" w:sz="0" w:space="0" w:color="auto"/>
        <w:bottom w:val="none" w:sz="0" w:space="0" w:color="auto"/>
        <w:right w:val="none" w:sz="0" w:space="0" w:color="auto"/>
      </w:divBdr>
    </w:div>
    <w:div w:id="500892978">
      <w:bodyDiv w:val="1"/>
      <w:marLeft w:val="0"/>
      <w:marRight w:val="0"/>
      <w:marTop w:val="0"/>
      <w:marBottom w:val="0"/>
      <w:divBdr>
        <w:top w:val="none" w:sz="0" w:space="0" w:color="auto"/>
        <w:left w:val="none" w:sz="0" w:space="0" w:color="auto"/>
        <w:bottom w:val="none" w:sz="0" w:space="0" w:color="auto"/>
        <w:right w:val="none" w:sz="0" w:space="0" w:color="auto"/>
      </w:divBdr>
    </w:div>
    <w:div w:id="501555549">
      <w:bodyDiv w:val="1"/>
      <w:marLeft w:val="0"/>
      <w:marRight w:val="0"/>
      <w:marTop w:val="0"/>
      <w:marBottom w:val="0"/>
      <w:divBdr>
        <w:top w:val="none" w:sz="0" w:space="0" w:color="auto"/>
        <w:left w:val="none" w:sz="0" w:space="0" w:color="auto"/>
        <w:bottom w:val="none" w:sz="0" w:space="0" w:color="auto"/>
        <w:right w:val="none" w:sz="0" w:space="0" w:color="auto"/>
      </w:divBdr>
    </w:div>
    <w:div w:id="502553150">
      <w:bodyDiv w:val="1"/>
      <w:marLeft w:val="0"/>
      <w:marRight w:val="0"/>
      <w:marTop w:val="0"/>
      <w:marBottom w:val="0"/>
      <w:divBdr>
        <w:top w:val="none" w:sz="0" w:space="0" w:color="auto"/>
        <w:left w:val="none" w:sz="0" w:space="0" w:color="auto"/>
        <w:bottom w:val="none" w:sz="0" w:space="0" w:color="auto"/>
        <w:right w:val="none" w:sz="0" w:space="0" w:color="auto"/>
      </w:divBdr>
    </w:div>
    <w:div w:id="502939703">
      <w:bodyDiv w:val="1"/>
      <w:marLeft w:val="0"/>
      <w:marRight w:val="0"/>
      <w:marTop w:val="0"/>
      <w:marBottom w:val="0"/>
      <w:divBdr>
        <w:top w:val="none" w:sz="0" w:space="0" w:color="auto"/>
        <w:left w:val="none" w:sz="0" w:space="0" w:color="auto"/>
        <w:bottom w:val="none" w:sz="0" w:space="0" w:color="auto"/>
        <w:right w:val="none" w:sz="0" w:space="0" w:color="auto"/>
      </w:divBdr>
    </w:div>
    <w:div w:id="503398645">
      <w:bodyDiv w:val="1"/>
      <w:marLeft w:val="0"/>
      <w:marRight w:val="0"/>
      <w:marTop w:val="0"/>
      <w:marBottom w:val="0"/>
      <w:divBdr>
        <w:top w:val="none" w:sz="0" w:space="0" w:color="auto"/>
        <w:left w:val="none" w:sz="0" w:space="0" w:color="auto"/>
        <w:bottom w:val="none" w:sz="0" w:space="0" w:color="auto"/>
        <w:right w:val="none" w:sz="0" w:space="0" w:color="auto"/>
      </w:divBdr>
    </w:div>
    <w:div w:id="503787827">
      <w:bodyDiv w:val="1"/>
      <w:marLeft w:val="0"/>
      <w:marRight w:val="0"/>
      <w:marTop w:val="0"/>
      <w:marBottom w:val="0"/>
      <w:divBdr>
        <w:top w:val="none" w:sz="0" w:space="0" w:color="auto"/>
        <w:left w:val="none" w:sz="0" w:space="0" w:color="auto"/>
        <w:bottom w:val="none" w:sz="0" w:space="0" w:color="auto"/>
        <w:right w:val="none" w:sz="0" w:space="0" w:color="auto"/>
      </w:divBdr>
    </w:div>
    <w:div w:id="504709319">
      <w:bodyDiv w:val="1"/>
      <w:marLeft w:val="0"/>
      <w:marRight w:val="0"/>
      <w:marTop w:val="0"/>
      <w:marBottom w:val="0"/>
      <w:divBdr>
        <w:top w:val="none" w:sz="0" w:space="0" w:color="auto"/>
        <w:left w:val="none" w:sz="0" w:space="0" w:color="auto"/>
        <w:bottom w:val="none" w:sz="0" w:space="0" w:color="auto"/>
        <w:right w:val="none" w:sz="0" w:space="0" w:color="auto"/>
      </w:divBdr>
    </w:div>
    <w:div w:id="505438781">
      <w:bodyDiv w:val="1"/>
      <w:marLeft w:val="0"/>
      <w:marRight w:val="0"/>
      <w:marTop w:val="0"/>
      <w:marBottom w:val="0"/>
      <w:divBdr>
        <w:top w:val="none" w:sz="0" w:space="0" w:color="auto"/>
        <w:left w:val="none" w:sz="0" w:space="0" w:color="auto"/>
        <w:bottom w:val="none" w:sz="0" w:space="0" w:color="auto"/>
        <w:right w:val="none" w:sz="0" w:space="0" w:color="auto"/>
      </w:divBdr>
    </w:div>
    <w:div w:id="505748104">
      <w:bodyDiv w:val="1"/>
      <w:marLeft w:val="0"/>
      <w:marRight w:val="0"/>
      <w:marTop w:val="0"/>
      <w:marBottom w:val="0"/>
      <w:divBdr>
        <w:top w:val="none" w:sz="0" w:space="0" w:color="auto"/>
        <w:left w:val="none" w:sz="0" w:space="0" w:color="auto"/>
        <w:bottom w:val="none" w:sz="0" w:space="0" w:color="auto"/>
        <w:right w:val="none" w:sz="0" w:space="0" w:color="auto"/>
      </w:divBdr>
    </w:div>
    <w:div w:id="506091980">
      <w:bodyDiv w:val="1"/>
      <w:marLeft w:val="0"/>
      <w:marRight w:val="0"/>
      <w:marTop w:val="0"/>
      <w:marBottom w:val="0"/>
      <w:divBdr>
        <w:top w:val="none" w:sz="0" w:space="0" w:color="auto"/>
        <w:left w:val="none" w:sz="0" w:space="0" w:color="auto"/>
        <w:bottom w:val="none" w:sz="0" w:space="0" w:color="auto"/>
        <w:right w:val="none" w:sz="0" w:space="0" w:color="auto"/>
      </w:divBdr>
    </w:div>
    <w:div w:id="506747401">
      <w:bodyDiv w:val="1"/>
      <w:marLeft w:val="0"/>
      <w:marRight w:val="0"/>
      <w:marTop w:val="0"/>
      <w:marBottom w:val="0"/>
      <w:divBdr>
        <w:top w:val="none" w:sz="0" w:space="0" w:color="auto"/>
        <w:left w:val="none" w:sz="0" w:space="0" w:color="auto"/>
        <w:bottom w:val="none" w:sz="0" w:space="0" w:color="auto"/>
        <w:right w:val="none" w:sz="0" w:space="0" w:color="auto"/>
      </w:divBdr>
    </w:div>
    <w:div w:id="507913404">
      <w:bodyDiv w:val="1"/>
      <w:marLeft w:val="0"/>
      <w:marRight w:val="0"/>
      <w:marTop w:val="0"/>
      <w:marBottom w:val="0"/>
      <w:divBdr>
        <w:top w:val="none" w:sz="0" w:space="0" w:color="auto"/>
        <w:left w:val="none" w:sz="0" w:space="0" w:color="auto"/>
        <w:bottom w:val="none" w:sz="0" w:space="0" w:color="auto"/>
        <w:right w:val="none" w:sz="0" w:space="0" w:color="auto"/>
      </w:divBdr>
    </w:div>
    <w:div w:id="508446104">
      <w:bodyDiv w:val="1"/>
      <w:marLeft w:val="0"/>
      <w:marRight w:val="0"/>
      <w:marTop w:val="0"/>
      <w:marBottom w:val="0"/>
      <w:divBdr>
        <w:top w:val="none" w:sz="0" w:space="0" w:color="auto"/>
        <w:left w:val="none" w:sz="0" w:space="0" w:color="auto"/>
        <w:bottom w:val="none" w:sz="0" w:space="0" w:color="auto"/>
        <w:right w:val="none" w:sz="0" w:space="0" w:color="auto"/>
      </w:divBdr>
    </w:div>
    <w:div w:id="508762587">
      <w:bodyDiv w:val="1"/>
      <w:marLeft w:val="0"/>
      <w:marRight w:val="0"/>
      <w:marTop w:val="0"/>
      <w:marBottom w:val="0"/>
      <w:divBdr>
        <w:top w:val="none" w:sz="0" w:space="0" w:color="auto"/>
        <w:left w:val="none" w:sz="0" w:space="0" w:color="auto"/>
        <w:bottom w:val="none" w:sz="0" w:space="0" w:color="auto"/>
        <w:right w:val="none" w:sz="0" w:space="0" w:color="auto"/>
      </w:divBdr>
      <w:divsChild>
        <w:div w:id="1814175266">
          <w:marLeft w:val="0"/>
          <w:marRight w:val="0"/>
          <w:marTop w:val="0"/>
          <w:marBottom w:val="0"/>
          <w:divBdr>
            <w:top w:val="single" w:sz="2" w:space="0" w:color="D9D9E3"/>
            <w:left w:val="single" w:sz="2" w:space="0" w:color="D9D9E3"/>
            <w:bottom w:val="single" w:sz="2" w:space="0" w:color="D9D9E3"/>
            <w:right w:val="single" w:sz="2" w:space="0" w:color="D9D9E3"/>
          </w:divBdr>
          <w:divsChild>
            <w:div w:id="177736190">
              <w:marLeft w:val="0"/>
              <w:marRight w:val="0"/>
              <w:marTop w:val="0"/>
              <w:marBottom w:val="0"/>
              <w:divBdr>
                <w:top w:val="single" w:sz="2" w:space="0" w:color="D9D9E3"/>
                <w:left w:val="single" w:sz="2" w:space="0" w:color="D9D9E3"/>
                <w:bottom w:val="single" w:sz="2" w:space="0" w:color="D9D9E3"/>
                <w:right w:val="single" w:sz="2" w:space="0" w:color="D9D9E3"/>
              </w:divBdr>
              <w:divsChild>
                <w:div w:id="1332179089">
                  <w:marLeft w:val="0"/>
                  <w:marRight w:val="0"/>
                  <w:marTop w:val="0"/>
                  <w:marBottom w:val="0"/>
                  <w:divBdr>
                    <w:top w:val="single" w:sz="2" w:space="0" w:color="D9D9E3"/>
                    <w:left w:val="single" w:sz="2" w:space="0" w:color="D9D9E3"/>
                    <w:bottom w:val="single" w:sz="2" w:space="0" w:color="D9D9E3"/>
                    <w:right w:val="single" w:sz="2" w:space="0" w:color="D9D9E3"/>
                  </w:divBdr>
                  <w:divsChild>
                    <w:div w:id="1774592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0585">
      <w:bodyDiv w:val="1"/>
      <w:marLeft w:val="0"/>
      <w:marRight w:val="0"/>
      <w:marTop w:val="0"/>
      <w:marBottom w:val="0"/>
      <w:divBdr>
        <w:top w:val="none" w:sz="0" w:space="0" w:color="auto"/>
        <w:left w:val="none" w:sz="0" w:space="0" w:color="auto"/>
        <w:bottom w:val="none" w:sz="0" w:space="0" w:color="auto"/>
        <w:right w:val="none" w:sz="0" w:space="0" w:color="auto"/>
      </w:divBdr>
    </w:div>
    <w:div w:id="508982350">
      <w:bodyDiv w:val="1"/>
      <w:marLeft w:val="0"/>
      <w:marRight w:val="0"/>
      <w:marTop w:val="0"/>
      <w:marBottom w:val="0"/>
      <w:divBdr>
        <w:top w:val="none" w:sz="0" w:space="0" w:color="auto"/>
        <w:left w:val="none" w:sz="0" w:space="0" w:color="auto"/>
        <w:bottom w:val="none" w:sz="0" w:space="0" w:color="auto"/>
        <w:right w:val="none" w:sz="0" w:space="0" w:color="auto"/>
      </w:divBdr>
    </w:div>
    <w:div w:id="509025048">
      <w:bodyDiv w:val="1"/>
      <w:marLeft w:val="0"/>
      <w:marRight w:val="0"/>
      <w:marTop w:val="0"/>
      <w:marBottom w:val="0"/>
      <w:divBdr>
        <w:top w:val="none" w:sz="0" w:space="0" w:color="auto"/>
        <w:left w:val="none" w:sz="0" w:space="0" w:color="auto"/>
        <w:bottom w:val="none" w:sz="0" w:space="0" w:color="auto"/>
        <w:right w:val="none" w:sz="0" w:space="0" w:color="auto"/>
      </w:divBdr>
    </w:div>
    <w:div w:id="509565570">
      <w:bodyDiv w:val="1"/>
      <w:marLeft w:val="0"/>
      <w:marRight w:val="0"/>
      <w:marTop w:val="0"/>
      <w:marBottom w:val="0"/>
      <w:divBdr>
        <w:top w:val="none" w:sz="0" w:space="0" w:color="auto"/>
        <w:left w:val="none" w:sz="0" w:space="0" w:color="auto"/>
        <w:bottom w:val="none" w:sz="0" w:space="0" w:color="auto"/>
        <w:right w:val="none" w:sz="0" w:space="0" w:color="auto"/>
      </w:divBdr>
    </w:div>
    <w:div w:id="510024999">
      <w:bodyDiv w:val="1"/>
      <w:marLeft w:val="0"/>
      <w:marRight w:val="0"/>
      <w:marTop w:val="0"/>
      <w:marBottom w:val="0"/>
      <w:divBdr>
        <w:top w:val="none" w:sz="0" w:space="0" w:color="auto"/>
        <w:left w:val="none" w:sz="0" w:space="0" w:color="auto"/>
        <w:bottom w:val="none" w:sz="0" w:space="0" w:color="auto"/>
        <w:right w:val="none" w:sz="0" w:space="0" w:color="auto"/>
      </w:divBdr>
    </w:div>
    <w:div w:id="510223988">
      <w:bodyDiv w:val="1"/>
      <w:marLeft w:val="0"/>
      <w:marRight w:val="0"/>
      <w:marTop w:val="0"/>
      <w:marBottom w:val="0"/>
      <w:divBdr>
        <w:top w:val="none" w:sz="0" w:space="0" w:color="auto"/>
        <w:left w:val="none" w:sz="0" w:space="0" w:color="auto"/>
        <w:bottom w:val="none" w:sz="0" w:space="0" w:color="auto"/>
        <w:right w:val="none" w:sz="0" w:space="0" w:color="auto"/>
      </w:divBdr>
    </w:div>
    <w:div w:id="510294309">
      <w:bodyDiv w:val="1"/>
      <w:marLeft w:val="0"/>
      <w:marRight w:val="0"/>
      <w:marTop w:val="0"/>
      <w:marBottom w:val="0"/>
      <w:divBdr>
        <w:top w:val="none" w:sz="0" w:space="0" w:color="auto"/>
        <w:left w:val="none" w:sz="0" w:space="0" w:color="auto"/>
        <w:bottom w:val="none" w:sz="0" w:space="0" w:color="auto"/>
        <w:right w:val="none" w:sz="0" w:space="0" w:color="auto"/>
      </w:divBdr>
    </w:div>
    <w:div w:id="510805057">
      <w:bodyDiv w:val="1"/>
      <w:marLeft w:val="0"/>
      <w:marRight w:val="0"/>
      <w:marTop w:val="0"/>
      <w:marBottom w:val="0"/>
      <w:divBdr>
        <w:top w:val="none" w:sz="0" w:space="0" w:color="auto"/>
        <w:left w:val="none" w:sz="0" w:space="0" w:color="auto"/>
        <w:bottom w:val="none" w:sz="0" w:space="0" w:color="auto"/>
        <w:right w:val="none" w:sz="0" w:space="0" w:color="auto"/>
      </w:divBdr>
    </w:div>
    <w:div w:id="511604487">
      <w:bodyDiv w:val="1"/>
      <w:marLeft w:val="0"/>
      <w:marRight w:val="0"/>
      <w:marTop w:val="0"/>
      <w:marBottom w:val="0"/>
      <w:divBdr>
        <w:top w:val="none" w:sz="0" w:space="0" w:color="auto"/>
        <w:left w:val="none" w:sz="0" w:space="0" w:color="auto"/>
        <w:bottom w:val="none" w:sz="0" w:space="0" w:color="auto"/>
        <w:right w:val="none" w:sz="0" w:space="0" w:color="auto"/>
      </w:divBdr>
    </w:div>
    <w:div w:id="511795341">
      <w:bodyDiv w:val="1"/>
      <w:marLeft w:val="0"/>
      <w:marRight w:val="0"/>
      <w:marTop w:val="0"/>
      <w:marBottom w:val="0"/>
      <w:divBdr>
        <w:top w:val="none" w:sz="0" w:space="0" w:color="auto"/>
        <w:left w:val="none" w:sz="0" w:space="0" w:color="auto"/>
        <w:bottom w:val="none" w:sz="0" w:space="0" w:color="auto"/>
        <w:right w:val="none" w:sz="0" w:space="0" w:color="auto"/>
      </w:divBdr>
    </w:div>
    <w:div w:id="511801837">
      <w:bodyDiv w:val="1"/>
      <w:marLeft w:val="0"/>
      <w:marRight w:val="0"/>
      <w:marTop w:val="0"/>
      <w:marBottom w:val="0"/>
      <w:divBdr>
        <w:top w:val="none" w:sz="0" w:space="0" w:color="auto"/>
        <w:left w:val="none" w:sz="0" w:space="0" w:color="auto"/>
        <w:bottom w:val="none" w:sz="0" w:space="0" w:color="auto"/>
        <w:right w:val="none" w:sz="0" w:space="0" w:color="auto"/>
      </w:divBdr>
    </w:div>
    <w:div w:id="511801988">
      <w:bodyDiv w:val="1"/>
      <w:marLeft w:val="0"/>
      <w:marRight w:val="0"/>
      <w:marTop w:val="0"/>
      <w:marBottom w:val="0"/>
      <w:divBdr>
        <w:top w:val="none" w:sz="0" w:space="0" w:color="auto"/>
        <w:left w:val="none" w:sz="0" w:space="0" w:color="auto"/>
        <w:bottom w:val="none" w:sz="0" w:space="0" w:color="auto"/>
        <w:right w:val="none" w:sz="0" w:space="0" w:color="auto"/>
      </w:divBdr>
    </w:div>
    <w:div w:id="511998033">
      <w:bodyDiv w:val="1"/>
      <w:marLeft w:val="0"/>
      <w:marRight w:val="0"/>
      <w:marTop w:val="0"/>
      <w:marBottom w:val="0"/>
      <w:divBdr>
        <w:top w:val="none" w:sz="0" w:space="0" w:color="auto"/>
        <w:left w:val="none" w:sz="0" w:space="0" w:color="auto"/>
        <w:bottom w:val="none" w:sz="0" w:space="0" w:color="auto"/>
        <w:right w:val="none" w:sz="0" w:space="0" w:color="auto"/>
      </w:divBdr>
    </w:div>
    <w:div w:id="512258418">
      <w:bodyDiv w:val="1"/>
      <w:marLeft w:val="0"/>
      <w:marRight w:val="0"/>
      <w:marTop w:val="0"/>
      <w:marBottom w:val="0"/>
      <w:divBdr>
        <w:top w:val="none" w:sz="0" w:space="0" w:color="auto"/>
        <w:left w:val="none" w:sz="0" w:space="0" w:color="auto"/>
        <w:bottom w:val="none" w:sz="0" w:space="0" w:color="auto"/>
        <w:right w:val="none" w:sz="0" w:space="0" w:color="auto"/>
      </w:divBdr>
      <w:divsChild>
        <w:div w:id="9189755">
          <w:marLeft w:val="640"/>
          <w:marRight w:val="0"/>
          <w:marTop w:val="0"/>
          <w:marBottom w:val="0"/>
          <w:divBdr>
            <w:top w:val="none" w:sz="0" w:space="0" w:color="auto"/>
            <w:left w:val="none" w:sz="0" w:space="0" w:color="auto"/>
            <w:bottom w:val="none" w:sz="0" w:space="0" w:color="auto"/>
            <w:right w:val="none" w:sz="0" w:space="0" w:color="auto"/>
          </w:divBdr>
        </w:div>
        <w:div w:id="21715619">
          <w:marLeft w:val="640"/>
          <w:marRight w:val="0"/>
          <w:marTop w:val="0"/>
          <w:marBottom w:val="0"/>
          <w:divBdr>
            <w:top w:val="none" w:sz="0" w:space="0" w:color="auto"/>
            <w:left w:val="none" w:sz="0" w:space="0" w:color="auto"/>
            <w:bottom w:val="none" w:sz="0" w:space="0" w:color="auto"/>
            <w:right w:val="none" w:sz="0" w:space="0" w:color="auto"/>
          </w:divBdr>
        </w:div>
        <w:div w:id="66803976">
          <w:marLeft w:val="640"/>
          <w:marRight w:val="0"/>
          <w:marTop w:val="0"/>
          <w:marBottom w:val="0"/>
          <w:divBdr>
            <w:top w:val="none" w:sz="0" w:space="0" w:color="auto"/>
            <w:left w:val="none" w:sz="0" w:space="0" w:color="auto"/>
            <w:bottom w:val="none" w:sz="0" w:space="0" w:color="auto"/>
            <w:right w:val="none" w:sz="0" w:space="0" w:color="auto"/>
          </w:divBdr>
        </w:div>
        <w:div w:id="83456238">
          <w:marLeft w:val="640"/>
          <w:marRight w:val="0"/>
          <w:marTop w:val="0"/>
          <w:marBottom w:val="0"/>
          <w:divBdr>
            <w:top w:val="none" w:sz="0" w:space="0" w:color="auto"/>
            <w:left w:val="none" w:sz="0" w:space="0" w:color="auto"/>
            <w:bottom w:val="none" w:sz="0" w:space="0" w:color="auto"/>
            <w:right w:val="none" w:sz="0" w:space="0" w:color="auto"/>
          </w:divBdr>
        </w:div>
        <w:div w:id="125465302">
          <w:marLeft w:val="640"/>
          <w:marRight w:val="0"/>
          <w:marTop w:val="0"/>
          <w:marBottom w:val="0"/>
          <w:divBdr>
            <w:top w:val="none" w:sz="0" w:space="0" w:color="auto"/>
            <w:left w:val="none" w:sz="0" w:space="0" w:color="auto"/>
            <w:bottom w:val="none" w:sz="0" w:space="0" w:color="auto"/>
            <w:right w:val="none" w:sz="0" w:space="0" w:color="auto"/>
          </w:divBdr>
        </w:div>
        <w:div w:id="147215877">
          <w:marLeft w:val="640"/>
          <w:marRight w:val="0"/>
          <w:marTop w:val="0"/>
          <w:marBottom w:val="0"/>
          <w:divBdr>
            <w:top w:val="none" w:sz="0" w:space="0" w:color="auto"/>
            <w:left w:val="none" w:sz="0" w:space="0" w:color="auto"/>
            <w:bottom w:val="none" w:sz="0" w:space="0" w:color="auto"/>
            <w:right w:val="none" w:sz="0" w:space="0" w:color="auto"/>
          </w:divBdr>
        </w:div>
        <w:div w:id="322126349">
          <w:marLeft w:val="640"/>
          <w:marRight w:val="0"/>
          <w:marTop w:val="0"/>
          <w:marBottom w:val="0"/>
          <w:divBdr>
            <w:top w:val="none" w:sz="0" w:space="0" w:color="auto"/>
            <w:left w:val="none" w:sz="0" w:space="0" w:color="auto"/>
            <w:bottom w:val="none" w:sz="0" w:space="0" w:color="auto"/>
            <w:right w:val="none" w:sz="0" w:space="0" w:color="auto"/>
          </w:divBdr>
        </w:div>
        <w:div w:id="343560236">
          <w:marLeft w:val="640"/>
          <w:marRight w:val="0"/>
          <w:marTop w:val="0"/>
          <w:marBottom w:val="0"/>
          <w:divBdr>
            <w:top w:val="none" w:sz="0" w:space="0" w:color="auto"/>
            <w:left w:val="none" w:sz="0" w:space="0" w:color="auto"/>
            <w:bottom w:val="none" w:sz="0" w:space="0" w:color="auto"/>
            <w:right w:val="none" w:sz="0" w:space="0" w:color="auto"/>
          </w:divBdr>
        </w:div>
        <w:div w:id="367874933">
          <w:marLeft w:val="640"/>
          <w:marRight w:val="0"/>
          <w:marTop w:val="0"/>
          <w:marBottom w:val="0"/>
          <w:divBdr>
            <w:top w:val="none" w:sz="0" w:space="0" w:color="auto"/>
            <w:left w:val="none" w:sz="0" w:space="0" w:color="auto"/>
            <w:bottom w:val="none" w:sz="0" w:space="0" w:color="auto"/>
            <w:right w:val="none" w:sz="0" w:space="0" w:color="auto"/>
          </w:divBdr>
        </w:div>
        <w:div w:id="371730006">
          <w:marLeft w:val="640"/>
          <w:marRight w:val="0"/>
          <w:marTop w:val="0"/>
          <w:marBottom w:val="0"/>
          <w:divBdr>
            <w:top w:val="none" w:sz="0" w:space="0" w:color="auto"/>
            <w:left w:val="none" w:sz="0" w:space="0" w:color="auto"/>
            <w:bottom w:val="none" w:sz="0" w:space="0" w:color="auto"/>
            <w:right w:val="none" w:sz="0" w:space="0" w:color="auto"/>
          </w:divBdr>
        </w:div>
        <w:div w:id="379280251">
          <w:marLeft w:val="640"/>
          <w:marRight w:val="0"/>
          <w:marTop w:val="0"/>
          <w:marBottom w:val="0"/>
          <w:divBdr>
            <w:top w:val="none" w:sz="0" w:space="0" w:color="auto"/>
            <w:left w:val="none" w:sz="0" w:space="0" w:color="auto"/>
            <w:bottom w:val="none" w:sz="0" w:space="0" w:color="auto"/>
            <w:right w:val="none" w:sz="0" w:space="0" w:color="auto"/>
          </w:divBdr>
        </w:div>
        <w:div w:id="515270293">
          <w:marLeft w:val="640"/>
          <w:marRight w:val="0"/>
          <w:marTop w:val="0"/>
          <w:marBottom w:val="0"/>
          <w:divBdr>
            <w:top w:val="none" w:sz="0" w:space="0" w:color="auto"/>
            <w:left w:val="none" w:sz="0" w:space="0" w:color="auto"/>
            <w:bottom w:val="none" w:sz="0" w:space="0" w:color="auto"/>
            <w:right w:val="none" w:sz="0" w:space="0" w:color="auto"/>
          </w:divBdr>
        </w:div>
        <w:div w:id="601300619">
          <w:marLeft w:val="640"/>
          <w:marRight w:val="0"/>
          <w:marTop w:val="0"/>
          <w:marBottom w:val="0"/>
          <w:divBdr>
            <w:top w:val="none" w:sz="0" w:space="0" w:color="auto"/>
            <w:left w:val="none" w:sz="0" w:space="0" w:color="auto"/>
            <w:bottom w:val="none" w:sz="0" w:space="0" w:color="auto"/>
            <w:right w:val="none" w:sz="0" w:space="0" w:color="auto"/>
          </w:divBdr>
        </w:div>
        <w:div w:id="699016659">
          <w:marLeft w:val="640"/>
          <w:marRight w:val="0"/>
          <w:marTop w:val="0"/>
          <w:marBottom w:val="0"/>
          <w:divBdr>
            <w:top w:val="none" w:sz="0" w:space="0" w:color="auto"/>
            <w:left w:val="none" w:sz="0" w:space="0" w:color="auto"/>
            <w:bottom w:val="none" w:sz="0" w:space="0" w:color="auto"/>
            <w:right w:val="none" w:sz="0" w:space="0" w:color="auto"/>
          </w:divBdr>
        </w:div>
        <w:div w:id="707753330">
          <w:marLeft w:val="640"/>
          <w:marRight w:val="0"/>
          <w:marTop w:val="0"/>
          <w:marBottom w:val="0"/>
          <w:divBdr>
            <w:top w:val="none" w:sz="0" w:space="0" w:color="auto"/>
            <w:left w:val="none" w:sz="0" w:space="0" w:color="auto"/>
            <w:bottom w:val="none" w:sz="0" w:space="0" w:color="auto"/>
            <w:right w:val="none" w:sz="0" w:space="0" w:color="auto"/>
          </w:divBdr>
        </w:div>
        <w:div w:id="739988421">
          <w:marLeft w:val="640"/>
          <w:marRight w:val="0"/>
          <w:marTop w:val="0"/>
          <w:marBottom w:val="0"/>
          <w:divBdr>
            <w:top w:val="none" w:sz="0" w:space="0" w:color="auto"/>
            <w:left w:val="none" w:sz="0" w:space="0" w:color="auto"/>
            <w:bottom w:val="none" w:sz="0" w:space="0" w:color="auto"/>
            <w:right w:val="none" w:sz="0" w:space="0" w:color="auto"/>
          </w:divBdr>
        </w:div>
        <w:div w:id="882257388">
          <w:marLeft w:val="640"/>
          <w:marRight w:val="0"/>
          <w:marTop w:val="0"/>
          <w:marBottom w:val="0"/>
          <w:divBdr>
            <w:top w:val="none" w:sz="0" w:space="0" w:color="auto"/>
            <w:left w:val="none" w:sz="0" w:space="0" w:color="auto"/>
            <w:bottom w:val="none" w:sz="0" w:space="0" w:color="auto"/>
            <w:right w:val="none" w:sz="0" w:space="0" w:color="auto"/>
          </w:divBdr>
        </w:div>
        <w:div w:id="954169323">
          <w:marLeft w:val="640"/>
          <w:marRight w:val="0"/>
          <w:marTop w:val="0"/>
          <w:marBottom w:val="0"/>
          <w:divBdr>
            <w:top w:val="none" w:sz="0" w:space="0" w:color="auto"/>
            <w:left w:val="none" w:sz="0" w:space="0" w:color="auto"/>
            <w:bottom w:val="none" w:sz="0" w:space="0" w:color="auto"/>
            <w:right w:val="none" w:sz="0" w:space="0" w:color="auto"/>
          </w:divBdr>
        </w:div>
        <w:div w:id="1031221498">
          <w:marLeft w:val="640"/>
          <w:marRight w:val="0"/>
          <w:marTop w:val="0"/>
          <w:marBottom w:val="0"/>
          <w:divBdr>
            <w:top w:val="none" w:sz="0" w:space="0" w:color="auto"/>
            <w:left w:val="none" w:sz="0" w:space="0" w:color="auto"/>
            <w:bottom w:val="none" w:sz="0" w:space="0" w:color="auto"/>
            <w:right w:val="none" w:sz="0" w:space="0" w:color="auto"/>
          </w:divBdr>
        </w:div>
        <w:div w:id="1032078018">
          <w:marLeft w:val="640"/>
          <w:marRight w:val="0"/>
          <w:marTop w:val="0"/>
          <w:marBottom w:val="0"/>
          <w:divBdr>
            <w:top w:val="none" w:sz="0" w:space="0" w:color="auto"/>
            <w:left w:val="none" w:sz="0" w:space="0" w:color="auto"/>
            <w:bottom w:val="none" w:sz="0" w:space="0" w:color="auto"/>
            <w:right w:val="none" w:sz="0" w:space="0" w:color="auto"/>
          </w:divBdr>
        </w:div>
        <w:div w:id="1106846977">
          <w:marLeft w:val="640"/>
          <w:marRight w:val="0"/>
          <w:marTop w:val="0"/>
          <w:marBottom w:val="0"/>
          <w:divBdr>
            <w:top w:val="none" w:sz="0" w:space="0" w:color="auto"/>
            <w:left w:val="none" w:sz="0" w:space="0" w:color="auto"/>
            <w:bottom w:val="none" w:sz="0" w:space="0" w:color="auto"/>
            <w:right w:val="none" w:sz="0" w:space="0" w:color="auto"/>
          </w:divBdr>
        </w:div>
        <w:div w:id="1125930988">
          <w:marLeft w:val="640"/>
          <w:marRight w:val="0"/>
          <w:marTop w:val="0"/>
          <w:marBottom w:val="0"/>
          <w:divBdr>
            <w:top w:val="none" w:sz="0" w:space="0" w:color="auto"/>
            <w:left w:val="none" w:sz="0" w:space="0" w:color="auto"/>
            <w:bottom w:val="none" w:sz="0" w:space="0" w:color="auto"/>
            <w:right w:val="none" w:sz="0" w:space="0" w:color="auto"/>
          </w:divBdr>
        </w:div>
        <w:div w:id="1220360239">
          <w:marLeft w:val="640"/>
          <w:marRight w:val="0"/>
          <w:marTop w:val="0"/>
          <w:marBottom w:val="0"/>
          <w:divBdr>
            <w:top w:val="none" w:sz="0" w:space="0" w:color="auto"/>
            <w:left w:val="none" w:sz="0" w:space="0" w:color="auto"/>
            <w:bottom w:val="none" w:sz="0" w:space="0" w:color="auto"/>
            <w:right w:val="none" w:sz="0" w:space="0" w:color="auto"/>
          </w:divBdr>
        </w:div>
        <w:div w:id="1257595831">
          <w:marLeft w:val="640"/>
          <w:marRight w:val="0"/>
          <w:marTop w:val="0"/>
          <w:marBottom w:val="0"/>
          <w:divBdr>
            <w:top w:val="none" w:sz="0" w:space="0" w:color="auto"/>
            <w:left w:val="none" w:sz="0" w:space="0" w:color="auto"/>
            <w:bottom w:val="none" w:sz="0" w:space="0" w:color="auto"/>
            <w:right w:val="none" w:sz="0" w:space="0" w:color="auto"/>
          </w:divBdr>
        </w:div>
        <w:div w:id="1288660269">
          <w:marLeft w:val="640"/>
          <w:marRight w:val="0"/>
          <w:marTop w:val="0"/>
          <w:marBottom w:val="0"/>
          <w:divBdr>
            <w:top w:val="none" w:sz="0" w:space="0" w:color="auto"/>
            <w:left w:val="none" w:sz="0" w:space="0" w:color="auto"/>
            <w:bottom w:val="none" w:sz="0" w:space="0" w:color="auto"/>
            <w:right w:val="none" w:sz="0" w:space="0" w:color="auto"/>
          </w:divBdr>
        </w:div>
        <w:div w:id="1299604529">
          <w:marLeft w:val="640"/>
          <w:marRight w:val="0"/>
          <w:marTop w:val="0"/>
          <w:marBottom w:val="0"/>
          <w:divBdr>
            <w:top w:val="none" w:sz="0" w:space="0" w:color="auto"/>
            <w:left w:val="none" w:sz="0" w:space="0" w:color="auto"/>
            <w:bottom w:val="none" w:sz="0" w:space="0" w:color="auto"/>
            <w:right w:val="none" w:sz="0" w:space="0" w:color="auto"/>
          </w:divBdr>
        </w:div>
        <w:div w:id="1351563379">
          <w:marLeft w:val="640"/>
          <w:marRight w:val="0"/>
          <w:marTop w:val="0"/>
          <w:marBottom w:val="0"/>
          <w:divBdr>
            <w:top w:val="none" w:sz="0" w:space="0" w:color="auto"/>
            <w:left w:val="none" w:sz="0" w:space="0" w:color="auto"/>
            <w:bottom w:val="none" w:sz="0" w:space="0" w:color="auto"/>
            <w:right w:val="none" w:sz="0" w:space="0" w:color="auto"/>
          </w:divBdr>
        </w:div>
        <w:div w:id="1503201397">
          <w:marLeft w:val="640"/>
          <w:marRight w:val="0"/>
          <w:marTop w:val="0"/>
          <w:marBottom w:val="0"/>
          <w:divBdr>
            <w:top w:val="none" w:sz="0" w:space="0" w:color="auto"/>
            <w:left w:val="none" w:sz="0" w:space="0" w:color="auto"/>
            <w:bottom w:val="none" w:sz="0" w:space="0" w:color="auto"/>
            <w:right w:val="none" w:sz="0" w:space="0" w:color="auto"/>
          </w:divBdr>
        </w:div>
        <w:div w:id="1556503984">
          <w:marLeft w:val="640"/>
          <w:marRight w:val="0"/>
          <w:marTop w:val="0"/>
          <w:marBottom w:val="0"/>
          <w:divBdr>
            <w:top w:val="none" w:sz="0" w:space="0" w:color="auto"/>
            <w:left w:val="none" w:sz="0" w:space="0" w:color="auto"/>
            <w:bottom w:val="none" w:sz="0" w:space="0" w:color="auto"/>
            <w:right w:val="none" w:sz="0" w:space="0" w:color="auto"/>
          </w:divBdr>
        </w:div>
        <w:div w:id="1623416772">
          <w:marLeft w:val="640"/>
          <w:marRight w:val="0"/>
          <w:marTop w:val="0"/>
          <w:marBottom w:val="0"/>
          <w:divBdr>
            <w:top w:val="none" w:sz="0" w:space="0" w:color="auto"/>
            <w:left w:val="none" w:sz="0" w:space="0" w:color="auto"/>
            <w:bottom w:val="none" w:sz="0" w:space="0" w:color="auto"/>
            <w:right w:val="none" w:sz="0" w:space="0" w:color="auto"/>
          </w:divBdr>
        </w:div>
        <w:div w:id="1784418914">
          <w:marLeft w:val="640"/>
          <w:marRight w:val="0"/>
          <w:marTop w:val="0"/>
          <w:marBottom w:val="0"/>
          <w:divBdr>
            <w:top w:val="none" w:sz="0" w:space="0" w:color="auto"/>
            <w:left w:val="none" w:sz="0" w:space="0" w:color="auto"/>
            <w:bottom w:val="none" w:sz="0" w:space="0" w:color="auto"/>
            <w:right w:val="none" w:sz="0" w:space="0" w:color="auto"/>
          </w:divBdr>
        </w:div>
        <w:div w:id="2014335364">
          <w:marLeft w:val="640"/>
          <w:marRight w:val="0"/>
          <w:marTop w:val="0"/>
          <w:marBottom w:val="0"/>
          <w:divBdr>
            <w:top w:val="none" w:sz="0" w:space="0" w:color="auto"/>
            <w:left w:val="none" w:sz="0" w:space="0" w:color="auto"/>
            <w:bottom w:val="none" w:sz="0" w:space="0" w:color="auto"/>
            <w:right w:val="none" w:sz="0" w:space="0" w:color="auto"/>
          </w:divBdr>
        </w:div>
      </w:divsChild>
    </w:div>
    <w:div w:id="512768968">
      <w:bodyDiv w:val="1"/>
      <w:marLeft w:val="0"/>
      <w:marRight w:val="0"/>
      <w:marTop w:val="0"/>
      <w:marBottom w:val="0"/>
      <w:divBdr>
        <w:top w:val="none" w:sz="0" w:space="0" w:color="auto"/>
        <w:left w:val="none" w:sz="0" w:space="0" w:color="auto"/>
        <w:bottom w:val="none" w:sz="0" w:space="0" w:color="auto"/>
        <w:right w:val="none" w:sz="0" w:space="0" w:color="auto"/>
      </w:divBdr>
    </w:div>
    <w:div w:id="513960312">
      <w:bodyDiv w:val="1"/>
      <w:marLeft w:val="0"/>
      <w:marRight w:val="0"/>
      <w:marTop w:val="0"/>
      <w:marBottom w:val="0"/>
      <w:divBdr>
        <w:top w:val="none" w:sz="0" w:space="0" w:color="auto"/>
        <w:left w:val="none" w:sz="0" w:space="0" w:color="auto"/>
        <w:bottom w:val="none" w:sz="0" w:space="0" w:color="auto"/>
        <w:right w:val="none" w:sz="0" w:space="0" w:color="auto"/>
      </w:divBdr>
    </w:div>
    <w:div w:id="514534389">
      <w:bodyDiv w:val="1"/>
      <w:marLeft w:val="0"/>
      <w:marRight w:val="0"/>
      <w:marTop w:val="0"/>
      <w:marBottom w:val="0"/>
      <w:divBdr>
        <w:top w:val="none" w:sz="0" w:space="0" w:color="auto"/>
        <w:left w:val="none" w:sz="0" w:space="0" w:color="auto"/>
        <w:bottom w:val="none" w:sz="0" w:space="0" w:color="auto"/>
        <w:right w:val="none" w:sz="0" w:space="0" w:color="auto"/>
      </w:divBdr>
    </w:div>
    <w:div w:id="516233461">
      <w:bodyDiv w:val="1"/>
      <w:marLeft w:val="0"/>
      <w:marRight w:val="0"/>
      <w:marTop w:val="0"/>
      <w:marBottom w:val="0"/>
      <w:divBdr>
        <w:top w:val="none" w:sz="0" w:space="0" w:color="auto"/>
        <w:left w:val="none" w:sz="0" w:space="0" w:color="auto"/>
        <w:bottom w:val="none" w:sz="0" w:space="0" w:color="auto"/>
        <w:right w:val="none" w:sz="0" w:space="0" w:color="auto"/>
      </w:divBdr>
    </w:div>
    <w:div w:id="516428789">
      <w:bodyDiv w:val="1"/>
      <w:marLeft w:val="0"/>
      <w:marRight w:val="0"/>
      <w:marTop w:val="0"/>
      <w:marBottom w:val="0"/>
      <w:divBdr>
        <w:top w:val="none" w:sz="0" w:space="0" w:color="auto"/>
        <w:left w:val="none" w:sz="0" w:space="0" w:color="auto"/>
        <w:bottom w:val="none" w:sz="0" w:space="0" w:color="auto"/>
        <w:right w:val="none" w:sz="0" w:space="0" w:color="auto"/>
      </w:divBdr>
    </w:div>
    <w:div w:id="517622364">
      <w:bodyDiv w:val="1"/>
      <w:marLeft w:val="0"/>
      <w:marRight w:val="0"/>
      <w:marTop w:val="0"/>
      <w:marBottom w:val="0"/>
      <w:divBdr>
        <w:top w:val="none" w:sz="0" w:space="0" w:color="auto"/>
        <w:left w:val="none" w:sz="0" w:space="0" w:color="auto"/>
        <w:bottom w:val="none" w:sz="0" w:space="0" w:color="auto"/>
        <w:right w:val="none" w:sz="0" w:space="0" w:color="auto"/>
      </w:divBdr>
    </w:div>
    <w:div w:id="518395072">
      <w:bodyDiv w:val="1"/>
      <w:marLeft w:val="0"/>
      <w:marRight w:val="0"/>
      <w:marTop w:val="0"/>
      <w:marBottom w:val="0"/>
      <w:divBdr>
        <w:top w:val="none" w:sz="0" w:space="0" w:color="auto"/>
        <w:left w:val="none" w:sz="0" w:space="0" w:color="auto"/>
        <w:bottom w:val="none" w:sz="0" w:space="0" w:color="auto"/>
        <w:right w:val="none" w:sz="0" w:space="0" w:color="auto"/>
      </w:divBdr>
    </w:div>
    <w:div w:id="519399116">
      <w:bodyDiv w:val="1"/>
      <w:marLeft w:val="0"/>
      <w:marRight w:val="0"/>
      <w:marTop w:val="0"/>
      <w:marBottom w:val="0"/>
      <w:divBdr>
        <w:top w:val="none" w:sz="0" w:space="0" w:color="auto"/>
        <w:left w:val="none" w:sz="0" w:space="0" w:color="auto"/>
        <w:bottom w:val="none" w:sz="0" w:space="0" w:color="auto"/>
        <w:right w:val="none" w:sz="0" w:space="0" w:color="auto"/>
      </w:divBdr>
    </w:div>
    <w:div w:id="519928016">
      <w:bodyDiv w:val="1"/>
      <w:marLeft w:val="0"/>
      <w:marRight w:val="0"/>
      <w:marTop w:val="0"/>
      <w:marBottom w:val="0"/>
      <w:divBdr>
        <w:top w:val="none" w:sz="0" w:space="0" w:color="auto"/>
        <w:left w:val="none" w:sz="0" w:space="0" w:color="auto"/>
        <w:bottom w:val="none" w:sz="0" w:space="0" w:color="auto"/>
        <w:right w:val="none" w:sz="0" w:space="0" w:color="auto"/>
      </w:divBdr>
    </w:div>
    <w:div w:id="520169068">
      <w:bodyDiv w:val="1"/>
      <w:marLeft w:val="0"/>
      <w:marRight w:val="0"/>
      <w:marTop w:val="0"/>
      <w:marBottom w:val="0"/>
      <w:divBdr>
        <w:top w:val="none" w:sz="0" w:space="0" w:color="auto"/>
        <w:left w:val="none" w:sz="0" w:space="0" w:color="auto"/>
        <w:bottom w:val="none" w:sz="0" w:space="0" w:color="auto"/>
        <w:right w:val="none" w:sz="0" w:space="0" w:color="auto"/>
      </w:divBdr>
    </w:div>
    <w:div w:id="520170720">
      <w:bodyDiv w:val="1"/>
      <w:marLeft w:val="0"/>
      <w:marRight w:val="0"/>
      <w:marTop w:val="0"/>
      <w:marBottom w:val="0"/>
      <w:divBdr>
        <w:top w:val="none" w:sz="0" w:space="0" w:color="auto"/>
        <w:left w:val="none" w:sz="0" w:space="0" w:color="auto"/>
        <w:bottom w:val="none" w:sz="0" w:space="0" w:color="auto"/>
        <w:right w:val="none" w:sz="0" w:space="0" w:color="auto"/>
      </w:divBdr>
    </w:div>
    <w:div w:id="521479859">
      <w:bodyDiv w:val="1"/>
      <w:marLeft w:val="0"/>
      <w:marRight w:val="0"/>
      <w:marTop w:val="0"/>
      <w:marBottom w:val="0"/>
      <w:divBdr>
        <w:top w:val="none" w:sz="0" w:space="0" w:color="auto"/>
        <w:left w:val="none" w:sz="0" w:space="0" w:color="auto"/>
        <w:bottom w:val="none" w:sz="0" w:space="0" w:color="auto"/>
        <w:right w:val="none" w:sz="0" w:space="0" w:color="auto"/>
      </w:divBdr>
    </w:div>
    <w:div w:id="522059991">
      <w:bodyDiv w:val="1"/>
      <w:marLeft w:val="0"/>
      <w:marRight w:val="0"/>
      <w:marTop w:val="0"/>
      <w:marBottom w:val="0"/>
      <w:divBdr>
        <w:top w:val="none" w:sz="0" w:space="0" w:color="auto"/>
        <w:left w:val="none" w:sz="0" w:space="0" w:color="auto"/>
        <w:bottom w:val="none" w:sz="0" w:space="0" w:color="auto"/>
        <w:right w:val="none" w:sz="0" w:space="0" w:color="auto"/>
      </w:divBdr>
    </w:div>
    <w:div w:id="522474091">
      <w:bodyDiv w:val="1"/>
      <w:marLeft w:val="0"/>
      <w:marRight w:val="0"/>
      <w:marTop w:val="0"/>
      <w:marBottom w:val="0"/>
      <w:divBdr>
        <w:top w:val="none" w:sz="0" w:space="0" w:color="auto"/>
        <w:left w:val="none" w:sz="0" w:space="0" w:color="auto"/>
        <w:bottom w:val="none" w:sz="0" w:space="0" w:color="auto"/>
        <w:right w:val="none" w:sz="0" w:space="0" w:color="auto"/>
      </w:divBdr>
    </w:div>
    <w:div w:id="522977801">
      <w:bodyDiv w:val="1"/>
      <w:marLeft w:val="0"/>
      <w:marRight w:val="0"/>
      <w:marTop w:val="0"/>
      <w:marBottom w:val="0"/>
      <w:divBdr>
        <w:top w:val="none" w:sz="0" w:space="0" w:color="auto"/>
        <w:left w:val="none" w:sz="0" w:space="0" w:color="auto"/>
        <w:bottom w:val="none" w:sz="0" w:space="0" w:color="auto"/>
        <w:right w:val="none" w:sz="0" w:space="0" w:color="auto"/>
      </w:divBdr>
    </w:div>
    <w:div w:id="524557016">
      <w:bodyDiv w:val="1"/>
      <w:marLeft w:val="0"/>
      <w:marRight w:val="0"/>
      <w:marTop w:val="0"/>
      <w:marBottom w:val="0"/>
      <w:divBdr>
        <w:top w:val="none" w:sz="0" w:space="0" w:color="auto"/>
        <w:left w:val="none" w:sz="0" w:space="0" w:color="auto"/>
        <w:bottom w:val="none" w:sz="0" w:space="0" w:color="auto"/>
        <w:right w:val="none" w:sz="0" w:space="0" w:color="auto"/>
      </w:divBdr>
    </w:div>
    <w:div w:id="524713442">
      <w:bodyDiv w:val="1"/>
      <w:marLeft w:val="0"/>
      <w:marRight w:val="0"/>
      <w:marTop w:val="0"/>
      <w:marBottom w:val="0"/>
      <w:divBdr>
        <w:top w:val="none" w:sz="0" w:space="0" w:color="auto"/>
        <w:left w:val="none" w:sz="0" w:space="0" w:color="auto"/>
        <w:bottom w:val="none" w:sz="0" w:space="0" w:color="auto"/>
        <w:right w:val="none" w:sz="0" w:space="0" w:color="auto"/>
      </w:divBdr>
    </w:div>
    <w:div w:id="525946032">
      <w:bodyDiv w:val="1"/>
      <w:marLeft w:val="0"/>
      <w:marRight w:val="0"/>
      <w:marTop w:val="0"/>
      <w:marBottom w:val="0"/>
      <w:divBdr>
        <w:top w:val="none" w:sz="0" w:space="0" w:color="auto"/>
        <w:left w:val="none" w:sz="0" w:space="0" w:color="auto"/>
        <w:bottom w:val="none" w:sz="0" w:space="0" w:color="auto"/>
        <w:right w:val="none" w:sz="0" w:space="0" w:color="auto"/>
      </w:divBdr>
    </w:div>
    <w:div w:id="526451384">
      <w:bodyDiv w:val="1"/>
      <w:marLeft w:val="0"/>
      <w:marRight w:val="0"/>
      <w:marTop w:val="0"/>
      <w:marBottom w:val="0"/>
      <w:divBdr>
        <w:top w:val="none" w:sz="0" w:space="0" w:color="auto"/>
        <w:left w:val="none" w:sz="0" w:space="0" w:color="auto"/>
        <w:bottom w:val="none" w:sz="0" w:space="0" w:color="auto"/>
        <w:right w:val="none" w:sz="0" w:space="0" w:color="auto"/>
      </w:divBdr>
    </w:div>
    <w:div w:id="526918054">
      <w:bodyDiv w:val="1"/>
      <w:marLeft w:val="0"/>
      <w:marRight w:val="0"/>
      <w:marTop w:val="0"/>
      <w:marBottom w:val="0"/>
      <w:divBdr>
        <w:top w:val="none" w:sz="0" w:space="0" w:color="auto"/>
        <w:left w:val="none" w:sz="0" w:space="0" w:color="auto"/>
        <w:bottom w:val="none" w:sz="0" w:space="0" w:color="auto"/>
        <w:right w:val="none" w:sz="0" w:space="0" w:color="auto"/>
      </w:divBdr>
    </w:div>
    <w:div w:id="526989193">
      <w:bodyDiv w:val="1"/>
      <w:marLeft w:val="0"/>
      <w:marRight w:val="0"/>
      <w:marTop w:val="0"/>
      <w:marBottom w:val="0"/>
      <w:divBdr>
        <w:top w:val="none" w:sz="0" w:space="0" w:color="auto"/>
        <w:left w:val="none" w:sz="0" w:space="0" w:color="auto"/>
        <w:bottom w:val="none" w:sz="0" w:space="0" w:color="auto"/>
        <w:right w:val="none" w:sz="0" w:space="0" w:color="auto"/>
      </w:divBdr>
    </w:div>
    <w:div w:id="527109252">
      <w:bodyDiv w:val="1"/>
      <w:marLeft w:val="0"/>
      <w:marRight w:val="0"/>
      <w:marTop w:val="0"/>
      <w:marBottom w:val="0"/>
      <w:divBdr>
        <w:top w:val="none" w:sz="0" w:space="0" w:color="auto"/>
        <w:left w:val="none" w:sz="0" w:space="0" w:color="auto"/>
        <w:bottom w:val="none" w:sz="0" w:space="0" w:color="auto"/>
        <w:right w:val="none" w:sz="0" w:space="0" w:color="auto"/>
      </w:divBdr>
    </w:div>
    <w:div w:id="529025852">
      <w:bodyDiv w:val="1"/>
      <w:marLeft w:val="0"/>
      <w:marRight w:val="0"/>
      <w:marTop w:val="0"/>
      <w:marBottom w:val="0"/>
      <w:divBdr>
        <w:top w:val="none" w:sz="0" w:space="0" w:color="auto"/>
        <w:left w:val="none" w:sz="0" w:space="0" w:color="auto"/>
        <w:bottom w:val="none" w:sz="0" w:space="0" w:color="auto"/>
        <w:right w:val="none" w:sz="0" w:space="0" w:color="auto"/>
      </w:divBdr>
    </w:div>
    <w:div w:id="529341489">
      <w:bodyDiv w:val="1"/>
      <w:marLeft w:val="0"/>
      <w:marRight w:val="0"/>
      <w:marTop w:val="0"/>
      <w:marBottom w:val="0"/>
      <w:divBdr>
        <w:top w:val="none" w:sz="0" w:space="0" w:color="auto"/>
        <w:left w:val="none" w:sz="0" w:space="0" w:color="auto"/>
        <w:bottom w:val="none" w:sz="0" w:space="0" w:color="auto"/>
        <w:right w:val="none" w:sz="0" w:space="0" w:color="auto"/>
      </w:divBdr>
    </w:div>
    <w:div w:id="529609979">
      <w:bodyDiv w:val="1"/>
      <w:marLeft w:val="0"/>
      <w:marRight w:val="0"/>
      <w:marTop w:val="0"/>
      <w:marBottom w:val="0"/>
      <w:divBdr>
        <w:top w:val="none" w:sz="0" w:space="0" w:color="auto"/>
        <w:left w:val="none" w:sz="0" w:space="0" w:color="auto"/>
        <w:bottom w:val="none" w:sz="0" w:space="0" w:color="auto"/>
        <w:right w:val="none" w:sz="0" w:space="0" w:color="auto"/>
      </w:divBdr>
    </w:div>
    <w:div w:id="529689308">
      <w:bodyDiv w:val="1"/>
      <w:marLeft w:val="0"/>
      <w:marRight w:val="0"/>
      <w:marTop w:val="0"/>
      <w:marBottom w:val="0"/>
      <w:divBdr>
        <w:top w:val="none" w:sz="0" w:space="0" w:color="auto"/>
        <w:left w:val="none" w:sz="0" w:space="0" w:color="auto"/>
        <w:bottom w:val="none" w:sz="0" w:space="0" w:color="auto"/>
        <w:right w:val="none" w:sz="0" w:space="0" w:color="auto"/>
      </w:divBdr>
    </w:div>
    <w:div w:id="530264273">
      <w:bodyDiv w:val="1"/>
      <w:marLeft w:val="0"/>
      <w:marRight w:val="0"/>
      <w:marTop w:val="0"/>
      <w:marBottom w:val="0"/>
      <w:divBdr>
        <w:top w:val="none" w:sz="0" w:space="0" w:color="auto"/>
        <w:left w:val="none" w:sz="0" w:space="0" w:color="auto"/>
        <w:bottom w:val="none" w:sz="0" w:space="0" w:color="auto"/>
        <w:right w:val="none" w:sz="0" w:space="0" w:color="auto"/>
      </w:divBdr>
    </w:div>
    <w:div w:id="530723728">
      <w:bodyDiv w:val="1"/>
      <w:marLeft w:val="0"/>
      <w:marRight w:val="0"/>
      <w:marTop w:val="0"/>
      <w:marBottom w:val="0"/>
      <w:divBdr>
        <w:top w:val="none" w:sz="0" w:space="0" w:color="auto"/>
        <w:left w:val="none" w:sz="0" w:space="0" w:color="auto"/>
        <w:bottom w:val="none" w:sz="0" w:space="0" w:color="auto"/>
        <w:right w:val="none" w:sz="0" w:space="0" w:color="auto"/>
      </w:divBdr>
    </w:div>
    <w:div w:id="530802646">
      <w:bodyDiv w:val="1"/>
      <w:marLeft w:val="0"/>
      <w:marRight w:val="0"/>
      <w:marTop w:val="0"/>
      <w:marBottom w:val="0"/>
      <w:divBdr>
        <w:top w:val="none" w:sz="0" w:space="0" w:color="auto"/>
        <w:left w:val="none" w:sz="0" w:space="0" w:color="auto"/>
        <w:bottom w:val="none" w:sz="0" w:space="0" w:color="auto"/>
        <w:right w:val="none" w:sz="0" w:space="0" w:color="auto"/>
      </w:divBdr>
    </w:div>
    <w:div w:id="531378338">
      <w:bodyDiv w:val="1"/>
      <w:marLeft w:val="0"/>
      <w:marRight w:val="0"/>
      <w:marTop w:val="0"/>
      <w:marBottom w:val="0"/>
      <w:divBdr>
        <w:top w:val="none" w:sz="0" w:space="0" w:color="auto"/>
        <w:left w:val="none" w:sz="0" w:space="0" w:color="auto"/>
        <w:bottom w:val="none" w:sz="0" w:space="0" w:color="auto"/>
        <w:right w:val="none" w:sz="0" w:space="0" w:color="auto"/>
      </w:divBdr>
    </w:div>
    <w:div w:id="532420516">
      <w:bodyDiv w:val="1"/>
      <w:marLeft w:val="0"/>
      <w:marRight w:val="0"/>
      <w:marTop w:val="0"/>
      <w:marBottom w:val="0"/>
      <w:divBdr>
        <w:top w:val="none" w:sz="0" w:space="0" w:color="auto"/>
        <w:left w:val="none" w:sz="0" w:space="0" w:color="auto"/>
        <w:bottom w:val="none" w:sz="0" w:space="0" w:color="auto"/>
        <w:right w:val="none" w:sz="0" w:space="0" w:color="auto"/>
      </w:divBdr>
    </w:div>
    <w:div w:id="533083969">
      <w:bodyDiv w:val="1"/>
      <w:marLeft w:val="0"/>
      <w:marRight w:val="0"/>
      <w:marTop w:val="0"/>
      <w:marBottom w:val="0"/>
      <w:divBdr>
        <w:top w:val="none" w:sz="0" w:space="0" w:color="auto"/>
        <w:left w:val="none" w:sz="0" w:space="0" w:color="auto"/>
        <w:bottom w:val="none" w:sz="0" w:space="0" w:color="auto"/>
        <w:right w:val="none" w:sz="0" w:space="0" w:color="auto"/>
      </w:divBdr>
    </w:div>
    <w:div w:id="533886185">
      <w:bodyDiv w:val="1"/>
      <w:marLeft w:val="0"/>
      <w:marRight w:val="0"/>
      <w:marTop w:val="0"/>
      <w:marBottom w:val="0"/>
      <w:divBdr>
        <w:top w:val="none" w:sz="0" w:space="0" w:color="auto"/>
        <w:left w:val="none" w:sz="0" w:space="0" w:color="auto"/>
        <w:bottom w:val="none" w:sz="0" w:space="0" w:color="auto"/>
        <w:right w:val="none" w:sz="0" w:space="0" w:color="auto"/>
      </w:divBdr>
    </w:div>
    <w:div w:id="534272848">
      <w:bodyDiv w:val="1"/>
      <w:marLeft w:val="0"/>
      <w:marRight w:val="0"/>
      <w:marTop w:val="0"/>
      <w:marBottom w:val="0"/>
      <w:divBdr>
        <w:top w:val="none" w:sz="0" w:space="0" w:color="auto"/>
        <w:left w:val="none" w:sz="0" w:space="0" w:color="auto"/>
        <w:bottom w:val="none" w:sz="0" w:space="0" w:color="auto"/>
        <w:right w:val="none" w:sz="0" w:space="0" w:color="auto"/>
      </w:divBdr>
    </w:div>
    <w:div w:id="534387904">
      <w:bodyDiv w:val="1"/>
      <w:marLeft w:val="0"/>
      <w:marRight w:val="0"/>
      <w:marTop w:val="0"/>
      <w:marBottom w:val="0"/>
      <w:divBdr>
        <w:top w:val="none" w:sz="0" w:space="0" w:color="auto"/>
        <w:left w:val="none" w:sz="0" w:space="0" w:color="auto"/>
        <w:bottom w:val="none" w:sz="0" w:space="0" w:color="auto"/>
        <w:right w:val="none" w:sz="0" w:space="0" w:color="auto"/>
      </w:divBdr>
      <w:divsChild>
        <w:div w:id="133377481">
          <w:marLeft w:val="640"/>
          <w:marRight w:val="0"/>
          <w:marTop w:val="0"/>
          <w:marBottom w:val="0"/>
          <w:divBdr>
            <w:top w:val="none" w:sz="0" w:space="0" w:color="auto"/>
            <w:left w:val="none" w:sz="0" w:space="0" w:color="auto"/>
            <w:bottom w:val="none" w:sz="0" w:space="0" w:color="auto"/>
            <w:right w:val="none" w:sz="0" w:space="0" w:color="auto"/>
          </w:divBdr>
        </w:div>
        <w:div w:id="188302846">
          <w:marLeft w:val="640"/>
          <w:marRight w:val="0"/>
          <w:marTop w:val="0"/>
          <w:marBottom w:val="0"/>
          <w:divBdr>
            <w:top w:val="none" w:sz="0" w:space="0" w:color="auto"/>
            <w:left w:val="none" w:sz="0" w:space="0" w:color="auto"/>
            <w:bottom w:val="none" w:sz="0" w:space="0" w:color="auto"/>
            <w:right w:val="none" w:sz="0" w:space="0" w:color="auto"/>
          </w:divBdr>
        </w:div>
        <w:div w:id="246380356">
          <w:marLeft w:val="640"/>
          <w:marRight w:val="0"/>
          <w:marTop w:val="0"/>
          <w:marBottom w:val="0"/>
          <w:divBdr>
            <w:top w:val="none" w:sz="0" w:space="0" w:color="auto"/>
            <w:left w:val="none" w:sz="0" w:space="0" w:color="auto"/>
            <w:bottom w:val="none" w:sz="0" w:space="0" w:color="auto"/>
            <w:right w:val="none" w:sz="0" w:space="0" w:color="auto"/>
          </w:divBdr>
        </w:div>
        <w:div w:id="249629780">
          <w:marLeft w:val="640"/>
          <w:marRight w:val="0"/>
          <w:marTop w:val="0"/>
          <w:marBottom w:val="0"/>
          <w:divBdr>
            <w:top w:val="none" w:sz="0" w:space="0" w:color="auto"/>
            <w:left w:val="none" w:sz="0" w:space="0" w:color="auto"/>
            <w:bottom w:val="none" w:sz="0" w:space="0" w:color="auto"/>
            <w:right w:val="none" w:sz="0" w:space="0" w:color="auto"/>
          </w:divBdr>
        </w:div>
        <w:div w:id="256788194">
          <w:marLeft w:val="640"/>
          <w:marRight w:val="0"/>
          <w:marTop w:val="0"/>
          <w:marBottom w:val="0"/>
          <w:divBdr>
            <w:top w:val="none" w:sz="0" w:space="0" w:color="auto"/>
            <w:left w:val="none" w:sz="0" w:space="0" w:color="auto"/>
            <w:bottom w:val="none" w:sz="0" w:space="0" w:color="auto"/>
            <w:right w:val="none" w:sz="0" w:space="0" w:color="auto"/>
          </w:divBdr>
        </w:div>
        <w:div w:id="259265319">
          <w:marLeft w:val="640"/>
          <w:marRight w:val="0"/>
          <w:marTop w:val="0"/>
          <w:marBottom w:val="0"/>
          <w:divBdr>
            <w:top w:val="none" w:sz="0" w:space="0" w:color="auto"/>
            <w:left w:val="none" w:sz="0" w:space="0" w:color="auto"/>
            <w:bottom w:val="none" w:sz="0" w:space="0" w:color="auto"/>
            <w:right w:val="none" w:sz="0" w:space="0" w:color="auto"/>
          </w:divBdr>
        </w:div>
        <w:div w:id="288584274">
          <w:marLeft w:val="640"/>
          <w:marRight w:val="0"/>
          <w:marTop w:val="0"/>
          <w:marBottom w:val="0"/>
          <w:divBdr>
            <w:top w:val="none" w:sz="0" w:space="0" w:color="auto"/>
            <w:left w:val="none" w:sz="0" w:space="0" w:color="auto"/>
            <w:bottom w:val="none" w:sz="0" w:space="0" w:color="auto"/>
            <w:right w:val="none" w:sz="0" w:space="0" w:color="auto"/>
          </w:divBdr>
        </w:div>
        <w:div w:id="380132093">
          <w:marLeft w:val="640"/>
          <w:marRight w:val="0"/>
          <w:marTop w:val="0"/>
          <w:marBottom w:val="0"/>
          <w:divBdr>
            <w:top w:val="none" w:sz="0" w:space="0" w:color="auto"/>
            <w:left w:val="none" w:sz="0" w:space="0" w:color="auto"/>
            <w:bottom w:val="none" w:sz="0" w:space="0" w:color="auto"/>
            <w:right w:val="none" w:sz="0" w:space="0" w:color="auto"/>
          </w:divBdr>
        </w:div>
        <w:div w:id="491794603">
          <w:marLeft w:val="640"/>
          <w:marRight w:val="0"/>
          <w:marTop w:val="0"/>
          <w:marBottom w:val="0"/>
          <w:divBdr>
            <w:top w:val="none" w:sz="0" w:space="0" w:color="auto"/>
            <w:left w:val="none" w:sz="0" w:space="0" w:color="auto"/>
            <w:bottom w:val="none" w:sz="0" w:space="0" w:color="auto"/>
            <w:right w:val="none" w:sz="0" w:space="0" w:color="auto"/>
          </w:divBdr>
        </w:div>
        <w:div w:id="628248263">
          <w:marLeft w:val="640"/>
          <w:marRight w:val="0"/>
          <w:marTop w:val="0"/>
          <w:marBottom w:val="0"/>
          <w:divBdr>
            <w:top w:val="none" w:sz="0" w:space="0" w:color="auto"/>
            <w:left w:val="none" w:sz="0" w:space="0" w:color="auto"/>
            <w:bottom w:val="none" w:sz="0" w:space="0" w:color="auto"/>
            <w:right w:val="none" w:sz="0" w:space="0" w:color="auto"/>
          </w:divBdr>
        </w:div>
        <w:div w:id="695959123">
          <w:marLeft w:val="640"/>
          <w:marRight w:val="0"/>
          <w:marTop w:val="0"/>
          <w:marBottom w:val="0"/>
          <w:divBdr>
            <w:top w:val="none" w:sz="0" w:space="0" w:color="auto"/>
            <w:left w:val="none" w:sz="0" w:space="0" w:color="auto"/>
            <w:bottom w:val="none" w:sz="0" w:space="0" w:color="auto"/>
            <w:right w:val="none" w:sz="0" w:space="0" w:color="auto"/>
          </w:divBdr>
        </w:div>
        <w:div w:id="712390236">
          <w:marLeft w:val="640"/>
          <w:marRight w:val="0"/>
          <w:marTop w:val="0"/>
          <w:marBottom w:val="0"/>
          <w:divBdr>
            <w:top w:val="none" w:sz="0" w:space="0" w:color="auto"/>
            <w:left w:val="none" w:sz="0" w:space="0" w:color="auto"/>
            <w:bottom w:val="none" w:sz="0" w:space="0" w:color="auto"/>
            <w:right w:val="none" w:sz="0" w:space="0" w:color="auto"/>
          </w:divBdr>
        </w:div>
        <w:div w:id="729233817">
          <w:marLeft w:val="640"/>
          <w:marRight w:val="0"/>
          <w:marTop w:val="0"/>
          <w:marBottom w:val="0"/>
          <w:divBdr>
            <w:top w:val="none" w:sz="0" w:space="0" w:color="auto"/>
            <w:left w:val="none" w:sz="0" w:space="0" w:color="auto"/>
            <w:bottom w:val="none" w:sz="0" w:space="0" w:color="auto"/>
            <w:right w:val="none" w:sz="0" w:space="0" w:color="auto"/>
          </w:divBdr>
        </w:div>
        <w:div w:id="815756899">
          <w:marLeft w:val="640"/>
          <w:marRight w:val="0"/>
          <w:marTop w:val="0"/>
          <w:marBottom w:val="0"/>
          <w:divBdr>
            <w:top w:val="none" w:sz="0" w:space="0" w:color="auto"/>
            <w:left w:val="none" w:sz="0" w:space="0" w:color="auto"/>
            <w:bottom w:val="none" w:sz="0" w:space="0" w:color="auto"/>
            <w:right w:val="none" w:sz="0" w:space="0" w:color="auto"/>
          </w:divBdr>
        </w:div>
        <w:div w:id="885684480">
          <w:marLeft w:val="640"/>
          <w:marRight w:val="0"/>
          <w:marTop w:val="0"/>
          <w:marBottom w:val="0"/>
          <w:divBdr>
            <w:top w:val="none" w:sz="0" w:space="0" w:color="auto"/>
            <w:left w:val="none" w:sz="0" w:space="0" w:color="auto"/>
            <w:bottom w:val="none" w:sz="0" w:space="0" w:color="auto"/>
            <w:right w:val="none" w:sz="0" w:space="0" w:color="auto"/>
          </w:divBdr>
        </w:div>
        <w:div w:id="901060925">
          <w:marLeft w:val="640"/>
          <w:marRight w:val="0"/>
          <w:marTop w:val="0"/>
          <w:marBottom w:val="0"/>
          <w:divBdr>
            <w:top w:val="none" w:sz="0" w:space="0" w:color="auto"/>
            <w:left w:val="none" w:sz="0" w:space="0" w:color="auto"/>
            <w:bottom w:val="none" w:sz="0" w:space="0" w:color="auto"/>
            <w:right w:val="none" w:sz="0" w:space="0" w:color="auto"/>
          </w:divBdr>
        </w:div>
        <w:div w:id="1064138508">
          <w:marLeft w:val="640"/>
          <w:marRight w:val="0"/>
          <w:marTop w:val="0"/>
          <w:marBottom w:val="0"/>
          <w:divBdr>
            <w:top w:val="none" w:sz="0" w:space="0" w:color="auto"/>
            <w:left w:val="none" w:sz="0" w:space="0" w:color="auto"/>
            <w:bottom w:val="none" w:sz="0" w:space="0" w:color="auto"/>
            <w:right w:val="none" w:sz="0" w:space="0" w:color="auto"/>
          </w:divBdr>
        </w:div>
        <w:div w:id="1181891477">
          <w:marLeft w:val="640"/>
          <w:marRight w:val="0"/>
          <w:marTop w:val="0"/>
          <w:marBottom w:val="0"/>
          <w:divBdr>
            <w:top w:val="none" w:sz="0" w:space="0" w:color="auto"/>
            <w:left w:val="none" w:sz="0" w:space="0" w:color="auto"/>
            <w:bottom w:val="none" w:sz="0" w:space="0" w:color="auto"/>
            <w:right w:val="none" w:sz="0" w:space="0" w:color="auto"/>
          </w:divBdr>
        </w:div>
        <w:div w:id="1241058817">
          <w:marLeft w:val="640"/>
          <w:marRight w:val="0"/>
          <w:marTop w:val="0"/>
          <w:marBottom w:val="0"/>
          <w:divBdr>
            <w:top w:val="none" w:sz="0" w:space="0" w:color="auto"/>
            <w:left w:val="none" w:sz="0" w:space="0" w:color="auto"/>
            <w:bottom w:val="none" w:sz="0" w:space="0" w:color="auto"/>
            <w:right w:val="none" w:sz="0" w:space="0" w:color="auto"/>
          </w:divBdr>
        </w:div>
        <w:div w:id="1343974858">
          <w:marLeft w:val="640"/>
          <w:marRight w:val="0"/>
          <w:marTop w:val="0"/>
          <w:marBottom w:val="0"/>
          <w:divBdr>
            <w:top w:val="none" w:sz="0" w:space="0" w:color="auto"/>
            <w:left w:val="none" w:sz="0" w:space="0" w:color="auto"/>
            <w:bottom w:val="none" w:sz="0" w:space="0" w:color="auto"/>
            <w:right w:val="none" w:sz="0" w:space="0" w:color="auto"/>
          </w:divBdr>
        </w:div>
        <w:div w:id="1400060238">
          <w:marLeft w:val="640"/>
          <w:marRight w:val="0"/>
          <w:marTop w:val="0"/>
          <w:marBottom w:val="0"/>
          <w:divBdr>
            <w:top w:val="none" w:sz="0" w:space="0" w:color="auto"/>
            <w:left w:val="none" w:sz="0" w:space="0" w:color="auto"/>
            <w:bottom w:val="none" w:sz="0" w:space="0" w:color="auto"/>
            <w:right w:val="none" w:sz="0" w:space="0" w:color="auto"/>
          </w:divBdr>
        </w:div>
        <w:div w:id="1464154551">
          <w:marLeft w:val="640"/>
          <w:marRight w:val="0"/>
          <w:marTop w:val="0"/>
          <w:marBottom w:val="0"/>
          <w:divBdr>
            <w:top w:val="none" w:sz="0" w:space="0" w:color="auto"/>
            <w:left w:val="none" w:sz="0" w:space="0" w:color="auto"/>
            <w:bottom w:val="none" w:sz="0" w:space="0" w:color="auto"/>
            <w:right w:val="none" w:sz="0" w:space="0" w:color="auto"/>
          </w:divBdr>
        </w:div>
        <w:div w:id="1466241312">
          <w:marLeft w:val="640"/>
          <w:marRight w:val="0"/>
          <w:marTop w:val="0"/>
          <w:marBottom w:val="0"/>
          <w:divBdr>
            <w:top w:val="none" w:sz="0" w:space="0" w:color="auto"/>
            <w:left w:val="none" w:sz="0" w:space="0" w:color="auto"/>
            <w:bottom w:val="none" w:sz="0" w:space="0" w:color="auto"/>
            <w:right w:val="none" w:sz="0" w:space="0" w:color="auto"/>
          </w:divBdr>
        </w:div>
        <w:div w:id="1500343773">
          <w:marLeft w:val="640"/>
          <w:marRight w:val="0"/>
          <w:marTop w:val="0"/>
          <w:marBottom w:val="0"/>
          <w:divBdr>
            <w:top w:val="none" w:sz="0" w:space="0" w:color="auto"/>
            <w:left w:val="none" w:sz="0" w:space="0" w:color="auto"/>
            <w:bottom w:val="none" w:sz="0" w:space="0" w:color="auto"/>
            <w:right w:val="none" w:sz="0" w:space="0" w:color="auto"/>
          </w:divBdr>
        </w:div>
        <w:div w:id="1572042561">
          <w:marLeft w:val="640"/>
          <w:marRight w:val="0"/>
          <w:marTop w:val="0"/>
          <w:marBottom w:val="0"/>
          <w:divBdr>
            <w:top w:val="none" w:sz="0" w:space="0" w:color="auto"/>
            <w:left w:val="none" w:sz="0" w:space="0" w:color="auto"/>
            <w:bottom w:val="none" w:sz="0" w:space="0" w:color="auto"/>
            <w:right w:val="none" w:sz="0" w:space="0" w:color="auto"/>
          </w:divBdr>
        </w:div>
        <w:div w:id="1581520462">
          <w:marLeft w:val="640"/>
          <w:marRight w:val="0"/>
          <w:marTop w:val="0"/>
          <w:marBottom w:val="0"/>
          <w:divBdr>
            <w:top w:val="none" w:sz="0" w:space="0" w:color="auto"/>
            <w:left w:val="none" w:sz="0" w:space="0" w:color="auto"/>
            <w:bottom w:val="none" w:sz="0" w:space="0" w:color="auto"/>
            <w:right w:val="none" w:sz="0" w:space="0" w:color="auto"/>
          </w:divBdr>
        </w:div>
        <w:div w:id="1650590811">
          <w:marLeft w:val="640"/>
          <w:marRight w:val="0"/>
          <w:marTop w:val="0"/>
          <w:marBottom w:val="0"/>
          <w:divBdr>
            <w:top w:val="none" w:sz="0" w:space="0" w:color="auto"/>
            <w:left w:val="none" w:sz="0" w:space="0" w:color="auto"/>
            <w:bottom w:val="none" w:sz="0" w:space="0" w:color="auto"/>
            <w:right w:val="none" w:sz="0" w:space="0" w:color="auto"/>
          </w:divBdr>
        </w:div>
        <w:div w:id="1771658099">
          <w:marLeft w:val="640"/>
          <w:marRight w:val="0"/>
          <w:marTop w:val="0"/>
          <w:marBottom w:val="0"/>
          <w:divBdr>
            <w:top w:val="none" w:sz="0" w:space="0" w:color="auto"/>
            <w:left w:val="none" w:sz="0" w:space="0" w:color="auto"/>
            <w:bottom w:val="none" w:sz="0" w:space="0" w:color="auto"/>
            <w:right w:val="none" w:sz="0" w:space="0" w:color="auto"/>
          </w:divBdr>
        </w:div>
        <w:div w:id="1793939852">
          <w:marLeft w:val="640"/>
          <w:marRight w:val="0"/>
          <w:marTop w:val="0"/>
          <w:marBottom w:val="0"/>
          <w:divBdr>
            <w:top w:val="none" w:sz="0" w:space="0" w:color="auto"/>
            <w:left w:val="none" w:sz="0" w:space="0" w:color="auto"/>
            <w:bottom w:val="none" w:sz="0" w:space="0" w:color="auto"/>
            <w:right w:val="none" w:sz="0" w:space="0" w:color="auto"/>
          </w:divBdr>
        </w:div>
        <w:div w:id="2097825497">
          <w:marLeft w:val="640"/>
          <w:marRight w:val="0"/>
          <w:marTop w:val="0"/>
          <w:marBottom w:val="0"/>
          <w:divBdr>
            <w:top w:val="none" w:sz="0" w:space="0" w:color="auto"/>
            <w:left w:val="none" w:sz="0" w:space="0" w:color="auto"/>
            <w:bottom w:val="none" w:sz="0" w:space="0" w:color="auto"/>
            <w:right w:val="none" w:sz="0" w:space="0" w:color="auto"/>
          </w:divBdr>
        </w:div>
        <w:div w:id="2110158444">
          <w:marLeft w:val="640"/>
          <w:marRight w:val="0"/>
          <w:marTop w:val="0"/>
          <w:marBottom w:val="0"/>
          <w:divBdr>
            <w:top w:val="none" w:sz="0" w:space="0" w:color="auto"/>
            <w:left w:val="none" w:sz="0" w:space="0" w:color="auto"/>
            <w:bottom w:val="none" w:sz="0" w:space="0" w:color="auto"/>
            <w:right w:val="none" w:sz="0" w:space="0" w:color="auto"/>
          </w:divBdr>
        </w:div>
      </w:divsChild>
    </w:div>
    <w:div w:id="534733201">
      <w:bodyDiv w:val="1"/>
      <w:marLeft w:val="0"/>
      <w:marRight w:val="0"/>
      <w:marTop w:val="0"/>
      <w:marBottom w:val="0"/>
      <w:divBdr>
        <w:top w:val="none" w:sz="0" w:space="0" w:color="auto"/>
        <w:left w:val="none" w:sz="0" w:space="0" w:color="auto"/>
        <w:bottom w:val="none" w:sz="0" w:space="0" w:color="auto"/>
        <w:right w:val="none" w:sz="0" w:space="0" w:color="auto"/>
      </w:divBdr>
    </w:div>
    <w:div w:id="534778211">
      <w:bodyDiv w:val="1"/>
      <w:marLeft w:val="0"/>
      <w:marRight w:val="0"/>
      <w:marTop w:val="0"/>
      <w:marBottom w:val="0"/>
      <w:divBdr>
        <w:top w:val="none" w:sz="0" w:space="0" w:color="auto"/>
        <w:left w:val="none" w:sz="0" w:space="0" w:color="auto"/>
        <w:bottom w:val="none" w:sz="0" w:space="0" w:color="auto"/>
        <w:right w:val="none" w:sz="0" w:space="0" w:color="auto"/>
      </w:divBdr>
    </w:div>
    <w:div w:id="536161896">
      <w:bodyDiv w:val="1"/>
      <w:marLeft w:val="0"/>
      <w:marRight w:val="0"/>
      <w:marTop w:val="0"/>
      <w:marBottom w:val="0"/>
      <w:divBdr>
        <w:top w:val="none" w:sz="0" w:space="0" w:color="auto"/>
        <w:left w:val="none" w:sz="0" w:space="0" w:color="auto"/>
        <w:bottom w:val="none" w:sz="0" w:space="0" w:color="auto"/>
        <w:right w:val="none" w:sz="0" w:space="0" w:color="auto"/>
      </w:divBdr>
    </w:div>
    <w:div w:id="537426264">
      <w:bodyDiv w:val="1"/>
      <w:marLeft w:val="0"/>
      <w:marRight w:val="0"/>
      <w:marTop w:val="0"/>
      <w:marBottom w:val="0"/>
      <w:divBdr>
        <w:top w:val="none" w:sz="0" w:space="0" w:color="auto"/>
        <w:left w:val="none" w:sz="0" w:space="0" w:color="auto"/>
        <w:bottom w:val="none" w:sz="0" w:space="0" w:color="auto"/>
        <w:right w:val="none" w:sz="0" w:space="0" w:color="auto"/>
      </w:divBdr>
    </w:div>
    <w:div w:id="537742465">
      <w:bodyDiv w:val="1"/>
      <w:marLeft w:val="0"/>
      <w:marRight w:val="0"/>
      <w:marTop w:val="0"/>
      <w:marBottom w:val="0"/>
      <w:divBdr>
        <w:top w:val="none" w:sz="0" w:space="0" w:color="auto"/>
        <w:left w:val="none" w:sz="0" w:space="0" w:color="auto"/>
        <w:bottom w:val="none" w:sz="0" w:space="0" w:color="auto"/>
        <w:right w:val="none" w:sz="0" w:space="0" w:color="auto"/>
      </w:divBdr>
    </w:div>
    <w:div w:id="537746385">
      <w:bodyDiv w:val="1"/>
      <w:marLeft w:val="0"/>
      <w:marRight w:val="0"/>
      <w:marTop w:val="0"/>
      <w:marBottom w:val="0"/>
      <w:divBdr>
        <w:top w:val="none" w:sz="0" w:space="0" w:color="auto"/>
        <w:left w:val="none" w:sz="0" w:space="0" w:color="auto"/>
        <w:bottom w:val="none" w:sz="0" w:space="0" w:color="auto"/>
        <w:right w:val="none" w:sz="0" w:space="0" w:color="auto"/>
      </w:divBdr>
    </w:div>
    <w:div w:id="538051133">
      <w:bodyDiv w:val="1"/>
      <w:marLeft w:val="0"/>
      <w:marRight w:val="0"/>
      <w:marTop w:val="0"/>
      <w:marBottom w:val="0"/>
      <w:divBdr>
        <w:top w:val="none" w:sz="0" w:space="0" w:color="auto"/>
        <w:left w:val="none" w:sz="0" w:space="0" w:color="auto"/>
        <w:bottom w:val="none" w:sz="0" w:space="0" w:color="auto"/>
        <w:right w:val="none" w:sz="0" w:space="0" w:color="auto"/>
      </w:divBdr>
    </w:div>
    <w:div w:id="538903828">
      <w:bodyDiv w:val="1"/>
      <w:marLeft w:val="0"/>
      <w:marRight w:val="0"/>
      <w:marTop w:val="0"/>
      <w:marBottom w:val="0"/>
      <w:divBdr>
        <w:top w:val="none" w:sz="0" w:space="0" w:color="auto"/>
        <w:left w:val="none" w:sz="0" w:space="0" w:color="auto"/>
        <w:bottom w:val="none" w:sz="0" w:space="0" w:color="auto"/>
        <w:right w:val="none" w:sz="0" w:space="0" w:color="auto"/>
      </w:divBdr>
    </w:div>
    <w:div w:id="538981301">
      <w:bodyDiv w:val="1"/>
      <w:marLeft w:val="0"/>
      <w:marRight w:val="0"/>
      <w:marTop w:val="0"/>
      <w:marBottom w:val="0"/>
      <w:divBdr>
        <w:top w:val="none" w:sz="0" w:space="0" w:color="auto"/>
        <w:left w:val="none" w:sz="0" w:space="0" w:color="auto"/>
        <w:bottom w:val="none" w:sz="0" w:space="0" w:color="auto"/>
        <w:right w:val="none" w:sz="0" w:space="0" w:color="auto"/>
      </w:divBdr>
    </w:div>
    <w:div w:id="540553517">
      <w:bodyDiv w:val="1"/>
      <w:marLeft w:val="0"/>
      <w:marRight w:val="0"/>
      <w:marTop w:val="0"/>
      <w:marBottom w:val="0"/>
      <w:divBdr>
        <w:top w:val="none" w:sz="0" w:space="0" w:color="auto"/>
        <w:left w:val="none" w:sz="0" w:space="0" w:color="auto"/>
        <w:bottom w:val="none" w:sz="0" w:space="0" w:color="auto"/>
        <w:right w:val="none" w:sz="0" w:space="0" w:color="auto"/>
      </w:divBdr>
    </w:div>
    <w:div w:id="541015165">
      <w:bodyDiv w:val="1"/>
      <w:marLeft w:val="0"/>
      <w:marRight w:val="0"/>
      <w:marTop w:val="0"/>
      <w:marBottom w:val="0"/>
      <w:divBdr>
        <w:top w:val="none" w:sz="0" w:space="0" w:color="auto"/>
        <w:left w:val="none" w:sz="0" w:space="0" w:color="auto"/>
        <w:bottom w:val="none" w:sz="0" w:space="0" w:color="auto"/>
        <w:right w:val="none" w:sz="0" w:space="0" w:color="auto"/>
      </w:divBdr>
    </w:div>
    <w:div w:id="541401064">
      <w:bodyDiv w:val="1"/>
      <w:marLeft w:val="0"/>
      <w:marRight w:val="0"/>
      <w:marTop w:val="0"/>
      <w:marBottom w:val="0"/>
      <w:divBdr>
        <w:top w:val="none" w:sz="0" w:space="0" w:color="auto"/>
        <w:left w:val="none" w:sz="0" w:space="0" w:color="auto"/>
        <w:bottom w:val="none" w:sz="0" w:space="0" w:color="auto"/>
        <w:right w:val="none" w:sz="0" w:space="0" w:color="auto"/>
      </w:divBdr>
    </w:div>
    <w:div w:id="541599026">
      <w:bodyDiv w:val="1"/>
      <w:marLeft w:val="0"/>
      <w:marRight w:val="0"/>
      <w:marTop w:val="0"/>
      <w:marBottom w:val="0"/>
      <w:divBdr>
        <w:top w:val="none" w:sz="0" w:space="0" w:color="auto"/>
        <w:left w:val="none" w:sz="0" w:space="0" w:color="auto"/>
        <w:bottom w:val="none" w:sz="0" w:space="0" w:color="auto"/>
        <w:right w:val="none" w:sz="0" w:space="0" w:color="auto"/>
      </w:divBdr>
    </w:div>
    <w:div w:id="542135747">
      <w:bodyDiv w:val="1"/>
      <w:marLeft w:val="0"/>
      <w:marRight w:val="0"/>
      <w:marTop w:val="0"/>
      <w:marBottom w:val="0"/>
      <w:divBdr>
        <w:top w:val="none" w:sz="0" w:space="0" w:color="auto"/>
        <w:left w:val="none" w:sz="0" w:space="0" w:color="auto"/>
        <w:bottom w:val="none" w:sz="0" w:space="0" w:color="auto"/>
        <w:right w:val="none" w:sz="0" w:space="0" w:color="auto"/>
      </w:divBdr>
    </w:div>
    <w:div w:id="543323638">
      <w:bodyDiv w:val="1"/>
      <w:marLeft w:val="0"/>
      <w:marRight w:val="0"/>
      <w:marTop w:val="0"/>
      <w:marBottom w:val="0"/>
      <w:divBdr>
        <w:top w:val="none" w:sz="0" w:space="0" w:color="auto"/>
        <w:left w:val="none" w:sz="0" w:space="0" w:color="auto"/>
        <w:bottom w:val="none" w:sz="0" w:space="0" w:color="auto"/>
        <w:right w:val="none" w:sz="0" w:space="0" w:color="auto"/>
      </w:divBdr>
    </w:div>
    <w:div w:id="543637706">
      <w:bodyDiv w:val="1"/>
      <w:marLeft w:val="0"/>
      <w:marRight w:val="0"/>
      <w:marTop w:val="0"/>
      <w:marBottom w:val="0"/>
      <w:divBdr>
        <w:top w:val="none" w:sz="0" w:space="0" w:color="auto"/>
        <w:left w:val="none" w:sz="0" w:space="0" w:color="auto"/>
        <w:bottom w:val="none" w:sz="0" w:space="0" w:color="auto"/>
        <w:right w:val="none" w:sz="0" w:space="0" w:color="auto"/>
      </w:divBdr>
    </w:div>
    <w:div w:id="544026426">
      <w:bodyDiv w:val="1"/>
      <w:marLeft w:val="0"/>
      <w:marRight w:val="0"/>
      <w:marTop w:val="0"/>
      <w:marBottom w:val="0"/>
      <w:divBdr>
        <w:top w:val="none" w:sz="0" w:space="0" w:color="auto"/>
        <w:left w:val="none" w:sz="0" w:space="0" w:color="auto"/>
        <w:bottom w:val="none" w:sz="0" w:space="0" w:color="auto"/>
        <w:right w:val="none" w:sz="0" w:space="0" w:color="auto"/>
      </w:divBdr>
    </w:div>
    <w:div w:id="544372396">
      <w:bodyDiv w:val="1"/>
      <w:marLeft w:val="0"/>
      <w:marRight w:val="0"/>
      <w:marTop w:val="0"/>
      <w:marBottom w:val="0"/>
      <w:divBdr>
        <w:top w:val="none" w:sz="0" w:space="0" w:color="auto"/>
        <w:left w:val="none" w:sz="0" w:space="0" w:color="auto"/>
        <w:bottom w:val="none" w:sz="0" w:space="0" w:color="auto"/>
        <w:right w:val="none" w:sz="0" w:space="0" w:color="auto"/>
      </w:divBdr>
    </w:div>
    <w:div w:id="545262849">
      <w:bodyDiv w:val="1"/>
      <w:marLeft w:val="0"/>
      <w:marRight w:val="0"/>
      <w:marTop w:val="0"/>
      <w:marBottom w:val="0"/>
      <w:divBdr>
        <w:top w:val="none" w:sz="0" w:space="0" w:color="auto"/>
        <w:left w:val="none" w:sz="0" w:space="0" w:color="auto"/>
        <w:bottom w:val="none" w:sz="0" w:space="0" w:color="auto"/>
        <w:right w:val="none" w:sz="0" w:space="0" w:color="auto"/>
      </w:divBdr>
    </w:div>
    <w:div w:id="545725691">
      <w:bodyDiv w:val="1"/>
      <w:marLeft w:val="0"/>
      <w:marRight w:val="0"/>
      <w:marTop w:val="0"/>
      <w:marBottom w:val="0"/>
      <w:divBdr>
        <w:top w:val="none" w:sz="0" w:space="0" w:color="auto"/>
        <w:left w:val="none" w:sz="0" w:space="0" w:color="auto"/>
        <w:bottom w:val="none" w:sz="0" w:space="0" w:color="auto"/>
        <w:right w:val="none" w:sz="0" w:space="0" w:color="auto"/>
      </w:divBdr>
    </w:div>
    <w:div w:id="546142271">
      <w:bodyDiv w:val="1"/>
      <w:marLeft w:val="0"/>
      <w:marRight w:val="0"/>
      <w:marTop w:val="0"/>
      <w:marBottom w:val="0"/>
      <w:divBdr>
        <w:top w:val="none" w:sz="0" w:space="0" w:color="auto"/>
        <w:left w:val="none" w:sz="0" w:space="0" w:color="auto"/>
        <w:bottom w:val="none" w:sz="0" w:space="0" w:color="auto"/>
        <w:right w:val="none" w:sz="0" w:space="0" w:color="auto"/>
      </w:divBdr>
    </w:div>
    <w:div w:id="546650248">
      <w:bodyDiv w:val="1"/>
      <w:marLeft w:val="0"/>
      <w:marRight w:val="0"/>
      <w:marTop w:val="0"/>
      <w:marBottom w:val="0"/>
      <w:divBdr>
        <w:top w:val="none" w:sz="0" w:space="0" w:color="auto"/>
        <w:left w:val="none" w:sz="0" w:space="0" w:color="auto"/>
        <w:bottom w:val="none" w:sz="0" w:space="0" w:color="auto"/>
        <w:right w:val="none" w:sz="0" w:space="0" w:color="auto"/>
      </w:divBdr>
    </w:div>
    <w:div w:id="547374586">
      <w:bodyDiv w:val="1"/>
      <w:marLeft w:val="0"/>
      <w:marRight w:val="0"/>
      <w:marTop w:val="0"/>
      <w:marBottom w:val="0"/>
      <w:divBdr>
        <w:top w:val="none" w:sz="0" w:space="0" w:color="auto"/>
        <w:left w:val="none" w:sz="0" w:space="0" w:color="auto"/>
        <w:bottom w:val="none" w:sz="0" w:space="0" w:color="auto"/>
        <w:right w:val="none" w:sz="0" w:space="0" w:color="auto"/>
      </w:divBdr>
    </w:div>
    <w:div w:id="547377575">
      <w:bodyDiv w:val="1"/>
      <w:marLeft w:val="0"/>
      <w:marRight w:val="0"/>
      <w:marTop w:val="0"/>
      <w:marBottom w:val="0"/>
      <w:divBdr>
        <w:top w:val="none" w:sz="0" w:space="0" w:color="auto"/>
        <w:left w:val="none" w:sz="0" w:space="0" w:color="auto"/>
        <w:bottom w:val="none" w:sz="0" w:space="0" w:color="auto"/>
        <w:right w:val="none" w:sz="0" w:space="0" w:color="auto"/>
      </w:divBdr>
    </w:div>
    <w:div w:id="547649989">
      <w:bodyDiv w:val="1"/>
      <w:marLeft w:val="0"/>
      <w:marRight w:val="0"/>
      <w:marTop w:val="0"/>
      <w:marBottom w:val="0"/>
      <w:divBdr>
        <w:top w:val="none" w:sz="0" w:space="0" w:color="auto"/>
        <w:left w:val="none" w:sz="0" w:space="0" w:color="auto"/>
        <w:bottom w:val="none" w:sz="0" w:space="0" w:color="auto"/>
        <w:right w:val="none" w:sz="0" w:space="0" w:color="auto"/>
      </w:divBdr>
    </w:div>
    <w:div w:id="547836590">
      <w:bodyDiv w:val="1"/>
      <w:marLeft w:val="0"/>
      <w:marRight w:val="0"/>
      <w:marTop w:val="0"/>
      <w:marBottom w:val="0"/>
      <w:divBdr>
        <w:top w:val="none" w:sz="0" w:space="0" w:color="auto"/>
        <w:left w:val="none" w:sz="0" w:space="0" w:color="auto"/>
        <w:bottom w:val="none" w:sz="0" w:space="0" w:color="auto"/>
        <w:right w:val="none" w:sz="0" w:space="0" w:color="auto"/>
      </w:divBdr>
    </w:div>
    <w:div w:id="547842033">
      <w:bodyDiv w:val="1"/>
      <w:marLeft w:val="0"/>
      <w:marRight w:val="0"/>
      <w:marTop w:val="0"/>
      <w:marBottom w:val="0"/>
      <w:divBdr>
        <w:top w:val="none" w:sz="0" w:space="0" w:color="auto"/>
        <w:left w:val="none" w:sz="0" w:space="0" w:color="auto"/>
        <w:bottom w:val="none" w:sz="0" w:space="0" w:color="auto"/>
        <w:right w:val="none" w:sz="0" w:space="0" w:color="auto"/>
      </w:divBdr>
    </w:div>
    <w:div w:id="547910885">
      <w:bodyDiv w:val="1"/>
      <w:marLeft w:val="0"/>
      <w:marRight w:val="0"/>
      <w:marTop w:val="0"/>
      <w:marBottom w:val="0"/>
      <w:divBdr>
        <w:top w:val="none" w:sz="0" w:space="0" w:color="auto"/>
        <w:left w:val="none" w:sz="0" w:space="0" w:color="auto"/>
        <w:bottom w:val="none" w:sz="0" w:space="0" w:color="auto"/>
        <w:right w:val="none" w:sz="0" w:space="0" w:color="auto"/>
      </w:divBdr>
    </w:div>
    <w:div w:id="549003957">
      <w:bodyDiv w:val="1"/>
      <w:marLeft w:val="0"/>
      <w:marRight w:val="0"/>
      <w:marTop w:val="0"/>
      <w:marBottom w:val="0"/>
      <w:divBdr>
        <w:top w:val="none" w:sz="0" w:space="0" w:color="auto"/>
        <w:left w:val="none" w:sz="0" w:space="0" w:color="auto"/>
        <w:bottom w:val="none" w:sz="0" w:space="0" w:color="auto"/>
        <w:right w:val="none" w:sz="0" w:space="0" w:color="auto"/>
      </w:divBdr>
    </w:div>
    <w:div w:id="549388998">
      <w:bodyDiv w:val="1"/>
      <w:marLeft w:val="0"/>
      <w:marRight w:val="0"/>
      <w:marTop w:val="0"/>
      <w:marBottom w:val="0"/>
      <w:divBdr>
        <w:top w:val="none" w:sz="0" w:space="0" w:color="auto"/>
        <w:left w:val="none" w:sz="0" w:space="0" w:color="auto"/>
        <w:bottom w:val="none" w:sz="0" w:space="0" w:color="auto"/>
        <w:right w:val="none" w:sz="0" w:space="0" w:color="auto"/>
      </w:divBdr>
    </w:div>
    <w:div w:id="549541598">
      <w:bodyDiv w:val="1"/>
      <w:marLeft w:val="0"/>
      <w:marRight w:val="0"/>
      <w:marTop w:val="0"/>
      <w:marBottom w:val="0"/>
      <w:divBdr>
        <w:top w:val="none" w:sz="0" w:space="0" w:color="auto"/>
        <w:left w:val="none" w:sz="0" w:space="0" w:color="auto"/>
        <w:bottom w:val="none" w:sz="0" w:space="0" w:color="auto"/>
        <w:right w:val="none" w:sz="0" w:space="0" w:color="auto"/>
      </w:divBdr>
    </w:div>
    <w:div w:id="549849431">
      <w:bodyDiv w:val="1"/>
      <w:marLeft w:val="0"/>
      <w:marRight w:val="0"/>
      <w:marTop w:val="0"/>
      <w:marBottom w:val="0"/>
      <w:divBdr>
        <w:top w:val="none" w:sz="0" w:space="0" w:color="auto"/>
        <w:left w:val="none" w:sz="0" w:space="0" w:color="auto"/>
        <w:bottom w:val="none" w:sz="0" w:space="0" w:color="auto"/>
        <w:right w:val="none" w:sz="0" w:space="0" w:color="auto"/>
      </w:divBdr>
    </w:div>
    <w:div w:id="550457708">
      <w:bodyDiv w:val="1"/>
      <w:marLeft w:val="0"/>
      <w:marRight w:val="0"/>
      <w:marTop w:val="0"/>
      <w:marBottom w:val="0"/>
      <w:divBdr>
        <w:top w:val="none" w:sz="0" w:space="0" w:color="auto"/>
        <w:left w:val="none" w:sz="0" w:space="0" w:color="auto"/>
        <w:bottom w:val="none" w:sz="0" w:space="0" w:color="auto"/>
        <w:right w:val="none" w:sz="0" w:space="0" w:color="auto"/>
      </w:divBdr>
    </w:div>
    <w:div w:id="550731269">
      <w:bodyDiv w:val="1"/>
      <w:marLeft w:val="0"/>
      <w:marRight w:val="0"/>
      <w:marTop w:val="0"/>
      <w:marBottom w:val="0"/>
      <w:divBdr>
        <w:top w:val="none" w:sz="0" w:space="0" w:color="auto"/>
        <w:left w:val="none" w:sz="0" w:space="0" w:color="auto"/>
        <w:bottom w:val="none" w:sz="0" w:space="0" w:color="auto"/>
        <w:right w:val="none" w:sz="0" w:space="0" w:color="auto"/>
      </w:divBdr>
    </w:div>
    <w:div w:id="550845824">
      <w:bodyDiv w:val="1"/>
      <w:marLeft w:val="0"/>
      <w:marRight w:val="0"/>
      <w:marTop w:val="0"/>
      <w:marBottom w:val="0"/>
      <w:divBdr>
        <w:top w:val="none" w:sz="0" w:space="0" w:color="auto"/>
        <w:left w:val="none" w:sz="0" w:space="0" w:color="auto"/>
        <w:bottom w:val="none" w:sz="0" w:space="0" w:color="auto"/>
        <w:right w:val="none" w:sz="0" w:space="0" w:color="auto"/>
      </w:divBdr>
    </w:div>
    <w:div w:id="550926548">
      <w:bodyDiv w:val="1"/>
      <w:marLeft w:val="0"/>
      <w:marRight w:val="0"/>
      <w:marTop w:val="0"/>
      <w:marBottom w:val="0"/>
      <w:divBdr>
        <w:top w:val="none" w:sz="0" w:space="0" w:color="auto"/>
        <w:left w:val="none" w:sz="0" w:space="0" w:color="auto"/>
        <w:bottom w:val="none" w:sz="0" w:space="0" w:color="auto"/>
        <w:right w:val="none" w:sz="0" w:space="0" w:color="auto"/>
      </w:divBdr>
    </w:div>
    <w:div w:id="551427549">
      <w:bodyDiv w:val="1"/>
      <w:marLeft w:val="0"/>
      <w:marRight w:val="0"/>
      <w:marTop w:val="0"/>
      <w:marBottom w:val="0"/>
      <w:divBdr>
        <w:top w:val="none" w:sz="0" w:space="0" w:color="auto"/>
        <w:left w:val="none" w:sz="0" w:space="0" w:color="auto"/>
        <w:bottom w:val="none" w:sz="0" w:space="0" w:color="auto"/>
        <w:right w:val="none" w:sz="0" w:space="0" w:color="auto"/>
      </w:divBdr>
    </w:div>
    <w:div w:id="551429391">
      <w:bodyDiv w:val="1"/>
      <w:marLeft w:val="0"/>
      <w:marRight w:val="0"/>
      <w:marTop w:val="0"/>
      <w:marBottom w:val="0"/>
      <w:divBdr>
        <w:top w:val="none" w:sz="0" w:space="0" w:color="auto"/>
        <w:left w:val="none" w:sz="0" w:space="0" w:color="auto"/>
        <w:bottom w:val="none" w:sz="0" w:space="0" w:color="auto"/>
        <w:right w:val="none" w:sz="0" w:space="0" w:color="auto"/>
      </w:divBdr>
      <w:divsChild>
        <w:div w:id="217939388">
          <w:marLeft w:val="640"/>
          <w:marRight w:val="0"/>
          <w:marTop w:val="0"/>
          <w:marBottom w:val="0"/>
          <w:divBdr>
            <w:top w:val="none" w:sz="0" w:space="0" w:color="auto"/>
            <w:left w:val="none" w:sz="0" w:space="0" w:color="auto"/>
            <w:bottom w:val="none" w:sz="0" w:space="0" w:color="auto"/>
            <w:right w:val="none" w:sz="0" w:space="0" w:color="auto"/>
          </w:divBdr>
        </w:div>
        <w:div w:id="699597877">
          <w:marLeft w:val="640"/>
          <w:marRight w:val="0"/>
          <w:marTop w:val="0"/>
          <w:marBottom w:val="0"/>
          <w:divBdr>
            <w:top w:val="none" w:sz="0" w:space="0" w:color="auto"/>
            <w:left w:val="none" w:sz="0" w:space="0" w:color="auto"/>
            <w:bottom w:val="none" w:sz="0" w:space="0" w:color="auto"/>
            <w:right w:val="none" w:sz="0" w:space="0" w:color="auto"/>
          </w:divBdr>
        </w:div>
        <w:div w:id="763956812">
          <w:marLeft w:val="640"/>
          <w:marRight w:val="0"/>
          <w:marTop w:val="0"/>
          <w:marBottom w:val="0"/>
          <w:divBdr>
            <w:top w:val="none" w:sz="0" w:space="0" w:color="auto"/>
            <w:left w:val="none" w:sz="0" w:space="0" w:color="auto"/>
            <w:bottom w:val="none" w:sz="0" w:space="0" w:color="auto"/>
            <w:right w:val="none" w:sz="0" w:space="0" w:color="auto"/>
          </w:divBdr>
        </w:div>
        <w:div w:id="965700419">
          <w:marLeft w:val="640"/>
          <w:marRight w:val="0"/>
          <w:marTop w:val="0"/>
          <w:marBottom w:val="0"/>
          <w:divBdr>
            <w:top w:val="none" w:sz="0" w:space="0" w:color="auto"/>
            <w:left w:val="none" w:sz="0" w:space="0" w:color="auto"/>
            <w:bottom w:val="none" w:sz="0" w:space="0" w:color="auto"/>
            <w:right w:val="none" w:sz="0" w:space="0" w:color="auto"/>
          </w:divBdr>
        </w:div>
        <w:div w:id="1092504723">
          <w:marLeft w:val="640"/>
          <w:marRight w:val="0"/>
          <w:marTop w:val="0"/>
          <w:marBottom w:val="0"/>
          <w:divBdr>
            <w:top w:val="none" w:sz="0" w:space="0" w:color="auto"/>
            <w:left w:val="none" w:sz="0" w:space="0" w:color="auto"/>
            <w:bottom w:val="none" w:sz="0" w:space="0" w:color="auto"/>
            <w:right w:val="none" w:sz="0" w:space="0" w:color="auto"/>
          </w:divBdr>
        </w:div>
        <w:div w:id="1163819823">
          <w:marLeft w:val="640"/>
          <w:marRight w:val="0"/>
          <w:marTop w:val="0"/>
          <w:marBottom w:val="0"/>
          <w:divBdr>
            <w:top w:val="none" w:sz="0" w:space="0" w:color="auto"/>
            <w:left w:val="none" w:sz="0" w:space="0" w:color="auto"/>
            <w:bottom w:val="none" w:sz="0" w:space="0" w:color="auto"/>
            <w:right w:val="none" w:sz="0" w:space="0" w:color="auto"/>
          </w:divBdr>
        </w:div>
        <w:div w:id="1182629535">
          <w:marLeft w:val="640"/>
          <w:marRight w:val="0"/>
          <w:marTop w:val="0"/>
          <w:marBottom w:val="0"/>
          <w:divBdr>
            <w:top w:val="none" w:sz="0" w:space="0" w:color="auto"/>
            <w:left w:val="none" w:sz="0" w:space="0" w:color="auto"/>
            <w:bottom w:val="none" w:sz="0" w:space="0" w:color="auto"/>
            <w:right w:val="none" w:sz="0" w:space="0" w:color="auto"/>
          </w:divBdr>
        </w:div>
        <w:div w:id="1661959692">
          <w:marLeft w:val="640"/>
          <w:marRight w:val="0"/>
          <w:marTop w:val="0"/>
          <w:marBottom w:val="0"/>
          <w:divBdr>
            <w:top w:val="none" w:sz="0" w:space="0" w:color="auto"/>
            <w:left w:val="none" w:sz="0" w:space="0" w:color="auto"/>
            <w:bottom w:val="none" w:sz="0" w:space="0" w:color="auto"/>
            <w:right w:val="none" w:sz="0" w:space="0" w:color="auto"/>
          </w:divBdr>
        </w:div>
        <w:div w:id="1667783925">
          <w:marLeft w:val="640"/>
          <w:marRight w:val="0"/>
          <w:marTop w:val="0"/>
          <w:marBottom w:val="0"/>
          <w:divBdr>
            <w:top w:val="none" w:sz="0" w:space="0" w:color="auto"/>
            <w:left w:val="none" w:sz="0" w:space="0" w:color="auto"/>
            <w:bottom w:val="none" w:sz="0" w:space="0" w:color="auto"/>
            <w:right w:val="none" w:sz="0" w:space="0" w:color="auto"/>
          </w:divBdr>
        </w:div>
        <w:div w:id="1810249074">
          <w:marLeft w:val="640"/>
          <w:marRight w:val="0"/>
          <w:marTop w:val="0"/>
          <w:marBottom w:val="0"/>
          <w:divBdr>
            <w:top w:val="none" w:sz="0" w:space="0" w:color="auto"/>
            <w:left w:val="none" w:sz="0" w:space="0" w:color="auto"/>
            <w:bottom w:val="none" w:sz="0" w:space="0" w:color="auto"/>
            <w:right w:val="none" w:sz="0" w:space="0" w:color="auto"/>
          </w:divBdr>
        </w:div>
        <w:div w:id="1987125309">
          <w:marLeft w:val="640"/>
          <w:marRight w:val="0"/>
          <w:marTop w:val="0"/>
          <w:marBottom w:val="0"/>
          <w:divBdr>
            <w:top w:val="none" w:sz="0" w:space="0" w:color="auto"/>
            <w:left w:val="none" w:sz="0" w:space="0" w:color="auto"/>
            <w:bottom w:val="none" w:sz="0" w:space="0" w:color="auto"/>
            <w:right w:val="none" w:sz="0" w:space="0" w:color="auto"/>
          </w:divBdr>
        </w:div>
      </w:divsChild>
    </w:div>
    <w:div w:id="551431921">
      <w:bodyDiv w:val="1"/>
      <w:marLeft w:val="0"/>
      <w:marRight w:val="0"/>
      <w:marTop w:val="0"/>
      <w:marBottom w:val="0"/>
      <w:divBdr>
        <w:top w:val="none" w:sz="0" w:space="0" w:color="auto"/>
        <w:left w:val="none" w:sz="0" w:space="0" w:color="auto"/>
        <w:bottom w:val="none" w:sz="0" w:space="0" w:color="auto"/>
        <w:right w:val="none" w:sz="0" w:space="0" w:color="auto"/>
      </w:divBdr>
    </w:div>
    <w:div w:id="552815101">
      <w:bodyDiv w:val="1"/>
      <w:marLeft w:val="0"/>
      <w:marRight w:val="0"/>
      <w:marTop w:val="0"/>
      <w:marBottom w:val="0"/>
      <w:divBdr>
        <w:top w:val="none" w:sz="0" w:space="0" w:color="auto"/>
        <w:left w:val="none" w:sz="0" w:space="0" w:color="auto"/>
        <w:bottom w:val="none" w:sz="0" w:space="0" w:color="auto"/>
        <w:right w:val="none" w:sz="0" w:space="0" w:color="auto"/>
      </w:divBdr>
    </w:div>
    <w:div w:id="553002866">
      <w:bodyDiv w:val="1"/>
      <w:marLeft w:val="0"/>
      <w:marRight w:val="0"/>
      <w:marTop w:val="0"/>
      <w:marBottom w:val="0"/>
      <w:divBdr>
        <w:top w:val="none" w:sz="0" w:space="0" w:color="auto"/>
        <w:left w:val="none" w:sz="0" w:space="0" w:color="auto"/>
        <w:bottom w:val="none" w:sz="0" w:space="0" w:color="auto"/>
        <w:right w:val="none" w:sz="0" w:space="0" w:color="auto"/>
      </w:divBdr>
    </w:div>
    <w:div w:id="553125887">
      <w:bodyDiv w:val="1"/>
      <w:marLeft w:val="0"/>
      <w:marRight w:val="0"/>
      <w:marTop w:val="0"/>
      <w:marBottom w:val="0"/>
      <w:divBdr>
        <w:top w:val="none" w:sz="0" w:space="0" w:color="auto"/>
        <w:left w:val="none" w:sz="0" w:space="0" w:color="auto"/>
        <w:bottom w:val="none" w:sz="0" w:space="0" w:color="auto"/>
        <w:right w:val="none" w:sz="0" w:space="0" w:color="auto"/>
      </w:divBdr>
    </w:div>
    <w:div w:id="553389833">
      <w:bodyDiv w:val="1"/>
      <w:marLeft w:val="0"/>
      <w:marRight w:val="0"/>
      <w:marTop w:val="0"/>
      <w:marBottom w:val="0"/>
      <w:divBdr>
        <w:top w:val="none" w:sz="0" w:space="0" w:color="auto"/>
        <w:left w:val="none" w:sz="0" w:space="0" w:color="auto"/>
        <w:bottom w:val="none" w:sz="0" w:space="0" w:color="auto"/>
        <w:right w:val="none" w:sz="0" w:space="0" w:color="auto"/>
      </w:divBdr>
    </w:div>
    <w:div w:id="553540618">
      <w:bodyDiv w:val="1"/>
      <w:marLeft w:val="0"/>
      <w:marRight w:val="0"/>
      <w:marTop w:val="0"/>
      <w:marBottom w:val="0"/>
      <w:divBdr>
        <w:top w:val="none" w:sz="0" w:space="0" w:color="auto"/>
        <w:left w:val="none" w:sz="0" w:space="0" w:color="auto"/>
        <w:bottom w:val="none" w:sz="0" w:space="0" w:color="auto"/>
        <w:right w:val="none" w:sz="0" w:space="0" w:color="auto"/>
      </w:divBdr>
      <w:divsChild>
        <w:div w:id="135073857">
          <w:marLeft w:val="640"/>
          <w:marRight w:val="0"/>
          <w:marTop w:val="0"/>
          <w:marBottom w:val="0"/>
          <w:divBdr>
            <w:top w:val="none" w:sz="0" w:space="0" w:color="auto"/>
            <w:left w:val="none" w:sz="0" w:space="0" w:color="auto"/>
            <w:bottom w:val="none" w:sz="0" w:space="0" w:color="auto"/>
            <w:right w:val="none" w:sz="0" w:space="0" w:color="auto"/>
          </w:divBdr>
        </w:div>
        <w:div w:id="165290697">
          <w:marLeft w:val="640"/>
          <w:marRight w:val="0"/>
          <w:marTop w:val="0"/>
          <w:marBottom w:val="0"/>
          <w:divBdr>
            <w:top w:val="none" w:sz="0" w:space="0" w:color="auto"/>
            <w:left w:val="none" w:sz="0" w:space="0" w:color="auto"/>
            <w:bottom w:val="none" w:sz="0" w:space="0" w:color="auto"/>
            <w:right w:val="none" w:sz="0" w:space="0" w:color="auto"/>
          </w:divBdr>
        </w:div>
        <w:div w:id="228729027">
          <w:marLeft w:val="640"/>
          <w:marRight w:val="0"/>
          <w:marTop w:val="0"/>
          <w:marBottom w:val="0"/>
          <w:divBdr>
            <w:top w:val="none" w:sz="0" w:space="0" w:color="auto"/>
            <w:left w:val="none" w:sz="0" w:space="0" w:color="auto"/>
            <w:bottom w:val="none" w:sz="0" w:space="0" w:color="auto"/>
            <w:right w:val="none" w:sz="0" w:space="0" w:color="auto"/>
          </w:divBdr>
        </w:div>
        <w:div w:id="243495377">
          <w:marLeft w:val="640"/>
          <w:marRight w:val="0"/>
          <w:marTop w:val="0"/>
          <w:marBottom w:val="0"/>
          <w:divBdr>
            <w:top w:val="none" w:sz="0" w:space="0" w:color="auto"/>
            <w:left w:val="none" w:sz="0" w:space="0" w:color="auto"/>
            <w:bottom w:val="none" w:sz="0" w:space="0" w:color="auto"/>
            <w:right w:val="none" w:sz="0" w:space="0" w:color="auto"/>
          </w:divBdr>
        </w:div>
        <w:div w:id="926577969">
          <w:marLeft w:val="640"/>
          <w:marRight w:val="0"/>
          <w:marTop w:val="0"/>
          <w:marBottom w:val="0"/>
          <w:divBdr>
            <w:top w:val="none" w:sz="0" w:space="0" w:color="auto"/>
            <w:left w:val="none" w:sz="0" w:space="0" w:color="auto"/>
            <w:bottom w:val="none" w:sz="0" w:space="0" w:color="auto"/>
            <w:right w:val="none" w:sz="0" w:space="0" w:color="auto"/>
          </w:divBdr>
        </w:div>
        <w:div w:id="932781078">
          <w:marLeft w:val="640"/>
          <w:marRight w:val="0"/>
          <w:marTop w:val="0"/>
          <w:marBottom w:val="0"/>
          <w:divBdr>
            <w:top w:val="none" w:sz="0" w:space="0" w:color="auto"/>
            <w:left w:val="none" w:sz="0" w:space="0" w:color="auto"/>
            <w:bottom w:val="none" w:sz="0" w:space="0" w:color="auto"/>
            <w:right w:val="none" w:sz="0" w:space="0" w:color="auto"/>
          </w:divBdr>
        </w:div>
        <w:div w:id="939217991">
          <w:marLeft w:val="640"/>
          <w:marRight w:val="0"/>
          <w:marTop w:val="0"/>
          <w:marBottom w:val="0"/>
          <w:divBdr>
            <w:top w:val="none" w:sz="0" w:space="0" w:color="auto"/>
            <w:left w:val="none" w:sz="0" w:space="0" w:color="auto"/>
            <w:bottom w:val="none" w:sz="0" w:space="0" w:color="auto"/>
            <w:right w:val="none" w:sz="0" w:space="0" w:color="auto"/>
          </w:divBdr>
        </w:div>
        <w:div w:id="947546816">
          <w:marLeft w:val="640"/>
          <w:marRight w:val="0"/>
          <w:marTop w:val="0"/>
          <w:marBottom w:val="0"/>
          <w:divBdr>
            <w:top w:val="none" w:sz="0" w:space="0" w:color="auto"/>
            <w:left w:val="none" w:sz="0" w:space="0" w:color="auto"/>
            <w:bottom w:val="none" w:sz="0" w:space="0" w:color="auto"/>
            <w:right w:val="none" w:sz="0" w:space="0" w:color="auto"/>
          </w:divBdr>
        </w:div>
        <w:div w:id="1245728373">
          <w:marLeft w:val="640"/>
          <w:marRight w:val="0"/>
          <w:marTop w:val="0"/>
          <w:marBottom w:val="0"/>
          <w:divBdr>
            <w:top w:val="none" w:sz="0" w:space="0" w:color="auto"/>
            <w:left w:val="none" w:sz="0" w:space="0" w:color="auto"/>
            <w:bottom w:val="none" w:sz="0" w:space="0" w:color="auto"/>
            <w:right w:val="none" w:sz="0" w:space="0" w:color="auto"/>
          </w:divBdr>
        </w:div>
        <w:div w:id="1257250383">
          <w:marLeft w:val="640"/>
          <w:marRight w:val="0"/>
          <w:marTop w:val="0"/>
          <w:marBottom w:val="0"/>
          <w:divBdr>
            <w:top w:val="none" w:sz="0" w:space="0" w:color="auto"/>
            <w:left w:val="none" w:sz="0" w:space="0" w:color="auto"/>
            <w:bottom w:val="none" w:sz="0" w:space="0" w:color="auto"/>
            <w:right w:val="none" w:sz="0" w:space="0" w:color="auto"/>
          </w:divBdr>
        </w:div>
        <w:div w:id="1329938631">
          <w:marLeft w:val="640"/>
          <w:marRight w:val="0"/>
          <w:marTop w:val="0"/>
          <w:marBottom w:val="0"/>
          <w:divBdr>
            <w:top w:val="none" w:sz="0" w:space="0" w:color="auto"/>
            <w:left w:val="none" w:sz="0" w:space="0" w:color="auto"/>
            <w:bottom w:val="none" w:sz="0" w:space="0" w:color="auto"/>
            <w:right w:val="none" w:sz="0" w:space="0" w:color="auto"/>
          </w:divBdr>
        </w:div>
        <w:div w:id="1356925586">
          <w:marLeft w:val="640"/>
          <w:marRight w:val="0"/>
          <w:marTop w:val="0"/>
          <w:marBottom w:val="0"/>
          <w:divBdr>
            <w:top w:val="none" w:sz="0" w:space="0" w:color="auto"/>
            <w:left w:val="none" w:sz="0" w:space="0" w:color="auto"/>
            <w:bottom w:val="none" w:sz="0" w:space="0" w:color="auto"/>
            <w:right w:val="none" w:sz="0" w:space="0" w:color="auto"/>
          </w:divBdr>
        </w:div>
        <w:div w:id="1409033414">
          <w:marLeft w:val="640"/>
          <w:marRight w:val="0"/>
          <w:marTop w:val="0"/>
          <w:marBottom w:val="0"/>
          <w:divBdr>
            <w:top w:val="none" w:sz="0" w:space="0" w:color="auto"/>
            <w:left w:val="none" w:sz="0" w:space="0" w:color="auto"/>
            <w:bottom w:val="none" w:sz="0" w:space="0" w:color="auto"/>
            <w:right w:val="none" w:sz="0" w:space="0" w:color="auto"/>
          </w:divBdr>
        </w:div>
        <w:div w:id="1664316626">
          <w:marLeft w:val="640"/>
          <w:marRight w:val="0"/>
          <w:marTop w:val="0"/>
          <w:marBottom w:val="0"/>
          <w:divBdr>
            <w:top w:val="none" w:sz="0" w:space="0" w:color="auto"/>
            <w:left w:val="none" w:sz="0" w:space="0" w:color="auto"/>
            <w:bottom w:val="none" w:sz="0" w:space="0" w:color="auto"/>
            <w:right w:val="none" w:sz="0" w:space="0" w:color="auto"/>
          </w:divBdr>
        </w:div>
        <w:div w:id="1668632629">
          <w:marLeft w:val="640"/>
          <w:marRight w:val="0"/>
          <w:marTop w:val="0"/>
          <w:marBottom w:val="0"/>
          <w:divBdr>
            <w:top w:val="none" w:sz="0" w:space="0" w:color="auto"/>
            <w:left w:val="none" w:sz="0" w:space="0" w:color="auto"/>
            <w:bottom w:val="none" w:sz="0" w:space="0" w:color="auto"/>
            <w:right w:val="none" w:sz="0" w:space="0" w:color="auto"/>
          </w:divBdr>
        </w:div>
        <w:div w:id="1713263106">
          <w:marLeft w:val="640"/>
          <w:marRight w:val="0"/>
          <w:marTop w:val="0"/>
          <w:marBottom w:val="0"/>
          <w:divBdr>
            <w:top w:val="none" w:sz="0" w:space="0" w:color="auto"/>
            <w:left w:val="none" w:sz="0" w:space="0" w:color="auto"/>
            <w:bottom w:val="none" w:sz="0" w:space="0" w:color="auto"/>
            <w:right w:val="none" w:sz="0" w:space="0" w:color="auto"/>
          </w:divBdr>
        </w:div>
        <w:div w:id="1737237448">
          <w:marLeft w:val="640"/>
          <w:marRight w:val="0"/>
          <w:marTop w:val="0"/>
          <w:marBottom w:val="0"/>
          <w:divBdr>
            <w:top w:val="none" w:sz="0" w:space="0" w:color="auto"/>
            <w:left w:val="none" w:sz="0" w:space="0" w:color="auto"/>
            <w:bottom w:val="none" w:sz="0" w:space="0" w:color="auto"/>
            <w:right w:val="none" w:sz="0" w:space="0" w:color="auto"/>
          </w:divBdr>
        </w:div>
        <w:div w:id="1842550729">
          <w:marLeft w:val="640"/>
          <w:marRight w:val="0"/>
          <w:marTop w:val="0"/>
          <w:marBottom w:val="0"/>
          <w:divBdr>
            <w:top w:val="none" w:sz="0" w:space="0" w:color="auto"/>
            <w:left w:val="none" w:sz="0" w:space="0" w:color="auto"/>
            <w:bottom w:val="none" w:sz="0" w:space="0" w:color="auto"/>
            <w:right w:val="none" w:sz="0" w:space="0" w:color="auto"/>
          </w:divBdr>
        </w:div>
        <w:div w:id="1889417510">
          <w:marLeft w:val="640"/>
          <w:marRight w:val="0"/>
          <w:marTop w:val="0"/>
          <w:marBottom w:val="0"/>
          <w:divBdr>
            <w:top w:val="none" w:sz="0" w:space="0" w:color="auto"/>
            <w:left w:val="none" w:sz="0" w:space="0" w:color="auto"/>
            <w:bottom w:val="none" w:sz="0" w:space="0" w:color="auto"/>
            <w:right w:val="none" w:sz="0" w:space="0" w:color="auto"/>
          </w:divBdr>
        </w:div>
        <w:div w:id="1905994044">
          <w:marLeft w:val="640"/>
          <w:marRight w:val="0"/>
          <w:marTop w:val="0"/>
          <w:marBottom w:val="0"/>
          <w:divBdr>
            <w:top w:val="none" w:sz="0" w:space="0" w:color="auto"/>
            <w:left w:val="none" w:sz="0" w:space="0" w:color="auto"/>
            <w:bottom w:val="none" w:sz="0" w:space="0" w:color="auto"/>
            <w:right w:val="none" w:sz="0" w:space="0" w:color="auto"/>
          </w:divBdr>
        </w:div>
        <w:div w:id="1913002390">
          <w:marLeft w:val="640"/>
          <w:marRight w:val="0"/>
          <w:marTop w:val="0"/>
          <w:marBottom w:val="0"/>
          <w:divBdr>
            <w:top w:val="none" w:sz="0" w:space="0" w:color="auto"/>
            <w:left w:val="none" w:sz="0" w:space="0" w:color="auto"/>
            <w:bottom w:val="none" w:sz="0" w:space="0" w:color="auto"/>
            <w:right w:val="none" w:sz="0" w:space="0" w:color="auto"/>
          </w:divBdr>
        </w:div>
        <w:div w:id="2013990653">
          <w:marLeft w:val="640"/>
          <w:marRight w:val="0"/>
          <w:marTop w:val="0"/>
          <w:marBottom w:val="0"/>
          <w:divBdr>
            <w:top w:val="none" w:sz="0" w:space="0" w:color="auto"/>
            <w:left w:val="none" w:sz="0" w:space="0" w:color="auto"/>
            <w:bottom w:val="none" w:sz="0" w:space="0" w:color="auto"/>
            <w:right w:val="none" w:sz="0" w:space="0" w:color="auto"/>
          </w:divBdr>
        </w:div>
        <w:div w:id="2036887326">
          <w:marLeft w:val="640"/>
          <w:marRight w:val="0"/>
          <w:marTop w:val="0"/>
          <w:marBottom w:val="0"/>
          <w:divBdr>
            <w:top w:val="none" w:sz="0" w:space="0" w:color="auto"/>
            <w:left w:val="none" w:sz="0" w:space="0" w:color="auto"/>
            <w:bottom w:val="none" w:sz="0" w:space="0" w:color="auto"/>
            <w:right w:val="none" w:sz="0" w:space="0" w:color="auto"/>
          </w:divBdr>
        </w:div>
        <w:div w:id="2103333353">
          <w:marLeft w:val="640"/>
          <w:marRight w:val="0"/>
          <w:marTop w:val="0"/>
          <w:marBottom w:val="0"/>
          <w:divBdr>
            <w:top w:val="none" w:sz="0" w:space="0" w:color="auto"/>
            <w:left w:val="none" w:sz="0" w:space="0" w:color="auto"/>
            <w:bottom w:val="none" w:sz="0" w:space="0" w:color="auto"/>
            <w:right w:val="none" w:sz="0" w:space="0" w:color="auto"/>
          </w:divBdr>
        </w:div>
        <w:div w:id="2106609195">
          <w:marLeft w:val="640"/>
          <w:marRight w:val="0"/>
          <w:marTop w:val="0"/>
          <w:marBottom w:val="0"/>
          <w:divBdr>
            <w:top w:val="none" w:sz="0" w:space="0" w:color="auto"/>
            <w:left w:val="none" w:sz="0" w:space="0" w:color="auto"/>
            <w:bottom w:val="none" w:sz="0" w:space="0" w:color="auto"/>
            <w:right w:val="none" w:sz="0" w:space="0" w:color="auto"/>
          </w:divBdr>
        </w:div>
        <w:div w:id="2134444501">
          <w:marLeft w:val="640"/>
          <w:marRight w:val="0"/>
          <w:marTop w:val="0"/>
          <w:marBottom w:val="0"/>
          <w:divBdr>
            <w:top w:val="none" w:sz="0" w:space="0" w:color="auto"/>
            <w:left w:val="none" w:sz="0" w:space="0" w:color="auto"/>
            <w:bottom w:val="none" w:sz="0" w:space="0" w:color="auto"/>
            <w:right w:val="none" w:sz="0" w:space="0" w:color="auto"/>
          </w:divBdr>
        </w:div>
        <w:div w:id="2135441488">
          <w:marLeft w:val="640"/>
          <w:marRight w:val="0"/>
          <w:marTop w:val="0"/>
          <w:marBottom w:val="0"/>
          <w:divBdr>
            <w:top w:val="none" w:sz="0" w:space="0" w:color="auto"/>
            <w:left w:val="none" w:sz="0" w:space="0" w:color="auto"/>
            <w:bottom w:val="none" w:sz="0" w:space="0" w:color="auto"/>
            <w:right w:val="none" w:sz="0" w:space="0" w:color="auto"/>
          </w:divBdr>
        </w:div>
      </w:divsChild>
    </w:div>
    <w:div w:id="553740641">
      <w:bodyDiv w:val="1"/>
      <w:marLeft w:val="0"/>
      <w:marRight w:val="0"/>
      <w:marTop w:val="0"/>
      <w:marBottom w:val="0"/>
      <w:divBdr>
        <w:top w:val="none" w:sz="0" w:space="0" w:color="auto"/>
        <w:left w:val="none" w:sz="0" w:space="0" w:color="auto"/>
        <w:bottom w:val="none" w:sz="0" w:space="0" w:color="auto"/>
        <w:right w:val="none" w:sz="0" w:space="0" w:color="auto"/>
      </w:divBdr>
    </w:div>
    <w:div w:id="553857271">
      <w:bodyDiv w:val="1"/>
      <w:marLeft w:val="0"/>
      <w:marRight w:val="0"/>
      <w:marTop w:val="0"/>
      <w:marBottom w:val="0"/>
      <w:divBdr>
        <w:top w:val="none" w:sz="0" w:space="0" w:color="auto"/>
        <w:left w:val="none" w:sz="0" w:space="0" w:color="auto"/>
        <w:bottom w:val="none" w:sz="0" w:space="0" w:color="auto"/>
        <w:right w:val="none" w:sz="0" w:space="0" w:color="auto"/>
      </w:divBdr>
    </w:div>
    <w:div w:id="555091559">
      <w:bodyDiv w:val="1"/>
      <w:marLeft w:val="0"/>
      <w:marRight w:val="0"/>
      <w:marTop w:val="0"/>
      <w:marBottom w:val="0"/>
      <w:divBdr>
        <w:top w:val="none" w:sz="0" w:space="0" w:color="auto"/>
        <w:left w:val="none" w:sz="0" w:space="0" w:color="auto"/>
        <w:bottom w:val="none" w:sz="0" w:space="0" w:color="auto"/>
        <w:right w:val="none" w:sz="0" w:space="0" w:color="auto"/>
      </w:divBdr>
    </w:div>
    <w:div w:id="555699976">
      <w:bodyDiv w:val="1"/>
      <w:marLeft w:val="0"/>
      <w:marRight w:val="0"/>
      <w:marTop w:val="0"/>
      <w:marBottom w:val="0"/>
      <w:divBdr>
        <w:top w:val="none" w:sz="0" w:space="0" w:color="auto"/>
        <w:left w:val="none" w:sz="0" w:space="0" w:color="auto"/>
        <w:bottom w:val="none" w:sz="0" w:space="0" w:color="auto"/>
        <w:right w:val="none" w:sz="0" w:space="0" w:color="auto"/>
      </w:divBdr>
    </w:div>
    <w:div w:id="555822009">
      <w:bodyDiv w:val="1"/>
      <w:marLeft w:val="0"/>
      <w:marRight w:val="0"/>
      <w:marTop w:val="0"/>
      <w:marBottom w:val="0"/>
      <w:divBdr>
        <w:top w:val="none" w:sz="0" w:space="0" w:color="auto"/>
        <w:left w:val="none" w:sz="0" w:space="0" w:color="auto"/>
        <w:bottom w:val="none" w:sz="0" w:space="0" w:color="auto"/>
        <w:right w:val="none" w:sz="0" w:space="0" w:color="auto"/>
      </w:divBdr>
    </w:div>
    <w:div w:id="556085417">
      <w:bodyDiv w:val="1"/>
      <w:marLeft w:val="0"/>
      <w:marRight w:val="0"/>
      <w:marTop w:val="0"/>
      <w:marBottom w:val="0"/>
      <w:divBdr>
        <w:top w:val="none" w:sz="0" w:space="0" w:color="auto"/>
        <w:left w:val="none" w:sz="0" w:space="0" w:color="auto"/>
        <w:bottom w:val="none" w:sz="0" w:space="0" w:color="auto"/>
        <w:right w:val="none" w:sz="0" w:space="0" w:color="auto"/>
      </w:divBdr>
    </w:div>
    <w:div w:id="556361509">
      <w:bodyDiv w:val="1"/>
      <w:marLeft w:val="0"/>
      <w:marRight w:val="0"/>
      <w:marTop w:val="0"/>
      <w:marBottom w:val="0"/>
      <w:divBdr>
        <w:top w:val="none" w:sz="0" w:space="0" w:color="auto"/>
        <w:left w:val="none" w:sz="0" w:space="0" w:color="auto"/>
        <w:bottom w:val="none" w:sz="0" w:space="0" w:color="auto"/>
        <w:right w:val="none" w:sz="0" w:space="0" w:color="auto"/>
      </w:divBdr>
    </w:div>
    <w:div w:id="556400838">
      <w:bodyDiv w:val="1"/>
      <w:marLeft w:val="0"/>
      <w:marRight w:val="0"/>
      <w:marTop w:val="0"/>
      <w:marBottom w:val="0"/>
      <w:divBdr>
        <w:top w:val="none" w:sz="0" w:space="0" w:color="auto"/>
        <w:left w:val="none" w:sz="0" w:space="0" w:color="auto"/>
        <w:bottom w:val="none" w:sz="0" w:space="0" w:color="auto"/>
        <w:right w:val="none" w:sz="0" w:space="0" w:color="auto"/>
      </w:divBdr>
      <w:divsChild>
        <w:div w:id="380252581">
          <w:marLeft w:val="640"/>
          <w:marRight w:val="0"/>
          <w:marTop w:val="0"/>
          <w:marBottom w:val="0"/>
          <w:divBdr>
            <w:top w:val="none" w:sz="0" w:space="0" w:color="auto"/>
            <w:left w:val="none" w:sz="0" w:space="0" w:color="auto"/>
            <w:bottom w:val="none" w:sz="0" w:space="0" w:color="auto"/>
            <w:right w:val="none" w:sz="0" w:space="0" w:color="auto"/>
          </w:divBdr>
        </w:div>
        <w:div w:id="1430005375">
          <w:marLeft w:val="640"/>
          <w:marRight w:val="0"/>
          <w:marTop w:val="0"/>
          <w:marBottom w:val="0"/>
          <w:divBdr>
            <w:top w:val="none" w:sz="0" w:space="0" w:color="auto"/>
            <w:left w:val="none" w:sz="0" w:space="0" w:color="auto"/>
            <w:bottom w:val="none" w:sz="0" w:space="0" w:color="auto"/>
            <w:right w:val="none" w:sz="0" w:space="0" w:color="auto"/>
          </w:divBdr>
        </w:div>
        <w:div w:id="1620062292">
          <w:marLeft w:val="640"/>
          <w:marRight w:val="0"/>
          <w:marTop w:val="0"/>
          <w:marBottom w:val="0"/>
          <w:divBdr>
            <w:top w:val="none" w:sz="0" w:space="0" w:color="auto"/>
            <w:left w:val="none" w:sz="0" w:space="0" w:color="auto"/>
            <w:bottom w:val="none" w:sz="0" w:space="0" w:color="auto"/>
            <w:right w:val="none" w:sz="0" w:space="0" w:color="auto"/>
          </w:divBdr>
        </w:div>
      </w:divsChild>
    </w:div>
    <w:div w:id="556556087">
      <w:bodyDiv w:val="1"/>
      <w:marLeft w:val="0"/>
      <w:marRight w:val="0"/>
      <w:marTop w:val="0"/>
      <w:marBottom w:val="0"/>
      <w:divBdr>
        <w:top w:val="none" w:sz="0" w:space="0" w:color="auto"/>
        <w:left w:val="none" w:sz="0" w:space="0" w:color="auto"/>
        <w:bottom w:val="none" w:sz="0" w:space="0" w:color="auto"/>
        <w:right w:val="none" w:sz="0" w:space="0" w:color="auto"/>
      </w:divBdr>
    </w:div>
    <w:div w:id="557131789">
      <w:bodyDiv w:val="1"/>
      <w:marLeft w:val="0"/>
      <w:marRight w:val="0"/>
      <w:marTop w:val="0"/>
      <w:marBottom w:val="0"/>
      <w:divBdr>
        <w:top w:val="none" w:sz="0" w:space="0" w:color="auto"/>
        <w:left w:val="none" w:sz="0" w:space="0" w:color="auto"/>
        <w:bottom w:val="none" w:sz="0" w:space="0" w:color="auto"/>
        <w:right w:val="none" w:sz="0" w:space="0" w:color="auto"/>
      </w:divBdr>
    </w:div>
    <w:div w:id="557714939">
      <w:bodyDiv w:val="1"/>
      <w:marLeft w:val="0"/>
      <w:marRight w:val="0"/>
      <w:marTop w:val="0"/>
      <w:marBottom w:val="0"/>
      <w:divBdr>
        <w:top w:val="none" w:sz="0" w:space="0" w:color="auto"/>
        <w:left w:val="none" w:sz="0" w:space="0" w:color="auto"/>
        <w:bottom w:val="none" w:sz="0" w:space="0" w:color="auto"/>
        <w:right w:val="none" w:sz="0" w:space="0" w:color="auto"/>
      </w:divBdr>
    </w:div>
    <w:div w:id="557937449">
      <w:bodyDiv w:val="1"/>
      <w:marLeft w:val="0"/>
      <w:marRight w:val="0"/>
      <w:marTop w:val="0"/>
      <w:marBottom w:val="0"/>
      <w:divBdr>
        <w:top w:val="none" w:sz="0" w:space="0" w:color="auto"/>
        <w:left w:val="none" w:sz="0" w:space="0" w:color="auto"/>
        <w:bottom w:val="none" w:sz="0" w:space="0" w:color="auto"/>
        <w:right w:val="none" w:sz="0" w:space="0" w:color="auto"/>
      </w:divBdr>
    </w:div>
    <w:div w:id="558713403">
      <w:bodyDiv w:val="1"/>
      <w:marLeft w:val="0"/>
      <w:marRight w:val="0"/>
      <w:marTop w:val="0"/>
      <w:marBottom w:val="0"/>
      <w:divBdr>
        <w:top w:val="none" w:sz="0" w:space="0" w:color="auto"/>
        <w:left w:val="none" w:sz="0" w:space="0" w:color="auto"/>
        <w:bottom w:val="none" w:sz="0" w:space="0" w:color="auto"/>
        <w:right w:val="none" w:sz="0" w:space="0" w:color="auto"/>
      </w:divBdr>
    </w:div>
    <w:div w:id="559366793">
      <w:bodyDiv w:val="1"/>
      <w:marLeft w:val="0"/>
      <w:marRight w:val="0"/>
      <w:marTop w:val="0"/>
      <w:marBottom w:val="0"/>
      <w:divBdr>
        <w:top w:val="none" w:sz="0" w:space="0" w:color="auto"/>
        <w:left w:val="none" w:sz="0" w:space="0" w:color="auto"/>
        <w:bottom w:val="none" w:sz="0" w:space="0" w:color="auto"/>
        <w:right w:val="none" w:sz="0" w:space="0" w:color="auto"/>
      </w:divBdr>
    </w:div>
    <w:div w:id="559445072">
      <w:bodyDiv w:val="1"/>
      <w:marLeft w:val="0"/>
      <w:marRight w:val="0"/>
      <w:marTop w:val="0"/>
      <w:marBottom w:val="0"/>
      <w:divBdr>
        <w:top w:val="none" w:sz="0" w:space="0" w:color="auto"/>
        <w:left w:val="none" w:sz="0" w:space="0" w:color="auto"/>
        <w:bottom w:val="none" w:sz="0" w:space="0" w:color="auto"/>
        <w:right w:val="none" w:sz="0" w:space="0" w:color="auto"/>
      </w:divBdr>
    </w:div>
    <w:div w:id="559942895">
      <w:bodyDiv w:val="1"/>
      <w:marLeft w:val="0"/>
      <w:marRight w:val="0"/>
      <w:marTop w:val="0"/>
      <w:marBottom w:val="0"/>
      <w:divBdr>
        <w:top w:val="none" w:sz="0" w:space="0" w:color="auto"/>
        <w:left w:val="none" w:sz="0" w:space="0" w:color="auto"/>
        <w:bottom w:val="none" w:sz="0" w:space="0" w:color="auto"/>
        <w:right w:val="none" w:sz="0" w:space="0" w:color="auto"/>
      </w:divBdr>
      <w:divsChild>
        <w:div w:id="1086418417">
          <w:marLeft w:val="640"/>
          <w:marRight w:val="0"/>
          <w:marTop w:val="0"/>
          <w:marBottom w:val="0"/>
          <w:divBdr>
            <w:top w:val="none" w:sz="0" w:space="0" w:color="auto"/>
            <w:left w:val="none" w:sz="0" w:space="0" w:color="auto"/>
            <w:bottom w:val="none" w:sz="0" w:space="0" w:color="auto"/>
            <w:right w:val="none" w:sz="0" w:space="0" w:color="auto"/>
          </w:divBdr>
        </w:div>
        <w:div w:id="1444182828">
          <w:marLeft w:val="640"/>
          <w:marRight w:val="0"/>
          <w:marTop w:val="0"/>
          <w:marBottom w:val="0"/>
          <w:divBdr>
            <w:top w:val="none" w:sz="0" w:space="0" w:color="auto"/>
            <w:left w:val="none" w:sz="0" w:space="0" w:color="auto"/>
            <w:bottom w:val="none" w:sz="0" w:space="0" w:color="auto"/>
            <w:right w:val="none" w:sz="0" w:space="0" w:color="auto"/>
          </w:divBdr>
        </w:div>
        <w:div w:id="1698656917">
          <w:marLeft w:val="640"/>
          <w:marRight w:val="0"/>
          <w:marTop w:val="0"/>
          <w:marBottom w:val="0"/>
          <w:divBdr>
            <w:top w:val="none" w:sz="0" w:space="0" w:color="auto"/>
            <w:left w:val="none" w:sz="0" w:space="0" w:color="auto"/>
            <w:bottom w:val="none" w:sz="0" w:space="0" w:color="auto"/>
            <w:right w:val="none" w:sz="0" w:space="0" w:color="auto"/>
          </w:divBdr>
        </w:div>
        <w:div w:id="1876380171">
          <w:marLeft w:val="640"/>
          <w:marRight w:val="0"/>
          <w:marTop w:val="0"/>
          <w:marBottom w:val="0"/>
          <w:divBdr>
            <w:top w:val="none" w:sz="0" w:space="0" w:color="auto"/>
            <w:left w:val="none" w:sz="0" w:space="0" w:color="auto"/>
            <w:bottom w:val="none" w:sz="0" w:space="0" w:color="auto"/>
            <w:right w:val="none" w:sz="0" w:space="0" w:color="auto"/>
          </w:divBdr>
        </w:div>
        <w:div w:id="2097047274">
          <w:marLeft w:val="640"/>
          <w:marRight w:val="0"/>
          <w:marTop w:val="0"/>
          <w:marBottom w:val="0"/>
          <w:divBdr>
            <w:top w:val="none" w:sz="0" w:space="0" w:color="auto"/>
            <w:left w:val="none" w:sz="0" w:space="0" w:color="auto"/>
            <w:bottom w:val="none" w:sz="0" w:space="0" w:color="auto"/>
            <w:right w:val="none" w:sz="0" w:space="0" w:color="auto"/>
          </w:divBdr>
        </w:div>
      </w:divsChild>
    </w:div>
    <w:div w:id="560099978">
      <w:bodyDiv w:val="1"/>
      <w:marLeft w:val="0"/>
      <w:marRight w:val="0"/>
      <w:marTop w:val="0"/>
      <w:marBottom w:val="0"/>
      <w:divBdr>
        <w:top w:val="none" w:sz="0" w:space="0" w:color="auto"/>
        <w:left w:val="none" w:sz="0" w:space="0" w:color="auto"/>
        <w:bottom w:val="none" w:sz="0" w:space="0" w:color="auto"/>
        <w:right w:val="none" w:sz="0" w:space="0" w:color="auto"/>
      </w:divBdr>
    </w:div>
    <w:div w:id="560214209">
      <w:bodyDiv w:val="1"/>
      <w:marLeft w:val="0"/>
      <w:marRight w:val="0"/>
      <w:marTop w:val="0"/>
      <w:marBottom w:val="0"/>
      <w:divBdr>
        <w:top w:val="none" w:sz="0" w:space="0" w:color="auto"/>
        <w:left w:val="none" w:sz="0" w:space="0" w:color="auto"/>
        <w:bottom w:val="none" w:sz="0" w:space="0" w:color="auto"/>
        <w:right w:val="none" w:sz="0" w:space="0" w:color="auto"/>
      </w:divBdr>
    </w:div>
    <w:div w:id="560403313">
      <w:bodyDiv w:val="1"/>
      <w:marLeft w:val="0"/>
      <w:marRight w:val="0"/>
      <w:marTop w:val="0"/>
      <w:marBottom w:val="0"/>
      <w:divBdr>
        <w:top w:val="none" w:sz="0" w:space="0" w:color="auto"/>
        <w:left w:val="none" w:sz="0" w:space="0" w:color="auto"/>
        <w:bottom w:val="none" w:sz="0" w:space="0" w:color="auto"/>
        <w:right w:val="none" w:sz="0" w:space="0" w:color="auto"/>
      </w:divBdr>
    </w:div>
    <w:div w:id="560553995">
      <w:bodyDiv w:val="1"/>
      <w:marLeft w:val="0"/>
      <w:marRight w:val="0"/>
      <w:marTop w:val="0"/>
      <w:marBottom w:val="0"/>
      <w:divBdr>
        <w:top w:val="none" w:sz="0" w:space="0" w:color="auto"/>
        <w:left w:val="none" w:sz="0" w:space="0" w:color="auto"/>
        <w:bottom w:val="none" w:sz="0" w:space="0" w:color="auto"/>
        <w:right w:val="none" w:sz="0" w:space="0" w:color="auto"/>
      </w:divBdr>
    </w:div>
    <w:div w:id="560555967">
      <w:bodyDiv w:val="1"/>
      <w:marLeft w:val="0"/>
      <w:marRight w:val="0"/>
      <w:marTop w:val="0"/>
      <w:marBottom w:val="0"/>
      <w:divBdr>
        <w:top w:val="none" w:sz="0" w:space="0" w:color="auto"/>
        <w:left w:val="none" w:sz="0" w:space="0" w:color="auto"/>
        <w:bottom w:val="none" w:sz="0" w:space="0" w:color="auto"/>
        <w:right w:val="none" w:sz="0" w:space="0" w:color="auto"/>
      </w:divBdr>
    </w:div>
    <w:div w:id="560949646">
      <w:bodyDiv w:val="1"/>
      <w:marLeft w:val="0"/>
      <w:marRight w:val="0"/>
      <w:marTop w:val="0"/>
      <w:marBottom w:val="0"/>
      <w:divBdr>
        <w:top w:val="none" w:sz="0" w:space="0" w:color="auto"/>
        <w:left w:val="none" w:sz="0" w:space="0" w:color="auto"/>
        <w:bottom w:val="none" w:sz="0" w:space="0" w:color="auto"/>
        <w:right w:val="none" w:sz="0" w:space="0" w:color="auto"/>
      </w:divBdr>
    </w:div>
    <w:div w:id="561255391">
      <w:bodyDiv w:val="1"/>
      <w:marLeft w:val="0"/>
      <w:marRight w:val="0"/>
      <w:marTop w:val="0"/>
      <w:marBottom w:val="0"/>
      <w:divBdr>
        <w:top w:val="none" w:sz="0" w:space="0" w:color="auto"/>
        <w:left w:val="none" w:sz="0" w:space="0" w:color="auto"/>
        <w:bottom w:val="none" w:sz="0" w:space="0" w:color="auto"/>
        <w:right w:val="none" w:sz="0" w:space="0" w:color="auto"/>
      </w:divBdr>
    </w:div>
    <w:div w:id="561331277">
      <w:bodyDiv w:val="1"/>
      <w:marLeft w:val="0"/>
      <w:marRight w:val="0"/>
      <w:marTop w:val="0"/>
      <w:marBottom w:val="0"/>
      <w:divBdr>
        <w:top w:val="none" w:sz="0" w:space="0" w:color="auto"/>
        <w:left w:val="none" w:sz="0" w:space="0" w:color="auto"/>
        <w:bottom w:val="none" w:sz="0" w:space="0" w:color="auto"/>
        <w:right w:val="none" w:sz="0" w:space="0" w:color="auto"/>
      </w:divBdr>
    </w:div>
    <w:div w:id="561646595">
      <w:bodyDiv w:val="1"/>
      <w:marLeft w:val="0"/>
      <w:marRight w:val="0"/>
      <w:marTop w:val="0"/>
      <w:marBottom w:val="0"/>
      <w:divBdr>
        <w:top w:val="none" w:sz="0" w:space="0" w:color="auto"/>
        <w:left w:val="none" w:sz="0" w:space="0" w:color="auto"/>
        <w:bottom w:val="none" w:sz="0" w:space="0" w:color="auto"/>
        <w:right w:val="none" w:sz="0" w:space="0" w:color="auto"/>
      </w:divBdr>
    </w:div>
    <w:div w:id="561672561">
      <w:bodyDiv w:val="1"/>
      <w:marLeft w:val="0"/>
      <w:marRight w:val="0"/>
      <w:marTop w:val="0"/>
      <w:marBottom w:val="0"/>
      <w:divBdr>
        <w:top w:val="none" w:sz="0" w:space="0" w:color="auto"/>
        <w:left w:val="none" w:sz="0" w:space="0" w:color="auto"/>
        <w:bottom w:val="none" w:sz="0" w:space="0" w:color="auto"/>
        <w:right w:val="none" w:sz="0" w:space="0" w:color="auto"/>
      </w:divBdr>
    </w:div>
    <w:div w:id="562179992">
      <w:bodyDiv w:val="1"/>
      <w:marLeft w:val="0"/>
      <w:marRight w:val="0"/>
      <w:marTop w:val="0"/>
      <w:marBottom w:val="0"/>
      <w:divBdr>
        <w:top w:val="none" w:sz="0" w:space="0" w:color="auto"/>
        <w:left w:val="none" w:sz="0" w:space="0" w:color="auto"/>
        <w:bottom w:val="none" w:sz="0" w:space="0" w:color="auto"/>
        <w:right w:val="none" w:sz="0" w:space="0" w:color="auto"/>
      </w:divBdr>
    </w:div>
    <w:div w:id="562376615">
      <w:bodyDiv w:val="1"/>
      <w:marLeft w:val="0"/>
      <w:marRight w:val="0"/>
      <w:marTop w:val="0"/>
      <w:marBottom w:val="0"/>
      <w:divBdr>
        <w:top w:val="none" w:sz="0" w:space="0" w:color="auto"/>
        <w:left w:val="none" w:sz="0" w:space="0" w:color="auto"/>
        <w:bottom w:val="none" w:sz="0" w:space="0" w:color="auto"/>
        <w:right w:val="none" w:sz="0" w:space="0" w:color="auto"/>
      </w:divBdr>
    </w:div>
    <w:div w:id="562450493">
      <w:bodyDiv w:val="1"/>
      <w:marLeft w:val="0"/>
      <w:marRight w:val="0"/>
      <w:marTop w:val="0"/>
      <w:marBottom w:val="0"/>
      <w:divBdr>
        <w:top w:val="none" w:sz="0" w:space="0" w:color="auto"/>
        <w:left w:val="none" w:sz="0" w:space="0" w:color="auto"/>
        <w:bottom w:val="none" w:sz="0" w:space="0" w:color="auto"/>
        <w:right w:val="none" w:sz="0" w:space="0" w:color="auto"/>
      </w:divBdr>
    </w:div>
    <w:div w:id="562569636">
      <w:bodyDiv w:val="1"/>
      <w:marLeft w:val="0"/>
      <w:marRight w:val="0"/>
      <w:marTop w:val="0"/>
      <w:marBottom w:val="0"/>
      <w:divBdr>
        <w:top w:val="none" w:sz="0" w:space="0" w:color="auto"/>
        <w:left w:val="none" w:sz="0" w:space="0" w:color="auto"/>
        <w:bottom w:val="none" w:sz="0" w:space="0" w:color="auto"/>
        <w:right w:val="none" w:sz="0" w:space="0" w:color="auto"/>
      </w:divBdr>
    </w:div>
    <w:div w:id="562831985">
      <w:bodyDiv w:val="1"/>
      <w:marLeft w:val="0"/>
      <w:marRight w:val="0"/>
      <w:marTop w:val="0"/>
      <w:marBottom w:val="0"/>
      <w:divBdr>
        <w:top w:val="none" w:sz="0" w:space="0" w:color="auto"/>
        <w:left w:val="none" w:sz="0" w:space="0" w:color="auto"/>
        <w:bottom w:val="none" w:sz="0" w:space="0" w:color="auto"/>
        <w:right w:val="none" w:sz="0" w:space="0" w:color="auto"/>
      </w:divBdr>
    </w:div>
    <w:div w:id="563108605">
      <w:bodyDiv w:val="1"/>
      <w:marLeft w:val="0"/>
      <w:marRight w:val="0"/>
      <w:marTop w:val="0"/>
      <w:marBottom w:val="0"/>
      <w:divBdr>
        <w:top w:val="none" w:sz="0" w:space="0" w:color="auto"/>
        <w:left w:val="none" w:sz="0" w:space="0" w:color="auto"/>
        <w:bottom w:val="none" w:sz="0" w:space="0" w:color="auto"/>
        <w:right w:val="none" w:sz="0" w:space="0" w:color="auto"/>
      </w:divBdr>
    </w:div>
    <w:div w:id="563176039">
      <w:bodyDiv w:val="1"/>
      <w:marLeft w:val="0"/>
      <w:marRight w:val="0"/>
      <w:marTop w:val="0"/>
      <w:marBottom w:val="0"/>
      <w:divBdr>
        <w:top w:val="none" w:sz="0" w:space="0" w:color="auto"/>
        <w:left w:val="none" w:sz="0" w:space="0" w:color="auto"/>
        <w:bottom w:val="none" w:sz="0" w:space="0" w:color="auto"/>
        <w:right w:val="none" w:sz="0" w:space="0" w:color="auto"/>
      </w:divBdr>
    </w:div>
    <w:div w:id="564029894">
      <w:bodyDiv w:val="1"/>
      <w:marLeft w:val="0"/>
      <w:marRight w:val="0"/>
      <w:marTop w:val="0"/>
      <w:marBottom w:val="0"/>
      <w:divBdr>
        <w:top w:val="none" w:sz="0" w:space="0" w:color="auto"/>
        <w:left w:val="none" w:sz="0" w:space="0" w:color="auto"/>
        <w:bottom w:val="none" w:sz="0" w:space="0" w:color="auto"/>
        <w:right w:val="none" w:sz="0" w:space="0" w:color="auto"/>
      </w:divBdr>
    </w:div>
    <w:div w:id="564074454">
      <w:bodyDiv w:val="1"/>
      <w:marLeft w:val="0"/>
      <w:marRight w:val="0"/>
      <w:marTop w:val="0"/>
      <w:marBottom w:val="0"/>
      <w:divBdr>
        <w:top w:val="none" w:sz="0" w:space="0" w:color="auto"/>
        <w:left w:val="none" w:sz="0" w:space="0" w:color="auto"/>
        <w:bottom w:val="none" w:sz="0" w:space="0" w:color="auto"/>
        <w:right w:val="none" w:sz="0" w:space="0" w:color="auto"/>
      </w:divBdr>
    </w:div>
    <w:div w:id="565728612">
      <w:bodyDiv w:val="1"/>
      <w:marLeft w:val="0"/>
      <w:marRight w:val="0"/>
      <w:marTop w:val="0"/>
      <w:marBottom w:val="0"/>
      <w:divBdr>
        <w:top w:val="none" w:sz="0" w:space="0" w:color="auto"/>
        <w:left w:val="none" w:sz="0" w:space="0" w:color="auto"/>
        <w:bottom w:val="none" w:sz="0" w:space="0" w:color="auto"/>
        <w:right w:val="none" w:sz="0" w:space="0" w:color="auto"/>
      </w:divBdr>
    </w:div>
    <w:div w:id="565843315">
      <w:bodyDiv w:val="1"/>
      <w:marLeft w:val="0"/>
      <w:marRight w:val="0"/>
      <w:marTop w:val="0"/>
      <w:marBottom w:val="0"/>
      <w:divBdr>
        <w:top w:val="none" w:sz="0" w:space="0" w:color="auto"/>
        <w:left w:val="none" w:sz="0" w:space="0" w:color="auto"/>
        <w:bottom w:val="none" w:sz="0" w:space="0" w:color="auto"/>
        <w:right w:val="none" w:sz="0" w:space="0" w:color="auto"/>
      </w:divBdr>
    </w:div>
    <w:div w:id="565844460">
      <w:bodyDiv w:val="1"/>
      <w:marLeft w:val="0"/>
      <w:marRight w:val="0"/>
      <w:marTop w:val="0"/>
      <w:marBottom w:val="0"/>
      <w:divBdr>
        <w:top w:val="none" w:sz="0" w:space="0" w:color="auto"/>
        <w:left w:val="none" w:sz="0" w:space="0" w:color="auto"/>
        <w:bottom w:val="none" w:sz="0" w:space="0" w:color="auto"/>
        <w:right w:val="none" w:sz="0" w:space="0" w:color="auto"/>
      </w:divBdr>
    </w:div>
    <w:div w:id="566766283">
      <w:bodyDiv w:val="1"/>
      <w:marLeft w:val="0"/>
      <w:marRight w:val="0"/>
      <w:marTop w:val="0"/>
      <w:marBottom w:val="0"/>
      <w:divBdr>
        <w:top w:val="none" w:sz="0" w:space="0" w:color="auto"/>
        <w:left w:val="none" w:sz="0" w:space="0" w:color="auto"/>
        <w:bottom w:val="none" w:sz="0" w:space="0" w:color="auto"/>
        <w:right w:val="none" w:sz="0" w:space="0" w:color="auto"/>
      </w:divBdr>
    </w:div>
    <w:div w:id="567495658">
      <w:bodyDiv w:val="1"/>
      <w:marLeft w:val="0"/>
      <w:marRight w:val="0"/>
      <w:marTop w:val="0"/>
      <w:marBottom w:val="0"/>
      <w:divBdr>
        <w:top w:val="none" w:sz="0" w:space="0" w:color="auto"/>
        <w:left w:val="none" w:sz="0" w:space="0" w:color="auto"/>
        <w:bottom w:val="none" w:sz="0" w:space="0" w:color="auto"/>
        <w:right w:val="none" w:sz="0" w:space="0" w:color="auto"/>
      </w:divBdr>
    </w:div>
    <w:div w:id="568157573">
      <w:bodyDiv w:val="1"/>
      <w:marLeft w:val="0"/>
      <w:marRight w:val="0"/>
      <w:marTop w:val="0"/>
      <w:marBottom w:val="0"/>
      <w:divBdr>
        <w:top w:val="none" w:sz="0" w:space="0" w:color="auto"/>
        <w:left w:val="none" w:sz="0" w:space="0" w:color="auto"/>
        <w:bottom w:val="none" w:sz="0" w:space="0" w:color="auto"/>
        <w:right w:val="none" w:sz="0" w:space="0" w:color="auto"/>
      </w:divBdr>
    </w:div>
    <w:div w:id="568729796">
      <w:bodyDiv w:val="1"/>
      <w:marLeft w:val="0"/>
      <w:marRight w:val="0"/>
      <w:marTop w:val="0"/>
      <w:marBottom w:val="0"/>
      <w:divBdr>
        <w:top w:val="none" w:sz="0" w:space="0" w:color="auto"/>
        <w:left w:val="none" w:sz="0" w:space="0" w:color="auto"/>
        <w:bottom w:val="none" w:sz="0" w:space="0" w:color="auto"/>
        <w:right w:val="none" w:sz="0" w:space="0" w:color="auto"/>
      </w:divBdr>
    </w:div>
    <w:div w:id="569727622">
      <w:bodyDiv w:val="1"/>
      <w:marLeft w:val="0"/>
      <w:marRight w:val="0"/>
      <w:marTop w:val="0"/>
      <w:marBottom w:val="0"/>
      <w:divBdr>
        <w:top w:val="none" w:sz="0" w:space="0" w:color="auto"/>
        <w:left w:val="none" w:sz="0" w:space="0" w:color="auto"/>
        <w:bottom w:val="none" w:sz="0" w:space="0" w:color="auto"/>
        <w:right w:val="none" w:sz="0" w:space="0" w:color="auto"/>
      </w:divBdr>
    </w:div>
    <w:div w:id="570118248">
      <w:bodyDiv w:val="1"/>
      <w:marLeft w:val="0"/>
      <w:marRight w:val="0"/>
      <w:marTop w:val="0"/>
      <w:marBottom w:val="0"/>
      <w:divBdr>
        <w:top w:val="none" w:sz="0" w:space="0" w:color="auto"/>
        <w:left w:val="none" w:sz="0" w:space="0" w:color="auto"/>
        <w:bottom w:val="none" w:sz="0" w:space="0" w:color="auto"/>
        <w:right w:val="none" w:sz="0" w:space="0" w:color="auto"/>
      </w:divBdr>
    </w:div>
    <w:div w:id="570239726">
      <w:bodyDiv w:val="1"/>
      <w:marLeft w:val="0"/>
      <w:marRight w:val="0"/>
      <w:marTop w:val="0"/>
      <w:marBottom w:val="0"/>
      <w:divBdr>
        <w:top w:val="none" w:sz="0" w:space="0" w:color="auto"/>
        <w:left w:val="none" w:sz="0" w:space="0" w:color="auto"/>
        <w:bottom w:val="none" w:sz="0" w:space="0" w:color="auto"/>
        <w:right w:val="none" w:sz="0" w:space="0" w:color="auto"/>
      </w:divBdr>
    </w:div>
    <w:div w:id="570315619">
      <w:bodyDiv w:val="1"/>
      <w:marLeft w:val="0"/>
      <w:marRight w:val="0"/>
      <w:marTop w:val="0"/>
      <w:marBottom w:val="0"/>
      <w:divBdr>
        <w:top w:val="none" w:sz="0" w:space="0" w:color="auto"/>
        <w:left w:val="none" w:sz="0" w:space="0" w:color="auto"/>
        <w:bottom w:val="none" w:sz="0" w:space="0" w:color="auto"/>
        <w:right w:val="none" w:sz="0" w:space="0" w:color="auto"/>
      </w:divBdr>
    </w:div>
    <w:div w:id="570425730">
      <w:bodyDiv w:val="1"/>
      <w:marLeft w:val="0"/>
      <w:marRight w:val="0"/>
      <w:marTop w:val="0"/>
      <w:marBottom w:val="0"/>
      <w:divBdr>
        <w:top w:val="none" w:sz="0" w:space="0" w:color="auto"/>
        <w:left w:val="none" w:sz="0" w:space="0" w:color="auto"/>
        <w:bottom w:val="none" w:sz="0" w:space="0" w:color="auto"/>
        <w:right w:val="none" w:sz="0" w:space="0" w:color="auto"/>
      </w:divBdr>
    </w:div>
    <w:div w:id="570506016">
      <w:bodyDiv w:val="1"/>
      <w:marLeft w:val="0"/>
      <w:marRight w:val="0"/>
      <w:marTop w:val="0"/>
      <w:marBottom w:val="0"/>
      <w:divBdr>
        <w:top w:val="none" w:sz="0" w:space="0" w:color="auto"/>
        <w:left w:val="none" w:sz="0" w:space="0" w:color="auto"/>
        <w:bottom w:val="none" w:sz="0" w:space="0" w:color="auto"/>
        <w:right w:val="none" w:sz="0" w:space="0" w:color="auto"/>
      </w:divBdr>
    </w:div>
    <w:div w:id="570846597">
      <w:bodyDiv w:val="1"/>
      <w:marLeft w:val="0"/>
      <w:marRight w:val="0"/>
      <w:marTop w:val="0"/>
      <w:marBottom w:val="0"/>
      <w:divBdr>
        <w:top w:val="none" w:sz="0" w:space="0" w:color="auto"/>
        <w:left w:val="none" w:sz="0" w:space="0" w:color="auto"/>
        <w:bottom w:val="none" w:sz="0" w:space="0" w:color="auto"/>
        <w:right w:val="none" w:sz="0" w:space="0" w:color="auto"/>
      </w:divBdr>
    </w:div>
    <w:div w:id="571500069">
      <w:bodyDiv w:val="1"/>
      <w:marLeft w:val="0"/>
      <w:marRight w:val="0"/>
      <w:marTop w:val="0"/>
      <w:marBottom w:val="0"/>
      <w:divBdr>
        <w:top w:val="none" w:sz="0" w:space="0" w:color="auto"/>
        <w:left w:val="none" w:sz="0" w:space="0" w:color="auto"/>
        <w:bottom w:val="none" w:sz="0" w:space="0" w:color="auto"/>
        <w:right w:val="none" w:sz="0" w:space="0" w:color="auto"/>
      </w:divBdr>
    </w:div>
    <w:div w:id="571696787">
      <w:bodyDiv w:val="1"/>
      <w:marLeft w:val="0"/>
      <w:marRight w:val="0"/>
      <w:marTop w:val="0"/>
      <w:marBottom w:val="0"/>
      <w:divBdr>
        <w:top w:val="none" w:sz="0" w:space="0" w:color="auto"/>
        <w:left w:val="none" w:sz="0" w:space="0" w:color="auto"/>
        <w:bottom w:val="none" w:sz="0" w:space="0" w:color="auto"/>
        <w:right w:val="none" w:sz="0" w:space="0" w:color="auto"/>
      </w:divBdr>
    </w:div>
    <w:div w:id="571813202">
      <w:bodyDiv w:val="1"/>
      <w:marLeft w:val="0"/>
      <w:marRight w:val="0"/>
      <w:marTop w:val="0"/>
      <w:marBottom w:val="0"/>
      <w:divBdr>
        <w:top w:val="none" w:sz="0" w:space="0" w:color="auto"/>
        <w:left w:val="none" w:sz="0" w:space="0" w:color="auto"/>
        <w:bottom w:val="none" w:sz="0" w:space="0" w:color="auto"/>
        <w:right w:val="none" w:sz="0" w:space="0" w:color="auto"/>
      </w:divBdr>
    </w:div>
    <w:div w:id="572593116">
      <w:bodyDiv w:val="1"/>
      <w:marLeft w:val="0"/>
      <w:marRight w:val="0"/>
      <w:marTop w:val="0"/>
      <w:marBottom w:val="0"/>
      <w:divBdr>
        <w:top w:val="none" w:sz="0" w:space="0" w:color="auto"/>
        <w:left w:val="none" w:sz="0" w:space="0" w:color="auto"/>
        <w:bottom w:val="none" w:sz="0" w:space="0" w:color="auto"/>
        <w:right w:val="none" w:sz="0" w:space="0" w:color="auto"/>
      </w:divBdr>
    </w:div>
    <w:div w:id="572855126">
      <w:bodyDiv w:val="1"/>
      <w:marLeft w:val="0"/>
      <w:marRight w:val="0"/>
      <w:marTop w:val="0"/>
      <w:marBottom w:val="0"/>
      <w:divBdr>
        <w:top w:val="none" w:sz="0" w:space="0" w:color="auto"/>
        <w:left w:val="none" w:sz="0" w:space="0" w:color="auto"/>
        <w:bottom w:val="none" w:sz="0" w:space="0" w:color="auto"/>
        <w:right w:val="none" w:sz="0" w:space="0" w:color="auto"/>
      </w:divBdr>
    </w:div>
    <w:div w:id="574586009">
      <w:bodyDiv w:val="1"/>
      <w:marLeft w:val="0"/>
      <w:marRight w:val="0"/>
      <w:marTop w:val="0"/>
      <w:marBottom w:val="0"/>
      <w:divBdr>
        <w:top w:val="none" w:sz="0" w:space="0" w:color="auto"/>
        <w:left w:val="none" w:sz="0" w:space="0" w:color="auto"/>
        <w:bottom w:val="none" w:sz="0" w:space="0" w:color="auto"/>
        <w:right w:val="none" w:sz="0" w:space="0" w:color="auto"/>
      </w:divBdr>
    </w:div>
    <w:div w:id="574633698">
      <w:bodyDiv w:val="1"/>
      <w:marLeft w:val="0"/>
      <w:marRight w:val="0"/>
      <w:marTop w:val="0"/>
      <w:marBottom w:val="0"/>
      <w:divBdr>
        <w:top w:val="none" w:sz="0" w:space="0" w:color="auto"/>
        <w:left w:val="none" w:sz="0" w:space="0" w:color="auto"/>
        <w:bottom w:val="none" w:sz="0" w:space="0" w:color="auto"/>
        <w:right w:val="none" w:sz="0" w:space="0" w:color="auto"/>
      </w:divBdr>
    </w:div>
    <w:div w:id="574753007">
      <w:bodyDiv w:val="1"/>
      <w:marLeft w:val="0"/>
      <w:marRight w:val="0"/>
      <w:marTop w:val="0"/>
      <w:marBottom w:val="0"/>
      <w:divBdr>
        <w:top w:val="none" w:sz="0" w:space="0" w:color="auto"/>
        <w:left w:val="none" w:sz="0" w:space="0" w:color="auto"/>
        <w:bottom w:val="none" w:sz="0" w:space="0" w:color="auto"/>
        <w:right w:val="none" w:sz="0" w:space="0" w:color="auto"/>
      </w:divBdr>
    </w:div>
    <w:div w:id="575165574">
      <w:bodyDiv w:val="1"/>
      <w:marLeft w:val="0"/>
      <w:marRight w:val="0"/>
      <w:marTop w:val="0"/>
      <w:marBottom w:val="0"/>
      <w:divBdr>
        <w:top w:val="none" w:sz="0" w:space="0" w:color="auto"/>
        <w:left w:val="none" w:sz="0" w:space="0" w:color="auto"/>
        <w:bottom w:val="none" w:sz="0" w:space="0" w:color="auto"/>
        <w:right w:val="none" w:sz="0" w:space="0" w:color="auto"/>
      </w:divBdr>
    </w:div>
    <w:div w:id="575745527">
      <w:bodyDiv w:val="1"/>
      <w:marLeft w:val="0"/>
      <w:marRight w:val="0"/>
      <w:marTop w:val="0"/>
      <w:marBottom w:val="0"/>
      <w:divBdr>
        <w:top w:val="none" w:sz="0" w:space="0" w:color="auto"/>
        <w:left w:val="none" w:sz="0" w:space="0" w:color="auto"/>
        <w:bottom w:val="none" w:sz="0" w:space="0" w:color="auto"/>
        <w:right w:val="none" w:sz="0" w:space="0" w:color="auto"/>
      </w:divBdr>
    </w:div>
    <w:div w:id="575938804">
      <w:bodyDiv w:val="1"/>
      <w:marLeft w:val="0"/>
      <w:marRight w:val="0"/>
      <w:marTop w:val="0"/>
      <w:marBottom w:val="0"/>
      <w:divBdr>
        <w:top w:val="none" w:sz="0" w:space="0" w:color="auto"/>
        <w:left w:val="none" w:sz="0" w:space="0" w:color="auto"/>
        <w:bottom w:val="none" w:sz="0" w:space="0" w:color="auto"/>
        <w:right w:val="none" w:sz="0" w:space="0" w:color="auto"/>
      </w:divBdr>
    </w:div>
    <w:div w:id="576286910">
      <w:bodyDiv w:val="1"/>
      <w:marLeft w:val="0"/>
      <w:marRight w:val="0"/>
      <w:marTop w:val="0"/>
      <w:marBottom w:val="0"/>
      <w:divBdr>
        <w:top w:val="none" w:sz="0" w:space="0" w:color="auto"/>
        <w:left w:val="none" w:sz="0" w:space="0" w:color="auto"/>
        <w:bottom w:val="none" w:sz="0" w:space="0" w:color="auto"/>
        <w:right w:val="none" w:sz="0" w:space="0" w:color="auto"/>
      </w:divBdr>
    </w:div>
    <w:div w:id="576787955">
      <w:bodyDiv w:val="1"/>
      <w:marLeft w:val="0"/>
      <w:marRight w:val="0"/>
      <w:marTop w:val="0"/>
      <w:marBottom w:val="0"/>
      <w:divBdr>
        <w:top w:val="none" w:sz="0" w:space="0" w:color="auto"/>
        <w:left w:val="none" w:sz="0" w:space="0" w:color="auto"/>
        <w:bottom w:val="none" w:sz="0" w:space="0" w:color="auto"/>
        <w:right w:val="none" w:sz="0" w:space="0" w:color="auto"/>
      </w:divBdr>
    </w:div>
    <w:div w:id="577132605">
      <w:bodyDiv w:val="1"/>
      <w:marLeft w:val="0"/>
      <w:marRight w:val="0"/>
      <w:marTop w:val="0"/>
      <w:marBottom w:val="0"/>
      <w:divBdr>
        <w:top w:val="none" w:sz="0" w:space="0" w:color="auto"/>
        <w:left w:val="none" w:sz="0" w:space="0" w:color="auto"/>
        <w:bottom w:val="none" w:sz="0" w:space="0" w:color="auto"/>
        <w:right w:val="none" w:sz="0" w:space="0" w:color="auto"/>
      </w:divBdr>
    </w:div>
    <w:div w:id="577445724">
      <w:bodyDiv w:val="1"/>
      <w:marLeft w:val="0"/>
      <w:marRight w:val="0"/>
      <w:marTop w:val="0"/>
      <w:marBottom w:val="0"/>
      <w:divBdr>
        <w:top w:val="none" w:sz="0" w:space="0" w:color="auto"/>
        <w:left w:val="none" w:sz="0" w:space="0" w:color="auto"/>
        <w:bottom w:val="none" w:sz="0" w:space="0" w:color="auto"/>
        <w:right w:val="none" w:sz="0" w:space="0" w:color="auto"/>
      </w:divBdr>
    </w:div>
    <w:div w:id="577709990">
      <w:bodyDiv w:val="1"/>
      <w:marLeft w:val="0"/>
      <w:marRight w:val="0"/>
      <w:marTop w:val="0"/>
      <w:marBottom w:val="0"/>
      <w:divBdr>
        <w:top w:val="none" w:sz="0" w:space="0" w:color="auto"/>
        <w:left w:val="none" w:sz="0" w:space="0" w:color="auto"/>
        <w:bottom w:val="none" w:sz="0" w:space="0" w:color="auto"/>
        <w:right w:val="none" w:sz="0" w:space="0" w:color="auto"/>
      </w:divBdr>
    </w:div>
    <w:div w:id="578562868">
      <w:bodyDiv w:val="1"/>
      <w:marLeft w:val="0"/>
      <w:marRight w:val="0"/>
      <w:marTop w:val="0"/>
      <w:marBottom w:val="0"/>
      <w:divBdr>
        <w:top w:val="none" w:sz="0" w:space="0" w:color="auto"/>
        <w:left w:val="none" w:sz="0" w:space="0" w:color="auto"/>
        <w:bottom w:val="none" w:sz="0" w:space="0" w:color="auto"/>
        <w:right w:val="none" w:sz="0" w:space="0" w:color="auto"/>
      </w:divBdr>
    </w:div>
    <w:div w:id="579483496">
      <w:bodyDiv w:val="1"/>
      <w:marLeft w:val="0"/>
      <w:marRight w:val="0"/>
      <w:marTop w:val="0"/>
      <w:marBottom w:val="0"/>
      <w:divBdr>
        <w:top w:val="none" w:sz="0" w:space="0" w:color="auto"/>
        <w:left w:val="none" w:sz="0" w:space="0" w:color="auto"/>
        <w:bottom w:val="none" w:sz="0" w:space="0" w:color="auto"/>
        <w:right w:val="none" w:sz="0" w:space="0" w:color="auto"/>
      </w:divBdr>
    </w:div>
    <w:div w:id="579490612">
      <w:bodyDiv w:val="1"/>
      <w:marLeft w:val="0"/>
      <w:marRight w:val="0"/>
      <w:marTop w:val="0"/>
      <w:marBottom w:val="0"/>
      <w:divBdr>
        <w:top w:val="none" w:sz="0" w:space="0" w:color="auto"/>
        <w:left w:val="none" w:sz="0" w:space="0" w:color="auto"/>
        <w:bottom w:val="none" w:sz="0" w:space="0" w:color="auto"/>
        <w:right w:val="none" w:sz="0" w:space="0" w:color="auto"/>
      </w:divBdr>
    </w:div>
    <w:div w:id="579679275">
      <w:bodyDiv w:val="1"/>
      <w:marLeft w:val="0"/>
      <w:marRight w:val="0"/>
      <w:marTop w:val="0"/>
      <w:marBottom w:val="0"/>
      <w:divBdr>
        <w:top w:val="none" w:sz="0" w:space="0" w:color="auto"/>
        <w:left w:val="none" w:sz="0" w:space="0" w:color="auto"/>
        <w:bottom w:val="none" w:sz="0" w:space="0" w:color="auto"/>
        <w:right w:val="none" w:sz="0" w:space="0" w:color="auto"/>
      </w:divBdr>
    </w:div>
    <w:div w:id="580143484">
      <w:bodyDiv w:val="1"/>
      <w:marLeft w:val="0"/>
      <w:marRight w:val="0"/>
      <w:marTop w:val="0"/>
      <w:marBottom w:val="0"/>
      <w:divBdr>
        <w:top w:val="none" w:sz="0" w:space="0" w:color="auto"/>
        <w:left w:val="none" w:sz="0" w:space="0" w:color="auto"/>
        <w:bottom w:val="none" w:sz="0" w:space="0" w:color="auto"/>
        <w:right w:val="none" w:sz="0" w:space="0" w:color="auto"/>
      </w:divBdr>
    </w:div>
    <w:div w:id="580523132">
      <w:bodyDiv w:val="1"/>
      <w:marLeft w:val="0"/>
      <w:marRight w:val="0"/>
      <w:marTop w:val="0"/>
      <w:marBottom w:val="0"/>
      <w:divBdr>
        <w:top w:val="none" w:sz="0" w:space="0" w:color="auto"/>
        <w:left w:val="none" w:sz="0" w:space="0" w:color="auto"/>
        <w:bottom w:val="none" w:sz="0" w:space="0" w:color="auto"/>
        <w:right w:val="none" w:sz="0" w:space="0" w:color="auto"/>
      </w:divBdr>
    </w:div>
    <w:div w:id="580602848">
      <w:bodyDiv w:val="1"/>
      <w:marLeft w:val="0"/>
      <w:marRight w:val="0"/>
      <w:marTop w:val="0"/>
      <w:marBottom w:val="0"/>
      <w:divBdr>
        <w:top w:val="none" w:sz="0" w:space="0" w:color="auto"/>
        <w:left w:val="none" w:sz="0" w:space="0" w:color="auto"/>
        <w:bottom w:val="none" w:sz="0" w:space="0" w:color="auto"/>
        <w:right w:val="none" w:sz="0" w:space="0" w:color="auto"/>
      </w:divBdr>
    </w:div>
    <w:div w:id="580870148">
      <w:bodyDiv w:val="1"/>
      <w:marLeft w:val="0"/>
      <w:marRight w:val="0"/>
      <w:marTop w:val="0"/>
      <w:marBottom w:val="0"/>
      <w:divBdr>
        <w:top w:val="none" w:sz="0" w:space="0" w:color="auto"/>
        <w:left w:val="none" w:sz="0" w:space="0" w:color="auto"/>
        <w:bottom w:val="none" w:sz="0" w:space="0" w:color="auto"/>
        <w:right w:val="none" w:sz="0" w:space="0" w:color="auto"/>
      </w:divBdr>
    </w:div>
    <w:div w:id="580875866">
      <w:bodyDiv w:val="1"/>
      <w:marLeft w:val="0"/>
      <w:marRight w:val="0"/>
      <w:marTop w:val="0"/>
      <w:marBottom w:val="0"/>
      <w:divBdr>
        <w:top w:val="none" w:sz="0" w:space="0" w:color="auto"/>
        <w:left w:val="none" w:sz="0" w:space="0" w:color="auto"/>
        <w:bottom w:val="none" w:sz="0" w:space="0" w:color="auto"/>
        <w:right w:val="none" w:sz="0" w:space="0" w:color="auto"/>
      </w:divBdr>
    </w:div>
    <w:div w:id="581069544">
      <w:bodyDiv w:val="1"/>
      <w:marLeft w:val="0"/>
      <w:marRight w:val="0"/>
      <w:marTop w:val="0"/>
      <w:marBottom w:val="0"/>
      <w:divBdr>
        <w:top w:val="none" w:sz="0" w:space="0" w:color="auto"/>
        <w:left w:val="none" w:sz="0" w:space="0" w:color="auto"/>
        <w:bottom w:val="none" w:sz="0" w:space="0" w:color="auto"/>
        <w:right w:val="none" w:sz="0" w:space="0" w:color="auto"/>
      </w:divBdr>
    </w:div>
    <w:div w:id="581256109">
      <w:bodyDiv w:val="1"/>
      <w:marLeft w:val="0"/>
      <w:marRight w:val="0"/>
      <w:marTop w:val="0"/>
      <w:marBottom w:val="0"/>
      <w:divBdr>
        <w:top w:val="none" w:sz="0" w:space="0" w:color="auto"/>
        <w:left w:val="none" w:sz="0" w:space="0" w:color="auto"/>
        <w:bottom w:val="none" w:sz="0" w:space="0" w:color="auto"/>
        <w:right w:val="none" w:sz="0" w:space="0" w:color="auto"/>
      </w:divBdr>
    </w:div>
    <w:div w:id="581454414">
      <w:bodyDiv w:val="1"/>
      <w:marLeft w:val="0"/>
      <w:marRight w:val="0"/>
      <w:marTop w:val="0"/>
      <w:marBottom w:val="0"/>
      <w:divBdr>
        <w:top w:val="none" w:sz="0" w:space="0" w:color="auto"/>
        <w:left w:val="none" w:sz="0" w:space="0" w:color="auto"/>
        <w:bottom w:val="none" w:sz="0" w:space="0" w:color="auto"/>
        <w:right w:val="none" w:sz="0" w:space="0" w:color="auto"/>
      </w:divBdr>
    </w:div>
    <w:div w:id="581767240">
      <w:bodyDiv w:val="1"/>
      <w:marLeft w:val="0"/>
      <w:marRight w:val="0"/>
      <w:marTop w:val="0"/>
      <w:marBottom w:val="0"/>
      <w:divBdr>
        <w:top w:val="none" w:sz="0" w:space="0" w:color="auto"/>
        <w:left w:val="none" w:sz="0" w:space="0" w:color="auto"/>
        <w:bottom w:val="none" w:sz="0" w:space="0" w:color="auto"/>
        <w:right w:val="none" w:sz="0" w:space="0" w:color="auto"/>
      </w:divBdr>
    </w:div>
    <w:div w:id="582034231">
      <w:bodyDiv w:val="1"/>
      <w:marLeft w:val="0"/>
      <w:marRight w:val="0"/>
      <w:marTop w:val="0"/>
      <w:marBottom w:val="0"/>
      <w:divBdr>
        <w:top w:val="none" w:sz="0" w:space="0" w:color="auto"/>
        <w:left w:val="none" w:sz="0" w:space="0" w:color="auto"/>
        <w:bottom w:val="none" w:sz="0" w:space="0" w:color="auto"/>
        <w:right w:val="none" w:sz="0" w:space="0" w:color="auto"/>
      </w:divBdr>
    </w:div>
    <w:div w:id="583954295">
      <w:bodyDiv w:val="1"/>
      <w:marLeft w:val="0"/>
      <w:marRight w:val="0"/>
      <w:marTop w:val="0"/>
      <w:marBottom w:val="0"/>
      <w:divBdr>
        <w:top w:val="none" w:sz="0" w:space="0" w:color="auto"/>
        <w:left w:val="none" w:sz="0" w:space="0" w:color="auto"/>
        <w:bottom w:val="none" w:sz="0" w:space="0" w:color="auto"/>
        <w:right w:val="none" w:sz="0" w:space="0" w:color="auto"/>
      </w:divBdr>
    </w:div>
    <w:div w:id="584188146">
      <w:bodyDiv w:val="1"/>
      <w:marLeft w:val="0"/>
      <w:marRight w:val="0"/>
      <w:marTop w:val="0"/>
      <w:marBottom w:val="0"/>
      <w:divBdr>
        <w:top w:val="none" w:sz="0" w:space="0" w:color="auto"/>
        <w:left w:val="none" w:sz="0" w:space="0" w:color="auto"/>
        <w:bottom w:val="none" w:sz="0" w:space="0" w:color="auto"/>
        <w:right w:val="none" w:sz="0" w:space="0" w:color="auto"/>
      </w:divBdr>
    </w:div>
    <w:div w:id="584191475">
      <w:bodyDiv w:val="1"/>
      <w:marLeft w:val="0"/>
      <w:marRight w:val="0"/>
      <w:marTop w:val="0"/>
      <w:marBottom w:val="0"/>
      <w:divBdr>
        <w:top w:val="none" w:sz="0" w:space="0" w:color="auto"/>
        <w:left w:val="none" w:sz="0" w:space="0" w:color="auto"/>
        <w:bottom w:val="none" w:sz="0" w:space="0" w:color="auto"/>
        <w:right w:val="none" w:sz="0" w:space="0" w:color="auto"/>
      </w:divBdr>
    </w:div>
    <w:div w:id="584535839">
      <w:bodyDiv w:val="1"/>
      <w:marLeft w:val="0"/>
      <w:marRight w:val="0"/>
      <w:marTop w:val="0"/>
      <w:marBottom w:val="0"/>
      <w:divBdr>
        <w:top w:val="none" w:sz="0" w:space="0" w:color="auto"/>
        <w:left w:val="none" w:sz="0" w:space="0" w:color="auto"/>
        <w:bottom w:val="none" w:sz="0" w:space="0" w:color="auto"/>
        <w:right w:val="none" w:sz="0" w:space="0" w:color="auto"/>
      </w:divBdr>
    </w:div>
    <w:div w:id="584612743">
      <w:bodyDiv w:val="1"/>
      <w:marLeft w:val="0"/>
      <w:marRight w:val="0"/>
      <w:marTop w:val="0"/>
      <w:marBottom w:val="0"/>
      <w:divBdr>
        <w:top w:val="none" w:sz="0" w:space="0" w:color="auto"/>
        <w:left w:val="none" w:sz="0" w:space="0" w:color="auto"/>
        <w:bottom w:val="none" w:sz="0" w:space="0" w:color="auto"/>
        <w:right w:val="none" w:sz="0" w:space="0" w:color="auto"/>
      </w:divBdr>
    </w:div>
    <w:div w:id="584727485">
      <w:bodyDiv w:val="1"/>
      <w:marLeft w:val="0"/>
      <w:marRight w:val="0"/>
      <w:marTop w:val="0"/>
      <w:marBottom w:val="0"/>
      <w:divBdr>
        <w:top w:val="none" w:sz="0" w:space="0" w:color="auto"/>
        <w:left w:val="none" w:sz="0" w:space="0" w:color="auto"/>
        <w:bottom w:val="none" w:sz="0" w:space="0" w:color="auto"/>
        <w:right w:val="none" w:sz="0" w:space="0" w:color="auto"/>
      </w:divBdr>
    </w:div>
    <w:div w:id="584922100">
      <w:bodyDiv w:val="1"/>
      <w:marLeft w:val="0"/>
      <w:marRight w:val="0"/>
      <w:marTop w:val="0"/>
      <w:marBottom w:val="0"/>
      <w:divBdr>
        <w:top w:val="none" w:sz="0" w:space="0" w:color="auto"/>
        <w:left w:val="none" w:sz="0" w:space="0" w:color="auto"/>
        <w:bottom w:val="none" w:sz="0" w:space="0" w:color="auto"/>
        <w:right w:val="none" w:sz="0" w:space="0" w:color="auto"/>
      </w:divBdr>
    </w:div>
    <w:div w:id="585237027">
      <w:bodyDiv w:val="1"/>
      <w:marLeft w:val="0"/>
      <w:marRight w:val="0"/>
      <w:marTop w:val="0"/>
      <w:marBottom w:val="0"/>
      <w:divBdr>
        <w:top w:val="none" w:sz="0" w:space="0" w:color="auto"/>
        <w:left w:val="none" w:sz="0" w:space="0" w:color="auto"/>
        <w:bottom w:val="none" w:sz="0" w:space="0" w:color="auto"/>
        <w:right w:val="none" w:sz="0" w:space="0" w:color="auto"/>
      </w:divBdr>
    </w:div>
    <w:div w:id="585265842">
      <w:bodyDiv w:val="1"/>
      <w:marLeft w:val="0"/>
      <w:marRight w:val="0"/>
      <w:marTop w:val="0"/>
      <w:marBottom w:val="0"/>
      <w:divBdr>
        <w:top w:val="none" w:sz="0" w:space="0" w:color="auto"/>
        <w:left w:val="none" w:sz="0" w:space="0" w:color="auto"/>
        <w:bottom w:val="none" w:sz="0" w:space="0" w:color="auto"/>
        <w:right w:val="none" w:sz="0" w:space="0" w:color="auto"/>
      </w:divBdr>
    </w:div>
    <w:div w:id="585306527">
      <w:bodyDiv w:val="1"/>
      <w:marLeft w:val="0"/>
      <w:marRight w:val="0"/>
      <w:marTop w:val="0"/>
      <w:marBottom w:val="0"/>
      <w:divBdr>
        <w:top w:val="none" w:sz="0" w:space="0" w:color="auto"/>
        <w:left w:val="none" w:sz="0" w:space="0" w:color="auto"/>
        <w:bottom w:val="none" w:sz="0" w:space="0" w:color="auto"/>
        <w:right w:val="none" w:sz="0" w:space="0" w:color="auto"/>
      </w:divBdr>
    </w:div>
    <w:div w:id="585312523">
      <w:bodyDiv w:val="1"/>
      <w:marLeft w:val="0"/>
      <w:marRight w:val="0"/>
      <w:marTop w:val="0"/>
      <w:marBottom w:val="0"/>
      <w:divBdr>
        <w:top w:val="none" w:sz="0" w:space="0" w:color="auto"/>
        <w:left w:val="none" w:sz="0" w:space="0" w:color="auto"/>
        <w:bottom w:val="none" w:sz="0" w:space="0" w:color="auto"/>
        <w:right w:val="none" w:sz="0" w:space="0" w:color="auto"/>
      </w:divBdr>
    </w:div>
    <w:div w:id="585463255">
      <w:bodyDiv w:val="1"/>
      <w:marLeft w:val="0"/>
      <w:marRight w:val="0"/>
      <w:marTop w:val="0"/>
      <w:marBottom w:val="0"/>
      <w:divBdr>
        <w:top w:val="none" w:sz="0" w:space="0" w:color="auto"/>
        <w:left w:val="none" w:sz="0" w:space="0" w:color="auto"/>
        <w:bottom w:val="none" w:sz="0" w:space="0" w:color="auto"/>
        <w:right w:val="none" w:sz="0" w:space="0" w:color="auto"/>
      </w:divBdr>
    </w:div>
    <w:div w:id="585723994">
      <w:bodyDiv w:val="1"/>
      <w:marLeft w:val="0"/>
      <w:marRight w:val="0"/>
      <w:marTop w:val="0"/>
      <w:marBottom w:val="0"/>
      <w:divBdr>
        <w:top w:val="none" w:sz="0" w:space="0" w:color="auto"/>
        <w:left w:val="none" w:sz="0" w:space="0" w:color="auto"/>
        <w:bottom w:val="none" w:sz="0" w:space="0" w:color="auto"/>
        <w:right w:val="none" w:sz="0" w:space="0" w:color="auto"/>
      </w:divBdr>
    </w:div>
    <w:div w:id="585768508">
      <w:bodyDiv w:val="1"/>
      <w:marLeft w:val="0"/>
      <w:marRight w:val="0"/>
      <w:marTop w:val="0"/>
      <w:marBottom w:val="0"/>
      <w:divBdr>
        <w:top w:val="none" w:sz="0" w:space="0" w:color="auto"/>
        <w:left w:val="none" w:sz="0" w:space="0" w:color="auto"/>
        <w:bottom w:val="none" w:sz="0" w:space="0" w:color="auto"/>
        <w:right w:val="none" w:sz="0" w:space="0" w:color="auto"/>
      </w:divBdr>
    </w:div>
    <w:div w:id="585964461">
      <w:bodyDiv w:val="1"/>
      <w:marLeft w:val="0"/>
      <w:marRight w:val="0"/>
      <w:marTop w:val="0"/>
      <w:marBottom w:val="0"/>
      <w:divBdr>
        <w:top w:val="none" w:sz="0" w:space="0" w:color="auto"/>
        <w:left w:val="none" w:sz="0" w:space="0" w:color="auto"/>
        <w:bottom w:val="none" w:sz="0" w:space="0" w:color="auto"/>
        <w:right w:val="none" w:sz="0" w:space="0" w:color="auto"/>
      </w:divBdr>
    </w:div>
    <w:div w:id="586690219">
      <w:bodyDiv w:val="1"/>
      <w:marLeft w:val="0"/>
      <w:marRight w:val="0"/>
      <w:marTop w:val="0"/>
      <w:marBottom w:val="0"/>
      <w:divBdr>
        <w:top w:val="none" w:sz="0" w:space="0" w:color="auto"/>
        <w:left w:val="none" w:sz="0" w:space="0" w:color="auto"/>
        <w:bottom w:val="none" w:sz="0" w:space="0" w:color="auto"/>
        <w:right w:val="none" w:sz="0" w:space="0" w:color="auto"/>
      </w:divBdr>
    </w:div>
    <w:div w:id="587348354">
      <w:bodyDiv w:val="1"/>
      <w:marLeft w:val="0"/>
      <w:marRight w:val="0"/>
      <w:marTop w:val="0"/>
      <w:marBottom w:val="0"/>
      <w:divBdr>
        <w:top w:val="none" w:sz="0" w:space="0" w:color="auto"/>
        <w:left w:val="none" w:sz="0" w:space="0" w:color="auto"/>
        <w:bottom w:val="none" w:sz="0" w:space="0" w:color="auto"/>
        <w:right w:val="none" w:sz="0" w:space="0" w:color="auto"/>
      </w:divBdr>
    </w:div>
    <w:div w:id="587539671">
      <w:bodyDiv w:val="1"/>
      <w:marLeft w:val="0"/>
      <w:marRight w:val="0"/>
      <w:marTop w:val="0"/>
      <w:marBottom w:val="0"/>
      <w:divBdr>
        <w:top w:val="none" w:sz="0" w:space="0" w:color="auto"/>
        <w:left w:val="none" w:sz="0" w:space="0" w:color="auto"/>
        <w:bottom w:val="none" w:sz="0" w:space="0" w:color="auto"/>
        <w:right w:val="none" w:sz="0" w:space="0" w:color="auto"/>
      </w:divBdr>
    </w:div>
    <w:div w:id="587616946">
      <w:bodyDiv w:val="1"/>
      <w:marLeft w:val="0"/>
      <w:marRight w:val="0"/>
      <w:marTop w:val="0"/>
      <w:marBottom w:val="0"/>
      <w:divBdr>
        <w:top w:val="none" w:sz="0" w:space="0" w:color="auto"/>
        <w:left w:val="none" w:sz="0" w:space="0" w:color="auto"/>
        <w:bottom w:val="none" w:sz="0" w:space="0" w:color="auto"/>
        <w:right w:val="none" w:sz="0" w:space="0" w:color="auto"/>
      </w:divBdr>
    </w:div>
    <w:div w:id="588081136">
      <w:bodyDiv w:val="1"/>
      <w:marLeft w:val="0"/>
      <w:marRight w:val="0"/>
      <w:marTop w:val="0"/>
      <w:marBottom w:val="0"/>
      <w:divBdr>
        <w:top w:val="none" w:sz="0" w:space="0" w:color="auto"/>
        <w:left w:val="none" w:sz="0" w:space="0" w:color="auto"/>
        <w:bottom w:val="none" w:sz="0" w:space="0" w:color="auto"/>
        <w:right w:val="none" w:sz="0" w:space="0" w:color="auto"/>
      </w:divBdr>
    </w:div>
    <w:div w:id="589123491">
      <w:bodyDiv w:val="1"/>
      <w:marLeft w:val="0"/>
      <w:marRight w:val="0"/>
      <w:marTop w:val="0"/>
      <w:marBottom w:val="0"/>
      <w:divBdr>
        <w:top w:val="none" w:sz="0" w:space="0" w:color="auto"/>
        <w:left w:val="none" w:sz="0" w:space="0" w:color="auto"/>
        <w:bottom w:val="none" w:sz="0" w:space="0" w:color="auto"/>
        <w:right w:val="none" w:sz="0" w:space="0" w:color="auto"/>
      </w:divBdr>
    </w:div>
    <w:div w:id="589578693">
      <w:bodyDiv w:val="1"/>
      <w:marLeft w:val="0"/>
      <w:marRight w:val="0"/>
      <w:marTop w:val="0"/>
      <w:marBottom w:val="0"/>
      <w:divBdr>
        <w:top w:val="none" w:sz="0" w:space="0" w:color="auto"/>
        <w:left w:val="none" w:sz="0" w:space="0" w:color="auto"/>
        <w:bottom w:val="none" w:sz="0" w:space="0" w:color="auto"/>
        <w:right w:val="none" w:sz="0" w:space="0" w:color="auto"/>
      </w:divBdr>
    </w:div>
    <w:div w:id="589655368">
      <w:bodyDiv w:val="1"/>
      <w:marLeft w:val="0"/>
      <w:marRight w:val="0"/>
      <w:marTop w:val="0"/>
      <w:marBottom w:val="0"/>
      <w:divBdr>
        <w:top w:val="none" w:sz="0" w:space="0" w:color="auto"/>
        <w:left w:val="none" w:sz="0" w:space="0" w:color="auto"/>
        <w:bottom w:val="none" w:sz="0" w:space="0" w:color="auto"/>
        <w:right w:val="none" w:sz="0" w:space="0" w:color="auto"/>
      </w:divBdr>
    </w:div>
    <w:div w:id="589699246">
      <w:bodyDiv w:val="1"/>
      <w:marLeft w:val="0"/>
      <w:marRight w:val="0"/>
      <w:marTop w:val="0"/>
      <w:marBottom w:val="0"/>
      <w:divBdr>
        <w:top w:val="none" w:sz="0" w:space="0" w:color="auto"/>
        <w:left w:val="none" w:sz="0" w:space="0" w:color="auto"/>
        <w:bottom w:val="none" w:sz="0" w:space="0" w:color="auto"/>
        <w:right w:val="none" w:sz="0" w:space="0" w:color="auto"/>
      </w:divBdr>
    </w:div>
    <w:div w:id="589775451">
      <w:bodyDiv w:val="1"/>
      <w:marLeft w:val="0"/>
      <w:marRight w:val="0"/>
      <w:marTop w:val="0"/>
      <w:marBottom w:val="0"/>
      <w:divBdr>
        <w:top w:val="none" w:sz="0" w:space="0" w:color="auto"/>
        <w:left w:val="none" w:sz="0" w:space="0" w:color="auto"/>
        <w:bottom w:val="none" w:sz="0" w:space="0" w:color="auto"/>
        <w:right w:val="none" w:sz="0" w:space="0" w:color="auto"/>
      </w:divBdr>
      <w:divsChild>
        <w:div w:id="25451857">
          <w:marLeft w:val="640"/>
          <w:marRight w:val="0"/>
          <w:marTop w:val="0"/>
          <w:marBottom w:val="0"/>
          <w:divBdr>
            <w:top w:val="none" w:sz="0" w:space="0" w:color="auto"/>
            <w:left w:val="none" w:sz="0" w:space="0" w:color="auto"/>
            <w:bottom w:val="none" w:sz="0" w:space="0" w:color="auto"/>
            <w:right w:val="none" w:sz="0" w:space="0" w:color="auto"/>
          </w:divBdr>
        </w:div>
        <w:div w:id="101338669">
          <w:marLeft w:val="640"/>
          <w:marRight w:val="0"/>
          <w:marTop w:val="0"/>
          <w:marBottom w:val="0"/>
          <w:divBdr>
            <w:top w:val="none" w:sz="0" w:space="0" w:color="auto"/>
            <w:left w:val="none" w:sz="0" w:space="0" w:color="auto"/>
            <w:bottom w:val="none" w:sz="0" w:space="0" w:color="auto"/>
            <w:right w:val="none" w:sz="0" w:space="0" w:color="auto"/>
          </w:divBdr>
        </w:div>
        <w:div w:id="336081931">
          <w:marLeft w:val="640"/>
          <w:marRight w:val="0"/>
          <w:marTop w:val="0"/>
          <w:marBottom w:val="0"/>
          <w:divBdr>
            <w:top w:val="none" w:sz="0" w:space="0" w:color="auto"/>
            <w:left w:val="none" w:sz="0" w:space="0" w:color="auto"/>
            <w:bottom w:val="none" w:sz="0" w:space="0" w:color="auto"/>
            <w:right w:val="none" w:sz="0" w:space="0" w:color="auto"/>
          </w:divBdr>
        </w:div>
        <w:div w:id="438524285">
          <w:marLeft w:val="640"/>
          <w:marRight w:val="0"/>
          <w:marTop w:val="0"/>
          <w:marBottom w:val="0"/>
          <w:divBdr>
            <w:top w:val="none" w:sz="0" w:space="0" w:color="auto"/>
            <w:left w:val="none" w:sz="0" w:space="0" w:color="auto"/>
            <w:bottom w:val="none" w:sz="0" w:space="0" w:color="auto"/>
            <w:right w:val="none" w:sz="0" w:space="0" w:color="auto"/>
          </w:divBdr>
        </w:div>
        <w:div w:id="466093916">
          <w:marLeft w:val="640"/>
          <w:marRight w:val="0"/>
          <w:marTop w:val="0"/>
          <w:marBottom w:val="0"/>
          <w:divBdr>
            <w:top w:val="none" w:sz="0" w:space="0" w:color="auto"/>
            <w:left w:val="none" w:sz="0" w:space="0" w:color="auto"/>
            <w:bottom w:val="none" w:sz="0" w:space="0" w:color="auto"/>
            <w:right w:val="none" w:sz="0" w:space="0" w:color="auto"/>
          </w:divBdr>
        </w:div>
        <w:div w:id="624893016">
          <w:marLeft w:val="640"/>
          <w:marRight w:val="0"/>
          <w:marTop w:val="0"/>
          <w:marBottom w:val="0"/>
          <w:divBdr>
            <w:top w:val="none" w:sz="0" w:space="0" w:color="auto"/>
            <w:left w:val="none" w:sz="0" w:space="0" w:color="auto"/>
            <w:bottom w:val="none" w:sz="0" w:space="0" w:color="auto"/>
            <w:right w:val="none" w:sz="0" w:space="0" w:color="auto"/>
          </w:divBdr>
        </w:div>
        <w:div w:id="1021205739">
          <w:marLeft w:val="640"/>
          <w:marRight w:val="0"/>
          <w:marTop w:val="0"/>
          <w:marBottom w:val="0"/>
          <w:divBdr>
            <w:top w:val="none" w:sz="0" w:space="0" w:color="auto"/>
            <w:left w:val="none" w:sz="0" w:space="0" w:color="auto"/>
            <w:bottom w:val="none" w:sz="0" w:space="0" w:color="auto"/>
            <w:right w:val="none" w:sz="0" w:space="0" w:color="auto"/>
          </w:divBdr>
        </w:div>
        <w:div w:id="1281032999">
          <w:marLeft w:val="640"/>
          <w:marRight w:val="0"/>
          <w:marTop w:val="0"/>
          <w:marBottom w:val="0"/>
          <w:divBdr>
            <w:top w:val="none" w:sz="0" w:space="0" w:color="auto"/>
            <w:left w:val="none" w:sz="0" w:space="0" w:color="auto"/>
            <w:bottom w:val="none" w:sz="0" w:space="0" w:color="auto"/>
            <w:right w:val="none" w:sz="0" w:space="0" w:color="auto"/>
          </w:divBdr>
        </w:div>
        <w:div w:id="1426877257">
          <w:marLeft w:val="640"/>
          <w:marRight w:val="0"/>
          <w:marTop w:val="0"/>
          <w:marBottom w:val="0"/>
          <w:divBdr>
            <w:top w:val="none" w:sz="0" w:space="0" w:color="auto"/>
            <w:left w:val="none" w:sz="0" w:space="0" w:color="auto"/>
            <w:bottom w:val="none" w:sz="0" w:space="0" w:color="auto"/>
            <w:right w:val="none" w:sz="0" w:space="0" w:color="auto"/>
          </w:divBdr>
        </w:div>
        <w:div w:id="1511020242">
          <w:marLeft w:val="640"/>
          <w:marRight w:val="0"/>
          <w:marTop w:val="0"/>
          <w:marBottom w:val="0"/>
          <w:divBdr>
            <w:top w:val="none" w:sz="0" w:space="0" w:color="auto"/>
            <w:left w:val="none" w:sz="0" w:space="0" w:color="auto"/>
            <w:bottom w:val="none" w:sz="0" w:space="0" w:color="auto"/>
            <w:right w:val="none" w:sz="0" w:space="0" w:color="auto"/>
          </w:divBdr>
        </w:div>
        <w:div w:id="1570920209">
          <w:marLeft w:val="640"/>
          <w:marRight w:val="0"/>
          <w:marTop w:val="0"/>
          <w:marBottom w:val="0"/>
          <w:divBdr>
            <w:top w:val="none" w:sz="0" w:space="0" w:color="auto"/>
            <w:left w:val="none" w:sz="0" w:space="0" w:color="auto"/>
            <w:bottom w:val="none" w:sz="0" w:space="0" w:color="auto"/>
            <w:right w:val="none" w:sz="0" w:space="0" w:color="auto"/>
          </w:divBdr>
        </w:div>
        <w:div w:id="1755274681">
          <w:marLeft w:val="640"/>
          <w:marRight w:val="0"/>
          <w:marTop w:val="0"/>
          <w:marBottom w:val="0"/>
          <w:divBdr>
            <w:top w:val="none" w:sz="0" w:space="0" w:color="auto"/>
            <w:left w:val="none" w:sz="0" w:space="0" w:color="auto"/>
            <w:bottom w:val="none" w:sz="0" w:space="0" w:color="auto"/>
            <w:right w:val="none" w:sz="0" w:space="0" w:color="auto"/>
          </w:divBdr>
        </w:div>
        <w:div w:id="2028365091">
          <w:marLeft w:val="640"/>
          <w:marRight w:val="0"/>
          <w:marTop w:val="0"/>
          <w:marBottom w:val="0"/>
          <w:divBdr>
            <w:top w:val="none" w:sz="0" w:space="0" w:color="auto"/>
            <w:left w:val="none" w:sz="0" w:space="0" w:color="auto"/>
            <w:bottom w:val="none" w:sz="0" w:space="0" w:color="auto"/>
            <w:right w:val="none" w:sz="0" w:space="0" w:color="auto"/>
          </w:divBdr>
        </w:div>
      </w:divsChild>
    </w:div>
    <w:div w:id="591084015">
      <w:bodyDiv w:val="1"/>
      <w:marLeft w:val="0"/>
      <w:marRight w:val="0"/>
      <w:marTop w:val="0"/>
      <w:marBottom w:val="0"/>
      <w:divBdr>
        <w:top w:val="none" w:sz="0" w:space="0" w:color="auto"/>
        <w:left w:val="none" w:sz="0" w:space="0" w:color="auto"/>
        <w:bottom w:val="none" w:sz="0" w:space="0" w:color="auto"/>
        <w:right w:val="none" w:sz="0" w:space="0" w:color="auto"/>
      </w:divBdr>
    </w:div>
    <w:div w:id="591471978">
      <w:bodyDiv w:val="1"/>
      <w:marLeft w:val="0"/>
      <w:marRight w:val="0"/>
      <w:marTop w:val="0"/>
      <w:marBottom w:val="0"/>
      <w:divBdr>
        <w:top w:val="none" w:sz="0" w:space="0" w:color="auto"/>
        <w:left w:val="none" w:sz="0" w:space="0" w:color="auto"/>
        <w:bottom w:val="none" w:sz="0" w:space="0" w:color="auto"/>
        <w:right w:val="none" w:sz="0" w:space="0" w:color="auto"/>
      </w:divBdr>
    </w:div>
    <w:div w:id="591669544">
      <w:bodyDiv w:val="1"/>
      <w:marLeft w:val="0"/>
      <w:marRight w:val="0"/>
      <w:marTop w:val="0"/>
      <w:marBottom w:val="0"/>
      <w:divBdr>
        <w:top w:val="none" w:sz="0" w:space="0" w:color="auto"/>
        <w:left w:val="none" w:sz="0" w:space="0" w:color="auto"/>
        <w:bottom w:val="none" w:sz="0" w:space="0" w:color="auto"/>
        <w:right w:val="none" w:sz="0" w:space="0" w:color="auto"/>
      </w:divBdr>
    </w:div>
    <w:div w:id="592053656">
      <w:bodyDiv w:val="1"/>
      <w:marLeft w:val="0"/>
      <w:marRight w:val="0"/>
      <w:marTop w:val="0"/>
      <w:marBottom w:val="0"/>
      <w:divBdr>
        <w:top w:val="none" w:sz="0" w:space="0" w:color="auto"/>
        <w:left w:val="none" w:sz="0" w:space="0" w:color="auto"/>
        <w:bottom w:val="none" w:sz="0" w:space="0" w:color="auto"/>
        <w:right w:val="none" w:sz="0" w:space="0" w:color="auto"/>
      </w:divBdr>
    </w:div>
    <w:div w:id="592904317">
      <w:bodyDiv w:val="1"/>
      <w:marLeft w:val="0"/>
      <w:marRight w:val="0"/>
      <w:marTop w:val="0"/>
      <w:marBottom w:val="0"/>
      <w:divBdr>
        <w:top w:val="none" w:sz="0" w:space="0" w:color="auto"/>
        <w:left w:val="none" w:sz="0" w:space="0" w:color="auto"/>
        <w:bottom w:val="none" w:sz="0" w:space="0" w:color="auto"/>
        <w:right w:val="none" w:sz="0" w:space="0" w:color="auto"/>
      </w:divBdr>
    </w:div>
    <w:div w:id="592978768">
      <w:bodyDiv w:val="1"/>
      <w:marLeft w:val="0"/>
      <w:marRight w:val="0"/>
      <w:marTop w:val="0"/>
      <w:marBottom w:val="0"/>
      <w:divBdr>
        <w:top w:val="none" w:sz="0" w:space="0" w:color="auto"/>
        <w:left w:val="none" w:sz="0" w:space="0" w:color="auto"/>
        <w:bottom w:val="none" w:sz="0" w:space="0" w:color="auto"/>
        <w:right w:val="none" w:sz="0" w:space="0" w:color="auto"/>
      </w:divBdr>
    </w:div>
    <w:div w:id="593435165">
      <w:bodyDiv w:val="1"/>
      <w:marLeft w:val="0"/>
      <w:marRight w:val="0"/>
      <w:marTop w:val="0"/>
      <w:marBottom w:val="0"/>
      <w:divBdr>
        <w:top w:val="none" w:sz="0" w:space="0" w:color="auto"/>
        <w:left w:val="none" w:sz="0" w:space="0" w:color="auto"/>
        <w:bottom w:val="none" w:sz="0" w:space="0" w:color="auto"/>
        <w:right w:val="none" w:sz="0" w:space="0" w:color="auto"/>
      </w:divBdr>
    </w:div>
    <w:div w:id="593586747">
      <w:bodyDiv w:val="1"/>
      <w:marLeft w:val="0"/>
      <w:marRight w:val="0"/>
      <w:marTop w:val="0"/>
      <w:marBottom w:val="0"/>
      <w:divBdr>
        <w:top w:val="none" w:sz="0" w:space="0" w:color="auto"/>
        <w:left w:val="none" w:sz="0" w:space="0" w:color="auto"/>
        <w:bottom w:val="none" w:sz="0" w:space="0" w:color="auto"/>
        <w:right w:val="none" w:sz="0" w:space="0" w:color="auto"/>
      </w:divBdr>
    </w:div>
    <w:div w:id="593705628">
      <w:bodyDiv w:val="1"/>
      <w:marLeft w:val="0"/>
      <w:marRight w:val="0"/>
      <w:marTop w:val="0"/>
      <w:marBottom w:val="0"/>
      <w:divBdr>
        <w:top w:val="none" w:sz="0" w:space="0" w:color="auto"/>
        <w:left w:val="none" w:sz="0" w:space="0" w:color="auto"/>
        <w:bottom w:val="none" w:sz="0" w:space="0" w:color="auto"/>
        <w:right w:val="none" w:sz="0" w:space="0" w:color="auto"/>
      </w:divBdr>
    </w:div>
    <w:div w:id="593898301">
      <w:bodyDiv w:val="1"/>
      <w:marLeft w:val="0"/>
      <w:marRight w:val="0"/>
      <w:marTop w:val="0"/>
      <w:marBottom w:val="0"/>
      <w:divBdr>
        <w:top w:val="none" w:sz="0" w:space="0" w:color="auto"/>
        <w:left w:val="none" w:sz="0" w:space="0" w:color="auto"/>
        <w:bottom w:val="none" w:sz="0" w:space="0" w:color="auto"/>
        <w:right w:val="none" w:sz="0" w:space="0" w:color="auto"/>
      </w:divBdr>
    </w:div>
    <w:div w:id="593900292">
      <w:bodyDiv w:val="1"/>
      <w:marLeft w:val="0"/>
      <w:marRight w:val="0"/>
      <w:marTop w:val="0"/>
      <w:marBottom w:val="0"/>
      <w:divBdr>
        <w:top w:val="none" w:sz="0" w:space="0" w:color="auto"/>
        <w:left w:val="none" w:sz="0" w:space="0" w:color="auto"/>
        <w:bottom w:val="none" w:sz="0" w:space="0" w:color="auto"/>
        <w:right w:val="none" w:sz="0" w:space="0" w:color="auto"/>
      </w:divBdr>
    </w:div>
    <w:div w:id="595210710">
      <w:bodyDiv w:val="1"/>
      <w:marLeft w:val="0"/>
      <w:marRight w:val="0"/>
      <w:marTop w:val="0"/>
      <w:marBottom w:val="0"/>
      <w:divBdr>
        <w:top w:val="none" w:sz="0" w:space="0" w:color="auto"/>
        <w:left w:val="none" w:sz="0" w:space="0" w:color="auto"/>
        <w:bottom w:val="none" w:sz="0" w:space="0" w:color="auto"/>
        <w:right w:val="none" w:sz="0" w:space="0" w:color="auto"/>
      </w:divBdr>
    </w:div>
    <w:div w:id="595290830">
      <w:bodyDiv w:val="1"/>
      <w:marLeft w:val="0"/>
      <w:marRight w:val="0"/>
      <w:marTop w:val="0"/>
      <w:marBottom w:val="0"/>
      <w:divBdr>
        <w:top w:val="none" w:sz="0" w:space="0" w:color="auto"/>
        <w:left w:val="none" w:sz="0" w:space="0" w:color="auto"/>
        <w:bottom w:val="none" w:sz="0" w:space="0" w:color="auto"/>
        <w:right w:val="none" w:sz="0" w:space="0" w:color="auto"/>
      </w:divBdr>
    </w:div>
    <w:div w:id="595292444">
      <w:bodyDiv w:val="1"/>
      <w:marLeft w:val="0"/>
      <w:marRight w:val="0"/>
      <w:marTop w:val="0"/>
      <w:marBottom w:val="0"/>
      <w:divBdr>
        <w:top w:val="none" w:sz="0" w:space="0" w:color="auto"/>
        <w:left w:val="none" w:sz="0" w:space="0" w:color="auto"/>
        <w:bottom w:val="none" w:sz="0" w:space="0" w:color="auto"/>
        <w:right w:val="none" w:sz="0" w:space="0" w:color="auto"/>
      </w:divBdr>
    </w:div>
    <w:div w:id="595528369">
      <w:bodyDiv w:val="1"/>
      <w:marLeft w:val="0"/>
      <w:marRight w:val="0"/>
      <w:marTop w:val="0"/>
      <w:marBottom w:val="0"/>
      <w:divBdr>
        <w:top w:val="none" w:sz="0" w:space="0" w:color="auto"/>
        <w:left w:val="none" w:sz="0" w:space="0" w:color="auto"/>
        <w:bottom w:val="none" w:sz="0" w:space="0" w:color="auto"/>
        <w:right w:val="none" w:sz="0" w:space="0" w:color="auto"/>
      </w:divBdr>
    </w:div>
    <w:div w:id="596643861">
      <w:bodyDiv w:val="1"/>
      <w:marLeft w:val="0"/>
      <w:marRight w:val="0"/>
      <w:marTop w:val="0"/>
      <w:marBottom w:val="0"/>
      <w:divBdr>
        <w:top w:val="none" w:sz="0" w:space="0" w:color="auto"/>
        <w:left w:val="none" w:sz="0" w:space="0" w:color="auto"/>
        <w:bottom w:val="none" w:sz="0" w:space="0" w:color="auto"/>
        <w:right w:val="none" w:sz="0" w:space="0" w:color="auto"/>
      </w:divBdr>
    </w:div>
    <w:div w:id="596787291">
      <w:bodyDiv w:val="1"/>
      <w:marLeft w:val="0"/>
      <w:marRight w:val="0"/>
      <w:marTop w:val="0"/>
      <w:marBottom w:val="0"/>
      <w:divBdr>
        <w:top w:val="none" w:sz="0" w:space="0" w:color="auto"/>
        <w:left w:val="none" w:sz="0" w:space="0" w:color="auto"/>
        <w:bottom w:val="none" w:sz="0" w:space="0" w:color="auto"/>
        <w:right w:val="none" w:sz="0" w:space="0" w:color="auto"/>
      </w:divBdr>
    </w:div>
    <w:div w:id="596794599">
      <w:bodyDiv w:val="1"/>
      <w:marLeft w:val="0"/>
      <w:marRight w:val="0"/>
      <w:marTop w:val="0"/>
      <w:marBottom w:val="0"/>
      <w:divBdr>
        <w:top w:val="none" w:sz="0" w:space="0" w:color="auto"/>
        <w:left w:val="none" w:sz="0" w:space="0" w:color="auto"/>
        <w:bottom w:val="none" w:sz="0" w:space="0" w:color="auto"/>
        <w:right w:val="none" w:sz="0" w:space="0" w:color="auto"/>
      </w:divBdr>
    </w:div>
    <w:div w:id="597448172">
      <w:bodyDiv w:val="1"/>
      <w:marLeft w:val="0"/>
      <w:marRight w:val="0"/>
      <w:marTop w:val="0"/>
      <w:marBottom w:val="0"/>
      <w:divBdr>
        <w:top w:val="none" w:sz="0" w:space="0" w:color="auto"/>
        <w:left w:val="none" w:sz="0" w:space="0" w:color="auto"/>
        <w:bottom w:val="none" w:sz="0" w:space="0" w:color="auto"/>
        <w:right w:val="none" w:sz="0" w:space="0" w:color="auto"/>
      </w:divBdr>
    </w:div>
    <w:div w:id="599021883">
      <w:bodyDiv w:val="1"/>
      <w:marLeft w:val="0"/>
      <w:marRight w:val="0"/>
      <w:marTop w:val="0"/>
      <w:marBottom w:val="0"/>
      <w:divBdr>
        <w:top w:val="none" w:sz="0" w:space="0" w:color="auto"/>
        <w:left w:val="none" w:sz="0" w:space="0" w:color="auto"/>
        <w:bottom w:val="none" w:sz="0" w:space="0" w:color="auto"/>
        <w:right w:val="none" w:sz="0" w:space="0" w:color="auto"/>
      </w:divBdr>
    </w:div>
    <w:div w:id="599066716">
      <w:bodyDiv w:val="1"/>
      <w:marLeft w:val="0"/>
      <w:marRight w:val="0"/>
      <w:marTop w:val="0"/>
      <w:marBottom w:val="0"/>
      <w:divBdr>
        <w:top w:val="none" w:sz="0" w:space="0" w:color="auto"/>
        <w:left w:val="none" w:sz="0" w:space="0" w:color="auto"/>
        <w:bottom w:val="none" w:sz="0" w:space="0" w:color="auto"/>
        <w:right w:val="none" w:sz="0" w:space="0" w:color="auto"/>
      </w:divBdr>
    </w:div>
    <w:div w:id="599262639">
      <w:bodyDiv w:val="1"/>
      <w:marLeft w:val="0"/>
      <w:marRight w:val="0"/>
      <w:marTop w:val="0"/>
      <w:marBottom w:val="0"/>
      <w:divBdr>
        <w:top w:val="none" w:sz="0" w:space="0" w:color="auto"/>
        <w:left w:val="none" w:sz="0" w:space="0" w:color="auto"/>
        <w:bottom w:val="none" w:sz="0" w:space="0" w:color="auto"/>
        <w:right w:val="none" w:sz="0" w:space="0" w:color="auto"/>
      </w:divBdr>
    </w:div>
    <w:div w:id="599609943">
      <w:bodyDiv w:val="1"/>
      <w:marLeft w:val="0"/>
      <w:marRight w:val="0"/>
      <w:marTop w:val="0"/>
      <w:marBottom w:val="0"/>
      <w:divBdr>
        <w:top w:val="none" w:sz="0" w:space="0" w:color="auto"/>
        <w:left w:val="none" w:sz="0" w:space="0" w:color="auto"/>
        <w:bottom w:val="none" w:sz="0" w:space="0" w:color="auto"/>
        <w:right w:val="none" w:sz="0" w:space="0" w:color="auto"/>
      </w:divBdr>
    </w:div>
    <w:div w:id="599682770">
      <w:bodyDiv w:val="1"/>
      <w:marLeft w:val="0"/>
      <w:marRight w:val="0"/>
      <w:marTop w:val="0"/>
      <w:marBottom w:val="0"/>
      <w:divBdr>
        <w:top w:val="none" w:sz="0" w:space="0" w:color="auto"/>
        <w:left w:val="none" w:sz="0" w:space="0" w:color="auto"/>
        <w:bottom w:val="none" w:sz="0" w:space="0" w:color="auto"/>
        <w:right w:val="none" w:sz="0" w:space="0" w:color="auto"/>
      </w:divBdr>
    </w:div>
    <w:div w:id="600183452">
      <w:bodyDiv w:val="1"/>
      <w:marLeft w:val="0"/>
      <w:marRight w:val="0"/>
      <w:marTop w:val="0"/>
      <w:marBottom w:val="0"/>
      <w:divBdr>
        <w:top w:val="none" w:sz="0" w:space="0" w:color="auto"/>
        <w:left w:val="none" w:sz="0" w:space="0" w:color="auto"/>
        <w:bottom w:val="none" w:sz="0" w:space="0" w:color="auto"/>
        <w:right w:val="none" w:sz="0" w:space="0" w:color="auto"/>
      </w:divBdr>
    </w:div>
    <w:div w:id="601299048">
      <w:bodyDiv w:val="1"/>
      <w:marLeft w:val="0"/>
      <w:marRight w:val="0"/>
      <w:marTop w:val="0"/>
      <w:marBottom w:val="0"/>
      <w:divBdr>
        <w:top w:val="none" w:sz="0" w:space="0" w:color="auto"/>
        <w:left w:val="none" w:sz="0" w:space="0" w:color="auto"/>
        <w:bottom w:val="none" w:sz="0" w:space="0" w:color="auto"/>
        <w:right w:val="none" w:sz="0" w:space="0" w:color="auto"/>
      </w:divBdr>
    </w:div>
    <w:div w:id="601646254">
      <w:bodyDiv w:val="1"/>
      <w:marLeft w:val="0"/>
      <w:marRight w:val="0"/>
      <w:marTop w:val="0"/>
      <w:marBottom w:val="0"/>
      <w:divBdr>
        <w:top w:val="none" w:sz="0" w:space="0" w:color="auto"/>
        <w:left w:val="none" w:sz="0" w:space="0" w:color="auto"/>
        <w:bottom w:val="none" w:sz="0" w:space="0" w:color="auto"/>
        <w:right w:val="none" w:sz="0" w:space="0" w:color="auto"/>
      </w:divBdr>
    </w:div>
    <w:div w:id="602496702">
      <w:bodyDiv w:val="1"/>
      <w:marLeft w:val="0"/>
      <w:marRight w:val="0"/>
      <w:marTop w:val="0"/>
      <w:marBottom w:val="0"/>
      <w:divBdr>
        <w:top w:val="none" w:sz="0" w:space="0" w:color="auto"/>
        <w:left w:val="none" w:sz="0" w:space="0" w:color="auto"/>
        <w:bottom w:val="none" w:sz="0" w:space="0" w:color="auto"/>
        <w:right w:val="none" w:sz="0" w:space="0" w:color="auto"/>
      </w:divBdr>
    </w:div>
    <w:div w:id="602613833">
      <w:bodyDiv w:val="1"/>
      <w:marLeft w:val="0"/>
      <w:marRight w:val="0"/>
      <w:marTop w:val="0"/>
      <w:marBottom w:val="0"/>
      <w:divBdr>
        <w:top w:val="none" w:sz="0" w:space="0" w:color="auto"/>
        <w:left w:val="none" w:sz="0" w:space="0" w:color="auto"/>
        <w:bottom w:val="none" w:sz="0" w:space="0" w:color="auto"/>
        <w:right w:val="none" w:sz="0" w:space="0" w:color="auto"/>
      </w:divBdr>
    </w:div>
    <w:div w:id="603540347">
      <w:bodyDiv w:val="1"/>
      <w:marLeft w:val="0"/>
      <w:marRight w:val="0"/>
      <w:marTop w:val="0"/>
      <w:marBottom w:val="0"/>
      <w:divBdr>
        <w:top w:val="none" w:sz="0" w:space="0" w:color="auto"/>
        <w:left w:val="none" w:sz="0" w:space="0" w:color="auto"/>
        <w:bottom w:val="none" w:sz="0" w:space="0" w:color="auto"/>
        <w:right w:val="none" w:sz="0" w:space="0" w:color="auto"/>
      </w:divBdr>
    </w:div>
    <w:div w:id="603652832">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0845">
      <w:bodyDiv w:val="1"/>
      <w:marLeft w:val="0"/>
      <w:marRight w:val="0"/>
      <w:marTop w:val="0"/>
      <w:marBottom w:val="0"/>
      <w:divBdr>
        <w:top w:val="none" w:sz="0" w:space="0" w:color="auto"/>
        <w:left w:val="none" w:sz="0" w:space="0" w:color="auto"/>
        <w:bottom w:val="none" w:sz="0" w:space="0" w:color="auto"/>
        <w:right w:val="none" w:sz="0" w:space="0" w:color="auto"/>
      </w:divBdr>
    </w:div>
    <w:div w:id="604112938">
      <w:bodyDiv w:val="1"/>
      <w:marLeft w:val="0"/>
      <w:marRight w:val="0"/>
      <w:marTop w:val="0"/>
      <w:marBottom w:val="0"/>
      <w:divBdr>
        <w:top w:val="none" w:sz="0" w:space="0" w:color="auto"/>
        <w:left w:val="none" w:sz="0" w:space="0" w:color="auto"/>
        <w:bottom w:val="none" w:sz="0" w:space="0" w:color="auto"/>
        <w:right w:val="none" w:sz="0" w:space="0" w:color="auto"/>
      </w:divBdr>
    </w:div>
    <w:div w:id="604579302">
      <w:bodyDiv w:val="1"/>
      <w:marLeft w:val="0"/>
      <w:marRight w:val="0"/>
      <w:marTop w:val="0"/>
      <w:marBottom w:val="0"/>
      <w:divBdr>
        <w:top w:val="none" w:sz="0" w:space="0" w:color="auto"/>
        <w:left w:val="none" w:sz="0" w:space="0" w:color="auto"/>
        <w:bottom w:val="none" w:sz="0" w:space="0" w:color="auto"/>
        <w:right w:val="none" w:sz="0" w:space="0" w:color="auto"/>
      </w:divBdr>
    </w:div>
    <w:div w:id="605037340">
      <w:bodyDiv w:val="1"/>
      <w:marLeft w:val="0"/>
      <w:marRight w:val="0"/>
      <w:marTop w:val="0"/>
      <w:marBottom w:val="0"/>
      <w:divBdr>
        <w:top w:val="none" w:sz="0" w:space="0" w:color="auto"/>
        <w:left w:val="none" w:sz="0" w:space="0" w:color="auto"/>
        <w:bottom w:val="none" w:sz="0" w:space="0" w:color="auto"/>
        <w:right w:val="none" w:sz="0" w:space="0" w:color="auto"/>
      </w:divBdr>
    </w:div>
    <w:div w:id="605889495">
      <w:bodyDiv w:val="1"/>
      <w:marLeft w:val="0"/>
      <w:marRight w:val="0"/>
      <w:marTop w:val="0"/>
      <w:marBottom w:val="0"/>
      <w:divBdr>
        <w:top w:val="none" w:sz="0" w:space="0" w:color="auto"/>
        <w:left w:val="none" w:sz="0" w:space="0" w:color="auto"/>
        <w:bottom w:val="none" w:sz="0" w:space="0" w:color="auto"/>
        <w:right w:val="none" w:sz="0" w:space="0" w:color="auto"/>
      </w:divBdr>
    </w:div>
    <w:div w:id="606499982">
      <w:bodyDiv w:val="1"/>
      <w:marLeft w:val="0"/>
      <w:marRight w:val="0"/>
      <w:marTop w:val="0"/>
      <w:marBottom w:val="0"/>
      <w:divBdr>
        <w:top w:val="none" w:sz="0" w:space="0" w:color="auto"/>
        <w:left w:val="none" w:sz="0" w:space="0" w:color="auto"/>
        <w:bottom w:val="none" w:sz="0" w:space="0" w:color="auto"/>
        <w:right w:val="none" w:sz="0" w:space="0" w:color="auto"/>
      </w:divBdr>
    </w:div>
    <w:div w:id="607011617">
      <w:bodyDiv w:val="1"/>
      <w:marLeft w:val="0"/>
      <w:marRight w:val="0"/>
      <w:marTop w:val="0"/>
      <w:marBottom w:val="0"/>
      <w:divBdr>
        <w:top w:val="none" w:sz="0" w:space="0" w:color="auto"/>
        <w:left w:val="none" w:sz="0" w:space="0" w:color="auto"/>
        <w:bottom w:val="none" w:sz="0" w:space="0" w:color="auto"/>
        <w:right w:val="none" w:sz="0" w:space="0" w:color="auto"/>
      </w:divBdr>
    </w:div>
    <w:div w:id="607586338">
      <w:bodyDiv w:val="1"/>
      <w:marLeft w:val="0"/>
      <w:marRight w:val="0"/>
      <w:marTop w:val="0"/>
      <w:marBottom w:val="0"/>
      <w:divBdr>
        <w:top w:val="none" w:sz="0" w:space="0" w:color="auto"/>
        <w:left w:val="none" w:sz="0" w:space="0" w:color="auto"/>
        <w:bottom w:val="none" w:sz="0" w:space="0" w:color="auto"/>
        <w:right w:val="none" w:sz="0" w:space="0" w:color="auto"/>
      </w:divBdr>
    </w:div>
    <w:div w:id="607658865">
      <w:bodyDiv w:val="1"/>
      <w:marLeft w:val="0"/>
      <w:marRight w:val="0"/>
      <w:marTop w:val="0"/>
      <w:marBottom w:val="0"/>
      <w:divBdr>
        <w:top w:val="none" w:sz="0" w:space="0" w:color="auto"/>
        <w:left w:val="none" w:sz="0" w:space="0" w:color="auto"/>
        <w:bottom w:val="none" w:sz="0" w:space="0" w:color="auto"/>
        <w:right w:val="none" w:sz="0" w:space="0" w:color="auto"/>
      </w:divBdr>
    </w:div>
    <w:div w:id="608199123">
      <w:bodyDiv w:val="1"/>
      <w:marLeft w:val="0"/>
      <w:marRight w:val="0"/>
      <w:marTop w:val="0"/>
      <w:marBottom w:val="0"/>
      <w:divBdr>
        <w:top w:val="none" w:sz="0" w:space="0" w:color="auto"/>
        <w:left w:val="none" w:sz="0" w:space="0" w:color="auto"/>
        <w:bottom w:val="none" w:sz="0" w:space="0" w:color="auto"/>
        <w:right w:val="none" w:sz="0" w:space="0" w:color="auto"/>
      </w:divBdr>
    </w:div>
    <w:div w:id="609557683">
      <w:bodyDiv w:val="1"/>
      <w:marLeft w:val="0"/>
      <w:marRight w:val="0"/>
      <w:marTop w:val="0"/>
      <w:marBottom w:val="0"/>
      <w:divBdr>
        <w:top w:val="none" w:sz="0" w:space="0" w:color="auto"/>
        <w:left w:val="none" w:sz="0" w:space="0" w:color="auto"/>
        <w:bottom w:val="none" w:sz="0" w:space="0" w:color="auto"/>
        <w:right w:val="none" w:sz="0" w:space="0" w:color="auto"/>
      </w:divBdr>
    </w:div>
    <w:div w:id="609747616">
      <w:bodyDiv w:val="1"/>
      <w:marLeft w:val="0"/>
      <w:marRight w:val="0"/>
      <w:marTop w:val="0"/>
      <w:marBottom w:val="0"/>
      <w:divBdr>
        <w:top w:val="none" w:sz="0" w:space="0" w:color="auto"/>
        <w:left w:val="none" w:sz="0" w:space="0" w:color="auto"/>
        <w:bottom w:val="none" w:sz="0" w:space="0" w:color="auto"/>
        <w:right w:val="none" w:sz="0" w:space="0" w:color="auto"/>
      </w:divBdr>
    </w:div>
    <w:div w:id="610237986">
      <w:bodyDiv w:val="1"/>
      <w:marLeft w:val="0"/>
      <w:marRight w:val="0"/>
      <w:marTop w:val="0"/>
      <w:marBottom w:val="0"/>
      <w:divBdr>
        <w:top w:val="none" w:sz="0" w:space="0" w:color="auto"/>
        <w:left w:val="none" w:sz="0" w:space="0" w:color="auto"/>
        <w:bottom w:val="none" w:sz="0" w:space="0" w:color="auto"/>
        <w:right w:val="none" w:sz="0" w:space="0" w:color="auto"/>
      </w:divBdr>
    </w:div>
    <w:div w:id="610280419">
      <w:bodyDiv w:val="1"/>
      <w:marLeft w:val="0"/>
      <w:marRight w:val="0"/>
      <w:marTop w:val="0"/>
      <w:marBottom w:val="0"/>
      <w:divBdr>
        <w:top w:val="none" w:sz="0" w:space="0" w:color="auto"/>
        <w:left w:val="none" w:sz="0" w:space="0" w:color="auto"/>
        <w:bottom w:val="none" w:sz="0" w:space="0" w:color="auto"/>
        <w:right w:val="none" w:sz="0" w:space="0" w:color="auto"/>
      </w:divBdr>
    </w:div>
    <w:div w:id="610818255">
      <w:bodyDiv w:val="1"/>
      <w:marLeft w:val="0"/>
      <w:marRight w:val="0"/>
      <w:marTop w:val="0"/>
      <w:marBottom w:val="0"/>
      <w:divBdr>
        <w:top w:val="none" w:sz="0" w:space="0" w:color="auto"/>
        <w:left w:val="none" w:sz="0" w:space="0" w:color="auto"/>
        <w:bottom w:val="none" w:sz="0" w:space="0" w:color="auto"/>
        <w:right w:val="none" w:sz="0" w:space="0" w:color="auto"/>
      </w:divBdr>
    </w:div>
    <w:div w:id="610862062">
      <w:bodyDiv w:val="1"/>
      <w:marLeft w:val="0"/>
      <w:marRight w:val="0"/>
      <w:marTop w:val="0"/>
      <w:marBottom w:val="0"/>
      <w:divBdr>
        <w:top w:val="none" w:sz="0" w:space="0" w:color="auto"/>
        <w:left w:val="none" w:sz="0" w:space="0" w:color="auto"/>
        <w:bottom w:val="none" w:sz="0" w:space="0" w:color="auto"/>
        <w:right w:val="none" w:sz="0" w:space="0" w:color="auto"/>
      </w:divBdr>
    </w:div>
    <w:div w:id="611128915">
      <w:bodyDiv w:val="1"/>
      <w:marLeft w:val="0"/>
      <w:marRight w:val="0"/>
      <w:marTop w:val="0"/>
      <w:marBottom w:val="0"/>
      <w:divBdr>
        <w:top w:val="none" w:sz="0" w:space="0" w:color="auto"/>
        <w:left w:val="none" w:sz="0" w:space="0" w:color="auto"/>
        <w:bottom w:val="none" w:sz="0" w:space="0" w:color="auto"/>
        <w:right w:val="none" w:sz="0" w:space="0" w:color="auto"/>
      </w:divBdr>
    </w:div>
    <w:div w:id="611208989">
      <w:bodyDiv w:val="1"/>
      <w:marLeft w:val="0"/>
      <w:marRight w:val="0"/>
      <w:marTop w:val="0"/>
      <w:marBottom w:val="0"/>
      <w:divBdr>
        <w:top w:val="none" w:sz="0" w:space="0" w:color="auto"/>
        <w:left w:val="none" w:sz="0" w:space="0" w:color="auto"/>
        <w:bottom w:val="none" w:sz="0" w:space="0" w:color="auto"/>
        <w:right w:val="none" w:sz="0" w:space="0" w:color="auto"/>
      </w:divBdr>
    </w:div>
    <w:div w:id="611281773">
      <w:bodyDiv w:val="1"/>
      <w:marLeft w:val="0"/>
      <w:marRight w:val="0"/>
      <w:marTop w:val="0"/>
      <w:marBottom w:val="0"/>
      <w:divBdr>
        <w:top w:val="none" w:sz="0" w:space="0" w:color="auto"/>
        <w:left w:val="none" w:sz="0" w:space="0" w:color="auto"/>
        <w:bottom w:val="none" w:sz="0" w:space="0" w:color="auto"/>
        <w:right w:val="none" w:sz="0" w:space="0" w:color="auto"/>
      </w:divBdr>
    </w:div>
    <w:div w:id="612370066">
      <w:bodyDiv w:val="1"/>
      <w:marLeft w:val="0"/>
      <w:marRight w:val="0"/>
      <w:marTop w:val="0"/>
      <w:marBottom w:val="0"/>
      <w:divBdr>
        <w:top w:val="none" w:sz="0" w:space="0" w:color="auto"/>
        <w:left w:val="none" w:sz="0" w:space="0" w:color="auto"/>
        <w:bottom w:val="none" w:sz="0" w:space="0" w:color="auto"/>
        <w:right w:val="none" w:sz="0" w:space="0" w:color="auto"/>
      </w:divBdr>
    </w:div>
    <w:div w:id="612640439">
      <w:bodyDiv w:val="1"/>
      <w:marLeft w:val="0"/>
      <w:marRight w:val="0"/>
      <w:marTop w:val="0"/>
      <w:marBottom w:val="0"/>
      <w:divBdr>
        <w:top w:val="none" w:sz="0" w:space="0" w:color="auto"/>
        <w:left w:val="none" w:sz="0" w:space="0" w:color="auto"/>
        <w:bottom w:val="none" w:sz="0" w:space="0" w:color="auto"/>
        <w:right w:val="none" w:sz="0" w:space="0" w:color="auto"/>
      </w:divBdr>
    </w:div>
    <w:div w:id="612827178">
      <w:bodyDiv w:val="1"/>
      <w:marLeft w:val="0"/>
      <w:marRight w:val="0"/>
      <w:marTop w:val="0"/>
      <w:marBottom w:val="0"/>
      <w:divBdr>
        <w:top w:val="none" w:sz="0" w:space="0" w:color="auto"/>
        <w:left w:val="none" w:sz="0" w:space="0" w:color="auto"/>
        <w:bottom w:val="none" w:sz="0" w:space="0" w:color="auto"/>
        <w:right w:val="none" w:sz="0" w:space="0" w:color="auto"/>
      </w:divBdr>
    </w:div>
    <w:div w:id="612901286">
      <w:bodyDiv w:val="1"/>
      <w:marLeft w:val="0"/>
      <w:marRight w:val="0"/>
      <w:marTop w:val="0"/>
      <w:marBottom w:val="0"/>
      <w:divBdr>
        <w:top w:val="none" w:sz="0" w:space="0" w:color="auto"/>
        <w:left w:val="none" w:sz="0" w:space="0" w:color="auto"/>
        <w:bottom w:val="none" w:sz="0" w:space="0" w:color="auto"/>
        <w:right w:val="none" w:sz="0" w:space="0" w:color="auto"/>
      </w:divBdr>
    </w:div>
    <w:div w:id="613054336">
      <w:bodyDiv w:val="1"/>
      <w:marLeft w:val="0"/>
      <w:marRight w:val="0"/>
      <w:marTop w:val="0"/>
      <w:marBottom w:val="0"/>
      <w:divBdr>
        <w:top w:val="none" w:sz="0" w:space="0" w:color="auto"/>
        <w:left w:val="none" w:sz="0" w:space="0" w:color="auto"/>
        <w:bottom w:val="none" w:sz="0" w:space="0" w:color="auto"/>
        <w:right w:val="none" w:sz="0" w:space="0" w:color="auto"/>
      </w:divBdr>
    </w:div>
    <w:div w:id="613174557">
      <w:bodyDiv w:val="1"/>
      <w:marLeft w:val="0"/>
      <w:marRight w:val="0"/>
      <w:marTop w:val="0"/>
      <w:marBottom w:val="0"/>
      <w:divBdr>
        <w:top w:val="none" w:sz="0" w:space="0" w:color="auto"/>
        <w:left w:val="none" w:sz="0" w:space="0" w:color="auto"/>
        <w:bottom w:val="none" w:sz="0" w:space="0" w:color="auto"/>
        <w:right w:val="none" w:sz="0" w:space="0" w:color="auto"/>
      </w:divBdr>
    </w:div>
    <w:div w:id="613247356">
      <w:bodyDiv w:val="1"/>
      <w:marLeft w:val="0"/>
      <w:marRight w:val="0"/>
      <w:marTop w:val="0"/>
      <w:marBottom w:val="0"/>
      <w:divBdr>
        <w:top w:val="none" w:sz="0" w:space="0" w:color="auto"/>
        <w:left w:val="none" w:sz="0" w:space="0" w:color="auto"/>
        <w:bottom w:val="none" w:sz="0" w:space="0" w:color="auto"/>
        <w:right w:val="none" w:sz="0" w:space="0" w:color="auto"/>
      </w:divBdr>
    </w:div>
    <w:div w:id="614096422">
      <w:bodyDiv w:val="1"/>
      <w:marLeft w:val="0"/>
      <w:marRight w:val="0"/>
      <w:marTop w:val="0"/>
      <w:marBottom w:val="0"/>
      <w:divBdr>
        <w:top w:val="none" w:sz="0" w:space="0" w:color="auto"/>
        <w:left w:val="none" w:sz="0" w:space="0" w:color="auto"/>
        <w:bottom w:val="none" w:sz="0" w:space="0" w:color="auto"/>
        <w:right w:val="none" w:sz="0" w:space="0" w:color="auto"/>
      </w:divBdr>
    </w:div>
    <w:div w:id="614139428">
      <w:bodyDiv w:val="1"/>
      <w:marLeft w:val="0"/>
      <w:marRight w:val="0"/>
      <w:marTop w:val="0"/>
      <w:marBottom w:val="0"/>
      <w:divBdr>
        <w:top w:val="none" w:sz="0" w:space="0" w:color="auto"/>
        <w:left w:val="none" w:sz="0" w:space="0" w:color="auto"/>
        <w:bottom w:val="none" w:sz="0" w:space="0" w:color="auto"/>
        <w:right w:val="none" w:sz="0" w:space="0" w:color="auto"/>
      </w:divBdr>
    </w:div>
    <w:div w:id="614366066">
      <w:bodyDiv w:val="1"/>
      <w:marLeft w:val="0"/>
      <w:marRight w:val="0"/>
      <w:marTop w:val="0"/>
      <w:marBottom w:val="0"/>
      <w:divBdr>
        <w:top w:val="none" w:sz="0" w:space="0" w:color="auto"/>
        <w:left w:val="none" w:sz="0" w:space="0" w:color="auto"/>
        <w:bottom w:val="none" w:sz="0" w:space="0" w:color="auto"/>
        <w:right w:val="none" w:sz="0" w:space="0" w:color="auto"/>
      </w:divBdr>
    </w:div>
    <w:div w:id="614488285">
      <w:bodyDiv w:val="1"/>
      <w:marLeft w:val="0"/>
      <w:marRight w:val="0"/>
      <w:marTop w:val="0"/>
      <w:marBottom w:val="0"/>
      <w:divBdr>
        <w:top w:val="none" w:sz="0" w:space="0" w:color="auto"/>
        <w:left w:val="none" w:sz="0" w:space="0" w:color="auto"/>
        <w:bottom w:val="none" w:sz="0" w:space="0" w:color="auto"/>
        <w:right w:val="none" w:sz="0" w:space="0" w:color="auto"/>
      </w:divBdr>
    </w:div>
    <w:div w:id="615210265">
      <w:bodyDiv w:val="1"/>
      <w:marLeft w:val="0"/>
      <w:marRight w:val="0"/>
      <w:marTop w:val="0"/>
      <w:marBottom w:val="0"/>
      <w:divBdr>
        <w:top w:val="none" w:sz="0" w:space="0" w:color="auto"/>
        <w:left w:val="none" w:sz="0" w:space="0" w:color="auto"/>
        <w:bottom w:val="none" w:sz="0" w:space="0" w:color="auto"/>
        <w:right w:val="none" w:sz="0" w:space="0" w:color="auto"/>
      </w:divBdr>
    </w:div>
    <w:div w:id="615328057">
      <w:bodyDiv w:val="1"/>
      <w:marLeft w:val="0"/>
      <w:marRight w:val="0"/>
      <w:marTop w:val="0"/>
      <w:marBottom w:val="0"/>
      <w:divBdr>
        <w:top w:val="none" w:sz="0" w:space="0" w:color="auto"/>
        <w:left w:val="none" w:sz="0" w:space="0" w:color="auto"/>
        <w:bottom w:val="none" w:sz="0" w:space="0" w:color="auto"/>
        <w:right w:val="none" w:sz="0" w:space="0" w:color="auto"/>
      </w:divBdr>
    </w:div>
    <w:div w:id="615789643">
      <w:bodyDiv w:val="1"/>
      <w:marLeft w:val="0"/>
      <w:marRight w:val="0"/>
      <w:marTop w:val="0"/>
      <w:marBottom w:val="0"/>
      <w:divBdr>
        <w:top w:val="none" w:sz="0" w:space="0" w:color="auto"/>
        <w:left w:val="none" w:sz="0" w:space="0" w:color="auto"/>
        <w:bottom w:val="none" w:sz="0" w:space="0" w:color="auto"/>
        <w:right w:val="none" w:sz="0" w:space="0" w:color="auto"/>
      </w:divBdr>
    </w:div>
    <w:div w:id="616330359">
      <w:bodyDiv w:val="1"/>
      <w:marLeft w:val="0"/>
      <w:marRight w:val="0"/>
      <w:marTop w:val="0"/>
      <w:marBottom w:val="0"/>
      <w:divBdr>
        <w:top w:val="none" w:sz="0" w:space="0" w:color="auto"/>
        <w:left w:val="none" w:sz="0" w:space="0" w:color="auto"/>
        <w:bottom w:val="none" w:sz="0" w:space="0" w:color="auto"/>
        <w:right w:val="none" w:sz="0" w:space="0" w:color="auto"/>
      </w:divBdr>
    </w:div>
    <w:div w:id="617033301">
      <w:bodyDiv w:val="1"/>
      <w:marLeft w:val="0"/>
      <w:marRight w:val="0"/>
      <w:marTop w:val="0"/>
      <w:marBottom w:val="0"/>
      <w:divBdr>
        <w:top w:val="none" w:sz="0" w:space="0" w:color="auto"/>
        <w:left w:val="none" w:sz="0" w:space="0" w:color="auto"/>
        <w:bottom w:val="none" w:sz="0" w:space="0" w:color="auto"/>
        <w:right w:val="none" w:sz="0" w:space="0" w:color="auto"/>
      </w:divBdr>
    </w:div>
    <w:div w:id="617294601">
      <w:bodyDiv w:val="1"/>
      <w:marLeft w:val="0"/>
      <w:marRight w:val="0"/>
      <w:marTop w:val="0"/>
      <w:marBottom w:val="0"/>
      <w:divBdr>
        <w:top w:val="none" w:sz="0" w:space="0" w:color="auto"/>
        <w:left w:val="none" w:sz="0" w:space="0" w:color="auto"/>
        <w:bottom w:val="none" w:sz="0" w:space="0" w:color="auto"/>
        <w:right w:val="none" w:sz="0" w:space="0" w:color="auto"/>
      </w:divBdr>
    </w:div>
    <w:div w:id="617757468">
      <w:bodyDiv w:val="1"/>
      <w:marLeft w:val="0"/>
      <w:marRight w:val="0"/>
      <w:marTop w:val="0"/>
      <w:marBottom w:val="0"/>
      <w:divBdr>
        <w:top w:val="none" w:sz="0" w:space="0" w:color="auto"/>
        <w:left w:val="none" w:sz="0" w:space="0" w:color="auto"/>
        <w:bottom w:val="none" w:sz="0" w:space="0" w:color="auto"/>
        <w:right w:val="none" w:sz="0" w:space="0" w:color="auto"/>
      </w:divBdr>
    </w:div>
    <w:div w:id="618418773">
      <w:bodyDiv w:val="1"/>
      <w:marLeft w:val="0"/>
      <w:marRight w:val="0"/>
      <w:marTop w:val="0"/>
      <w:marBottom w:val="0"/>
      <w:divBdr>
        <w:top w:val="none" w:sz="0" w:space="0" w:color="auto"/>
        <w:left w:val="none" w:sz="0" w:space="0" w:color="auto"/>
        <w:bottom w:val="none" w:sz="0" w:space="0" w:color="auto"/>
        <w:right w:val="none" w:sz="0" w:space="0" w:color="auto"/>
      </w:divBdr>
    </w:div>
    <w:div w:id="618486857">
      <w:bodyDiv w:val="1"/>
      <w:marLeft w:val="0"/>
      <w:marRight w:val="0"/>
      <w:marTop w:val="0"/>
      <w:marBottom w:val="0"/>
      <w:divBdr>
        <w:top w:val="none" w:sz="0" w:space="0" w:color="auto"/>
        <w:left w:val="none" w:sz="0" w:space="0" w:color="auto"/>
        <w:bottom w:val="none" w:sz="0" w:space="0" w:color="auto"/>
        <w:right w:val="none" w:sz="0" w:space="0" w:color="auto"/>
      </w:divBdr>
    </w:div>
    <w:div w:id="618533582">
      <w:bodyDiv w:val="1"/>
      <w:marLeft w:val="0"/>
      <w:marRight w:val="0"/>
      <w:marTop w:val="0"/>
      <w:marBottom w:val="0"/>
      <w:divBdr>
        <w:top w:val="none" w:sz="0" w:space="0" w:color="auto"/>
        <w:left w:val="none" w:sz="0" w:space="0" w:color="auto"/>
        <w:bottom w:val="none" w:sz="0" w:space="0" w:color="auto"/>
        <w:right w:val="none" w:sz="0" w:space="0" w:color="auto"/>
      </w:divBdr>
    </w:div>
    <w:div w:id="618954706">
      <w:bodyDiv w:val="1"/>
      <w:marLeft w:val="0"/>
      <w:marRight w:val="0"/>
      <w:marTop w:val="0"/>
      <w:marBottom w:val="0"/>
      <w:divBdr>
        <w:top w:val="none" w:sz="0" w:space="0" w:color="auto"/>
        <w:left w:val="none" w:sz="0" w:space="0" w:color="auto"/>
        <w:bottom w:val="none" w:sz="0" w:space="0" w:color="auto"/>
        <w:right w:val="none" w:sz="0" w:space="0" w:color="auto"/>
      </w:divBdr>
    </w:div>
    <w:div w:id="618995207">
      <w:bodyDiv w:val="1"/>
      <w:marLeft w:val="0"/>
      <w:marRight w:val="0"/>
      <w:marTop w:val="0"/>
      <w:marBottom w:val="0"/>
      <w:divBdr>
        <w:top w:val="none" w:sz="0" w:space="0" w:color="auto"/>
        <w:left w:val="none" w:sz="0" w:space="0" w:color="auto"/>
        <w:bottom w:val="none" w:sz="0" w:space="0" w:color="auto"/>
        <w:right w:val="none" w:sz="0" w:space="0" w:color="auto"/>
      </w:divBdr>
    </w:div>
    <w:div w:id="620233867">
      <w:bodyDiv w:val="1"/>
      <w:marLeft w:val="0"/>
      <w:marRight w:val="0"/>
      <w:marTop w:val="0"/>
      <w:marBottom w:val="0"/>
      <w:divBdr>
        <w:top w:val="none" w:sz="0" w:space="0" w:color="auto"/>
        <w:left w:val="none" w:sz="0" w:space="0" w:color="auto"/>
        <w:bottom w:val="none" w:sz="0" w:space="0" w:color="auto"/>
        <w:right w:val="none" w:sz="0" w:space="0" w:color="auto"/>
      </w:divBdr>
    </w:div>
    <w:div w:id="620652571">
      <w:bodyDiv w:val="1"/>
      <w:marLeft w:val="0"/>
      <w:marRight w:val="0"/>
      <w:marTop w:val="0"/>
      <w:marBottom w:val="0"/>
      <w:divBdr>
        <w:top w:val="none" w:sz="0" w:space="0" w:color="auto"/>
        <w:left w:val="none" w:sz="0" w:space="0" w:color="auto"/>
        <w:bottom w:val="none" w:sz="0" w:space="0" w:color="auto"/>
        <w:right w:val="none" w:sz="0" w:space="0" w:color="auto"/>
      </w:divBdr>
    </w:div>
    <w:div w:id="620918666">
      <w:bodyDiv w:val="1"/>
      <w:marLeft w:val="0"/>
      <w:marRight w:val="0"/>
      <w:marTop w:val="0"/>
      <w:marBottom w:val="0"/>
      <w:divBdr>
        <w:top w:val="none" w:sz="0" w:space="0" w:color="auto"/>
        <w:left w:val="none" w:sz="0" w:space="0" w:color="auto"/>
        <w:bottom w:val="none" w:sz="0" w:space="0" w:color="auto"/>
        <w:right w:val="none" w:sz="0" w:space="0" w:color="auto"/>
      </w:divBdr>
    </w:div>
    <w:div w:id="620961187">
      <w:bodyDiv w:val="1"/>
      <w:marLeft w:val="0"/>
      <w:marRight w:val="0"/>
      <w:marTop w:val="0"/>
      <w:marBottom w:val="0"/>
      <w:divBdr>
        <w:top w:val="none" w:sz="0" w:space="0" w:color="auto"/>
        <w:left w:val="none" w:sz="0" w:space="0" w:color="auto"/>
        <w:bottom w:val="none" w:sz="0" w:space="0" w:color="auto"/>
        <w:right w:val="none" w:sz="0" w:space="0" w:color="auto"/>
      </w:divBdr>
    </w:div>
    <w:div w:id="620962603">
      <w:bodyDiv w:val="1"/>
      <w:marLeft w:val="0"/>
      <w:marRight w:val="0"/>
      <w:marTop w:val="0"/>
      <w:marBottom w:val="0"/>
      <w:divBdr>
        <w:top w:val="none" w:sz="0" w:space="0" w:color="auto"/>
        <w:left w:val="none" w:sz="0" w:space="0" w:color="auto"/>
        <w:bottom w:val="none" w:sz="0" w:space="0" w:color="auto"/>
        <w:right w:val="none" w:sz="0" w:space="0" w:color="auto"/>
      </w:divBdr>
    </w:div>
    <w:div w:id="621619356">
      <w:bodyDiv w:val="1"/>
      <w:marLeft w:val="0"/>
      <w:marRight w:val="0"/>
      <w:marTop w:val="0"/>
      <w:marBottom w:val="0"/>
      <w:divBdr>
        <w:top w:val="none" w:sz="0" w:space="0" w:color="auto"/>
        <w:left w:val="none" w:sz="0" w:space="0" w:color="auto"/>
        <w:bottom w:val="none" w:sz="0" w:space="0" w:color="auto"/>
        <w:right w:val="none" w:sz="0" w:space="0" w:color="auto"/>
      </w:divBdr>
    </w:div>
    <w:div w:id="621809536">
      <w:bodyDiv w:val="1"/>
      <w:marLeft w:val="0"/>
      <w:marRight w:val="0"/>
      <w:marTop w:val="0"/>
      <w:marBottom w:val="0"/>
      <w:divBdr>
        <w:top w:val="none" w:sz="0" w:space="0" w:color="auto"/>
        <w:left w:val="none" w:sz="0" w:space="0" w:color="auto"/>
        <w:bottom w:val="none" w:sz="0" w:space="0" w:color="auto"/>
        <w:right w:val="none" w:sz="0" w:space="0" w:color="auto"/>
      </w:divBdr>
    </w:div>
    <w:div w:id="622080806">
      <w:bodyDiv w:val="1"/>
      <w:marLeft w:val="0"/>
      <w:marRight w:val="0"/>
      <w:marTop w:val="0"/>
      <w:marBottom w:val="0"/>
      <w:divBdr>
        <w:top w:val="none" w:sz="0" w:space="0" w:color="auto"/>
        <w:left w:val="none" w:sz="0" w:space="0" w:color="auto"/>
        <w:bottom w:val="none" w:sz="0" w:space="0" w:color="auto"/>
        <w:right w:val="none" w:sz="0" w:space="0" w:color="auto"/>
      </w:divBdr>
    </w:div>
    <w:div w:id="622419863">
      <w:bodyDiv w:val="1"/>
      <w:marLeft w:val="0"/>
      <w:marRight w:val="0"/>
      <w:marTop w:val="0"/>
      <w:marBottom w:val="0"/>
      <w:divBdr>
        <w:top w:val="none" w:sz="0" w:space="0" w:color="auto"/>
        <w:left w:val="none" w:sz="0" w:space="0" w:color="auto"/>
        <w:bottom w:val="none" w:sz="0" w:space="0" w:color="auto"/>
        <w:right w:val="none" w:sz="0" w:space="0" w:color="auto"/>
      </w:divBdr>
    </w:div>
    <w:div w:id="623776983">
      <w:bodyDiv w:val="1"/>
      <w:marLeft w:val="0"/>
      <w:marRight w:val="0"/>
      <w:marTop w:val="0"/>
      <w:marBottom w:val="0"/>
      <w:divBdr>
        <w:top w:val="none" w:sz="0" w:space="0" w:color="auto"/>
        <w:left w:val="none" w:sz="0" w:space="0" w:color="auto"/>
        <w:bottom w:val="none" w:sz="0" w:space="0" w:color="auto"/>
        <w:right w:val="none" w:sz="0" w:space="0" w:color="auto"/>
      </w:divBdr>
    </w:div>
    <w:div w:id="624771469">
      <w:bodyDiv w:val="1"/>
      <w:marLeft w:val="0"/>
      <w:marRight w:val="0"/>
      <w:marTop w:val="0"/>
      <w:marBottom w:val="0"/>
      <w:divBdr>
        <w:top w:val="none" w:sz="0" w:space="0" w:color="auto"/>
        <w:left w:val="none" w:sz="0" w:space="0" w:color="auto"/>
        <w:bottom w:val="none" w:sz="0" w:space="0" w:color="auto"/>
        <w:right w:val="none" w:sz="0" w:space="0" w:color="auto"/>
      </w:divBdr>
    </w:div>
    <w:div w:id="625429993">
      <w:bodyDiv w:val="1"/>
      <w:marLeft w:val="0"/>
      <w:marRight w:val="0"/>
      <w:marTop w:val="0"/>
      <w:marBottom w:val="0"/>
      <w:divBdr>
        <w:top w:val="none" w:sz="0" w:space="0" w:color="auto"/>
        <w:left w:val="none" w:sz="0" w:space="0" w:color="auto"/>
        <w:bottom w:val="none" w:sz="0" w:space="0" w:color="auto"/>
        <w:right w:val="none" w:sz="0" w:space="0" w:color="auto"/>
      </w:divBdr>
    </w:div>
    <w:div w:id="625622178">
      <w:bodyDiv w:val="1"/>
      <w:marLeft w:val="0"/>
      <w:marRight w:val="0"/>
      <w:marTop w:val="0"/>
      <w:marBottom w:val="0"/>
      <w:divBdr>
        <w:top w:val="none" w:sz="0" w:space="0" w:color="auto"/>
        <w:left w:val="none" w:sz="0" w:space="0" w:color="auto"/>
        <w:bottom w:val="none" w:sz="0" w:space="0" w:color="auto"/>
        <w:right w:val="none" w:sz="0" w:space="0" w:color="auto"/>
      </w:divBdr>
    </w:div>
    <w:div w:id="626012029">
      <w:bodyDiv w:val="1"/>
      <w:marLeft w:val="0"/>
      <w:marRight w:val="0"/>
      <w:marTop w:val="0"/>
      <w:marBottom w:val="0"/>
      <w:divBdr>
        <w:top w:val="none" w:sz="0" w:space="0" w:color="auto"/>
        <w:left w:val="none" w:sz="0" w:space="0" w:color="auto"/>
        <w:bottom w:val="none" w:sz="0" w:space="0" w:color="auto"/>
        <w:right w:val="none" w:sz="0" w:space="0" w:color="auto"/>
      </w:divBdr>
    </w:div>
    <w:div w:id="626547722">
      <w:bodyDiv w:val="1"/>
      <w:marLeft w:val="0"/>
      <w:marRight w:val="0"/>
      <w:marTop w:val="0"/>
      <w:marBottom w:val="0"/>
      <w:divBdr>
        <w:top w:val="none" w:sz="0" w:space="0" w:color="auto"/>
        <w:left w:val="none" w:sz="0" w:space="0" w:color="auto"/>
        <w:bottom w:val="none" w:sz="0" w:space="0" w:color="auto"/>
        <w:right w:val="none" w:sz="0" w:space="0" w:color="auto"/>
      </w:divBdr>
    </w:div>
    <w:div w:id="626814862">
      <w:bodyDiv w:val="1"/>
      <w:marLeft w:val="0"/>
      <w:marRight w:val="0"/>
      <w:marTop w:val="0"/>
      <w:marBottom w:val="0"/>
      <w:divBdr>
        <w:top w:val="none" w:sz="0" w:space="0" w:color="auto"/>
        <w:left w:val="none" w:sz="0" w:space="0" w:color="auto"/>
        <w:bottom w:val="none" w:sz="0" w:space="0" w:color="auto"/>
        <w:right w:val="none" w:sz="0" w:space="0" w:color="auto"/>
      </w:divBdr>
    </w:div>
    <w:div w:id="626861564">
      <w:bodyDiv w:val="1"/>
      <w:marLeft w:val="0"/>
      <w:marRight w:val="0"/>
      <w:marTop w:val="0"/>
      <w:marBottom w:val="0"/>
      <w:divBdr>
        <w:top w:val="none" w:sz="0" w:space="0" w:color="auto"/>
        <w:left w:val="none" w:sz="0" w:space="0" w:color="auto"/>
        <w:bottom w:val="none" w:sz="0" w:space="0" w:color="auto"/>
        <w:right w:val="none" w:sz="0" w:space="0" w:color="auto"/>
      </w:divBdr>
    </w:div>
    <w:div w:id="627779834">
      <w:bodyDiv w:val="1"/>
      <w:marLeft w:val="0"/>
      <w:marRight w:val="0"/>
      <w:marTop w:val="0"/>
      <w:marBottom w:val="0"/>
      <w:divBdr>
        <w:top w:val="none" w:sz="0" w:space="0" w:color="auto"/>
        <w:left w:val="none" w:sz="0" w:space="0" w:color="auto"/>
        <w:bottom w:val="none" w:sz="0" w:space="0" w:color="auto"/>
        <w:right w:val="none" w:sz="0" w:space="0" w:color="auto"/>
      </w:divBdr>
    </w:div>
    <w:div w:id="627782990">
      <w:bodyDiv w:val="1"/>
      <w:marLeft w:val="0"/>
      <w:marRight w:val="0"/>
      <w:marTop w:val="0"/>
      <w:marBottom w:val="0"/>
      <w:divBdr>
        <w:top w:val="none" w:sz="0" w:space="0" w:color="auto"/>
        <w:left w:val="none" w:sz="0" w:space="0" w:color="auto"/>
        <w:bottom w:val="none" w:sz="0" w:space="0" w:color="auto"/>
        <w:right w:val="none" w:sz="0" w:space="0" w:color="auto"/>
      </w:divBdr>
    </w:div>
    <w:div w:id="628320388">
      <w:bodyDiv w:val="1"/>
      <w:marLeft w:val="0"/>
      <w:marRight w:val="0"/>
      <w:marTop w:val="0"/>
      <w:marBottom w:val="0"/>
      <w:divBdr>
        <w:top w:val="none" w:sz="0" w:space="0" w:color="auto"/>
        <w:left w:val="none" w:sz="0" w:space="0" w:color="auto"/>
        <w:bottom w:val="none" w:sz="0" w:space="0" w:color="auto"/>
        <w:right w:val="none" w:sz="0" w:space="0" w:color="auto"/>
      </w:divBdr>
    </w:div>
    <w:div w:id="628442095">
      <w:bodyDiv w:val="1"/>
      <w:marLeft w:val="0"/>
      <w:marRight w:val="0"/>
      <w:marTop w:val="0"/>
      <w:marBottom w:val="0"/>
      <w:divBdr>
        <w:top w:val="none" w:sz="0" w:space="0" w:color="auto"/>
        <w:left w:val="none" w:sz="0" w:space="0" w:color="auto"/>
        <w:bottom w:val="none" w:sz="0" w:space="0" w:color="auto"/>
        <w:right w:val="none" w:sz="0" w:space="0" w:color="auto"/>
      </w:divBdr>
    </w:div>
    <w:div w:id="629286993">
      <w:bodyDiv w:val="1"/>
      <w:marLeft w:val="0"/>
      <w:marRight w:val="0"/>
      <w:marTop w:val="0"/>
      <w:marBottom w:val="0"/>
      <w:divBdr>
        <w:top w:val="none" w:sz="0" w:space="0" w:color="auto"/>
        <w:left w:val="none" w:sz="0" w:space="0" w:color="auto"/>
        <w:bottom w:val="none" w:sz="0" w:space="0" w:color="auto"/>
        <w:right w:val="none" w:sz="0" w:space="0" w:color="auto"/>
      </w:divBdr>
    </w:div>
    <w:div w:id="629289396">
      <w:bodyDiv w:val="1"/>
      <w:marLeft w:val="0"/>
      <w:marRight w:val="0"/>
      <w:marTop w:val="0"/>
      <w:marBottom w:val="0"/>
      <w:divBdr>
        <w:top w:val="none" w:sz="0" w:space="0" w:color="auto"/>
        <w:left w:val="none" w:sz="0" w:space="0" w:color="auto"/>
        <w:bottom w:val="none" w:sz="0" w:space="0" w:color="auto"/>
        <w:right w:val="none" w:sz="0" w:space="0" w:color="auto"/>
      </w:divBdr>
    </w:div>
    <w:div w:id="629434475">
      <w:bodyDiv w:val="1"/>
      <w:marLeft w:val="0"/>
      <w:marRight w:val="0"/>
      <w:marTop w:val="0"/>
      <w:marBottom w:val="0"/>
      <w:divBdr>
        <w:top w:val="none" w:sz="0" w:space="0" w:color="auto"/>
        <w:left w:val="none" w:sz="0" w:space="0" w:color="auto"/>
        <w:bottom w:val="none" w:sz="0" w:space="0" w:color="auto"/>
        <w:right w:val="none" w:sz="0" w:space="0" w:color="auto"/>
      </w:divBdr>
    </w:div>
    <w:div w:id="629895723">
      <w:bodyDiv w:val="1"/>
      <w:marLeft w:val="0"/>
      <w:marRight w:val="0"/>
      <w:marTop w:val="0"/>
      <w:marBottom w:val="0"/>
      <w:divBdr>
        <w:top w:val="none" w:sz="0" w:space="0" w:color="auto"/>
        <w:left w:val="none" w:sz="0" w:space="0" w:color="auto"/>
        <w:bottom w:val="none" w:sz="0" w:space="0" w:color="auto"/>
        <w:right w:val="none" w:sz="0" w:space="0" w:color="auto"/>
      </w:divBdr>
    </w:div>
    <w:div w:id="630482606">
      <w:bodyDiv w:val="1"/>
      <w:marLeft w:val="0"/>
      <w:marRight w:val="0"/>
      <w:marTop w:val="0"/>
      <w:marBottom w:val="0"/>
      <w:divBdr>
        <w:top w:val="none" w:sz="0" w:space="0" w:color="auto"/>
        <w:left w:val="none" w:sz="0" w:space="0" w:color="auto"/>
        <w:bottom w:val="none" w:sz="0" w:space="0" w:color="auto"/>
        <w:right w:val="none" w:sz="0" w:space="0" w:color="auto"/>
      </w:divBdr>
    </w:div>
    <w:div w:id="630868957">
      <w:bodyDiv w:val="1"/>
      <w:marLeft w:val="0"/>
      <w:marRight w:val="0"/>
      <w:marTop w:val="0"/>
      <w:marBottom w:val="0"/>
      <w:divBdr>
        <w:top w:val="none" w:sz="0" w:space="0" w:color="auto"/>
        <w:left w:val="none" w:sz="0" w:space="0" w:color="auto"/>
        <w:bottom w:val="none" w:sz="0" w:space="0" w:color="auto"/>
        <w:right w:val="none" w:sz="0" w:space="0" w:color="auto"/>
      </w:divBdr>
    </w:div>
    <w:div w:id="631254896">
      <w:bodyDiv w:val="1"/>
      <w:marLeft w:val="0"/>
      <w:marRight w:val="0"/>
      <w:marTop w:val="0"/>
      <w:marBottom w:val="0"/>
      <w:divBdr>
        <w:top w:val="none" w:sz="0" w:space="0" w:color="auto"/>
        <w:left w:val="none" w:sz="0" w:space="0" w:color="auto"/>
        <w:bottom w:val="none" w:sz="0" w:space="0" w:color="auto"/>
        <w:right w:val="none" w:sz="0" w:space="0" w:color="auto"/>
      </w:divBdr>
    </w:div>
    <w:div w:id="631255585">
      <w:bodyDiv w:val="1"/>
      <w:marLeft w:val="0"/>
      <w:marRight w:val="0"/>
      <w:marTop w:val="0"/>
      <w:marBottom w:val="0"/>
      <w:divBdr>
        <w:top w:val="none" w:sz="0" w:space="0" w:color="auto"/>
        <w:left w:val="none" w:sz="0" w:space="0" w:color="auto"/>
        <w:bottom w:val="none" w:sz="0" w:space="0" w:color="auto"/>
        <w:right w:val="none" w:sz="0" w:space="0" w:color="auto"/>
      </w:divBdr>
    </w:div>
    <w:div w:id="631597119">
      <w:bodyDiv w:val="1"/>
      <w:marLeft w:val="0"/>
      <w:marRight w:val="0"/>
      <w:marTop w:val="0"/>
      <w:marBottom w:val="0"/>
      <w:divBdr>
        <w:top w:val="none" w:sz="0" w:space="0" w:color="auto"/>
        <w:left w:val="none" w:sz="0" w:space="0" w:color="auto"/>
        <w:bottom w:val="none" w:sz="0" w:space="0" w:color="auto"/>
        <w:right w:val="none" w:sz="0" w:space="0" w:color="auto"/>
      </w:divBdr>
    </w:div>
    <w:div w:id="631788965">
      <w:bodyDiv w:val="1"/>
      <w:marLeft w:val="0"/>
      <w:marRight w:val="0"/>
      <w:marTop w:val="0"/>
      <w:marBottom w:val="0"/>
      <w:divBdr>
        <w:top w:val="none" w:sz="0" w:space="0" w:color="auto"/>
        <w:left w:val="none" w:sz="0" w:space="0" w:color="auto"/>
        <w:bottom w:val="none" w:sz="0" w:space="0" w:color="auto"/>
        <w:right w:val="none" w:sz="0" w:space="0" w:color="auto"/>
      </w:divBdr>
    </w:div>
    <w:div w:id="632564711">
      <w:bodyDiv w:val="1"/>
      <w:marLeft w:val="0"/>
      <w:marRight w:val="0"/>
      <w:marTop w:val="0"/>
      <w:marBottom w:val="0"/>
      <w:divBdr>
        <w:top w:val="none" w:sz="0" w:space="0" w:color="auto"/>
        <w:left w:val="none" w:sz="0" w:space="0" w:color="auto"/>
        <w:bottom w:val="none" w:sz="0" w:space="0" w:color="auto"/>
        <w:right w:val="none" w:sz="0" w:space="0" w:color="auto"/>
      </w:divBdr>
    </w:div>
    <w:div w:id="633602715">
      <w:bodyDiv w:val="1"/>
      <w:marLeft w:val="0"/>
      <w:marRight w:val="0"/>
      <w:marTop w:val="0"/>
      <w:marBottom w:val="0"/>
      <w:divBdr>
        <w:top w:val="none" w:sz="0" w:space="0" w:color="auto"/>
        <w:left w:val="none" w:sz="0" w:space="0" w:color="auto"/>
        <w:bottom w:val="none" w:sz="0" w:space="0" w:color="auto"/>
        <w:right w:val="none" w:sz="0" w:space="0" w:color="auto"/>
      </w:divBdr>
    </w:div>
    <w:div w:id="633949291">
      <w:bodyDiv w:val="1"/>
      <w:marLeft w:val="0"/>
      <w:marRight w:val="0"/>
      <w:marTop w:val="0"/>
      <w:marBottom w:val="0"/>
      <w:divBdr>
        <w:top w:val="none" w:sz="0" w:space="0" w:color="auto"/>
        <w:left w:val="none" w:sz="0" w:space="0" w:color="auto"/>
        <w:bottom w:val="none" w:sz="0" w:space="0" w:color="auto"/>
        <w:right w:val="none" w:sz="0" w:space="0" w:color="auto"/>
      </w:divBdr>
    </w:div>
    <w:div w:id="634484231">
      <w:bodyDiv w:val="1"/>
      <w:marLeft w:val="0"/>
      <w:marRight w:val="0"/>
      <w:marTop w:val="0"/>
      <w:marBottom w:val="0"/>
      <w:divBdr>
        <w:top w:val="none" w:sz="0" w:space="0" w:color="auto"/>
        <w:left w:val="none" w:sz="0" w:space="0" w:color="auto"/>
        <w:bottom w:val="none" w:sz="0" w:space="0" w:color="auto"/>
        <w:right w:val="none" w:sz="0" w:space="0" w:color="auto"/>
      </w:divBdr>
    </w:div>
    <w:div w:id="635063214">
      <w:bodyDiv w:val="1"/>
      <w:marLeft w:val="0"/>
      <w:marRight w:val="0"/>
      <w:marTop w:val="0"/>
      <w:marBottom w:val="0"/>
      <w:divBdr>
        <w:top w:val="none" w:sz="0" w:space="0" w:color="auto"/>
        <w:left w:val="none" w:sz="0" w:space="0" w:color="auto"/>
        <w:bottom w:val="none" w:sz="0" w:space="0" w:color="auto"/>
        <w:right w:val="none" w:sz="0" w:space="0" w:color="auto"/>
      </w:divBdr>
    </w:div>
    <w:div w:id="635136366">
      <w:bodyDiv w:val="1"/>
      <w:marLeft w:val="0"/>
      <w:marRight w:val="0"/>
      <w:marTop w:val="0"/>
      <w:marBottom w:val="0"/>
      <w:divBdr>
        <w:top w:val="none" w:sz="0" w:space="0" w:color="auto"/>
        <w:left w:val="none" w:sz="0" w:space="0" w:color="auto"/>
        <w:bottom w:val="none" w:sz="0" w:space="0" w:color="auto"/>
        <w:right w:val="none" w:sz="0" w:space="0" w:color="auto"/>
      </w:divBdr>
    </w:div>
    <w:div w:id="635257896">
      <w:bodyDiv w:val="1"/>
      <w:marLeft w:val="0"/>
      <w:marRight w:val="0"/>
      <w:marTop w:val="0"/>
      <w:marBottom w:val="0"/>
      <w:divBdr>
        <w:top w:val="none" w:sz="0" w:space="0" w:color="auto"/>
        <w:left w:val="none" w:sz="0" w:space="0" w:color="auto"/>
        <w:bottom w:val="none" w:sz="0" w:space="0" w:color="auto"/>
        <w:right w:val="none" w:sz="0" w:space="0" w:color="auto"/>
      </w:divBdr>
    </w:div>
    <w:div w:id="635375134">
      <w:bodyDiv w:val="1"/>
      <w:marLeft w:val="0"/>
      <w:marRight w:val="0"/>
      <w:marTop w:val="0"/>
      <w:marBottom w:val="0"/>
      <w:divBdr>
        <w:top w:val="none" w:sz="0" w:space="0" w:color="auto"/>
        <w:left w:val="none" w:sz="0" w:space="0" w:color="auto"/>
        <w:bottom w:val="none" w:sz="0" w:space="0" w:color="auto"/>
        <w:right w:val="none" w:sz="0" w:space="0" w:color="auto"/>
      </w:divBdr>
    </w:div>
    <w:div w:id="635792774">
      <w:bodyDiv w:val="1"/>
      <w:marLeft w:val="0"/>
      <w:marRight w:val="0"/>
      <w:marTop w:val="0"/>
      <w:marBottom w:val="0"/>
      <w:divBdr>
        <w:top w:val="none" w:sz="0" w:space="0" w:color="auto"/>
        <w:left w:val="none" w:sz="0" w:space="0" w:color="auto"/>
        <w:bottom w:val="none" w:sz="0" w:space="0" w:color="auto"/>
        <w:right w:val="none" w:sz="0" w:space="0" w:color="auto"/>
      </w:divBdr>
    </w:div>
    <w:div w:id="636181363">
      <w:bodyDiv w:val="1"/>
      <w:marLeft w:val="0"/>
      <w:marRight w:val="0"/>
      <w:marTop w:val="0"/>
      <w:marBottom w:val="0"/>
      <w:divBdr>
        <w:top w:val="none" w:sz="0" w:space="0" w:color="auto"/>
        <w:left w:val="none" w:sz="0" w:space="0" w:color="auto"/>
        <w:bottom w:val="none" w:sz="0" w:space="0" w:color="auto"/>
        <w:right w:val="none" w:sz="0" w:space="0" w:color="auto"/>
      </w:divBdr>
    </w:div>
    <w:div w:id="636375221">
      <w:bodyDiv w:val="1"/>
      <w:marLeft w:val="0"/>
      <w:marRight w:val="0"/>
      <w:marTop w:val="0"/>
      <w:marBottom w:val="0"/>
      <w:divBdr>
        <w:top w:val="none" w:sz="0" w:space="0" w:color="auto"/>
        <w:left w:val="none" w:sz="0" w:space="0" w:color="auto"/>
        <w:bottom w:val="none" w:sz="0" w:space="0" w:color="auto"/>
        <w:right w:val="none" w:sz="0" w:space="0" w:color="auto"/>
      </w:divBdr>
    </w:div>
    <w:div w:id="636685465">
      <w:bodyDiv w:val="1"/>
      <w:marLeft w:val="0"/>
      <w:marRight w:val="0"/>
      <w:marTop w:val="0"/>
      <w:marBottom w:val="0"/>
      <w:divBdr>
        <w:top w:val="none" w:sz="0" w:space="0" w:color="auto"/>
        <w:left w:val="none" w:sz="0" w:space="0" w:color="auto"/>
        <w:bottom w:val="none" w:sz="0" w:space="0" w:color="auto"/>
        <w:right w:val="none" w:sz="0" w:space="0" w:color="auto"/>
      </w:divBdr>
    </w:div>
    <w:div w:id="636691448">
      <w:bodyDiv w:val="1"/>
      <w:marLeft w:val="0"/>
      <w:marRight w:val="0"/>
      <w:marTop w:val="0"/>
      <w:marBottom w:val="0"/>
      <w:divBdr>
        <w:top w:val="none" w:sz="0" w:space="0" w:color="auto"/>
        <w:left w:val="none" w:sz="0" w:space="0" w:color="auto"/>
        <w:bottom w:val="none" w:sz="0" w:space="0" w:color="auto"/>
        <w:right w:val="none" w:sz="0" w:space="0" w:color="auto"/>
      </w:divBdr>
    </w:div>
    <w:div w:id="637614191">
      <w:bodyDiv w:val="1"/>
      <w:marLeft w:val="0"/>
      <w:marRight w:val="0"/>
      <w:marTop w:val="0"/>
      <w:marBottom w:val="0"/>
      <w:divBdr>
        <w:top w:val="none" w:sz="0" w:space="0" w:color="auto"/>
        <w:left w:val="none" w:sz="0" w:space="0" w:color="auto"/>
        <w:bottom w:val="none" w:sz="0" w:space="0" w:color="auto"/>
        <w:right w:val="none" w:sz="0" w:space="0" w:color="auto"/>
      </w:divBdr>
    </w:div>
    <w:div w:id="638267936">
      <w:bodyDiv w:val="1"/>
      <w:marLeft w:val="0"/>
      <w:marRight w:val="0"/>
      <w:marTop w:val="0"/>
      <w:marBottom w:val="0"/>
      <w:divBdr>
        <w:top w:val="none" w:sz="0" w:space="0" w:color="auto"/>
        <w:left w:val="none" w:sz="0" w:space="0" w:color="auto"/>
        <w:bottom w:val="none" w:sz="0" w:space="0" w:color="auto"/>
        <w:right w:val="none" w:sz="0" w:space="0" w:color="auto"/>
      </w:divBdr>
    </w:div>
    <w:div w:id="638614351">
      <w:bodyDiv w:val="1"/>
      <w:marLeft w:val="0"/>
      <w:marRight w:val="0"/>
      <w:marTop w:val="0"/>
      <w:marBottom w:val="0"/>
      <w:divBdr>
        <w:top w:val="none" w:sz="0" w:space="0" w:color="auto"/>
        <w:left w:val="none" w:sz="0" w:space="0" w:color="auto"/>
        <w:bottom w:val="none" w:sz="0" w:space="0" w:color="auto"/>
        <w:right w:val="none" w:sz="0" w:space="0" w:color="auto"/>
      </w:divBdr>
    </w:div>
    <w:div w:id="639388235">
      <w:bodyDiv w:val="1"/>
      <w:marLeft w:val="0"/>
      <w:marRight w:val="0"/>
      <w:marTop w:val="0"/>
      <w:marBottom w:val="0"/>
      <w:divBdr>
        <w:top w:val="none" w:sz="0" w:space="0" w:color="auto"/>
        <w:left w:val="none" w:sz="0" w:space="0" w:color="auto"/>
        <w:bottom w:val="none" w:sz="0" w:space="0" w:color="auto"/>
        <w:right w:val="none" w:sz="0" w:space="0" w:color="auto"/>
      </w:divBdr>
    </w:div>
    <w:div w:id="639502504">
      <w:bodyDiv w:val="1"/>
      <w:marLeft w:val="0"/>
      <w:marRight w:val="0"/>
      <w:marTop w:val="0"/>
      <w:marBottom w:val="0"/>
      <w:divBdr>
        <w:top w:val="none" w:sz="0" w:space="0" w:color="auto"/>
        <w:left w:val="none" w:sz="0" w:space="0" w:color="auto"/>
        <w:bottom w:val="none" w:sz="0" w:space="0" w:color="auto"/>
        <w:right w:val="none" w:sz="0" w:space="0" w:color="auto"/>
      </w:divBdr>
    </w:div>
    <w:div w:id="639959127">
      <w:bodyDiv w:val="1"/>
      <w:marLeft w:val="0"/>
      <w:marRight w:val="0"/>
      <w:marTop w:val="0"/>
      <w:marBottom w:val="0"/>
      <w:divBdr>
        <w:top w:val="none" w:sz="0" w:space="0" w:color="auto"/>
        <w:left w:val="none" w:sz="0" w:space="0" w:color="auto"/>
        <w:bottom w:val="none" w:sz="0" w:space="0" w:color="auto"/>
        <w:right w:val="none" w:sz="0" w:space="0" w:color="auto"/>
      </w:divBdr>
      <w:divsChild>
        <w:div w:id="69037130">
          <w:marLeft w:val="640"/>
          <w:marRight w:val="0"/>
          <w:marTop w:val="0"/>
          <w:marBottom w:val="0"/>
          <w:divBdr>
            <w:top w:val="none" w:sz="0" w:space="0" w:color="auto"/>
            <w:left w:val="none" w:sz="0" w:space="0" w:color="auto"/>
            <w:bottom w:val="none" w:sz="0" w:space="0" w:color="auto"/>
            <w:right w:val="none" w:sz="0" w:space="0" w:color="auto"/>
          </w:divBdr>
        </w:div>
        <w:div w:id="628317420">
          <w:marLeft w:val="640"/>
          <w:marRight w:val="0"/>
          <w:marTop w:val="0"/>
          <w:marBottom w:val="0"/>
          <w:divBdr>
            <w:top w:val="none" w:sz="0" w:space="0" w:color="auto"/>
            <w:left w:val="none" w:sz="0" w:space="0" w:color="auto"/>
            <w:bottom w:val="none" w:sz="0" w:space="0" w:color="auto"/>
            <w:right w:val="none" w:sz="0" w:space="0" w:color="auto"/>
          </w:divBdr>
        </w:div>
        <w:div w:id="764614609">
          <w:marLeft w:val="640"/>
          <w:marRight w:val="0"/>
          <w:marTop w:val="0"/>
          <w:marBottom w:val="0"/>
          <w:divBdr>
            <w:top w:val="none" w:sz="0" w:space="0" w:color="auto"/>
            <w:left w:val="none" w:sz="0" w:space="0" w:color="auto"/>
            <w:bottom w:val="none" w:sz="0" w:space="0" w:color="auto"/>
            <w:right w:val="none" w:sz="0" w:space="0" w:color="auto"/>
          </w:divBdr>
        </w:div>
        <w:div w:id="783500449">
          <w:marLeft w:val="640"/>
          <w:marRight w:val="0"/>
          <w:marTop w:val="0"/>
          <w:marBottom w:val="0"/>
          <w:divBdr>
            <w:top w:val="none" w:sz="0" w:space="0" w:color="auto"/>
            <w:left w:val="none" w:sz="0" w:space="0" w:color="auto"/>
            <w:bottom w:val="none" w:sz="0" w:space="0" w:color="auto"/>
            <w:right w:val="none" w:sz="0" w:space="0" w:color="auto"/>
          </w:divBdr>
        </w:div>
        <w:div w:id="1187863783">
          <w:marLeft w:val="640"/>
          <w:marRight w:val="0"/>
          <w:marTop w:val="0"/>
          <w:marBottom w:val="0"/>
          <w:divBdr>
            <w:top w:val="none" w:sz="0" w:space="0" w:color="auto"/>
            <w:left w:val="none" w:sz="0" w:space="0" w:color="auto"/>
            <w:bottom w:val="none" w:sz="0" w:space="0" w:color="auto"/>
            <w:right w:val="none" w:sz="0" w:space="0" w:color="auto"/>
          </w:divBdr>
        </w:div>
        <w:div w:id="1229732823">
          <w:marLeft w:val="640"/>
          <w:marRight w:val="0"/>
          <w:marTop w:val="0"/>
          <w:marBottom w:val="0"/>
          <w:divBdr>
            <w:top w:val="none" w:sz="0" w:space="0" w:color="auto"/>
            <w:left w:val="none" w:sz="0" w:space="0" w:color="auto"/>
            <w:bottom w:val="none" w:sz="0" w:space="0" w:color="auto"/>
            <w:right w:val="none" w:sz="0" w:space="0" w:color="auto"/>
          </w:divBdr>
        </w:div>
        <w:div w:id="1296983844">
          <w:marLeft w:val="640"/>
          <w:marRight w:val="0"/>
          <w:marTop w:val="0"/>
          <w:marBottom w:val="0"/>
          <w:divBdr>
            <w:top w:val="none" w:sz="0" w:space="0" w:color="auto"/>
            <w:left w:val="none" w:sz="0" w:space="0" w:color="auto"/>
            <w:bottom w:val="none" w:sz="0" w:space="0" w:color="auto"/>
            <w:right w:val="none" w:sz="0" w:space="0" w:color="auto"/>
          </w:divBdr>
        </w:div>
        <w:div w:id="1655723644">
          <w:marLeft w:val="640"/>
          <w:marRight w:val="0"/>
          <w:marTop w:val="0"/>
          <w:marBottom w:val="0"/>
          <w:divBdr>
            <w:top w:val="none" w:sz="0" w:space="0" w:color="auto"/>
            <w:left w:val="none" w:sz="0" w:space="0" w:color="auto"/>
            <w:bottom w:val="none" w:sz="0" w:space="0" w:color="auto"/>
            <w:right w:val="none" w:sz="0" w:space="0" w:color="auto"/>
          </w:divBdr>
        </w:div>
        <w:div w:id="1755197992">
          <w:marLeft w:val="640"/>
          <w:marRight w:val="0"/>
          <w:marTop w:val="0"/>
          <w:marBottom w:val="0"/>
          <w:divBdr>
            <w:top w:val="none" w:sz="0" w:space="0" w:color="auto"/>
            <w:left w:val="none" w:sz="0" w:space="0" w:color="auto"/>
            <w:bottom w:val="none" w:sz="0" w:space="0" w:color="auto"/>
            <w:right w:val="none" w:sz="0" w:space="0" w:color="auto"/>
          </w:divBdr>
        </w:div>
        <w:div w:id="1863586048">
          <w:marLeft w:val="640"/>
          <w:marRight w:val="0"/>
          <w:marTop w:val="0"/>
          <w:marBottom w:val="0"/>
          <w:divBdr>
            <w:top w:val="none" w:sz="0" w:space="0" w:color="auto"/>
            <w:left w:val="none" w:sz="0" w:space="0" w:color="auto"/>
            <w:bottom w:val="none" w:sz="0" w:space="0" w:color="auto"/>
            <w:right w:val="none" w:sz="0" w:space="0" w:color="auto"/>
          </w:divBdr>
        </w:div>
        <w:div w:id="1923443278">
          <w:marLeft w:val="640"/>
          <w:marRight w:val="0"/>
          <w:marTop w:val="0"/>
          <w:marBottom w:val="0"/>
          <w:divBdr>
            <w:top w:val="none" w:sz="0" w:space="0" w:color="auto"/>
            <w:left w:val="none" w:sz="0" w:space="0" w:color="auto"/>
            <w:bottom w:val="none" w:sz="0" w:space="0" w:color="auto"/>
            <w:right w:val="none" w:sz="0" w:space="0" w:color="auto"/>
          </w:divBdr>
        </w:div>
        <w:div w:id="1987201499">
          <w:marLeft w:val="640"/>
          <w:marRight w:val="0"/>
          <w:marTop w:val="0"/>
          <w:marBottom w:val="0"/>
          <w:divBdr>
            <w:top w:val="none" w:sz="0" w:space="0" w:color="auto"/>
            <w:left w:val="none" w:sz="0" w:space="0" w:color="auto"/>
            <w:bottom w:val="none" w:sz="0" w:space="0" w:color="auto"/>
            <w:right w:val="none" w:sz="0" w:space="0" w:color="auto"/>
          </w:divBdr>
        </w:div>
      </w:divsChild>
    </w:div>
    <w:div w:id="640112477">
      <w:bodyDiv w:val="1"/>
      <w:marLeft w:val="0"/>
      <w:marRight w:val="0"/>
      <w:marTop w:val="0"/>
      <w:marBottom w:val="0"/>
      <w:divBdr>
        <w:top w:val="none" w:sz="0" w:space="0" w:color="auto"/>
        <w:left w:val="none" w:sz="0" w:space="0" w:color="auto"/>
        <w:bottom w:val="none" w:sz="0" w:space="0" w:color="auto"/>
        <w:right w:val="none" w:sz="0" w:space="0" w:color="auto"/>
      </w:divBdr>
    </w:div>
    <w:div w:id="640498611">
      <w:bodyDiv w:val="1"/>
      <w:marLeft w:val="0"/>
      <w:marRight w:val="0"/>
      <w:marTop w:val="0"/>
      <w:marBottom w:val="0"/>
      <w:divBdr>
        <w:top w:val="none" w:sz="0" w:space="0" w:color="auto"/>
        <w:left w:val="none" w:sz="0" w:space="0" w:color="auto"/>
        <w:bottom w:val="none" w:sz="0" w:space="0" w:color="auto"/>
        <w:right w:val="none" w:sz="0" w:space="0" w:color="auto"/>
      </w:divBdr>
    </w:div>
    <w:div w:id="640885067">
      <w:bodyDiv w:val="1"/>
      <w:marLeft w:val="0"/>
      <w:marRight w:val="0"/>
      <w:marTop w:val="0"/>
      <w:marBottom w:val="0"/>
      <w:divBdr>
        <w:top w:val="none" w:sz="0" w:space="0" w:color="auto"/>
        <w:left w:val="none" w:sz="0" w:space="0" w:color="auto"/>
        <w:bottom w:val="none" w:sz="0" w:space="0" w:color="auto"/>
        <w:right w:val="none" w:sz="0" w:space="0" w:color="auto"/>
      </w:divBdr>
    </w:div>
    <w:div w:id="641034266">
      <w:bodyDiv w:val="1"/>
      <w:marLeft w:val="0"/>
      <w:marRight w:val="0"/>
      <w:marTop w:val="0"/>
      <w:marBottom w:val="0"/>
      <w:divBdr>
        <w:top w:val="none" w:sz="0" w:space="0" w:color="auto"/>
        <w:left w:val="none" w:sz="0" w:space="0" w:color="auto"/>
        <w:bottom w:val="none" w:sz="0" w:space="0" w:color="auto"/>
        <w:right w:val="none" w:sz="0" w:space="0" w:color="auto"/>
      </w:divBdr>
    </w:div>
    <w:div w:id="641807136">
      <w:bodyDiv w:val="1"/>
      <w:marLeft w:val="0"/>
      <w:marRight w:val="0"/>
      <w:marTop w:val="0"/>
      <w:marBottom w:val="0"/>
      <w:divBdr>
        <w:top w:val="none" w:sz="0" w:space="0" w:color="auto"/>
        <w:left w:val="none" w:sz="0" w:space="0" w:color="auto"/>
        <w:bottom w:val="none" w:sz="0" w:space="0" w:color="auto"/>
        <w:right w:val="none" w:sz="0" w:space="0" w:color="auto"/>
      </w:divBdr>
    </w:div>
    <w:div w:id="642656327">
      <w:bodyDiv w:val="1"/>
      <w:marLeft w:val="0"/>
      <w:marRight w:val="0"/>
      <w:marTop w:val="0"/>
      <w:marBottom w:val="0"/>
      <w:divBdr>
        <w:top w:val="none" w:sz="0" w:space="0" w:color="auto"/>
        <w:left w:val="none" w:sz="0" w:space="0" w:color="auto"/>
        <w:bottom w:val="none" w:sz="0" w:space="0" w:color="auto"/>
        <w:right w:val="none" w:sz="0" w:space="0" w:color="auto"/>
      </w:divBdr>
    </w:div>
    <w:div w:id="642737665">
      <w:bodyDiv w:val="1"/>
      <w:marLeft w:val="0"/>
      <w:marRight w:val="0"/>
      <w:marTop w:val="0"/>
      <w:marBottom w:val="0"/>
      <w:divBdr>
        <w:top w:val="none" w:sz="0" w:space="0" w:color="auto"/>
        <w:left w:val="none" w:sz="0" w:space="0" w:color="auto"/>
        <w:bottom w:val="none" w:sz="0" w:space="0" w:color="auto"/>
        <w:right w:val="none" w:sz="0" w:space="0" w:color="auto"/>
      </w:divBdr>
    </w:div>
    <w:div w:id="643199539">
      <w:bodyDiv w:val="1"/>
      <w:marLeft w:val="0"/>
      <w:marRight w:val="0"/>
      <w:marTop w:val="0"/>
      <w:marBottom w:val="0"/>
      <w:divBdr>
        <w:top w:val="none" w:sz="0" w:space="0" w:color="auto"/>
        <w:left w:val="none" w:sz="0" w:space="0" w:color="auto"/>
        <w:bottom w:val="none" w:sz="0" w:space="0" w:color="auto"/>
        <w:right w:val="none" w:sz="0" w:space="0" w:color="auto"/>
      </w:divBdr>
    </w:div>
    <w:div w:id="643966083">
      <w:bodyDiv w:val="1"/>
      <w:marLeft w:val="0"/>
      <w:marRight w:val="0"/>
      <w:marTop w:val="0"/>
      <w:marBottom w:val="0"/>
      <w:divBdr>
        <w:top w:val="none" w:sz="0" w:space="0" w:color="auto"/>
        <w:left w:val="none" w:sz="0" w:space="0" w:color="auto"/>
        <w:bottom w:val="none" w:sz="0" w:space="0" w:color="auto"/>
        <w:right w:val="none" w:sz="0" w:space="0" w:color="auto"/>
      </w:divBdr>
    </w:div>
    <w:div w:id="644048059">
      <w:bodyDiv w:val="1"/>
      <w:marLeft w:val="0"/>
      <w:marRight w:val="0"/>
      <w:marTop w:val="0"/>
      <w:marBottom w:val="0"/>
      <w:divBdr>
        <w:top w:val="none" w:sz="0" w:space="0" w:color="auto"/>
        <w:left w:val="none" w:sz="0" w:space="0" w:color="auto"/>
        <w:bottom w:val="none" w:sz="0" w:space="0" w:color="auto"/>
        <w:right w:val="none" w:sz="0" w:space="0" w:color="auto"/>
      </w:divBdr>
    </w:div>
    <w:div w:id="644089852">
      <w:bodyDiv w:val="1"/>
      <w:marLeft w:val="0"/>
      <w:marRight w:val="0"/>
      <w:marTop w:val="0"/>
      <w:marBottom w:val="0"/>
      <w:divBdr>
        <w:top w:val="none" w:sz="0" w:space="0" w:color="auto"/>
        <w:left w:val="none" w:sz="0" w:space="0" w:color="auto"/>
        <w:bottom w:val="none" w:sz="0" w:space="0" w:color="auto"/>
        <w:right w:val="none" w:sz="0" w:space="0" w:color="auto"/>
      </w:divBdr>
    </w:div>
    <w:div w:id="644359841">
      <w:bodyDiv w:val="1"/>
      <w:marLeft w:val="0"/>
      <w:marRight w:val="0"/>
      <w:marTop w:val="0"/>
      <w:marBottom w:val="0"/>
      <w:divBdr>
        <w:top w:val="none" w:sz="0" w:space="0" w:color="auto"/>
        <w:left w:val="none" w:sz="0" w:space="0" w:color="auto"/>
        <w:bottom w:val="none" w:sz="0" w:space="0" w:color="auto"/>
        <w:right w:val="none" w:sz="0" w:space="0" w:color="auto"/>
      </w:divBdr>
    </w:div>
    <w:div w:id="645747530">
      <w:bodyDiv w:val="1"/>
      <w:marLeft w:val="0"/>
      <w:marRight w:val="0"/>
      <w:marTop w:val="0"/>
      <w:marBottom w:val="0"/>
      <w:divBdr>
        <w:top w:val="none" w:sz="0" w:space="0" w:color="auto"/>
        <w:left w:val="none" w:sz="0" w:space="0" w:color="auto"/>
        <w:bottom w:val="none" w:sz="0" w:space="0" w:color="auto"/>
        <w:right w:val="none" w:sz="0" w:space="0" w:color="auto"/>
      </w:divBdr>
    </w:div>
    <w:div w:id="645817736">
      <w:bodyDiv w:val="1"/>
      <w:marLeft w:val="0"/>
      <w:marRight w:val="0"/>
      <w:marTop w:val="0"/>
      <w:marBottom w:val="0"/>
      <w:divBdr>
        <w:top w:val="none" w:sz="0" w:space="0" w:color="auto"/>
        <w:left w:val="none" w:sz="0" w:space="0" w:color="auto"/>
        <w:bottom w:val="none" w:sz="0" w:space="0" w:color="auto"/>
        <w:right w:val="none" w:sz="0" w:space="0" w:color="auto"/>
      </w:divBdr>
    </w:div>
    <w:div w:id="646252694">
      <w:bodyDiv w:val="1"/>
      <w:marLeft w:val="0"/>
      <w:marRight w:val="0"/>
      <w:marTop w:val="0"/>
      <w:marBottom w:val="0"/>
      <w:divBdr>
        <w:top w:val="none" w:sz="0" w:space="0" w:color="auto"/>
        <w:left w:val="none" w:sz="0" w:space="0" w:color="auto"/>
        <w:bottom w:val="none" w:sz="0" w:space="0" w:color="auto"/>
        <w:right w:val="none" w:sz="0" w:space="0" w:color="auto"/>
      </w:divBdr>
    </w:div>
    <w:div w:id="646588197">
      <w:bodyDiv w:val="1"/>
      <w:marLeft w:val="0"/>
      <w:marRight w:val="0"/>
      <w:marTop w:val="0"/>
      <w:marBottom w:val="0"/>
      <w:divBdr>
        <w:top w:val="none" w:sz="0" w:space="0" w:color="auto"/>
        <w:left w:val="none" w:sz="0" w:space="0" w:color="auto"/>
        <w:bottom w:val="none" w:sz="0" w:space="0" w:color="auto"/>
        <w:right w:val="none" w:sz="0" w:space="0" w:color="auto"/>
      </w:divBdr>
    </w:div>
    <w:div w:id="647636308">
      <w:bodyDiv w:val="1"/>
      <w:marLeft w:val="0"/>
      <w:marRight w:val="0"/>
      <w:marTop w:val="0"/>
      <w:marBottom w:val="0"/>
      <w:divBdr>
        <w:top w:val="none" w:sz="0" w:space="0" w:color="auto"/>
        <w:left w:val="none" w:sz="0" w:space="0" w:color="auto"/>
        <w:bottom w:val="none" w:sz="0" w:space="0" w:color="auto"/>
        <w:right w:val="none" w:sz="0" w:space="0" w:color="auto"/>
      </w:divBdr>
    </w:div>
    <w:div w:id="647709079">
      <w:bodyDiv w:val="1"/>
      <w:marLeft w:val="0"/>
      <w:marRight w:val="0"/>
      <w:marTop w:val="0"/>
      <w:marBottom w:val="0"/>
      <w:divBdr>
        <w:top w:val="none" w:sz="0" w:space="0" w:color="auto"/>
        <w:left w:val="none" w:sz="0" w:space="0" w:color="auto"/>
        <w:bottom w:val="none" w:sz="0" w:space="0" w:color="auto"/>
        <w:right w:val="none" w:sz="0" w:space="0" w:color="auto"/>
      </w:divBdr>
    </w:div>
    <w:div w:id="648244441">
      <w:bodyDiv w:val="1"/>
      <w:marLeft w:val="0"/>
      <w:marRight w:val="0"/>
      <w:marTop w:val="0"/>
      <w:marBottom w:val="0"/>
      <w:divBdr>
        <w:top w:val="none" w:sz="0" w:space="0" w:color="auto"/>
        <w:left w:val="none" w:sz="0" w:space="0" w:color="auto"/>
        <w:bottom w:val="none" w:sz="0" w:space="0" w:color="auto"/>
        <w:right w:val="none" w:sz="0" w:space="0" w:color="auto"/>
      </w:divBdr>
    </w:div>
    <w:div w:id="648288371">
      <w:bodyDiv w:val="1"/>
      <w:marLeft w:val="0"/>
      <w:marRight w:val="0"/>
      <w:marTop w:val="0"/>
      <w:marBottom w:val="0"/>
      <w:divBdr>
        <w:top w:val="none" w:sz="0" w:space="0" w:color="auto"/>
        <w:left w:val="none" w:sz="0" w:space="0" w:color="auto"/>
        <w:bottom w:val="none" w:sz="0" w:space="0" w:color="auto"/>
        <w:right w:val="none" w:sz="0" w:space="0" w:color="auto"/>
      </w:divBdr>
    </w:div>
    <w:div w:id="648511391">
      <w:bodyDiv w:val="1"/>
      <w:marLeft w:val="0"/>
      <w:marRight w:val="0"/>
      <w:marTop w:val="0"/>
      <w:marBottom w:val="0"/>
      <w:divBdr>
        <w:top w:val="none" w:sz="0" w:space="0" w:color="auto"/>
        <w:left w:val="none" w:sz="0" w:space="0" w:color="auto"/>
        <w:bottom w:val="none" w:sz="0" w:space="0" w:color="auto"/>
        <w:right w:val="none" w:sz="0" w:space="0" w:color="auto"/>
      </w:divBdr>
    </w:div>
    <w:div w:id="648827964">
      <w:bodyDiv w:val="1"/>
      <w:marLeft w:val="0"/>
      <w:marRight w:val="0"/>
      <w:marTop w:val="0"/>
      <w:marBottom w:val="0"/>
      <w:divBdr>
        <w:top w:val="none" w:sz="0" w:space="0" w:color="auto"/>
        <w:left w:val="none" w:sz="0" w:space="0" w:color="auto"/>
        <w:bottom w:val="none" w:sz="0" w:space="0" w:color="auto"/>
        <w:right w:val="none" w:sz="0" w:space="0" w:color="auto"/>
      </w:divBdr>
    </w:div>
    <w:div w:id="649017275">
      <w:bodyDiv w:val="1"/>
      <w:marLeft w:val="0"/>
      <w:marRight w:val="0"/>
      <w:marTop w:val="0"/>
      <w:marBottom w:val="0"/>
      <w:divBdr>
        <w:top w:val="none" w:sz="0" w:space="0" w:color="auto"/>
        <w:left w:val="none" w:sz="0" w:space="0" w:color="auto"/>
        <w:bottom w:val="none" w:sz="0" w:space="0" w:color="auto"/>
        <w:right w:val="none" w:sz="0" w:space="0" w:color="auto"/>
      </w:divBdr>
    </w:div>
    <w:div w:id="649292435">
      <w:bodyDiv w:val="1"/>
      <w:marLeft w:val="0"/>
      <w:marRight w:val="0"/>
      <w:marTop w:val="0"/>
      <w:marBottom w:val="0"/>
      <w:divBdr>
        <w:top w:val="none" w:sz="0" w:space="0" w:color="auto"/>
        <w:left w:val="none" w:sz="0" w:space="0" w:color="auto"/>
        <w:bottom w:val="none" w:sz="0" w:space="0" w:color="auto"/>
        <w:right w:val="none" w:sz="0" w:space="0" w:color="auto"/>
      </w:divBdr>
    </w:div>
    <w:div w:id="649556868">
      <w:bodyDiv w:val="1"/>
      <w:marLeft w:val="0"/>
      <w:marRight w:val="0"/>
      <w:marTop w:val="0"/>
      <w:marBottom w:val="0"/>
      <w:divBdr>
        <w:top w:val="none" w:sz="0" w:space="0" w:color="auto"/>
        <w:left w:val="none" w:sz="0" w:space="0" w:color="auto"/>
        <w:bottom w:val="none" w:sz="0" w:space="0" w:color="auto"/>
        <w:right w:val="none" w:sz="0" w:space="0" w:color="auto"/>
      </w:divBdr>
    </w:div>
    <w:div w:id="650255977">
      <w:bodyDiv w:val="1"/>
      <w:marLeft w:val="0"/>
      <w:marRight w:val="0"/>
      <w:marTop w:val="0"/>
      <w:marBottom w:val="0"/>
      <w:divBdr>
        <w:top w:val="none" w:sz="0" w:space="0" w:color="auto"/>
        <w:left w:val="none" w:sz="0" w:space="0" w:color="auto"/>
        <w:bottom w:val="none" w:sz="0" w:space="0" w:color="auto"/>
        <w:right w:val="none" w:sz="0" w:space="0" w:color="auto"/>
      </w:divBdr>
    </w:div>
    <w:div w:id="650256522">
      <w:bodyDiv w:val="1"/>
      <w:marLeft w:val="0"/>
      <w:marRight w:val="0"/>
      <w:marTop w:val="0"/>
      <w:marBottom w:val="0"/>
      <w:divBdr>
        <w:top w:val="none" w:sz="0" w:space="0" w:color="auto"/>
        <w:left w:val="none" w:sz="0" w:space="0" w:color="auto"/>
        <w:bottom w:val="none" w:sz="0" w:space="0" w:color="auto"/>
        <w:right w:val="none" w:sz="0" w:space="0" w:color="auto"/>
      </w:divBdr>
    </w:div>
    <w:div w:id="650332835">
      <w:bodyDiv w:val="1"/>
      <w:marLeft w:val="0"/>
      <w:marRight w:val="0"/>
      <w:marTop w:val="0"/>
      <w:marBottom w:val="0"/>
      <w:divBdr>
        <w:top w:val="none" w:sz="0" w:space="0" w:color="auto"/>
        <w:left w:val="none" w:sz="0" w:space="0" w:color="auto"/>
        <w:bottom w:val="none" w:sz="0" w:space="0" w:color="auto"/>
        <w:right w:val="none" w:sz="0" w:space="0" w:color="auto"/>
      </w:divBdr>
    </w:div>
    <w:div w:id="650671429">
      <w:bodyDiv w:val="1"/>
      <w:marLeft w:val="0"/>
      <w:marRight w:val="0"/>
      <w:marTop w:val="0"/>
      <w:marBottom w:val="0"/>
      <w:divBdr>
        <w:top w:val="none" w:sz="0" w:space="0" w:color="auto"/>
        <w:left w:val="none" w:sz="0" w:space="0" w:color="auto"/>
        <w:bottom w:val="none" w:sz="0" w:space="0" w:color="auto"/>
        <w:right w:val="none" w:sz="0" w:space="0" w:color="auto"/>
      </w:divBdr>
    </w:div>
    <w:div w:id="650714422">
      <w:bodyDiv w:val="1"/>
      <w:marLeft w:val="0"/>
      <w:marRight w:val="0"/>
      <w:marTop w:val="0"/>
      <w:marBottom w:val="0"/>
      <w:divBdr>
        <w:top w:val="none" w:sz="0" w:space="0" w:color="auto"/>
        <w:left w:val="none" w:sz="0" w:space="0" w:color="auto"/>
        <w:bottom w:val="none" w:sz="0" w:space="0" w:color="auto"/>
        <w:right w:val="none" w:sz="0" w:space="0" w:color="auto"/>
      </w:divBdr>
    </w:div>
    <w:div w:id="650792045">
      <w:bodyDiv w:val="1"/>
      <w:marLeft w:val="0"/>
      <w:marRight w:val="0"/>
      <w:marTop w:val="0"/>
      <w:marBottom w:val="0"/>
      <w:divBdr>
        <w:top w:val="none" w:sz="0" w:space="0" w:color="auto"/>
        <w:left w:val="none" w:sz="0" w:space="0" w:color="auto"/>
        <w:bottom w:val="none" w:sz="0" w:space="0" w:color="auto"/>
        <w:right w:val="none" w:sz="0" w:space="0" w:color="auto"/>
      </w:divBdr>
    </w:div>
    <w:div w:id="651177713">
      <w:bodyDiv w:val="1"/>
      <w:marLeft w:val="0"/>
      <w:marRight w:val="0"/>
      <w:marTop w:val="0"/>
      <w:marBottom w:val="0"/>
      <w:divBdr>
        <w:top w:val="none" w:sz="0" w:space="0" w:color="auto"/>
        <w:left w:val="none" w:sz="0" w:space="0" w:color="auto"/>
        <w:bottom w:val="none" w:sz="0" w:space="0" w:color="auto"/>
        <w:right w:val="none" w:sz="0" w:space="0" w:color="auto"/>
      </w:divBdr>
    </w:div>
    <w:div w:id="651564564">
      <w:bodyDiv w:val="1"/>
      <w:marLeft w:val="0"/>
      <w:marRight w:val="0"/>
      <w:marTop w:val="0"/>
      <w:marBottom w:val="0"/>
      <w:divBdr>
        <w:top w:val="none" w:sz="0" w:space="0" w:color="auto"/>
        <w:left w:val="none" w:sz="0" w:space="0" w:color="auto"/>
        <w:bottom w:val="none" w:sz="0" w:space="0" w:color="auto"/>
        <w:right w:val="none" w:sz="0" w:space="0" w:color="auto"/>
      </w:divBdr>
      <w:divsChild>
        <w:div w:id="73668351">
          <w:marLeft w:val="640"/>
          <w:marRight w:val="0"/>
          <w:marTop w:val="0"/>
          <w:marBottom w:val="0"/>
          <w:divBdr>
            <w:top w:val="none" w:sz="0" w:space="0" w:color="auto"/>
            <w:left w:val="none" w:sz="0" w:space="0" w:color="auto"/>
            <w:bottom w:val="none" w:sz="0" w:space="0" w:color="auto"/>
            <w:right w:val="none" w:sz="0" w:space="0" w:color="auto"/>
          </w:divBdr>
        </w:div>
        <w:div w:id="123545388">
          <w:marLeft w:val="640"/>
          <w:marRight w:val="0"/>
          <w:marTop w:val="0"/>
          <w:marBottom w:val="0"/>
          <w:divBdr>
            <w:top w:val="none" w:sz="0" w:space="0" w:color="auto"/>
            <w:left w:val="none" w:sz="0" w:space="0" w:color="auto"/>
            <w:bottom w:val="none" w:sz="0" w:space="0" w:color="auto"/>
            <w:right w:val="none" w:sz="0" w:space="0" w:color="auto"/>
          </w:divBdr>
        </w:div>
        <w:div w:id="127942793">
          <w:marLeft w:val="640"/>
          <w:marRight w:val="0"/>
          <w:marTop w:val="0"/>
          <w:marBottom w:val="0"/>
          <w:divBdr>
            <w:top w:val="none" w:sz="0" w:space="0" w:color="auto"/>
            <w:left w:val="none" w:sz="0" w:space="0" w:color="auto"/>
            <w:bottom w:val="none" w:sz="0" w:space="0" w:color="auto"/>
            <w:right w:val="none" w:sz="0" w:space="0" w:color="auto"/>
          </w:divBdr>
        </w:div>
        <w:div w:id="169104900">
          <w:marLeft w:val="640"/>
          <w:marRight w:val="0"/>
          <w:marTop w:val="0"/>
          <w:marBottom w:val="0"/>
          <w:divBdr>
            <w:top w:val="none" w:sz="0" w:space="0" w:color="auto"/>
            <w:left w:val="none" w:sz="0" w:space="0" w:color="auto"/>
            <w:bottom w:val="none" w:sz="0" w:space="0" w:color="auto"/>
            <w:right w:val="none" w:sz="0" w:space="0" w:color="auto"/>
          </w:divBdr>
        </w:div>
        <w:div w:id="249505591">
          <w:marLeft w:val="640"/>
          <w:marRight w:val="0"/>
          <w:marTop w:val="0"/>
          <w:marBottom w:val="0"/>
          <w:divBdr>
            <w:top w:val="none" w:sz="0" w:space="0" w:color="auto"/>
            <w:left w:val="none" w:sz="0" w:space="0" w:color="auto"/>
            <w:bottom w:val="none" w:sz="0" w:space="0" w:color="auto"/>
            <w:right w:val="none" w:sz="0" w:space="0" w:color="auto"/>
          </w:divBdr>
        </w:div>
        <w:div w:id="358746882">
          <w:marLeft w:val="640"/>
          <w:marRight w:val="0"/>
          <w:marTop w:val="0"/>
          <w:marBottom w:val="0"/>
          <w:divBdr>
            <w:top w:val="none" w:sz="0" w:space="0" w:color="auto"/>
            <w:left w:val="none" w:sz="0" w:space="0" w:color="auto"/>
            <w:bottom w:val="none" w:sz="0" w:space="0" w:color="auto"/>
            <w:right w:val="none" w:sz="0" w:space="0" w:color="auto"/>
          </w:divBdr>
        </w:div>
        <w:div w:id="437527262">
          <w:marLeft w:val="640"/>
          <w:marRight w:val="0"/>
          <w:marTop w:val="0"/>
          <w:marBottom w:val="0"/>
          <w:divBdr>
            <w:top w:val="none" w:sz="0" w:space="0" w:color="auto"/>
            <w:left w:val="none" w:sz="0" w:space="0" w:color="auto"/>
            <w:bottom w:val="none" w:sz="0" w:space="0" w:color="auto"/>
            <w:right w:val="none" w:sz="0" w:space="0" w:color="auto"/>
          </w:divBdr>
        </w:div>
        <w:div w:id="520169131">
          <w:marLeft w:val="640"/>
          <w:marRight w:val="0"/>
          <w:marTop w:val="0"/>
          <w:marBottom w:val="0"/>
          <w:divBdr>
            <w:top w:val="none" w:sz="0" w:space="0" w:color="auto"/>
            <w:left w:val="none" w:sz="0" w:space="0" w:color="auto"/>
            <w:bottom w:val="none" w:sz="0" w:space="0" w:color="auto"/>
            <w:right w:val="none" w:sz="0" w:space="0" w:color="auto"/>
          </w:divBdr>
        </w:div>
        <w:div w:id="604769148">
          <w:marLeft w:val="640"/>
          <w:marRight w:val="0"/>
          <w:marTop w:val="0"/>
          <w:marBottom w:val="0"/>
          <w:divBdr>
            <w:top w:val="none" w:sz="0" w:space="0" w:color="auto"/>
            <w:left w:val="none" w:sz="0" w:space="0" w:color="auto"/>
            <w:bottom w:val="none" w:sz="0" w:space="0" w:color="auto"/>
            <w:right w:val="none" w:sz="0" w:space="0" w:color="auto"/>
          </w:divBdr>
        </w:div>
        <w:div w:id="610934761">
          <w:marLeft w:val="640"/>
          <w:marRight w:val="0"/>
          <w:marTop w:val="0"/>
          <w:marBottom w:val="0"/>
          <w:divBdr>
            <w:top w:val="none" w:sz="0" w:space="0" w:color="auto"/>
            <w:left w:val="none" w:sz="0" w:space="0" w:color="auto"/>
            <w:bottom w:val="none" w:sz="0" w:space="0" w:color="auto"/>
            <w:right w:val="none" w:sz="0" w:space="0" w:color="auto"/>
          </w:divBdr>
        </w:div>
        <w:div w:id="629941457">
          <w:marLeft w:val="640"/>
          <w:marRight w:val="0"/>
          <w:marTop w:val="0"/>
          <w:marBottom w:val="0"/>
          <w:divBdr>
            <w:top w:val="none" w:sz="0" w:space="0" w:color="auto"/>
            <w:left w:val="none" w:sz="0" w:space="0" w:color="auto"/>
            <w:bottom w:val="none" w:sz="0" w:space="0" w:color="auto"/>
            <w:right w:val="none" w:sz="0" w:space="0" w:color="auto"/>
          </w:divBdr>
        </w:div>
        <w:div w:id="758065403">
          <w:marLeft w:val="640"/>
          <w:marRight w:val="0"/>
          <w:marTop w:val="0"/>
          <w:marBottom w:val="0"/>
          <w:divBdr>
            <w:top w:val="none" w:sz="0" w:space="0" w:color="auto"/>
            <w:left w:val="none" w:sz="0" w:space="0" w:color="auto"/>
            <w:bottom w:val="none" w:sz="0" w:space="0" w:color="auto"/>
            <w:right w:val="none" w:sz="0" w:space="0" w:color="auto"/>
          </w:divBdr>
        </w:div>
        <w:div w:id="804008127">
          <w:marLeft w:val="640"/>
          <w:marRight w:val="0"/>
          <w:marTop w:val="0"/>
          <w:marBottom w:val="0"/>
          <w:divBdr>
            <w:top w:val="none" w:sz="0" w:space="0" w:color="auto"/>
            <w:left w:val="none" w:sz="0" w:space="0" w:color="auto"/>
            <w:bottom w:val="none" w:sz="0" w:space="0" w:color="auto"/>
            <w:right w:val="none" w:sz="0" w:space="0" w:color="auto"/>
          </w:divBdr>
        </w:div>
        <w:div w:id="815219946">
          <w:marLeft w:val="640"/>
          <w:marRight w:val="0"/>
          <w:marTop w:val="0"/>
          <w:marBottom w:val="0"/>
          <w:divBdr>
            <w:top w:val="none" w:sz="0" w:space="0" w:color="auto"/>
            <w:left w:val="none" w:sz="0" w:space="0" w:color="auto"/>
            <w:bottom w:val="none" w:sz="0" w:space="0" w:color="auto"/>
            <w:right w:val="none" w:sz="0" w:space="0" w:color="auto"/>
          </w:divBdr>
        </w:div>
        <w:div w:id="850145109">
          <w:marLeft w:val="640"/>
          <w:marRight w:val="0"/>
          <w:marTop w:val="0"/>
          <w:marBottom w:val="0"/>
          <w:divBdr>
            <w:top w:val="none" w:sz="0" w:space="0" w:color="auto"/>
            <w:left w:val="none" w:sz="0" w:space="0" w:color="auto"/>
            <w:bottom w:val="none" w:sz="0" w:space="0" w:color="auto"/>
            <w:right w:val="none" w:sz="0" w:space="0" w:color="auto"/>
          </w:divBdr>
        </w:div>
        <w:div w:id="999845872">
          <w:marLeft w:val="640"/>
          <w:marRight w:val="0"/>
          <w:marTop w:val="0"/>
          <w:marBottom w:val="0"/>
          <w:divBdr>
            <w:top w:val="none" w:sz="0" w:space="0" w:color="auto"/>
            <w:left w:val="none" w:sz="0" w:space="0" w:color="auto"/>
            <w:bottom w:val="none" w:sz="0" w:space="0" w:color="auto"/>
            <w:right w:val="none" w:sz="0" w:space="0" w:color="auto"/>
          </w:divBdr>
        </w:div>
        <w:div w:id="1024787627">
          <w:marLeft w:val="640"/>
          <w:marRight w:val="0"/>
          <w:marTop w:val="0"/>
          <w:marBottom w:val="0"/>
          <w:divBdr>
            <w:top w:val="none" w:sz="0" w:space="0" w:color="auto"/>
            <w:left w:val="none" w:sz="0" w:space="0" w:color="auto"/>
            <w:bottom w:val="none" w:sz="0" w:space="0" w:color="auto"/>
            <w:right w:val="none" w:sz="0" w:space="0" w:color="auto"/>
          </w:divBdr>
        </w:div>
        <w:div w:id="1284075582">
          <w:marLeft w:val="640"/>
          <w:marRight w:val="0"/>
          <w:marTop w:val="0"/>
          <w:marBottom w:val="0"/>
          <w:divBdr>
            <w:top w:val="none" w:sz="0" w:space="0" w:color="auto"/>
            <w:left w:val="none" w:sz="0" w:space="0" w:color="auto"/>
            <w:bottom w:val="none" w:sz="0" w:space="0" w:color="auto"/>
            <w:right w:val="none" w:sz="0" w:space="0" w:color="auto"/>
          </w:divBdr>
        </w:div>
        <w:div w:id="1353461560">
          <w:marLeft w:val="640"/>
          <w:marRight w:val="0"/>
          <w:marTop w:val="0"/>
          <w:marBottom w:val="0"/>
          <w:divBdr>
            <w:top w:val="none" w:sz="0" w:space="0" w:color="auto"/>
            <w:left w:val="none" w:sz="0" w:space="0" w:color="auto"/>
            <w:bottom w:val="none" w:sz="0" w:space="0" w:color="auto"/>
            <w:right w:val="none" w:sz="0" w:space="0" w:color="auto"/>
          </w:divBdr>
        </w:div>
        <w:div w:id="1443840814">
          <w:marLeft w:val="640"/>
          <w:marRight w:val="0"/>
          <w:marTop w:val="0"/>
          <w:marBottom w:val="0"/>
          <w:divBdr>
            <w:top w:val="none" w:sz="0" w:space="0" w:color="auto"/>
            <w:left w:val="none" w:sz="0" w:space="0" w:color="auto"/>
            <w:bottom w:val="none" w:sz="0" w:space="0" w:color="auto"/>
            <w:right w:val="none" w:sz="0" w:space="0" w:color="auto"/>
          </w:divBdr>
        </w:div>
        <w:div w:id="1585798120">
          <w:marLeft w:val="640"/>
          <w:marRight w:val="0"/>
          <w:marTop w:val="0"/>
          <w:marBottom w:val="0"/>
          <w:divBdr>
            <w:top w:val="none" w:sz="0" w:space="0" w:color="auto"/>
            <w:left w:val="none" w:sz="0" w:space="0" w:color="auto"/>
            <w:bottom w:val="none" w:sz="0" w:space="0" w:color="auto"/>
            <w:right w:val="none" w:sz="0" w:space="0" w:color="auto"/>
          </w:divBdr>
        </w:div>
        <w:div w:id="1627008373">
          <w:marLeft w:val="640"/>
          <w:marRight w:val="0"/>
          <w:marTop w:val="0"/>
          <w:marBottom w:val="0"/>
          <w:divBdr>
            <w:top w:val="none" w:sz="0" w:space="0" w:color="auto"/>
            <w:left w:val="none" w:sz="0" w:space="0" w:color="auto"/>
            <w:bottom w:val="none" w:sz="0" w:space="0" w:color="auto"/>
            <w:right w:val="none" w:sz="0" w:space="0" w:color="auto"/>
          </w:divBdr>
        </w:div>
        <w:div w:id="1629050308">
          <w:marLeft w:val="640"/>
          <w:marRight w:val="0"/>
          <w:marTop w:val="0"/>
          <w:marBottom w:val="0"/>
          <w:divBdr>
            <w:top w:val="none" w:sz="0" w:space="0" w:color="auto"/>
            <w:left w:val="none" w:sz="0" w:space="0" w:color="auto"/>
            <w:bottom w:val="none" w:sz="0" w:space="0" w:color="auto"/>
            <w:right w:val="none" w:sz="0" w:space="0" w:color="auto"/>
          </w:divBdr>
        </w:div>
        <w:div w:id="1758867627">
          <w:marLeft w:val="640"/>
          <w:marRight w:val="0"/>
          <w:marTop w:val="0"/>
          <w:marBottom w:val="0"/>
          <w:divBdr>
            <w:top w:val="none" w:sz="0" w:space="0" w:color="auto"/>
            <w:left w:val="none" w:sz="0" w:space="0" w:color="auto"/>
            <w:bottom w:val="none" w:sz="0" w:space="0" w:color="auto"/>
            <w:right w:val="none" w:sz="0" w:space="0" w:color="auto"/>
          </w:divBdr>
        </w:div>
        <w:div w:id="1767341013">
          <w:marLeft w:val="640"/>
          <w:marRight w:val="0"/>
          <w:marTop w:val="0"/>
          <w:marBottom w:val="0"/>
          <w:divBdr>
            <w:top w:val="none" w:sz="0" w:space="0" w:color="auto"/>
            <w:left w:val="none" w:sz="0" w:space="0" w:color="auto"/>
            <w:bottom w:val="none" w:sz="0" w:space="0" w:color="auto"/>
            <w:right w:val="none" w:sz="0" w:space="0" w:color="auto"/>
          </w:divBdr>
        </w:div>
        <w:div w:id="1857885236">
          <w:marLeft w:val="640"/>
          <w:marRight w:val="0"/>
          <w:marTop w:val="0"/>
          <w:marBottom w:val="0"/>
          <w:divBdr>
            <w:top w:val="none" w:sz="0" w:space="0" w:color="auto"/>
            <w:left w:val="none" w:sz="0" w:space="0" w:color="auto"/>
            <w:bottom w:val="none" w:sz="0" w:space="0" w:color="auto"/>
            <w:right w:val="none" w:sz="0" w:space="0" w:color="auto"/>
          </w:divBdr>
        </w:div>
        <w:div w:id="1862232478">
          <w:marLeft w:val="640"/>
          <w:marRight w:val="0"/>
          <w:marTop w:val="0"/>
          <w:marBottom w:val="0"/>
          <w:divBdr>
            <w:top w:val="none" w:sz="0" w:space="0" w:color="auto"/>
            <w:left w:val="none" w:sz="0" w:space="0" w:color="auto"/>
            <w:bottom w:val="none" w:sz="0" w:space="0" w:color="auto"/>
            <w:right w:val="none" w:sz="0" w:space="0" w:color="auto"/>
          </w:divBdr>
        </w:div>
        <w:div w:id="1886327443">
          <w:marLeft w:val="640"/>
          <w:marRight w:val="0"/>
          <w:marTop w:val="0"/>
          <w:marBottom w:val="0"/>
          <w:divBdr>
            <w:top w:val="none" w:sz="0" w:space="0" w:color="auto"/>
            <w:left w:val="none" w:sz="0" w:space="0" w:color="auto"/>
            <w:bottom w:val="none" w:sz="0" w:space="0" w:color="auto"/>
            <w:right w:val="none" w:sz="0" w:space="0" w:color="auto"/>
          </w:divBdr>
        </w:div>
        <w:div w:id="1914390137">
          <w:marLeft w:val="640"/>
          <w:marRight w:val="0"/>
          <w:marTop w:val="0"/>
          <w:marBottom w:val="0"/>
          <w:divBdr>
            <w:top w:val="none" w:sz="0" w:space="0" w:color="auto"/>
            <w:left w:val="none" w:sz="0" w:space="0" w:color="auto"/>
            <w:bottom w:val="none" w:sz="0" w:space="0" w:color="auto"/>
            <w:right w:val="none" w:sz="0" w:space="0" w:color="auto"/>
          </w:divBdr>
        </w:div>
        <w:div w:id="1940679664">
          <w:marLeft w:val="640"/>
          <w:marRight w:val="0"/>
          <w:marTop w:val="0"/>
          <w:marBottom w:val="0"/>
          <w:divBdr>
            <w:top w:val="none" w:sz="0" w:space="0" w:color="auto"/>
            <w:left w:val="none" w:sz="0" w:space="0" w:color="auto"/>
            <w:bottom w:val="none" w:sz="0" w:space="0" w:color="auto"/>
            <w:right w:val="none" w:sz="0" w:space="0" w:color="auto"/>
          </w:divBdr>
        </w:div>
        <w:div w:id="1985742147">
          <w:marLeft w:val="640"/>
          <w:marRight w:val="0"/>
          <w:marTop w:val="0"/>
          <w:marBottom w:val="0"/>
          <w:divBdr>
            <w:top w:val="none" w:sz="0" w:space="0" w:color="auto"/>
            <w:left w:val="none" w:sz="0" w:space="0" w:color="auto"/>
            <w:bottom w:val="none" w:sz="0" w:space="0" w:color="auto"/>
            <w:right w:val="none" w:sz="0" w:space="0" w:color="auto"/>
          </w:divBdr>
        </w:div>
        <w:div w:id="2092005152">
          <w:marLeft w:val="640"/>
          <w:marRight w:val="0"/>
          <w:marTop w:val="0"/>
          <w:marBottom w:val="0"/>
          <w:divBdr>
            <w:top w:val="none" w:sz="0" w:space="0" w:color="auto"/>
            <w:left w:val="none" w:sz="0" w:space="0" w:color="auto"/>
            <w:bottom w:val="none" w:sz="0" w:space="0" w:color="auto"/>
            <w:right w:val="none" w:sz="0" w:space="0" w:color="auto"/>
          </w:divBdr>
        </w:div>
      </w:divsChild>
    </w:div>
    <w:div w:id="652411631">
      <w:bodyDiv w:val="1"/>
      <w:marLeft w:val="0"/>
      <w:marRight w:val="0"/>
      <w:marTop w:val="0"/>
      <w:marBottom w:val="0"/>
      <w:divBdr>
        <w:top w:val="none" w:sz="0" w:space="0" w:color="auto"/>
        <w:left w:val="none" w:sz="0" w:space="0" w:color="auto"/>
        <w:bottom w:val="none" w:sz="0" w:space="0" w:color="auto"/>
        <w:right w:val="none" w:sz="0" w:space="0" w:color="auto"/>
      </w:divBdr>
    </w:div>
    <w:div w:id="652486690">
      <w:bodyDiv w:val="1"/>
      <w:marLeft w:val="0"/>
      <w:marRight w:val="0"/>
      <w:marTop w:val="0"/>
      <w:marBottom w:val="0"/>
      <w:divBdr>
        <w:top w:val="none" w:sz="0" w:space="0" w:color="auto"/>
        <w:left w:val="none" w:sz="0" w:space="0" w:color="auto"/>
        <w:bottom w:val="none" w:sz="0" w:space="0" w:color="auto"/>
        <w:right w:val="none" w:sz="0" w:space="0" w:color="auto"/>
      </w:divBdr>
    </w:div>
    <w:div w:id="652490473">
      <w:bodyDiv w:val="1"/>
      <w:marLeft w:val="0"/>
      <w:marRight w:val="0"/>
      <w:marTop w:val="0"/>
      <w:marBottom w:val="0"/>
      <w:divBdr>
        <w:top w:val="none" w:sz="0" w:space="0" w:color="auto"/>
        <w:left w:val="none" w:sz="0" w:space="0" w:color="auto"/>
        <w:bottom w:val="none" w:sz="0" w:space="0" w:color="auto"/>
        <w:right w:val="none" w:sz="0" w:space="0" w:color="auto"/>
      </w:divBdr>
    </w:div>
    <w:div w:id="653294606">
      <w:bodyDiv w:val="1"/>
      <w:marLeft w:val="0"/>
      <w:marRight w:val="0"/>
      <w:marTop w:val="0"/>
      <w:marBottom w:val="0"/>
      <w:divBdr>
        <w:top w:val="none" w:sz="0" w:space="0" w:color="auto"/>
        <w:left w:val="none" w:sz="0" w:space="0" w:color="auto"/>
        <w:bottom w:val="none" w:sz="0" w:space="0" w:color="auto"/>
        <w:right w:val="none" w:sz="0" w:space="0" w:color="auto"/>
      </w:divBdr>
    </w:div>
    <w:div w:id="653412225">
      <w:bodyDiv w:val="1"/>
      <w:marLeft w:val="0"/>
      <w:marRight w:val="0"/>
      <w:marTop w:val="0"/>
      <w:marBottom w:val="0"/>
      <w:divBdr>
        <w:top w:val="none" w:sz="0" w:space="0" w:color="auto"/>
        <w:left w:val="none" w:sz="0" w:space="0" w:color="auto"/>
        <w:bottom w:val="none" w:sz="0" w:space="0" w:color="auto"/>
        <w:right w:val="none" w:sz="0" w:space="0" w:color="auto"/>
      </w:divBdr>
    </w:div>
    <w:div w:id="653724467">
      <w:bodyDiv w:val="1"/>
      <w:marLeft w:val="0"/>
      <w:marRight w:val="0"/>
      <w:marTop w:val="0"/>
      <w:marBottom w:val="0"/>
      <w:divBdr>
        <w:top w:val="none" w:sz="0" w:space="0" w:color="auto"/>
        <w:left w:val="none" w:sz="0" w:space="0" w:color="auto"/>
        <w:bottom w:val="none" w:sz="0" w:space="0" w:color="auto"/>
        <w:right w:val="none" w:sz="0" w:space="0" w:color="auto"/>
      </w:divBdr>
    </w:div>
    <w:div w:id="654184957">
      <w:bodyDiv w:val="1"/>
      <w:marLeft w:val="0"/>
      <w:marRight w:val="0"/>
      <w:marTop w:val="0"/>
      <w:marBottom w:val="0"/>
      <w:divBdr>
        <w:top w:val="none" w:sz="0" w:space="0" w:color="auto"/>
        <w:left w:val="none" w:sz="0" w:space="0" w:color="auto"/>
        <w:bottom w:val="none" w:sz="0" w:space="0" w:color="auto"/>
        <w:right w:val="none" w:sz="0" w:space="0" w:color="auto"/>
      </w:divBdr>
    </w:div>
    <w:div w:id="655108202">
      <w:bodyDiv w:val="1"/>
      <w:marLeft w:val="0"/>
      <w:marRight w:val="0"/>
      <w:marTop w:val="0"/>
      <w:marBottom w:val="0"/>
      <w:divBdr>
        <w:top w:val="none" w:sz="0" w:space="0" w:color="auto"/>
        <w:left w:val="none" w:sz="0" w:space="0" w:color="auto"/>
        <w:bottom w:val="none" w:sz="0" w:space="0" w:color="auto"/>
        <w:right w:val="none" w:sz="0" w:space="0" w:color="auto"/>
      </w:divBdr>
    </w:div>
    <w:div w:id="655691779">
      <w:bodyDiv w:val="1"/>
      <w:marLeft w:val="0"/>
      <w:marRight w:val="0"/>
      <w:marTop w:val="0"/>
      <w:marBottom w:val="0"/>
      <w:divBdr>
        <w:top w:val="none" w:sz="0" w:space="0" w:color="auto"/>
        <w:left w:val="none" w:sz="0" w:space="0" w:color="auto"/>
        <w:bottom w:val="none" w:sz="0" w:space="0" w:color="auto"/>
        <w:right w:val="none" w:sz="0" w:space="0" w:color="auto"/>
      </w:divBdr>
    </w:div>
    <w:div w:id="656541241">
      <w:bodyDiv w:val="1"/>
      <w:marLeft w:val="0"/>
      <w:marRight w:val="0"/>
      <w:marTop w:val="0"/>
      <w:marBottom w:val="0"/>
      <w:divBdr>
        <w:top w:val="none" w:sz="0" w:space="0" w:color="auto"/>
        <w:left w:val="none" w:sz="0" w:space="0" w:color="auto"/>
        <w:bottom w:val="none" w:sz="0" w:space="0" w:color="auto"/>
        <w:right w:val="none" w:sz="0" w:space="0" w:color="auto"/>
      </w:divBdr>
    </w:div>
    <w:div w:id="656618561">
      <w:bodyDiv w:val="1"/>
      <w:marLeft w:val="0"/>
      <w:marRight w:val="0"/>
      <w:marTop w:val="0"/>
      <w:marBottom w:val="0"/>
      <w:divBdr>
        <w:top w:val="none" w:sz="0" w:space="0" w:color="auto"/>
        <w:left w:val="none" w:sz="0" w:space="0" w:color="auto"/>
        <w:bottom w:val="none" w:sz="0" w:space="0" w:color="auto"/>
        <w:right w:val="none" w:sz="0" w:space="0" w:color="auto"/>
      </w:divBdr>
    </w:div>
    <w:div w:id="657392323">
      <w:bodyDiv w:val="1"/>
      <w:marLeft w:val="0"/>
      <w:marRight w:val="0"/>
      <w:marTop w:val="0"/>
      <w:marBottom w:val="0"/>
      <w:divBdr>
        <w:top w:val="none" w:sz="0" w:space="0" w:color="auto"/>
        <w:left w:val="none" w:sz="0" w:space="0" w:color="auto"/>
        <w:bottom w:val="none" w:sz="0" w:space="0" w:color="auto"/>
        <w:right w:val="none" w:sz="0" w:space="0" w:color="auto"/>
      </w:divBdr>
    </w:div>
    <w:div w:id="657543153">
      <w:bodyDiv w:val="1"/>
      <w:marLeft w:val="0"/>
      <w:marRight w:val="0"/>
      <w:marTop w:val="0"/>
      <w:marBottom w:val="0"/>
      <w:divBdr>
        <w:top w:val="none" w:sz="0" w:space="0" w:color="auto"/>
        <w:left w:val="none" w:sz="0" w:space="0" w:color="auto"/>
        <w:bottom w:val="none" w:sz="0" w:space="0" w:color="auto"/>
        <w:right w:val="none" w:sz="0" w:space="0" w:color="auto"/>
      </w:divBdr>
    </w:div>
    <w:div w:id="657610144">
      <w:bodyDiv w:val="1"/>
      <w:marLeft w:val="0"/>
      <w:marRight w:val="0"/>
      <w:marTop w:val="0"/>
      <w:marBottom w:val="0"/>
      <w:divBdr>
        <w:top w:val="none" w:sz="0" w:space="0" w:color="auto"/>
        <w:left w:val="none" w:sz="0" w:space="0" w:color="auto"/>
        <w:bottom w:val="none" w:sz="0" w:space="0" w:color="auto"/>
        <w:right w:val="none" w:sz="0" w:space="0" w:color="auto"/>
      </w:divBdr>
    </w:div>
    <w:div w:id="657851973">
      <w:bodyDiv w:val="1"/>
      <w:marLeft w:val="0"/>
      <w:marRight w:val="0"/>
      <w:marTop w:val="0"/>
      <w:marBottom w:val="0"/>
      <w:divBdr>
        <w:top w:val="none" w:sz="0" w:space="0" w:color="auto"/>
        <w:left w:val="none" w:sz="0" w:space="0" w:color="auto"/>
        <w:bottom w:val="none" w:sz="0" w:space="0" w:color="auto"/>
        <w:right w:val="none" w:sz="0" w:space="0" w:color="auto"/>
      </w:divBdr>
    </w:div>
    <w:div w:id="658267556">
      <w:bodyDiv w:val="1"/>
      <w:marLeft w:val="0"/>
      <w:marRight w:val="0"/>
      <w:marTop w:val="0"/>
      <w:marBottom w:val="0"/>
      <w:divBdr>
        <w:top w:val="none" w:sz="0" w:space="0" w:color="auto"/>
        <w:left w:val="none" w:sz="0" w:space="0" w:color="auto"/>
        <w:bottom w:val="none" w:sz="0" w:space="0" w:color="auto"/>
        <w:right w:val="none" w:sz="0" w:space="0" w:color="auto"/>
      </w:divBdr>
    </w:div>
    <w:div w:id="658388237">
      <w:bodyDiv w:val="1"/>
      <w:marLeft w:val="0"/>
      <w:marRight w:val="0"/>
      <w:marTop w:val="0"/>
      <w:marBottom w:val="0"/>
      <w:divBdr>
        <w:top w:val="none" w:sz="0" w:space="0" w:color="auto"/>
        <w:left w:val="none" w:sz="0" w:space="0" w:color="auto"/>
        <w:bottom w:val="none" w:sz="0" w:space="0" w:color="auto"/>
        <w:right w:val="none" w:sz="0" w:space="0" w:color="auto"/>
      </w:divBdr>
    </w:div>
    <w:div w:id="658388580">
      <w:bodyDiv w:val="1"/>
      <w:marLeft w:val="0"/>
      <w:marRight w:val="0"/>
      <w:marTop w:val="0"/>
      <w:marBottom w:val="0"/>
      <w:divBdr>
        <w:top w:val="none" w:sz="0" w:space="0" w:color="auto"/>
        <w:left w:val="none" w:sz="0" w:space="0" w:color="auto"/>
        <w:bottom w:val="none" w:sz="0" w:space="0" w:color="auto"/>
        <w:right w:val="none" w:sz="0" w:space="0" w:color="auto"/>
      </w:divBdr>
    </w:div>
    <w:div w:id="659429582">
      <w:bodyDiv w:val="1"/>
      <w:marLeft w:val="0"/>
      <w:marRight w:val="0"/>
      <w:marTop w:val="0"/>
      <w:marBottom w:val="0"/>
      <w:divBdr>
        <w:top w:val="none" w:sz="0" w:space="0" w:color="auto"/>
        <w:left w:val="none" w:sz="0" w:space="0" w:color="auto"/>
        <w:bottom w:val="none" w:sz="0" w:space="0" w:color="auto"/>
        <w:right w:val="none" w:sz="0" w:space="0" w:color="auto"/>
      </w:divBdr>
    </w:div>
    <w:div w:id="659845669">
      <w:bodyDiv w:val="1"/>
      <w:marLeft w:val="0"/>
      <w:marRight w:val="0"/>
      <w:marTop w:val="0"/>
      <w:marBottom w:val="0"/>
      <w:divBdr>
        <w:top w:val="none" w:sz="0" w:space="0" w:color="auto"/>
        <w:left w:val="none" w:sz="0" w:space="0" w:color="auto"/>
        <w:bottom w:val="none" w:sz="0" w:space="0" w:color="auto"/>
        <w:right w:val="none" w:sz="0" w:space="0" w:color="auto"/>
      </w:divBdr>
    </w:div>
    <w:div w:id="660816266">
      <w:bodyDiv w:val="1"/>
      <w:marLeft w:val="0"/>
      <w:marRight w:val="0"/>
      <w:marTop w:val="0"/>
      <w:marBottom w:val="0"/>
      <w:divBdr>
        <w:top w:val="none" w:sz="0" w:space="0" w:color="auto"/>
        <w:left w:val="none" w:sz="0" w:space="0" w:color="auto"/>
        <w:bottom w:val="none" w:sz="0" w:space="0" w:color="auto"/>
        <w:right w:val="none" w:sz="0" w:space="0" w:color="auto"/>
      </w:divBdr>
    </w:div>
    <w:div w:id="660962007">
      <w:bodyDiv w:val="1"/>
      <w:marLeft w:val="0"/>
      <w:marRight w:val="0"/>
      <w:marTop w:val="0"/>
      <w:marBottom w:val="0"/>
      <w:divBdr>
        <w:top w:val="none" w:sz="0" w:space="0" w:color="auto"/>
        <w:left w:val="none" w:sz="0" w:space="0" w:color="auto"/>
        <w:bottom w:val="none" w:sz="0" w:space="0" w:color="auto"/>
        <w:right w:val="none" w:sz="0" w:space="0" w:color="auto"/>
      </w:divBdr>
    </w:div>
    <w:div w:id="661011862">
      <w:bodyDiv w:val="1"/>
      <w:marLeft w:val="0"/>
      <w:marRight w:val="0"/>
      <w:marTop w:val="0"/>
      <w:marBottom w:val="0"/>
      <w:divBdr>
        <w:top w:val="none" w:sz="0" w:space="0" w:color="auto"/>
        <w:left w:val="none" w:sz="0" w:space="0" w:color="auto"/>
        <w:bottom w:val="none" w:sz="0" w:space="0" w:color="auto"/>
        <w:right w:val="none" w:sz="0" w:space="0" w:color="auto"/>
      </w:divBdr>
    </w:div>
    <w:div w:id="661662670">
      <w:bodyDiv w:val="1"/>
      <w:marLeft w:val="0"/>
      <w:marRight w:val="0"/>
      <w:marTop w:val="0"/>
      <w:marBottom w:val="0"/>
      <w:divBdr>
        <w:top w:val="none" w:sz="0" w:space="0" w:color="auto"/>
        <w:left w:val="none" w:sz="0" w:space="0" w:color="auto"/>
        <w:bottom w:val="none" w:sz="0" w:space="0" w:color="auto"/>
        <w:right w:val="none" w:sz="0" w:space="0" w:color="auto"/>
      </w:divBdr>
    </w:div>
    <w:div w:id="661936321">
      <w:bodyDiv w:val="1"/>
      <w:marLeft w:val="0"/>
      <w:marRight w:val="0"/>
      <w:marTop w:val="0"/>
      <w:marBottom w:val="0"/>
      <w:divBdr>
        <w:top w:val="none" w:sz="0" w:space="0" w:color="auto"/>
        <w:left w:val="none" w:sz="0" w:space="0" w:color="auto"/>
        <w:bottom w:val="none" w:sz="0" w:space="0" w:color="auto"/>
        <w:right w:val="none" w:sz="0" w:space="0" w:color="auto"/>
      </w:divBdr>
    </w:div>
    <w:div w:id="662128404">
      <w:bodyDiv w:val="1"/>
      <w:marLeft w:val="0"/>
      <w:marRight w:val="0"/>
      <w:marTop w:val="0"/>
      <w:marBottom w:val="0"/>
      <w:divBdr>
        <w:top w:val="none" w:sz="0" w:space="0" w:color="auto"/>
        <w:left w:val="none" w:sz="0" w:space="0" w:color="auto"/>
        <w:bottom w:val="none" w:sz="0" w:space="0" w:color="auto"/>
        <w:right w:val="none" w:sz="0" w:space="0" w:color="auto"/>
      </w:divBdr>
    </w:div>
    <w:div w:id="662273558">
      <w:bodyDiv w:val="1"/>
      <w:marLeft w:val="0"/>
      <w:marRight w:val="0"/>
      <w:marTop w:val="0"/>
      <w:marBottom w:val="0"/>
      <w:divBdr>
        <w:top w:val="none" w:sz="0" w:space="0" w:color="auto"/>
        <w:left w:val="none" w:sz="0" w:space="0" w:color="auto"/>
        <w:bottom w:val="none" w:sz="0" w:space="0" w:color="auto"/>
        <w:right w:val="none" w:sz="0" w:space="0" w:color="auto"/>
      </w:divBdr>
    </w:div>
    <w:div w:id="662659655">
      <w:bodyDiv w:val="1"/>
      <w:marLeft w:val="0"/>
      <w:marRight w:val="0"/>
      <w:marTop w:val="0"/>
      <w:marBottom w:val="0"/>
      <w:divBdr>
        <w:top w:val="none" w:sz="0" w:space="0" w:color="auto"/>
        <w:left w:val="none" w:sz="0" w:space="0" w:color="auto"/>
        <w:bottom w:val="none" w:sz="0" w:space="0" w:color="auto"/>
        <w:right w:val="none" w:sz="0" w:space="0" w:color="auto"/>
      </w:divBdr>
    </w:div>
    <w:div w:id="662661216">
      <w:bodyDiv w:val="1"/>
      <w:marLeft w:val="0"/>
      <w:marRight w:val="0"/>
      <w:marTop w:val="0"/>
      <w:marBottom w:val="0"/>
      <w:divBdr>
        <w:top w:val="none" w:sz="0" w:space="0" w:color="auto"/>
        <w:left w:val="none" w:sz="0" w:space="0" w:color="auto"/>
        <w:bottom w:val="none" w:sz="0" w:space="0" w:color="auto"/>
        <w:right w:val="none" w:sz="0" w:space="0" w:color="auto"/>
      </w:divBdr>
    </w:div>
    <w:div w:id="662778358">
      <w:bodyDiv w:val="1"/>
      <w:marLeft w:val="0"/>
      <w:marRight w:val="0"/>
      <w:marTop w:val="0"/>
      <w:marBottom w:val="0"/>
      <w:divBdr>
        <w:top w:val="none" w:sz="0" w:space="0" w:color="auto"/>
        <w:left w:val="none" w:sz="0" w:space="0" w:color="auto"/>
        <w:bottom w:val="none" w:sz="0" w:space="0" w:color="auto"/>
        <w:right w:val="none" w:sz="0" w:space="0" w:color="auto"/>
      </w:divBdr>
    </w:div>
    <w:div w:id="663244904">
      <w:bodyDiv w:val="1"/>
      <w:marLeft w:val="0"/>
      <w:marRight w:val="0"/>
      <w:marTop w:val="0"/>
      <w:marBottom w:val="0"/>
      <w:divBdr>
        <w:top w:val="none" w:sz="0" w:space="0" w:color="auto"/>
        <w:left w:val="none" w:sz="0" w:space="0" w:color="auto"/>
        <w:bottom w:val="none" w:sz="0" w:space="0" w:color="auto"/>
        <w:right w:val="none" w:sz="0" w:space="0" w:color="auto"/>
      </w:divBdr>
    </w:div>
    <w:div w:id="663509894">
      <w:bodyDiv w:val="1"/>
      <w:marLeft w:val="0"/>
      <w:marRight w:val="0"/>
      <w:marTop w:val="0"/>
      <w:marBottom w:val="0"/>
      <w:divBdr>
        <w:top w:val="none" w:sz="0" w:space="0" w:color="auto"/>
        <w:left w:val="none" w:sz="0" w:space="0" w:color="auto"/>
        <w:bottom w:val="none" w:sz="0" w:space="0" w:color="auto"/>
        <w:right w:val="none" w:sz="0" w:space="0" w:color="auto"/>
      </w:divBdr>
    </w:div>
    <w:div w:id="663708832">
      <w:bodyDiv w:val="1"/>
      <w:marLeft w:val="0"/>
      <w:marRight w:val="0"/>
      <w:marTop w:val="0"/>
      <w:marBottom w:val="0"/>
      <w:divBdr>
        <w:top w:val="none" w:sz="0" w:space="0" w:color="auto"/>
        <w:left w:val="none" w:sz="0" w:space="0" w:color="auto"/>
        <w:bottom w:val="none" w:sz="0" w:space="0" w:color="auto"/>
        <w:right w:val="none" w:sz="0" w:space="0" w:color="auto"/>
      </w:divBdr>
    </w:div>
    <w:div w:id="664015723">
      <w:bodyDiv w:val="1"/>
      <w:marLeft w:val="0"/>
      <w:marRight w:val="0"/>
      <w:marTop w:val="0"/>
      <w:marBottom w:val="0"/>
      <w:divBdr>
        <w:top w:val="none" w:sz="0" w:space="0" w:color="auto"/>
        <w:left w:val="none" w:sz="0" w:space="0" w:color="auto"/>
        <w:bottom w:val="none" w:sz="0" w:space="0" w:color="auto"/>
        <w:right w:val="none" w:sz="0" w:space="0" w:color="auto"/>
      </w:divBdr>
    </w:div>
    <w:div w:id="665283618">
      <w:bodyDiv w:val="1"/>
      <w:marLeft w:val="0"/>
      <w:marRight w:val="0"/>
      <w:marTop w:val="0"/>
      <w:marBottom w:val="0"/>
      <w:divBdr>
        <w:top w:val="none" w:sz="0" w:space="0" w:color="auto"/>
        <w:left w:val="none" w:sz="0" w:space="0" w:color="auto"/>
        <w:bottom w:val="none" w:sz="0" w:space="0" w:color="auto"/>
        <w:right w:val="none" w:sz="0" w:space="0" w:color="auto"/>
      </w:divBdr>
    </w:div>
    <w:div w:id="666906312">
      <w:bodyDiv w:val="1"/>
      <w:marLeft w:val="0"/>
      <w:marRight w:val="0"/>
      <w:marTop w:val="0"/>
      <w:marBottom w:val="0"/>
      <w:divBdr>
        <w:top w:val="none" w:sz="0" w:space="0" w:color="auto"/>
        <w:left w:val="none" w:sz="0" w:space="0" w:color="auto"/>
        <w:bottom w:val="none" w:sz="0" w:space="0" w:color="auto"/>
        <w:right w:val="none" w:sz="0" w:space="0" w:color="auto"/>
      </w:divBdr>
    </w:div>
    <w:div w:id="667295280">
      <w:bodyDiv w:val="1"/>
      <w:marLeft w:val="0"/>
      <w:marRight w:val="0"/>
      <w:marTop w:val="0"/>
      <w:marBottom w:val="0"/>
      <w:divBdr>
        <w:top w:val="none" w:sz="0" w:space="0" w:color="auto"/>
        <w:left w:val="none" w:sz="0" w:space="0" w:color="auto"/>
        <w:bottom w:val="none" w:sz="0" w:space="0" w:color="auto"/>
        <w:right w:val="none" w:sz="0" w:space="0" w:color="auto"/>
      </w:divBdr>
    </w:div>
    <w:div w:id="667486929">
      <w:bodyDiv w:val="1"/>
      <w:marLeft w:val="0"/>
      <w:marRight w:val="0"/>
      <w:marTop w:val="0"/>
      <w:marBottom w:val="0"/>
      <w:divBdr>
        <w:top w:val="none" w:sz="0" w:space="0" w:color="auto"/>
        <w:left w:val="none" w:sz="0" w:space="0" w:color="auto"/>
        <w:bottom w:val="none" w:sz="0" w:space="0" w:color="auto"/>
        <w:right w:val="none" w:sz="0" w:space="0" w:color="auto"/>
      </w:divBdr>
    </w:div>
    <w:div w:id="667487878">
      <w:bodyDiv w:val="1"/>
      <w:marLeft w:val="0"/>
      <w:marRight w:val="0"/>
      <w:marTop w:val="0"/>
      <w:marBottom w:val="0"/>
      <w:divBdr>
        <w:top w:val="none" w:sz="0" w:space="0" w:color="auto"/>
        <w:left w:val="none" w:sz="0" w:space="0" w:color="auto"/>
        <w:bottom w:val="none" w:sz="0" w:space="0" w:color="auto"/>
        <w:right w:val="none" w:sz="0" w:space="0" w:color="auto"/>
      </w:divBdr>
    </w:div>
    <w:div w:id="667513094">
      <w:bodyDiv w:val="1"/>
      <w:marLeft w:val="0"/>
      <w:marRight w:val="0"/>
      <w:marTop w:val="0"/>
      <w:marBottom w:val="0"/>
      <w:divBdr>
        <w:top w:val="none" w:sz="0" w:space="0" w:color="auto"/>
        <w:left w:val="none" w:sz="0" w:space="0" w:color="auto"/>
        <w:bottom w:val="none" w:sz="0" w:space="0" w:color="auto"/>
        <w:right w:val="none" w:sz="0" w:space="0" w:color="auto"/>
      </w:divBdr>
    </w:div>
    <w:div w:id="667513949">
      <w:bodyDiv w:val="1"/>
      <w:marLeft w:val="0"/>
      <w:marRight w:val="0"/>
      <w:marTop w:val="0"/>
      <w:marBottom w:val="0"/>
      <w:divBdr>
        <w:top w:val="none" w:sz="0" w:space="0" w:color="auto"/>
        <w:left w:val="none" w:sz="0" w:space="0" w:color="auto"/>
        <w:bottom w:val="none" w:sz="0" w:space="0" w:color="auto"/>
        <w:right w:val="none" w:sz="0" w:space="0" w:color="auto"/>
      </w:divBdr>
    </w:div>
    <w:div w:id="667943188">
      <w:bodyDiv w:val="1"/>
      <w:marLeft w:val="0"/>
      <w:marRight w:val="0"/>
      <w:marTop w:val="0"/>
      <w:marBottom w:val="0"/>
      <w:divBdr>
        <w:top w:val="none" w:sz="0" w:space="0" w:color="auto"/>
        <w:left w:val="none" w:sz="0" w:space="0" w:color="auto"/>
        <w:bottom w:val="none" w:sz="0" w:space="0" w:color="auto"/>
        <w:right w:val="none" w:sz="0" w:space="0" w:color="auto"/>
      </w:divBdr>
    </w:div>
    <w:div w:id="667950008">
      <w:bodyDiv w:val="1"/>
      <w:marLeft w:val="0"/>
      <w:marRight w:val="0"/>
      <w:marTop w:val="0"/>
      <w:marBottom w:val="0"/>
      <w:divBdr>
        <w:top w:val="none" w:sz="0" w:space="0" w:color="auto"/>
        <w:left w:val="none" w:sz="0" w:space="0" w:color="auto"/>
        <w:bottom w:val="none" w:sz="0" w:space="0" w:color="auto"/>
        <w:right w:val="none" w:sz="0" w:space="0" w:color="auto"/>
      </w:divBdr>
    </w:div>
    <w:div w:id="668141256">
      <w:bodyDiv w:val="1"/>
      <w:marLeft w:val="0"/>
      <w:marRight w:val="0"/>
      <w:marTop w:val="0"/>
      <w:marBottom w:val="0"/>
      <w:divBdr>
        <w:top w:val="none" w:sz="0" w:space="0" w:color="auto"/>
        <w:left w:val="none" w:sz="0" w:space="0" w:color="auto"/>
        <w:bottom w:val="none" w:sz="0" w:space="0" w:color="auto"/>
        <w:right w:val="none" w:sz="0" w:space="0" w:color="auto"/>
      </w:divBdr>
    </w:div>
    <w:div w:id="668211974">
      <w:bodyDiv w:val="1"/>
      <w:marLeft w:val="0"/>
      <w:marRight w:val="0"/>
      <w:marTop w:val="0"/>
      <w:marBottom w:val="0"/>
      <w:divBdr>
        <w:top w:val="none" w:sz="0" w:space="0" w:color="auto"/>
        <w:left w:val="none" w:sz="0" w:space="0" w:color="auto"/>
        <w:bottom w:val="none" w:sz="0" w:space="0" w:color="auto"/>
        <w:right w:val="none" w:sz="0" w:space="0" w:color="auto"/>
      </w:divBdr>
    </w:div>
    <w:div w:id="669068250">
      <w:bodyDiv w:val="1"/>
      <w:marLeft w:val="0"/>
      <w:marRight w:val="0"/>
      <w:marTop w:val="0"/>
      <w:marBottom w:val="0"/>
      <w:divBdr>
        <w:top w:val="none" w:sz="0" w:space="0" w:color="auto"/>
        <w:left w:val="none" w:sz="0" w:space="0" w:color="auto"/>
        <w:bottom w:val="none" w:sz="0" w:space="0" w:color="auto"/>
        <w:right w:val="none" w:sz="0" w:space="0" w:color="auto"/>
      </w:divBdr>
    </w:div>
    <w:div w:id="670062507">
      <w:bodyDiv w:val="1"/>
      <w:marLeft w:val="0"/>
      <w:marRight w:val="0"/>
      <w:marTop w:val="0"/>
      <w:marBottom w:val="0"/>
      <w:divBdr>
        <w:top w:val="none" w:sz="0" w:space="0" w:color="auto"/>
        <w:left w:val="none" w:sz="0" w:space="0" w:color="auto"/>
        <w:bottom w:val="none" w:sz="0" w:space="0" w:color="auto"/>
        <w:right w:val="none" w:sz="0" w:space="0" w:color="auto"/>
      </w:divBdr>
      <w:divsChild>
        <w:div w:id="6100943">
          <w:marLeft w:val="640"/>
          <w:marRight w:val="0"/>
          <w:marTop w:val="0"/>
          <w:marBottom w:val="0"/>
          <w:divBdr>
            <w:top w:val="none" w:sz="0" w:space="0" w:color="auto"/>
            <w:left w:val="none" w:sz="0" w:space="0" w:color="auto"/>
            <w:bottom w:val="none" w:sz="0" w:space="0" w:color="auto"/>
            <w:right w:val="none" w:sz="0" w:space="0" w:color="auto"/>
          </w:divBdr>
        </w:div>
        <w:div w:id="9265700">
          <w:marLeft w:val="640"/>
          <w:marRight w:val="0"/>
          <w:marTop w:val="0"/>
          <w:marBottom w:val="0"/>
          <w:divBdr>
            <w:top w:val="none" w:sz="0" w:space="0" w:color="auto"/>
            <w:left w:val="none" w:sz="0" w:space="0" w:color="auto"/>
            <w:bottom w:val="none" w:sz="0" w:space="0" w:color="auto"/>
            <w:right w:val="none" w:sz="0" w:space="0" w:color="auto"/>
          </w:divBdr>
        </w:div>
        <w:div w:id="52198743">
          <w:marLeft w:val="640"/>
          <w:marRight w:val="0"/>
          <w:marTop w:val="0"/>
          <w:marBottom w:val="0"/>
          <w:divBdr>
            <w:top w:val="none" w:sz="0" w:space="0" w:color="auto"/>
            <w:left w:val="none" w:sz="0" w:space="0" w:color="auto"/>
            <w:bottom w:val="none" w:sz="0" w:space="0" w:color="auto"/>
            <w:right w:val="none" w:sz="0" w:space="0" w:color="auto"/>
          </w:divBdr>
        </w:div>
        <w:div w:id="68692867">
          <w:marLeft w:val="640"/>
          <w:marRight w:val="0"/>
          <w:marTop w:val="0"/>
          <w:marBottom w:val="0"/>
          <w:divBdr>
            <w:top w:val="none" w:sz="0" w:space="0" w:color="auto"/>
            <w:left w:val="none" w:sz="0" w:space="0" w:color="auto"/>
            <w:bottom w:val="none" w:sz="0" w:space="0" w:color="auto"/>
            <w:right w:val="none" w:sz="0" w:space="0" w:color="auto"/>
          </w:divBdr>
        </w:div>
        <w:div w:id="90323893">
          <w:marLeft w:val="640"/>
          <w:marRight w:val="0"/>
          <w:marTop w:val="0"/>
          <w:marBottom w:val="0"/>
          <w:divBdr>
            <w:top w:val="none" w:sz="0" w:space="0" w:color="auto"/>
            <w:left w:val="none" w:sz="0" w:space="0" w:color="auto"/>
            <w:bottom w:val="none" w:sz="0" w:space="0" w:color="auto"/>
            <w:right w:val="none" w:sz="0" w:space="0" w:color="auto"/>
          </w:divBdr>
        </w:div>
        <w:div w:id="162281406">
          <w:marLeft w:val="640"/>
          <w:marRight w:val="0"/>
          <w:marTop w:val="0"/>
          <w:marBottom w:val="0"/>
          <w:divBdr>
            <w:top w:val="none" w:sz="0" w:space="0" w:color="auto"/>
            <w:left w:val="none" w:sz="0" w:space="0" w:color="auto"/>
            <w:bottom w:val="none" w:sz="0" w:space="0" w:color="auto"/>
            <w:right w:val="none" w:sz="0" w:space="0" w:color="auto"/>
          </w:divBdr>
        </w:div>
        <w:div w:id="283269719">
          <w:marLeft w:val="640"/>
          <w:marRight w:val="0"/>
          <w:marTop w:val="0"/>
          <w:marBottom w:val="0"/>
          <w:divBdr>
            <w:top w:val="none" w:sz="0" w:space="0" w:color="auto"/>
            <w:left w:val="none" w:sz="0" w:space="0" w:color="auto"/>
            <w:bottom w:val="none" w:sz="0" w:space="0" w:color="auto"/>
            <w:right w:val="none" w:sz="0" w:space="0" w:color="auto"/>
          </w:divBdr>
        </w:div>
        <w:div w:id="320472942">
          <w:marLeft w:val="640"/>
          <w:marRight w:val="0"/>
          <w:marTop w:val="0"/>
          <w:marBottom w:val="0"/>
          <w:divBdr>
            <w:top w:val="none" w:sz="0" w:space="0" w:color="auto"/>
            <w:left w:val="none" w:sz="0" w:space="0" w:color="auto"/>
            <w:bottom w:val="none" w:sz="0" w:space="0" w:color="auto"/>
            <w:right w:val="none" w:sz="0" w:space="0" w:color="auto"/>
          </w:divBdr>
        </w:div>
        <w:div w:id="462237462">
          <w:marLeft w:val="640"/>
          <w:marRight w:val="0"/>
          <w:marTop w:val="0"/>
          <w:marBottom w:val="0"/>
          <w:divBdr>
            <w:top w:val="none" w:sz="0" w:space="0" w:color="auto"/>
            <w:left w:val="none" w:sz="0" w:space="0" w:color="auto"/>
            <w:bottom w:val="none" w:sz="0" w:space="0" w:color="auto"/>
            <w:right w:val="none" w:sz="0" w:space="0" w:color="auto"/>
          </w:divBdr>
        </w:div>
        <w:div w:id="494036205">
          <w:marLeft w:val="640"/>
          <w:marRight w:val="0"/>
          <w:marTop w:val="0"/>
          <w:marBottom w:val="0"/>
          <w:divBdr>
            <w:top w:val="none" w:sz="0" w:space="0" w:color="auto"/>
            <w:left w:val="none" w:sz="0" w:space="0" w:color="auto"/>
            <w:bottom w:val="none" w:sz="0" w:space="0" w:color="auto"/>
            <w:right w:val="none" w:sz="0" w:space="0" w:color="auto"/>
          </w:divBdr>
        </w:div>
        <w:div w:id="498885831">
          <w:marLeft w:val="640"/>
          <w:marRight w:val="0"/>
          <w:marTop w:val="0"/>
          <w:marBottom w:val="0"/>
          <w:divBdr>
            <w:top w:val="none" w:sz="0" w:space="0" w:color="auto"/>
            <w:left w:val="none" w:sz="0" w:space="0" w:color="auto"/>
            <w:bottom w:val="none" w:sz="0" w:space="0" w:color="auto"/>
            <w:right w:val="none" w:sz="0" w:space="0" w:color="auto"/>
          </w:divBdr>
        </w:div>
        <w:div w:id="523330508">
          <w:marLeft w:val="640"/>
          <w:marRight w:val="0"/>
          <w:marTop w:val="0"/>
          <w:marBottom w:val="0"/>
          <w:divBdr>
            <w:top w:val="none" w:sz="0" w:space="0" w:color="auto"/>
            <w:left w:val="none" w:sz="0" w:space="0" w:color="auto"/>
            <w:bottom w:val="none" w:sz="0" w:space="0" w:color="auto"/>
            <w:right w:val="none" w:sz="0" w:space="0" w:color="auto"/>
          </w:divBdr>
        </w:div>
        <w:div w:id="602031100">
          <w:marLeft w:val="640"/>
          <w:marRight w:val="0"/>
          <w:marTop w:val="0"/>
          <w:marBottom w:val="0"/>
          <w:divBdr>
            <w:top w:val="none" w:sz="0" w:space="0" w:color="auto"/>
            <w:left w:val="none" w:sz="0" w:space="0" w:color="auto"/>
            <w:bottom w:val="none" w:sz="0" w:space="0" w:color="auto"/>
            <w:right w:val="none" w:sz="0" w:space="0" w:color="auto"/>
          </w:divBdr>
        </w:div>
        <w:div w:id="637808636">
          <w:marLeft w:val="640"/>
          <w:marRight w:val="0"/>
          <w:marTop w:val="0"/>
          <w:marBottom w:val="0"/>
          <w:divBdr>
            <w:top w:val="none" w:sz="0" w:space="0" w:color="auto"/>
            <w:left w:val="none" w:sz="0" w:space="0" w:color="auto"/>
            <w:bottom w:val="none" w:sz="0" w:space="0" w:color="auto"/>
            <w:right w:val="none" w:sz="0" w:space="0" w:color="auto"/>
          </w:divBdr>
        </w:div>
        <w:div w:id="665674012">
          <w:marLeft w:val="640"/>
          <w:marRight w:val="0"/>
          <w:marTop w:val="0"/>
          <w:marBottom w:val="0"/>
          <w:divBdr>
            <w:top w:val="none" w:sz="0" w:space="0" w:color="auto"/>
            <w:left w:val="none" w:sz="0" w:space="0" w:color="auto"/>
            <w:bottom w:val="none" w:sz="0" w:space="0" w:color="auto"/>
            <w:right w:val="none" w:sz="0" w:space="0" w:color="auto"/>
          </w:divBdr>
        </w:div>
        <w:div w:id="701980118">
          <w:marLeft w:val="640"/>
          <w:marRight w:val="0"/>
          <w:marTop w:val="0"/>
          <w:marBottom w:val="0"/>
          <w:divBdr>
            <w:top w:val="none" w:sz="0" w:space="0" w:color="auto"/>
            <w:left w:val="none" w:sz="0" w:space="0" w:color="auto"/>
            <w:bottom w:val="none" w:sz="0" w:space="0" w:color="auto"/>
            <w:right w:val="none" w:sz="0" w:space="0" w:color="auto"/>
          </w:divBdr>
        </w:div>
        <w:div w:id="819343748">
          <w:marLeft w:val="640"/>
          <w:marRight w:val="0"/>
          <w:marTop w:val="0"/>
          <w:marBottom w:val="0"/>
          <w:divBdr>
            <w:top w:val="none" w:sz="0" w:space="0" w:color="auto"/>
            <w:left w:val="none" w:sz="0" w:space="0" w:color="auto"/>
            <w:bottom w:val="none" w:sz="0" w:space="0" w:color="auto"/>
            <w:right w:val="none" w:sz="0" w:space="0" w:color="auto"/>
          </w:divBdr>
        </w:div>
        <w:div w:id="838930421">
          <w:marLeft w:val="640"/>
          <w:marRight w:val="0"/>
          <w:marTop w:val="0"/>
          <w:marBottom w:val="0"/>
          <w:divBdr>
            <w:top w:val="none" w:sz="0" w:space="0" w:color="auto"/>
            <w:left w:val="none" w:sz="0" w:space="0" w:color="auto"/>
            <w:bottom w:val="none" w:sz="0" w:space="0" w:color="auto"/>
            <w:right w:val="none" w:sz="0" w:space="0" w:color="auto"/>
          </w:divBdr>
        </w:div>
        <w:div w:id="916791155">
          <w:marLeft w:val="640"/>
          <w:marRight w:val="0"/>
          <w:marTop w:val="0"/>
          <w:marBottom w:val="0"/>
          <w:divBdr>
            <w:top w:val="none" w:sz="0" w:space="0" w:color="auto"/>
            <w:left w:val="none" w:sz="0" w:space="0" w:color="auto"/>
            <w:bottom w:val="none" w:sz="0" w:space="0" w:color="auto"/>
            <w:right w:val="none" w:sz="0" w:space="0" w:color="auto"/>
          </w:divBdr>
        </w:div>
        <w:div w:id="1051659628">
          <w:marLeft w:val="640"/>
          <w:marRight w:val="0"/>
          <w:marTop w:val="0"/>
          <w:marBottom w:val="0"/>
          <w:divBdr>
            <w:top w:val="none" w:sz="0" w:space="0" w:color="auto"/>
            <w:left w:val="none" w:sz="0" w:space="0" w:color="auto"/>
            <w:bottom w:val="none" w:sz="0" w:space="0" w:color="auto"/>
            <w:right w:val="none" w:sz="0" w:space="0" w:color="auto"/>
          </w:divBdr>
        </w:div>
        <w:div w:id="1108499739">
          <w:marLeft w:val="640"/>
          <w:marRight w:val="0"/>
          <w:marTop w:val="0"/>
          <w:marBottom w:val="0"/>
          <w:divBdr>
            <w:top w:val="none" w:sz="0" w:space="0" w:color="auto"/>
            <w:left w:val="none" w:sz="0" w:space="0" w:color="auto"/>
            <w:bottom w:val="none" w:sz="0" w:space="0" w:color="auto"/>
            <w:right w:val="none" w:sz="0" w:space="0" w:color="auto"/>
          </w:divBdr>
        </w:div>
        <w:div w:id="1246575560">
          <w:marLeft w:val="640"/>
          <w:marRight w:val="0"/>
          <w:marTop w:val="0"/>
          <w:marBottom w:val="0"/>
          <w:divBdr>
            <w:top w:val="none" w:sz="0" w:space="0" w:color="auto"/>
            <w:left w:val="none" w:sz="0" w:space="0" w:color="auto"/>
            <w:bottom w:val="none" w:sz="0" w:space="0" w:color="auto"/>
            <w:right w:val="none" w:sz="0" w:space="0" w:color="auto"/>
          </w:divBdr>
        </w:div>
        <w:div w:id="1367174479">
          <w:marLeft w:val="640"/>
          <w:marRight w:val="0"/>
          <w:marTop w:val="0"/>
          <w:marBottom w:val="0"/>
          <w:divBdr>
            <w:top w:val="none" w:sz="0" w:space="0" w:color="auto"/>
            <w:left w:val="none" w:sz="0" w:space="0" w:color="auto"/>
            <w:bottom w:val="none" w:sz="0" w:space="0" w:color="auto"/>
            <w:right w:val="none" w:sz="0" w:space="0" w:color="auto"/>
          </w:divBdr>
        </w:div>
        <w:div w:id="1435977808">
          <w:marLeft w:val="640"/>
          <w:marRight w:val="0"/>
          <w:marTop w:val="0"/>
          <w:marBottom w:val="0"/>
          <w:divBdr>
            <w:top w:val="none" w:sz="0" w:space="0" w:color="auto"/>
            <w:left w:val="none" w:sz="0" w:space="0" w:color="auto"/>
            <w:bottom w:val="none" w:sz="0" w:space="0" w:color="auto"/>
            <w:right w:val="none" w:sz="0" w:space="0" w:color="auto"/>
          </w:divBdr>
        </w:div>
        <w:div w:id="1581480606">
          <w:marLeft w:val="640"/>
          <w:marRight w:val="0"/>
          <w:marTop w:val="0"/>
          <w:marBottom w:val="0"/>
          <w:divBdr>
            <w:top w:val="none" w:sz="0" w:space="0" w:color="auto"/>
            <w:left w:val="none" w:sz="0" w:space="0" w:color="auto"/>
            <w:bottom w:val="none" w:sz="0" w:space="0" w:color="auto"/>
            <w:right w:val="none" w:sz="0" w:space="0" w:color="auto"/>
          </w:divBdr>
        </w:div>
        <w:div w:id="1598322209">
          <w:marLeft w:val="640"/>
          <w:marRight w:val="0"/>
          <w:marTop w:val="0"/>
          <w:marBottom w:val="0"/>
          <w:divBdr>
            <w:top w:val="none" w:sz="0" w:space="0" w:color="auto"/>
            <w:left w:val="none" w:sz="0" w:space="0" w:color="auto"/>
            <w:bottom w:val="none" w:sz="0" w:space="0" w:color="auto"/>
            <w:right w:val="none" w:sz="0" w:space="0" w:color="auto"/>
          </w:divBdr>
        </w:div>
        <w:div w:id="1793594337">
          <w:marLeft w:val="640"/>
          <w:marRight w:val="0"/>
          <w:marTop w:val="0"/>
          <w:marBottom w:val="0"/>
          <w:divBdr>
            <w:top w:val="none" w:sz="0" w:space="0" w:color="auto"/>
            <w:left w:val="none" w:sz="0" w:space="0" w:color="auto"/>
            <w:bottom w:val="none" w:sz="0" w:space="0" w:color="auto"/>
            <w:right w:val="none" w:sz="0" w:space="0" w:color="auto"/>
          </w:divBdr>
        </w:div>
        <w:div w:id="1865245782">
          <w:marLeft w:val="640"/>
          <w:marRight w:val="0"/>
          <w:marTop w:val="0"/>
          <w:marBottom w:val="0"/>
          <w:divBdr>
            <w:top w:val="none" w:sz="0" w:space="0" w:color="auto"/>
            <w:left w:val="none" w:sz="0" w:space="0" w:color="auto"/>
            <w:bottom w:val="none" w:sz="0" w:space="0" w:color="auto"/>
            <w:right w:val="none" w:sz="0" w:space="0" w:color="auto"/>
          </w:divBdr>
        </w:div>
        <w:div w:id="2024160324">
          <w:marLeft w:val="640"/>
          <w:marRight w:val="0"/>
          <w:marTop w:val="0"/>
          <w:marBottom w:val="0"/>
          <w:divBdr>
            <w:top w:val="none" w:sz="0" w:space="0" w:color="auto"/>
            <w:left w:val="none" w:sz="0" w:space="0" w:color="auto"/>
            <w:bottom w:val="none" w:sz="0" w:space="0" w:color="auto"/>
            <w:right w:val="none" w:sz="0" w:space="0" w:color="auto"/>
          </w:divBdr>
        </w:div>
        <w:div w:id="2038580036">
          <w:marLeft w:val="640"/>
          <w:marRight w:val="0"/>
          <w:marTop w:val="0"/>
          <w:marBottom w:val="0"/>
          <w:divBdr>
            <w:top w:val="none" w:sz="0" w:space="0" w:color="auto"/>
            <w:left w:val="none" w:sz="0" w:space="0" w:color="auto"/>
            <w:bottom w:val="none" w:sz="0" w:space="0" w:color="auto"/>
            <w:right w:val="none" w:sz="0" w:space="0" w:color="auto"/>
          </w:divBdr>
        </w:div>
        <w:div w:id="2127501104">
          <w:marLeft w:val="640"/>
          <w:marRight w:val="0"/>
          <w:marTop w:val="0"/>
          <w:marBottom w:val="0"/>
          <w:divBdr>
            <w:top w:val="none" w:sz="0" w:space="0" w:color="auto"/>
            <w:left w:val="none" w:sz="0" w:space="0" w:color="auto"/>
            <w:bottom w:val="none" w:sz="0" w:space="0" w:color="auto"/>
            <w:right w:val="none" w:sz="0" w:space="0" w:color="auto"/>
          </w:divBdr>
        </w:div>
      </w:divsChild>
    </w:div>
    <w:div w:id="670833010">
      <w:bodyDiv w:val="1"/>
      <w:marLeft w:val="0"/>
      <w:marRight w:val="0"/>
      <w:marTop w:val="0"/>
      <w:marBottom w:val="0"/>
      <w:divBdr>
        <w:top w:val="none" w:sz="0" w:space="0" w:color="auto"/>
        <w:left w:val="none" w:sz="0" w:space="0" w:color="auto"/>
        <w:bottom w:val="none" w:sz="0" w:space="0" w:color="auto"/>
        <w:right w:val="none" w:sz="0" w:space="0" w:color="auto"/>
      </w:divBdr>
    </w:div>
    <w:div w:id="671030515">
      <w:bodyDiv w:val="1"/>
      <w:marLeft w:val="0"/>
      <w:marRight w:val="0"/>
      <w:marTop w:val="0"/>
      <w:marBottom w:val="0"/>
      <w:divBdr>
        <w:top w:val="none" w:sz="0" w:space="0" w:color="auto"/>
        <w:left w:val="none" w:sz="0" w:space="0" w:color="auto"/>
        <w:bottom w:val="none" w:sz="0" w:space="0" w:color="auto"/>
        <w:right w:val="none" w:sz="0" w:space="0" w:color="auto"/>
      </w:divBdr>
    </w:div>
    <w:div w:id="671446568">
      <w:bodyDiv w:val="1"/>
      <w:marLeft w:val="0"/>
      <w:marRight w:val="0"/>
      <w:marTop w:val="0"/>
      <w:marBottom w:val="0"/>
      <w:divBdr>
        <w:top w:val="none" w:sz="0" w:space="0" w:color="auto"/>
        <w:left w:val="none" w:sz="0" w:space="0" w:color="auto"/>
        <w:bottom w:val="none" w:sz="0" w:space="0" w:color="auto"/>
        <w:right w:val="none" w:sz="0" w:space="0" w:color="auto"/>
      </w:divBdr>
    </w:div>
    <w:div w:id="671835816">
      <w:bodyDiv w:val="1"/>
      <w:marLeft w:val="0"/>
      <w:marRight w:val="0"/>
      <w:marTop w:val="0"/>
      <w:marBottom w:val="0"/>
      <w:divBdr>
        <w:top w:val="none" w:sz="0" w:space="0" w:color="auto"/>
        <w:left w:val="none" w:sz="0" w:space="0" w:color="auto"/>
        <w:bottom w:val="none" w:sz="0" w:space="0" w:color="auto"/>
        <w:right w:val="none" w:sz="0" w:space="0" w:color="auto"/>
      </w:divBdr>
    </w:div>
    <w:div w:id="671840696">
      <w:bodyDiv w:val="1"/>
      <w:marLeft w:val="0"/>
      <w:marRight w:val="0"/>
      <w:marTop w:val="0"/>
      <w:marBottom w:val="0"/>
      <w:divBdr>
        <w:top w:val="none" w:sz="0" w:space="0" w:color="auto"/>
        <w:left w:val="none" w:sz="0" w:space="0" w:color="auto"/>
        <w:bottom w:val="none" w:sz="0" w:space="0" w:color="auto"/>
        <w:right w:val="none" w:sz="0" w:space="0" w:color="auto"/>
      </w:divBdr>
    </w:div>
    <w:div w:id="672025241">
      <w:bodyDiv w:val="1"/>
      <w:marLeft w:val="0"/>
      <w:marRight w:val="0"/>
      <w:marTop w:val="0"/>
      <w:marBottom w:val="0"/>
      <w:divBdr>
        <w:top w:val="none" w:sz="0" w:space="0" w:color="auto"/>
        <w:left w:val="none" w:sz="0" w:space="0" w:color="auto"/>
        <w:bottom w:val="none" w:sz="0" w:space="0" w:color="auto"/>
        <w:right w:val="none" w:sz="0" w:space="0" w:color="auto"/>
      </w:divBdr>
    </w:div>
    <w:div w:id="672222149">
      <w:bodyDiv w:val="1"/>
      <w:marLeft w:val="0"/>
      <w:marRight w:val="0"/>
      <w:marTop w:val="0"/>
      <w:marBottom w:val="0"/>
      <w:divBdr>
        <w:top w:val="none" w:sz="0" w:space="0" w:color="auto"/>
        <w:left w:val="none" w:sz="0" w:space="0" w:color="auto"/>
        <w:bottom w:val="none" w:sz="0" w:space="0" w:color="auto"/>
        <w:right w:val="none" w:sz="0" w:space="0" w:color="auto"/>
      </w:divBdr>
    </w:div>
    <w:div w:id="672805692">
      <w:bodyDiv w:val="1"/>
      <w:marLeft w:val="0"/>
      <w:marRight w:val="0"/>
      <w:marTop w:val="0"/>
      <w:marBottom w:val="0"/>
      <w:divBdr>
        <w:top w:val="none" w:sz="0" w:space="0" w:color="auto"/>
        <w:left w:val="none" w:sz="0" w:space="0" w:color="auto"/>
        <w:bottom w:val="none" w:sz="0" w:space="0" w:color="auto"/>
        <w:right w:val="none" w:sz="0" w:space="0" w:color="auto"/>
      </w:divBdr>
    </w:div>
    <w:div w:id="672805864">
      <w:bodyDiv w:val="1"/>
      <w:marLeft w:val="0"/>
      <w:marRight w:val="0"/>
      <w:marTop w:val="0"/>
      <w:marBottom w:val="0"/>
      <w:divBdr>
        <w:top w:val="none" w:sz="0" w:space="0" w:color="auto"/>
        <w:left w:val="none" w:sz="0" w:space="0" w:color="auto"/>
        <w:bottom w:val="none" w:sz="0" w:space="0" w:color="auto"/>
        <w:right w:val="none" w:sz="0" w:space="0" w:color="auto"/>
      </w:divBdr>
    </w:div>
    <w:div w:id="673607076">
      <w:bodyDiv w:val="1"/>
      <w:marLeft w:val="0"/>
      <w:marRight w:val="0"/>
      <w:marTop w:val="0"/>
      <w:marBottom w:val="0"/>
      <w:divBdr>
        <w:top w:val="none" w:sz="0" w:space="0" w:color="auto"/>
        <w:left w:val="none" w:sz="0" w:space="0" w:color="auto"/>
        <w:bottom w:val="none" w:sz="0" w:space="0" w:color="auto"/>
        <w:right w:val="none" w:sz="0" w:space="0" w:color="auto"/>
      </w:divBdr>
    </w:div>
    <w:div w:id="673805445">
      <w:bodyDiv w:val="1"/>
      <w:marLeft w:val="0"/>
      <w:marRight w:val="0"/>
      <w:marTop w:val="0"/>
      <w:marBottom w:val="0"/>
      <w:divBdr>
        <w:top w:val="none" w:sz="0" w:space="0" w:color="auto"/>
        <w:left w:val="none" w:sz="0" w:space="0" w:color="auto"/>
        <w:bottom w:val="none" w:sz="0" w:space="0" w:color="auto"/>
        <w:right w:val="none" w:sz="0" w:space="0" w:color="auto"/>
      </w:divBdr>
    </w:div>
    <w:div w:id="674721817">
      <w:bodyDiv w:val="1"/>
      <w:marLeft w:val="0"/>
      <w:marRight w:val="0"/>
      <w:marTop w:val="0"/>
      <w:marBottom w:val="0"/>
      <w:divBdr>
        <w:top w:val="none" w:sz="0" w:space="0" w:color="auto"/>
        <w:left w:val="none" w:sz="0" w:space="0" w:color="auto"/>
        <w:bottom w:val="none" w:sz="0" w:space="0" w:color="auto"/>
        <w:right w:val="none" w:sz="0" w:space="0" w:color="auto"/>
      </w:divBdr>
    </w:div>
    <w:div w:id="675034886">
      <w:bodyDiv w:val="1"/>
      <w:marLeft w:val="0"/>
      <w:marRight w:val="0"/>
      <w:marTop w:val="0"/>
      <w:marBottom w:val="0"/>
      <w:divBdr>
        <w:top w:val="none" w:sz="0" w:space="0" w:color="auto"/>
        <w:left w:val="none" w:sz="0" w:space="0" w:color="auto"/>
        <w:bottom w:val="none" w:sz="0" w:space="0" w:color="auto"/>
        <w:right w:val="none" w:sz="0" w:space="0" w:color="auto"/>
      </w:divBdr>
    </w:div>
    <w:div w:id="675771831">
      <w:bodyDiv w:val="1"/>
      <w:marLeft w:val="0"/>
      <w:marRight w:val="0"/>
      <w:marTop w:val="0"/>
      <w:marBottom w:val="0"/>
      <w:divBdr>
        <w:top w:val="none" w:sz="0" w:space="0" w:color="auto"/>
        <w:left w:val="none" w:sz="0" w:space="0" w:color="auto"/>
        <w:bottom w:val="none" w:sz="0" w:space="0" w:color="auto"/>
        <w:right w:val="none" w:sz="0" w:space="0" w:color="auto"/>
      </w:divBdr>
    </w:div>
    <w:div w:id="676738998">
      <w:bodyDiv w:val="1"/>
      <w:marLeft w:val="0"/>
      <w:marRight w:val="0"/>
      <w:marTop w:val="0"/>
      <w:marBottom w:val="0"/>
      <w:divBdr>
        <w:top w:val="none" w:sz="0" w:space="0" w:color="auto"/>
        <w:left w:val="none" w:sz="0" w:space="0" w:color="auto"/>
        <w:bottom w:val="none" w:sz="0" w:space="0" w:color="auto"/>
        <w:right w:val="none" w:sz="0" w:space="0" w:color="auto"/>
      </w:divBdr>
    </w:div>
    <w:div w:id="677118609">
      <w:bodyDiv w:val="1"/>
      <w:marLeft w:val="0"/>
      <w:marRight w:val="0"/>
      <w:marTop w:val="0"/>
      <w:marBottom w:val="0"/>
      <w:divBdr>
        <w:top w:val="none" w:sz="0" w:space="0" w:color="auto"/>
        <w:left w:val="none" w:sz="0" w:space="0" w:color="auto"/>
        <w:bottom w:val="none" w:sz="0" w:space="0" w:color="auto"/>
        <w:right w:val="none" w:sz="0" w:space="0" w:color="auto"/>
      </w:divBdr>
    </w:div>
    <w:div w:id="677344017">
      <w:bodyDiv w:val="1"/>
      <w:marLeft w:val="0"/>
      <w:marRight w:val="0"/>
      <w:marTop w:val="0"/>
      <w:marBottom w:val="0"/>
      <w:divBdr>
        <w:top w:val="none" w:sz="0" w:space="0" w:color="auto"/>
        <w:left w:val="none" w:sz="0" w:space="0" w:color="auto"/>
        <w:bottom w:val="none" w:sz="0" w:space="0" w:color="auto"/>
        <w:right w:val="none" w:sz="0" w:space="0" w:color="auto"/>
      </w:divBdr>
      <w:divsChild>
        <w:div w:id="78870150">
          <w:marLeft w:val="640"/>
          <w:marRight w:val="0"/>
          <w:marTop w:val="0"/>
          <w:marBottom w:val="0"/>
          <w:divBdr>
            <w:top w:val="none" w:sz="0" w:space="0" w:color="auto"/>
            <w:left w:val="none" w:sz="0" w:space="0" w:color="auto"/>
            <w:bottom w:val="none" w:sz="0" w:space="0" w:color="auto"/>
            <w:right w:val="none" w:sz="0" w:space="0" w:color="auto"/>
          </w:divBdr>
        </w:div>
        <w:div w:id="478616125">
          <w:marLeft w:val="640"/>
          <w:marRight w:val="0"/>
          <w:marTop w:val="0"/>
          <w:marBottom w:val="0"/>
          <w:divBdr>
            <w:top w:val="none" w:sz="0" w:space="0" w:color="auto"/>
            <w:left w:val="none" w:sz="0" w:space="0" w:color="auto"/>
            <w:bottom w:val="none" w:sz="0" w:space="0" w:color="auto"/>
            <w:right w:val="none" w:sz="0" w:space="0" w:color="auto"/>
          </w:divBdr>
        </w:div>
        <w:div w:id="598374890">
          <w:marLeft w:val="640"/>
          <w:marRight w:val="0"/>
          <w:marTop w:val="0"/>
          <w:marBottom w:val="0"/>
          <w:divBdr>
            <w:top w:val="none" w:sz="0" w:space="0" w:color="auto"/>
            <w:left w:val="none" w:sz="0" w:space="0" w:color="auto"/>
            <w:bottom w:val="none" w:sz="0" w:space="0" w:color="auto"/>
            <w:right w:val="none" w:sz="0" w:space="0" w:color="auto"/>
          </w:divBdr>
        </w:div>
        <w:div w:id="653492182">
          <w:marLeft w:val="640"/>
          <w:marRight w:val="0"/>
          <w:marTop w:val="0"/>
          <w:marBottom w:val="0"/>
          <w:divBdr>
            <w:top w:val="none" w:sz="0" w:space="0" w:color="auto"/>
            <w:left w:val="none" w:sz="0" w:space="0" w:color="auto"/>
            <w:bottom w:val="none" w:sz="0" w:space="0" w:color="auto"/>
            <w:right w:val="none" w:sz="0" w:space="0" w:color="auto"/>
          </w:divBdr>
        </w:div>
        <w:div w:id="768813098">
          <w:marLeft w:val="640"/>
          <w:marRight w:val="0"/>
          <w:marTop w:val="0"/>
          <w:marBottom w:val="0"/>
          <w:divBdr>
            <w:top w:val="none" w:sz="0" w:space="0" w:color="auto"/>
            <w:left w:val="none" w:sz="0" w:space="0" w:color="auto"/>
            <w:bottom w:val="none" w:sz="0" w:space="0" w:color="auto"/>
            <w:right w:val="none" w:sz="0" w:space="0" w:color="auto"/>
          </w:divBdr>
        </w:div>
        <w:div w:id="1125924216">
          <w:marLeft w:val="640"/>
          <w:marRight w:val="0"/>
          <w:marTop w:val="0"/>
          <w:marBottom w:val="0"/>
          <w:divBdr>
            <w:top w:val="none" w:sz="0" w:space="0" w:color="auto"/>
            <w:left w:val="none" w:sz="0" w:space="0" w:color="auto"/>
            <w:bottom w:val="none" w:sz="0" w:space="0" w:color="auto"/>
            <w:right w:val="none" w:sz="0" w:space="0" w:color="auto"/>
          </w:divBdr>
        </w:div>
        <w:div w:id="1132988028">
          <w:marLeft w:val="640"/>
          <w:marRight w:val="0"/>
          <w:marTop w:val="0"/>
          <w:marBottom w:val="0"/>
          <w:divBdr>
            <w:top w:val="none" w:sz="0" w:space="0" w:color="auto"/>
            <w:left w:val="none" w:sz="0" w:space="0" w:color="auto"/>
            <w:bottom w:val="none" w:sz="0" w:space="0" w:color="auto"/>
            <w:right w:val="none" w:sz="0" w:space="0" w:color="auto"/>
          </w:divBdr>
        </w:div>
        <w:div w:id="1193765442">
          <w:marLeft w:val="640"/>
          <w:marRight w:val="0"/>
          <w:marTop w:val="0"/>
          <w:marBottom w:val="0"/>
          <w:divBdr>
            <w:top w:val="none" w:sz="0" w:space="0" w:color="auto"/>
            <w:left w:val="none" w:sz="0" w:space="0" w:color="auto"/>
            <w:bottom w:val="none" w:sz="0" w:space="0" w:color="auto"/>
            <w:right w:val="none" w:sz="0" w:space="0" w:color="auto"/>
          </w:divBdr>
        </w:div>
        <w:div w:id="1242762002">
          <w:marLeft w:val="640"/>
          <w:marRight w:val="0"/>
          <w:marTop w:val="0"/>
          <w:marBottom w:val="0"/>
          <w:divBdr>
            <w:top w:val="none" w:sz="0" w:space="0" w:color="auto"/>
            <w:left w:val="none" w:sz="0" w:space="0" w:color="auto"/>
            <w:bottom w:val="none" w:sz="0" w:space="0" w:color="auto"/>
            <w:right w:val="none" w:sz="0" w:space="0" w:color="auto"/>
          </w:divBdr>
        </w:div>
        <w:div w:id="1306280527">
          <w:marLeft w:val="640"/>
          <w:marRight w:val="0"/>
          <w:marTop w:val="0"/>
          <w:marBottom w:val="0"/>
          <w:divBdr>
            <w:top w:val="none" w:sz="0" w:space="0" w:color="auto"/>
            <w:left w:val="none" w:sz="0" w:space="0" w:color="auto"/>
            <w:bottom w:val="none" w:sz="0" w:space="0" w:color="auto"/>
            <w:right w:val="none" w:sz="0" w:space="0" w:color="auto"/>
          </w:divBdr>
        </w:div>
        <w:div w:id="1686400525">
          <w:marLeft w:val="640"/>
          <w:marRight w:val="0"/>
          <w:marTop w:val="0"/>
          <w:marBottom w:val="0"/>
          <w:divBdr>
            <w:top w:val="none" w:sz="0" w:space="0" w:color="auto"/>
            <w:left w:val="none" w:sz="0" w:space="0" w:color="auto"/>
            <w:bottom w:val="none" w:sz="0" w:space="0" w:color="auto"/>
            <w:right w:val="none" w:sz="0" w:space="0" w:color="auto"/>
          </w:divBdr>
        </w:div>
        <w:div w:id="1764450528">
          <w:marLeft w:val="640"/>
          <w:marRight w:val="0"/>
          <w:marTop w:val="0"/>
          <w:marBottom w:val="0"/>
          <w:divBdr>
            <w:top w:val="none" w:sz="0" w:space="0" w:color="auto"/>
            <w:left w:val="none" w:sz="0" w:space="0" w:color="auto"/>
            <w:bottom w:val="none" w:sz="0" w:space="0" w:color="auto"/>
            <w:right w:val="none" w:sz="0" w:space="0" w:color="auto"/>
          </w:divBdr>
        </w:div>
        <w:div w:id="2133133468">
          <w:marLeft w:val="640"/>
          <w:marRight w:val="0"/>
          <w:marTop w:val="0"/>
          <w:marBottom w:val="0"/>
          <w:divBdr>
            <w:top w:val="none" w:sz="0" w:space="0" w:color="auto"/>
            <w:left w:val="none" w:sz="0" w:space="0" w:color="auto"/>
            <w:bottom w:val="none" w:sz="0" w:space="0" w:color="auto"/>
            <w:right w:val="none" w:sz="0" w:space="0" w:color="auto"/>
          </w:divBdr>
        </w:div>
      </w:divsChild>
    </w:div>
    <w:div w:id="677389740">
      <w:bodyDiv w:val="1"/>
      <w:marLeft w:val="0"/>
      <w:marRight w:val="0"/>
      <w:marTop w:val="0"/>
      <w:marBottom w:val="0"/>
      <w:divBdr>
        <w:top w:val="none" w:sz="0" w:space="0" w:color="auto"/>
        <w:left w:val="none" w:sz="0" w:space="0" w:color="auto"/>
        <w:bottom w:val="none" w:sz="0" w:space="0" w:color="auto"/>
        <w:right w:val="none" w:sz="0" w:space="0" w:color="auto"/>
      </w:divBdr>
    </w:div>
    <w:div w:id="677467973">
      <w:bodyDiv w:val="1"/>
      <w:marLeft w:val="0"/>
      <w:marRight w:val="0"/>
      <w:marTop w:val="0"/>
      <w:marBottom w:val="0"/>
      <w:divBdr>
        <w:top w:val="none" w:sz="0" w:space="0" w:color="auto"/>
        <w:left w:val="none" w:sz="0" w:space="0" w:color="auto"/>
        <w:bottom w:val="none" w:sz="0" w:space="0" w:color="auto"/>
        <w:right w:val="none" w:sz="0" w:space="0" w:color="auto"/>
      </w:divBdr>
    </w:div>
    <w:div w:id="677927222">
      <w:bodyDiv w:val="1"/>
      <w:marLeft w:val="0"/>
      <w:marRight w:val="0"/>
      <w:marTop w:val="0"/>
      <w:marBottom w:val="0"/>
      <w:divBdr>
        <w:top w:val="none" w:sz="0" w:space="0" w:color="auto"/>
        <w:left w:val="none" w:sz="0" w:space="0" w:color="auto"/>
        <w:bottom w:val="none" w:sz="0" w:space="0" w:color="auto"/>
        <w:right w:val="none" w:sz="0" w:space="0" w:color="auto"/>
      </w:divBdr>
    </w:div>
    <w:div w:id="678124691">
      <w:bodyDiv w:val="1"/>
      <w:marLeft w:val="0"/>
      <w:marRight w:val="0"/>
      <w:marTop w:val="0"/>
      <w:marBottom w:val="0"/>
      <w:divBdr>
        <w:top w:val="none" w:sz="0" w:space="0" w:color="auto"/>
        <w:left w:val="none" w:sz="0" w:space="0" w:color="auto"/>
        <w:bottom w:val="none" w:sz="0" w:space="0" w:color="auto"/>
        <w:right w:val="none" w:sz="0" w:space="0" w:color="auto"/>
      </w:divBdr>
    </w:div>
    <w:div w:id="678240615">
      <w:bodyDiv w:val="1"/>
      <w:marLeft w:val="0"/>
      <w:marRight w:val="0"/>
      <w:marTop w:val="0"/>
      <w:marBottom w:val="0"/>
      <w:divBdr>
        <w:top w:val="none" w:sz="0" w:space="0" w:color="auto"/>
        <w:left w:val="none" w:sz="0" w:space="0" w:color="auto"/>
        <w:bottom w:val="none" w:sz="0" w:space="0" w:color="auto"/>
        <w:right w:val="none" w:sz="0" w:space="0" w:color="auto"/>
      </w:divBdr>
    </w:div>
    <w:div w:id="678312563">
      <w:bodyDiv w:val="1"/>
      <w:marLeft w:val="0"/>
      <w:marRight w:val="0"/>
      <w:marTop w:val="0"/>
      <w:marBottom w:val="0"/>
      <w:divBdr>
        <w:top w:val="none" w:sz="0" w:space="0" w:color="auto"/>
        <w:left w:val="none" w:sz="0" w:space="0" w:color="auto"/>
        <w:bottom w:val="none" w:sz="0" w:space="0" w:color="auto"/>
        <w:right w:val="none" w:sz="0" w:space="0" w:color="auto"/>
      </w:divBdr>
    </w:div>
    <w:div w:id="678431008">
      <w:bodyDiv w:val="1"/>
      <w:marLeft w:val="0"/>
      <w:marRight w:val="0"/>
      <w:marTop w:val="0"/>
      <w:marBottom w:val="0"/>
      <w:divBdr>
        <w:top w:val="none" w:sz="0" w:space="0" w:color="auto"/>
        <w:left w:val="none" w:sz="0" w:space="0" w:color="auto"/>
        <w:bottom w:val="none" w:sz="0" w:space="0" w:color="auto"/>
        <w:right w:val="none" w:sz="0" w:space="0" w:color="auto"/>
      </w:divBdr>
    </w:div>
    <w:div w:id="679045303">
      <w:bodyDiv w:val="1"/>
      <w:marLeft w:val="0"/>
      <w:marRight w:val="0"/>
      <w:marTop w:val="0"/>
      <w:marBottom w:val="0"/>
      <w:divBdr>
        <w:top w:val="none" w:sz="0" w:space="0" w:color="auto"/>
        <w:left w:val="none" w:sz="0" w:space="0" w:color="auto"/>
        <w:bottom w:val="none" w:sz="0" w:space="0" w:color="auto"/>
        <w:right w:val="none" w:sz="0" w:space="0" w:color="auto"/>
      </w:divBdr>
    </w:div>
    <w:div w:id="679431828">
      <w:bodyDiv w:val="1"/>
      <w:marLeft w:val="0"/>
      <w:marRight w:val="0"/>
      <w:marTop w:val="0"/>
      <w:marBottom w:val="0"/>
      <w:divBdr>
        <w:top w:val="none" w:sz="0" w:space="0" w:color="auto"/>
        <w:left w:val="none" w:sz="0" w:space="0" w:color="auto"/>
        <w:bottom w:val="none" w:sz="0" w:space="0" w:color="auto"/>
        <w:right w:val="none" w:sz="0" w:space="0" w:color="auto"/>
      </w:divBdr>
    </w:div>
    <w:div w:id="681200343">
      <w:bodyDiv w:val="1"/>
      <w:marLeft w:val="0"/>
      <w:marRight w:val="0"/>
      <w:marTop w:val="0"/>
      <w:marBottom w:val="0"/>
      <w:divBdr>
        <w:top w:val="none" w:sz="0" w:space="0" w:color="auto"/>
        <w:left w:val="none" w:sz="0" w:space="0" w:color="auto"/>
        <w:bottom w:val="none" w:sz="0" w:space="0" w:color="auto"/>
        <w:right w:val="none" w:sz="0" w:space="0" w:color="auto"/>
      </w:divBdr>
    </w:div>
    <w:div w:id="682367652">
      <w:bodyDiv w:val="1"/>
      <w:marLeft w:val="0"/>
      <w:marRight w:val="0"/>
      <w:marTop w:val="0"/>
      <w:marBottom w:val="0"/>
      <w:divBdr>
        <w:top w:val="none" w:sz="0" w:space="0" w:color="auto"/>
        <w:left w:val="none" w:sz="0" w:space="0" w:color="auto"/>
        <w:bottom w:val="none" w:sz="0" w:space="0" w:color="auto"/>
        <w:right w:val="none" w:sz="0" w:space="0" w:color="auto"/>
      </w:divBdr>
    </w:div>
    <w:div w:id="682437072">
      <w:bodyDiv w:val="1"/>
      <w:marLeft w:val="0"/>
      <w:marRight w:val="0"/>
      <w:marTop w:val="0"/>
      <w:marBottom w:val="0"/>
      <w:divBdr>
        <w:top w:val="none" w:sz="0" w:space="0" w:color="auto"/>
        <w:left w:val="none" w:sz="0" w:space="0" w:color="auto"/>
        <w:bottom w:val="none" w:sz="0" w:space="0" w:color="auto"/>
        <w:right w:val="none" w:sz="0" w:space="0" w:color="auto"/>
      </w:divBdr>
    </w:div>
    <w:div w:id="682754618">
      <w:bodyDiv w:val="1"/>
      <w:marLeft w:val="0"/>
      <w:marRight w:val="0"/>
      <w:marTop w:val="0"/>
      <w:marBottom w:val="0"/>
      <w:divBdr>
        <w:top w:val="none" w:sz="0" w:space="0" w:color="auto"/>
        <w:left w:val="none" w:sz="0" w:space="0" w:color="auto"/>
        <w:bottom w:val="none" w:sz="0" w:space="0" w:color="auto"/>
        <w:right w:val="none" w:sz="0" w:space="0" w:color="auto"/>
      </w:divBdr>
    </w:div>
    <w:div w:id="683366179">
      <w:bodyDiv w:val="1"/>
      <w:marLeft w:val="0"/>
      <w:marRight w:val="0"/>
      <w:marTop w:val="0"/>
      <w:marBottom w:val="0"/>
      <w:divBdr>
        <w:top w:val="none" w:sz="0" w:space="0" w:color="auto"/>
        <w:left w:val="none" w:sz="0" w:space="0" w:color="auto"/>
        <w:bottom w:val="none" w:sz="0" w:space="0" w:color="auto"/>
        <w:right w:val="none" w:sz="0" w:space="0" w:color="auto"/>
      </w:divBdr>
    </w:div>
    <w:div w:id="683483954">
      <w:bodyDiv w:val="1"/>
      <w:marLeft w:val="0"/>
      <w:marRight w:val="0"/>
      <w:marTop w:val="0"/>
      <w:marBottom w:val="0"/>
      <w:divBdr>
        <w:top w:val="none" w:sz="0" w:space="0" w:color="auto"/>
        <w:left w:val="none" w:sz="0" w:space="0" w:color="auto"/>
        <w:bottom w:val="none" w:sz="0" w:space="0" w:color="auto"/>
        <w:right w:val="none" w:sz="0" w:space="0" w:color="auto"/>
      </w:divBdr>
    </w:div>
    <w:div w:id="684484042">
      <w:bodyDiv w:val="1"/>
      <w:marLeft w:val="0"/>
      <w:marRight w:val="0"/>
      <w:marTop w:val="0"/>
      <w:marBottom w:val="0"/>
      <w:divBdr>
        <w:top w:val="none" w:sz="0" w:space="0" w:color="auto"/>
        <w:left w:val="none" w:sz="0" w:space="0" w:color="auto"/>
        <w:bottom w:val="none" w:sz="0" w:space="0" w:color="auto"/>
        <w:right w:val="none" w:sz="0" w:space="0" w:color="auto"/>
      </w:divBdr>
    </w:div>
    <w:div w:id="685644307">
      <w:bodyDiv w:val="1"/>
      <w:marLeft w:val="0"/>
      <w:marRight w:val="0"/>
      <w:marTop w:val="0"/>
      <w:marBottom w:val="0"/>
      <w:divBdr>
        <w:top w:val="none" w:sz="0" w:space="0" w:color="auto"/>
        <w:left w:val="none" w:sz="0" w:space="0" w:color="auto"/>
        <w:bottom w:val="none" w:sz="0" w:space="0" w:color="auto"/>
        <w:right w:val="none" w:sz="0" w:space="0" w:color="auto"/>
      </w:divBdr>
    </w:div>
    <w:div w:id="686060418">
      <w:bodyDiv w:val="1"/>
      <w:marLeft w:val="0"/>
      <w:marRight w:val="0"/>
      <w:marTop w:val="0"/>
      <w:marBottom w:val="0"/>
      <w:divBdr>
        <w:top w:val="none" w:sz="0" w:space="0" w:color="auto"/>
        <w:left w:val="none" w:sz="0" w:space="0" w:color="auto"/>
        <w:bottom w:val="none" w:sz="0" w:space="0" w:color="auto"/>
        <w:right w:val="none" w:sz="0" w:space="0" w:color="auto"/>
      </w:divBdr>
    </w:div>
    <w:div w:id="686062692">
      <w:bodyDiv w:val="1"/>
      <w:marLeft w:val="0"/>
      <w:marRight w:val="0"/>
      <w:marTop w:val="0"/>
      <w:marBottom w:val="0"/>
      <w:divBdr>
        <w:top w:val="none" w:sz="0" w:space="0" w:color="auto"/>
        <w:left w:val="none" w:sz="0" w:space="0" w:color="auto"/>
        <w:bottom w:val="none" w:sz="0" w:space="0" w:color="auto"/>
        <w:right w:val="none" w:sz="0" w:space="0" w:color="auto"/>
      </w:divBdr>
    </w:div>
    <w:div w:id="686180692">
      <w:bodyDiv w:val="1"/>
      <w:marLeft w:val="0"/>
      <w:marRight w:val="0"/>
      <w:marTop w:val="0"/>
      <w:marBottom w:val="0"/>
      <w:divBdr>
        <w:top w:val="none" w:sz="0" w:space="0" w:color="auto"/>
        <w:left w:val="none" w:sz="0" w:space="0" w:color="auto"/>
        <w:bottom w:val="none" w:sz="0" w:space="0" w:color="auto"/>
        <w:right w:val="none" w:sz="0" w:space="0" w:color="auto"/>
      </w:divBdr>
    </w:div>
    <w:div w:id="686491431">
      <w:bodyDiv w:val="1"/>
      <w:marLeft w:val="0"/>
      <w:marRight w:val="0"/>
      <w:marTop w:val="0"/>
      <w:marBottom w:val="0"/>
      <w:divBdr>
        <w:top w:val="none" w:sz="0" w:space="0" w:color="auto"/>
        <w:left w:val="none" w:sz="0" w:space="0" w:color="auto"/>
        <w:bottom w:val="none" w:sz="0" w:space="0" w:color="auto"/>
        <w:right w:val="none" w:sz="0" w:space="0" w:color="auto"/>
      </w:divBdr>
    </w:div>
    <w:div w:id="686639041">
      <w:bodyDiv w:val="1"/>
      <w:marLeft w:val="0"/>
      <w:marRight w:val="0"/>
      <w:marTop w:val="0"/>
      <w:marBottom w:val="0"/>
      <w:divBdr>
        <w:top w:val="none" w:sz="0" w:space="0" w:color="auto"/>
        <w:left w:val="none" w:sz="0" w:space="0" w:color="auto"/>
        <w:bottom w:val="none" w:sz="0" w:space="0" w:color="auto"/>
        <w:right w:val="none" w:sz="0" w:space="0" w:color="auto"/>
      </w:divBdr>
    </w:div>
    <w:div w:id="686712134">
      <w:bodyDiv w:val="1"/>
      <w:marLeft w:val="0"/>
      <w:marRight w:val="0"/>
      <w:marTop w:val="0"/>
      <w:marBottom w:val="0"/>
      <w:divBdr>
        <w:top w:val="none" w:sz="0" w:space="0" w:color="auto"/>
        <w:left w:val="none" w:sz="0" w:space="0" w:color="auto"/>
        <w:bottom w:val="none" w:sz="0" w:space="0" w:color="auto"/>
        <w:right w:val="none" w:sz="0" w:space="0" w:color="auto"/>
      </w:divBdr>
    </w:div>
    <w:div w:id="686753936">
      <w:bodyDiv w:val="1"/>
      <w:marLeft w:val="0"/>
      <w:marRight w:val="0"/>
      <w:marTop w:val="0"/>
      <w:marBottom w:val="0"/>
      <w:divBdr>
        <w:top w:val="none" w:sz="0" w:space="0" w:color="auto"/>
        <w:left w:val="none" w:sz="0" w:space="0" w:color="auto"/>
        <w:bottom w:val="none" w:sz="0" w:space="0" w:color="auto"/>
        <w:right w:val="none" w:sz="0" w:space="0" w:color="auto"/>
      </w:divBdr>
    </w:div>
    <w:div w:id="687022077">
      <w:bodyDiv w:val="1"/>
      <w:marLeft w:val="0"/>
      <w:marRight w:val="0"/>
      <w:marTop w:val="0"/>
      <w:marBottom w:val="0"/>
      <w:divBdr>
        <w:top w:val="none" w:sz="0" w:space="0" w:color="auto"/>
        <w:left w:val="none" w:sz="0" w:space="0" w:color="auto"/>
        <w:bottom w:val="none" w:sz="0" w:space="0" w:color="auto"/>
        <w:right w:val="none" w:sz="0" w:space="0" w:color="auto"/>
      </w:divBdr>
    </w:div>
    <w:div w:id="687099450">
      <w:bodyDiv w:val="1"/>
      <w:marLeft w:val="0"/>
      <w:marRight w:val="0"/>
      <w:marTop w:val="0"/>
      <w:marBottom w:val="0"/>
      <w:divBdr>
        <w:top w:val="none" w:sz="0" w:space="0" w:color="auto"/>
        <w:left w:val="none" w:sz="0" w:space="0" w:color="auto"/>
        <w:bottom w:val="none" w:sz="0" w:space="0" w:color="auto"/>
        <w:right w:val="none" w:sz="0" w:space="0" w:color="auto"/>
      </w:divBdr>
    </w:div>
    <w:div w:id="687100552">
      <w:bodyDiv w:val="1"/>
      <w:marLeft w:val="0"/>
      <w:marRight w:val="0"/>
      <w:marTop w:val="0"/>
      <w:marBottom w:val="0"/>
      <w:divBdr>
        <w:top w:val="none" w:sz="0" w:space="0" w:color="auto"/>
        <w:left w:val="none" w:sz="0" w:space="0" w:color="auto"/>
        <w:bottom w:val="none" w:sz="0" w:space="0" w:color="auto"/>
        <w:right w:val="none" w:sz="0" w:space="0" w:color="auto"/>
      </w:divBdr>
    </w:div>
    <w:div w:id="687100633">
      <w:bodyDiv w:val="1"/>
      <w:marLeft w:val="0"/>
      <w:marRight w:val="0"/>
      <w:marTop w:val="0"/>
      <w:marBottom w:val="0"/>
      <w:divBdr>
        <w:top w:val="none" w:sz="0" w:space="0" w:color="auto"/>
        <w:left w:val="none" w:sz="0" w:space="0" w:color="auto"/>
        <w:bottom w:val="none" w:sz="0" w:space="0" w:color="auto"/>
        <w:right w:val="none" w:sz="0" w:space="0" w:color="auto"/>
      </w:divBdr>
    </w:div>
    <w:div w:id="687214062">
      <w:bodyDiv w:val="1"/>
      <w:marLeft w:val="0"/>
      <w:marRight w:val="0"/>
      <w:marTop w:val="0"/>
      <w:marBottom w:val="0"/>
      <w:divBdr>
        <w:top w:val="none" w:sz="0" w:space="0" w:color="auto"/>
        <w:left w:val="none" w:sz="0" w:space="0" w:color="auto"/>
        <w:bottom w:val="none" w:sz="0" w:space="0" w:color="auto"/>
        <w:right w:val="none" w:sz="0" w:space="0" w:color="auto"/>
      </w:divBdr>
    </w:div>
    <w:div w:id="688064158">
      <w:bodyDiv w:val="1"/>
      <w:marLeft w:val="0"/>
      <w:marRight w:val="0"/>
      <w:marTop w:val="0"/>
      <w:marBottom w:val="0"/>
      <w:divBdr>
        <w:top w:val="none" w:sz="0" w:space="0" w:color="auto"/>
        <w:left w:val="none" w:sz="0" w:space="0" w:color="auto"/>
        <w:bottom w:val="none" w:sz="0" w:space="0" w:color="auto"/>
        <w:right w:val="none" w:sz="0" w:space="0" w:color="auto"/>
      </w:divBdr>
    </w:div>
    <w:div w:id="688216568">
      <w:bodyDiv w:val="1"/>
      <w:marLeft w:val="0"/>
      <w:marRight w:val="0"/>
      <w:marTop w:val="0"/>
      <w:marBottom w:val="0"/>
      <w:divBdr>
        <w:top w:val="none" w:sz="0" w:space="0" w:color="auto"/>
        <w:left w:val="none" w:sz="0" w:space="0" w:color="auto"/>
        <w:bottom w:val="none" w:sz="0" w:space="0" w:color="auto"/>
        <w:right w:val="none" w:sz="0" w:space="0" w:color="auto"/>
      </w:divBdr>
    </w:div>
    <w:div w:id="688406690">
      <w:bodyDiv w:val="1"/>
      <w:marLeft w:val="0"/>
      <w:marRight w:val="0"/>
      <w:marTop w:val="0"/>
      <w:marBottom w:val="0"/>
      <w:divBdr>
        <w:top w:val="none" w:sz="0" w:space="0" w:color="auto"/>
        <w:left w:val="none" w:sz="0" w:space="0" w:color="auto"/>
        <w:bottom w:val="none" w:sz="0" w:space="0" w:color="auto"/>
        <w:right w:val="none" w:sz="0" w:space="0" w:color="auto"/>
      </w:divBdr>
    </w:div>
    <w:div w:id="688718075">
      <w:bodyDiv w:val="1"/>
      <w:marLeft w:val="0"/>
      <w:marRight w:val="0"/>
      <w:marTop w:val="0"/>
      <w:marBottom w:val="0"/>
      <w:divBdr>
        <w:top w:val="none" w:sz="0" w:space="0" w:color="auto"/>
        <w:left w:val="none" w:sz="0" w:space="0" w:color="auto"/>
        <w:bottom w:val="none" w:sz="0" w:space="0" w:color="auto"/>
        <w:right w:val="none" w:sz="0" w:space="0" w:color="auto"/>
      </w:divBdr>
    </w:div>
    <w:div w:id="688917836">
      <w:bodyDiv w:val="1"/>
      <w:marLeft w:val="0"/>
      <w:marRight w:val="0"/>
      <w:marTop w:val="0"/>
      <w:marBottom w:val="0"/>
      <w:divBdr>
        <w:top w:val="none" w:sz="0" w:space="0" w:color="auto"/>
        <w:left w:val="none" w:sz="0" w:space="0" w:color="auto"/>
        <w:bottom w:val="none" w:sz="0" w:space="0" w:color="auto"/>
        <w:right w:val="none" w:sz="0" w:space="0" w:color="auto"/>
      </w:divBdr>
    </w:div>
    <w:div w:id="689574324">
      <w:bodyDiv w:val="1"/>
      <w:marLeft w:val="0"/>
      <w:marRight w:val="0"/>
      <w:marTop w:val="0"/>
      <w:marBottom w:val="0"/>
      <w:divBdr>
        <w:top w:val="none" w:sz="0" w:space="0" w:color="auto"/>
        <w:left w:val="none" w:sz="0" w:space="0" w:color="auto"/>
        <w:bottom w:val="none" w:sz="0" w:space="0" w:color="auto"/>
        <w:right w:val="none" w:sz="0" w:space="0" w:color="auto"/>
      </w:divBdr>
      <w:divsChild>
        <w:div w:id="49154019">
          <w:marLeft w:val="640"/>
          <w:marRight w:val="0"/>
          <w:marTop w:val="0"/>
          <w:marBottom w:val="0"/>
          <w:divBdr>
            <w:top w:val="none" w:sz="0" w:space="0" w:color="auto"/>
            <w:left w:val="none" w:sz="0" w:space="0" w:color="auto"/>
            <w:bottom w:val="none" w:sz="0" w:space="0" w:color="auto"/>
            <w:right w:val="none" w:sz="0" w:space="0" w:color="auto"/>
          </w:divBdr>
        </w:div>
        <w:div w:id="141510120">
          <w:marLeft w:val="640"/>
          <w:marRight w:val="0"/>
          <w:marTop w:val="0"/>
          <w:marBottom w:val="0"/>
          <w:divBdr>
            <w:top w:val="none" w:sz="0" w:space="0" w:color="auto"/>
            <w:left w:val="none" w:sz="0" w:space="0" w:color="auto"/>
            <w:bottom w:val="none" w:sz="0" w:space="0" w:color="auto"/>
            <w:right w:val="none" w:sz="0" w:space="0" w:color="auto"/>
          </w:divBdr>
        </w:div>
        <w:div w:id="485244121">
          <w:marLeft w:val="640"/>
          <w:marRight w:val="0"/>
          <w:marTop w:val="0"/>
          <w:marBottom w:val="0"/>
          <w:divBdr>
            <w:top w:val="none" w:sz="0" w:space="0" w:color="auto"/>
            <w:left w:val="none" w:sz="0" w:space="0" w:color="auto"/>
            <w:bottom w:val="none" w:sz="0" w:space="0" w:color="auto"/>
            <w:right w:val="none" w:sz="0" w:space="0" w:color="auto"/>
          </w:divBdr>
        </w:div>
        <w:div w:id="710686363">
          <w:marLeft w:val="640"/>
          <w:marRight w:val="0"/>
          <w:marTop w:val="0"/>
          <w:marBottom w:val="0"/>
          <w:divBdr>
            <w:top w:val="none" w:sz="0" w:space="0" w:color="auto"/>
            <w:left w:val="none" w:sz="0" w:space="0" w:color="auto"/>
            <w:bottom w:val="none" w:sz="0" w:space="0" w:color="auto"/>
            <w:right w:val="none" w:sz="0" w:space="0" w:color="auto"/>
          </w:divBdr>
        </w:div>
        <w:div w:id="735396596">
          <w:marLeft w:val="640"/>
          <w:marRight w:val="0"/>
          <w:marTop w:val="0"/>
          <w:marBottom w:val="0"/>
          <w:divBdr>
            <w:top w:val="none" w:sz="0" w:space="0" w:color="auto"/>
            <w:left w:val="none" w:sz="0" w:space="0" w:color="auto"/>
            <w:bottom w:val="none" w:sz="0" w:space="0" w:color="auto"/>
            <w:right w:val="none" w:sz="0" w:space="0" w:color="auto"/>
          </w:divBdr>
        </w:div>
        <w:div w:id="781270098">
          <w:marLeft w:val="640"/>
          <w:marRight w:val="0"/>
          <w:marTop w:val="0"/>
          <w:marBottom w:val="0"/>
          <w:divBdr>
            <w:top w:val="none" w:sz="0" w:space="0" w:color="auto"/>
            <w:left w:val="none" w:sz="0" w:space="0" w:color="auto"/>
            <w:bottom w:val="none" w:sz="0" w:space="0" w:color="auto"/>
            <w:right w:val="none" w:sz="0" w:space="0" w:color="auto"/>
          </w:divBdr>
        </w:div>
        <w:div w:id="1102065393">
          <w:marLeft w:val="640"/>
          <w:marRight w:val="0"/>
          <w:marTop w:val="0"/>
          <w:marBottom w:val="0"/>
          <w:divBdr>
            <w:top w:val="none" w:sz="0" w:space="0" w:color="auto"/>
            <w:left w:val="none" w:sz="0" w:space="0" w:color="auto"/>
            <w:bottom w:val="none" w:sz="0" w:space="0" w:color="auto"/>
            <w:right w:val="none" w:sz="0" w:space="0" w:color="auto"/>
          </w:divBdr>
        </w:div>
        <w:div w:id="1447119964">
          <w:marLeft w:val="640"/>
          <w:marRight w:val="0"/>
          <w:marTop w:val="0"/>
          <w:marBottom w:val="0"/>
          <w:divBdr>
            <w:top w:val="none" w:sz="0" w:space="0" w:color="auto"/>
            <w:left w:val="none" w:sz="0" w:space="0" w:color="auto"/>
            <w:bottom w:val="none" w:sz="0" w:space="0" w:color="auto"/>
            <w:right w:val="none" w:sz="0" w:space="0" w:color="auto"/>
          </w:divBdr>
        </w:div>
        <w:div w:id="1491604518">
          <w:marLeft w:val="640"/>
          <w:marRight w:val="0"/>
          <w:marTop w:val="0"/>
          <w:marBottom w:val="0"/>
          <w:divBdr>
            <w:top w:val="none" w:sz="0" w:space="0" w:color="auto"/>
            <w:left w:val="none" w:sz="0" w:space="0" w:color="auto"/>
            <w:bottom w:val="none" w:sz="0" w:space="0" w:color="auto"/>
            <w:right w:val="none" w:sz="0" w:space="0" w:color="auto"/>
          </w:divBdr>
        </w:div>
        <w:div w:id="1650284536">
          <w:marLeft w:val="640"/>
          <w:marRight w:val="0"/>
          <w:marTop w:val="0"/>
          <w:marBottom w:val="0"/>
          <w:divBdr>
            <w:top w:val="none" w:sz="0" w:space="0" w:color="auto"/>
            <w:left w:val="none" w:sz="0" w:space="0" w:color="auto"/>
            <w:bottom w:val="none" w:sz="0" w:space="0" w:color="auto"/>
            <w:right w:val="none" w:sz="0" w:space="0" w:color="auto"/>
          </w:divBdr>
        </w:div>
        <w:div w:id="1769235384">
          <w:marLeft w:val="640"/>
          <w:marRight w:val="0"/>
          <w:marTop w:val="0"/>
          <w:marBottom w:val="0"/>
          <w:divBdr>
            <w:top w:val="none" w:sz="0" w:space="0" w:color="auto"/>
            <w:left w:val="none" w:sz="0" w:space="0" w:color="auto"/>
            <w:bottom w:val="none" w:sz="0" w:space="0" w:color="auto"/>
            <w:right w:val="none" w:sz="0" w:space="0" w:color="auto"/>
          </w:divBdr>
        </w:div>
        <w:div w:id="1786850096">
          <w:marLeft w:val="640"/>
          <w:marRight w:val="0"/>
          <w:marTop w:val="0"/>
          <w:marBottom w:val="0"/>
          <w:divBdr>
            <w:top w:val="none" w:sz="0" w:space="0" w:color="auto"/>
            <w:left w:val="none" w:sz="0" w:space="0" w:color="auto"/>
            <w:bottom w:val="none" w:sz="0" w:space="0" w:color="auto"/>
            <w:right w:val="none" w:sz="0" w:space="0" w:color="auto"/>
          </w:divBdr>
        </w:div>
        <w:div w:id="1855342209">
          <w:marLeft w:val="640"/>
          <w:marRight w:val="0"/>
          <w:marTop w:val="0"/>
          <w:marBottom w:val="0"/>
          <w:divBdr>
            <w:top w:val="none" w:sz="0" w:space="0" w:color="auto"/>
            <w:left w:val="none" w:sz="0" w:space="0" w:color="auto"/>
            <w:bottom w:val="none" w:sz="0" w:space="0" w:color="auto"/>
            <w:right w:val="none" w:sz="0" w:space="0" w:color="auto"/>
          </w:divBdr>
        </w:div>
        <w:div w:id="1907840192">
          <w:marLeft w:val="640"/>
          <w:marRight w:val="0"/>
          <w:marTop w:val="0"/>
          <w:marBottom w:val="0"/>
          <w:divBdr>
            <w:top w:val="none" w:sz="0" w:space="0" w:color="auto"/>
            <w:left w:val="none" w:sz="0" w:space="0" w:color="auto"/>
            <w:bottom w:val="none" w:sz="0" w:space="0" w:color="auto"/>
            <w:right w:val="none" w:sz="0" w:space="0" w:color="auto"/>
          </w:divBdr>
        </w:div>
        <w:div w:id="1915778797">
          <w:marLeft w:val="640"/>
          <w:marRight w:val="0"/>
          <w:marTop w:val="0"/>
          <w:marBottom w:val="0"/>
          <w:divBdr>
            <w:top w:val="none" w:sz="0" w:space="0" w:color="auto"/>
            <w:left w:val="none" w:sz="0" w:space="0" w:color="auto"/>
            <w:bottom w:val="none" w:sz="0" w:space="0" w:color="auto"/>
            <w:right w:val="none" w:sz="0" w:space="0" w:color="auto"/>
          </w:divBdr>
        </w:div>
        <w:div w:id="1994942988">
          <w:marLeft w:val="640"/>
          <w:marRight w:val="0"/>
          <w:marTop w:val="0"/>
          <w:marBottom w:val="0"/>
          <w:divBdr>
            <w:top w:val="none" w:sz="0" w:space="0" w:color="auto"/>
            <w:left w:val="none" w:sz="0" w:space="0" w:color="auto"/>
            <w:bottom w:val="none" w:sz="0" w:space="0" w:color="auto"/>
            <w:right w:val="none" w:sz="0" w:space="0" w:color="auto"/>
          </w:divBdr>
        </w:div>
        <w:div w:id="2107536026">
          <w:marLeft w:val="640"/>
          <w:marRight w:val="0"/>
          <w:marTop w:val="0"/>
          <w:marBottom w:val="0"/>
          <w:divBdr>
            <w:top w:val="none" w:sz="0" w:space="0" w:color="auto"/>
            <w:left w:val="none" w:sz="0" w:space="0" w:color="auto"/>
            <w:bottom w:val="none" w:sz="0" w:space="0" w:color="auto"/>
            <w:right w:val="none" w:sz="0" w:space="0" w:color="auto"/>
          </w:divBdr>
        </w:div>
        <w:div w:id="2111510699">
          <w:marLeft w:val="640"/>
          <w:marRight w:val="0"/>
          <w:marTop w:val="0"/>
          <w:marBottom w:val="0"/>
          <w:divBdr>
            <w:top w:val="none" w:sz="0" w:space="0" w:color="auto"/>
            <w:left w:val="none" w:sz="0" w:space="0" w:color="auto"/>
            <w:bottom w:val="none" w:sz="0" w:space="0" w:color="auto"/>
            <w:right w:val="none" w:sz="0" w:space="0" w:color="auto"/>
          </w:divBdr>
        </w:div>
      </w:divsChild>
    </w:div>
    <w:div w:id="690112751">
      <w:bodyDiv w:val="1"/>
      <w:marLeft w:val="0"/>
      <w:marRight w:val="0"/>
      <w:marTop w:val="0"/>
      <w:marBottom w:val="0"/>
      <w:divBdr>
        <w:top w:val="none" w:sz="0" w:space="0" w:color="auto"/>
        <w:left w:val="none" w:sz="0" w:space="0" w:color="auto"/>
        <w:bottom w:val="none" w:sz="0" w:space="0" w:color="auto"/>
        <w:right w:val="none" w:sz="0" w:space="0" w:color="auto"/>
      </w:divBdr>
    </w:div>
    <w:div w:id="690186132">
      <w:bodyDiv w:val="1"/>
      <w:marLeft w:val="0"/>
      <w:marRight w:val="0"/>
      <w:marTop w:val="0"/>
      <w:marBottom w:val="0"/>
      <w:divBdr>
        <w:top w:val="none" w:sz="0" w:space="0" w:color="auto"/>
        <w:left w:val="none" w:sz="0" w:space="0" w:color="auto"/>
        <w:bottom w:val="none" w:sz="0" w:space="0" w:color="auto"/>
        <w:right w:val="none" w:sz="0" w:space="0" w:color="auto"/>
      </w:divBdr>
    </w:div>
    <w:div w:id="690690718">
      <w:bodyDiv w:val="1"/>
      <w:marLeft w:val="0"/>
      <w:marRight w:val="0"/>
      <w:marTop w:val="0"/>
      <w:marBottom w:val="0"/>
      <w:divBdr>
        <w:top w:val="none" w:sz="0" w:space="0" w:color="auto"/>
        <w:left w:val="none" w:sz="0" w:space="0" w:color="auto"/>
        <w:bottom w:val="none" w:sz="0" w:space="0" w:color="auto"/>
        <w:right w:val="none" w:sz="0" w:space="0" w:color="auto"/>
      </w:divBdr>
    </w:div>
    <w:div w:id="691300490">
      <w:bodyDiv w:val="1"/>
      <w:marLeft w:val="0"/>
      <w:marRight w:val="0"/>
      <w:marTop w:val="0"/>
      <w:marBottom w:val="0"/>
      <w:divBdr>
        <w:top w:val="none" w:sz="0" w:space="0" w:color="auto"/>
        <w:left w:val="none" w:sz="0" w:space="0" w:color="auto"/>
        <w:bottom w:val="none" w:sz="0" w:space="0" w:color="auto"/>
        <w:right w:val="none" w:sz="0" w:space="0" w:color="auto"/>
      </w:divBdr>
    </w:div>
    <w:div w:id="692919127">
      <w:bodyDiv w:val="1"/>
      <w:marLeft w:val="0"/>
      <w:marRight w:val="0"/>
      <w:marTop w:val="0"/>
      <w:marBottom w:val="0"/>
      <w:divBdr>
        <w:top w:val="none" w:sz="0" w:space="0" w:color="auto"/>
        <w:left w:val="none" w:sz="0" w:space="0" w:color="auto"/>
        <w:bottom w:val="none" w:sz="0" w:space="0" w:color="auto"/>
        <w:right w:val="none" w:sz="0" w:space="0" w:color="auto"/>
      </w:divBdr>
    </w:div>
    <w:div w:id="693573295">
      <w:bodyDiv w:val="1"/>
      <w:marLeft w:val="0"/>
      <w:marRight w:val="0"/>
      <w:marTop w:val="0"/>
      <w:marBottom w:val="0"/>
      <w:divBdr>
        <w:top w:val="none" w:sz="0" w:space="0" w:color="auto"/>
        <w:left w:val="none" w:sz="0" w:space="0" w:color="auto"/>
        <w:bottom w:val="none" w:sz="0" w:space="0" w:color="auto"/>
        <w:right w:val="none" w:sz="0" w:space="0" w:color="auto"/>
      </w:divBdr>
    </w:div>
    <w:div w:id="693967887">
      <w:bodyDiv w:val="1"/>
      <w:marLeft w:val="0"/>
      <w:marRight w:val="0"/>
      <w:marTop w:val="0"/>
      <w:marBottom w:val="0"/>
      <w:divBdr>
        <w:top w:val="none" w:sz="0" w:space="0" w:color="auto"/>
        <w:left w:val="none" w:sz="0" w:space="0" w:color="auto"/>
        <w:bottom w:val="none" w:sz="0" w:space="0" w:color="auto"/>
        <w:right w:val="none" w:sz="0" w:space="0" w:color="auto"/>
      </w:divBdr>
    </w:div>
    <w:div w:id="695160058">
      <w:bodyDiv w:val="1"/>
      <w:marLeft w:val="0"/>
      <w:marRight w:val="0"/>
      <w:marTop w:val="0"/>
      <w:marBottom w:val="0"/>
      <w:divBdr>
        <w:top w:val="none" w:sz="0" w:space="0" w:color="auto"/>
        <w:left w:val="none" w:sz="0" w:space="0" w:color="auto"/>
        <w:bottom w:val="none" w:sz="0" w:space="0" w:color="auto"/>
        <w:right w:val="none" w:sz="0" w:space="0" w:color="auto"/>
      </w:divBdr>
    </w:div>
    <w:div w:id="695429444">
      <w:bodyDiv w:val="1"/>
      <w:marLeft w:val="0"/>
      <w:marRight w:val="0"/>
      <w:marTop w:val="0"/>
      <w:marBottom w:val="0"/>
      <w:divBdr>
        <w:top w:val="none" w:sz="0" w:space="0" w:color="auto"/>
        <w:left w:val="none" w:sz="0" w:space="0" w:color="auto"/>
        <w:bottom w:val="none" w:sz="0" w:space="0" w:color="auto"/>
        <w:right w:val="none" w:sz="0" w:space="0" w:color="auto"/>
      </w:divBdr>
    </w:div>
    <w:div w:id="696586521">
      <w:bodyDiv w:val="1"/>
      <w:marLeft w:val="0"/>
      <w:marRight w:val="0"/>
      <w:marTop w:val="0"/>
      <w:marBottom w:val="0"/>
      <w:divBdr>
        <w:top w:val="none" w:sz="0" w:space="0" w:color="auto"/>
        <w:left w:val="none" w:sz="0" w:space="0" w:color="auto"/>
        <w:bottom w:val="none" w:sz="0" w:space="0" w:color="auto"/>
        <w:right w:val="none" w:sz="0" w:space="0" w:color="auto"/>
      </w:divBdr>
    </w:div>
    <w:div w:id="696781912">
      <w:bodyDiv w:val="1"/>
      <w:marLeft w:val="0"/>
      <w:marRight w:val="0"/>
      <w:marTop w:val="0"/>
      <w:marBottom w:val="0"/>
      <w:divBdr>
        <w:top w:val="none" w:sz="0" w:space="0" w:color="auto"/>
        <w:left w:val="none" w:sz="0" w:space="0" w:color="auto"/>
        <w:bottom w:val="none" w:sz="0" w:space="0" w:color="auto"/>
        <w:right w:val="none" w:sz="0" w:space="0" w:color="auto"/>
      </w:divBdr>
    </w:div>
    <w:div w:id="698970999">
      <w:bodyDiv w:val="1"/>
      <w:marLeft w:val="0"/>
      <w:marRight w:val="0"/>
      <w:marTop w:val="0"/>
      <w:marBottom w:val="0"/>
      <w:divBdr>
        <w:top w:val="none" w:sz="0" w:space="0" w:color="auto"/>
        <w:left w:val="none" w:sz="0" w:space="0" w:color="auto"/>
        <w:bottom w:val="none" w:sz="0" w:space="0" w:color="auto"/>
        <w:right w:val="none" w:sz="0" w:space="0" w:color="auto"/>
      </w:divBdr>
    </w:div>
    <w:div w:id="699665698">
      <w:bodyDiv w:val="1"/>
      <w:marLeft w:val="0"/>
      <w:marRight w:val="0"/>
      <w:marTop w:val="0"/>
      <w:marBottom w:val="0"/>
      <w:divBdr>
        <w:top w:val="none" w:sz="0" w:space="0" w:color="auto"/>
        <w:left w:val="none" w:sz="0" w:space="0" w:color="auto"/>
        <w:bottom w:val="none" w:sz="0" w:space="0" w:color="auto"/>
        <w:right w:val="none" w:sz="0" w:space="0" w:color="auto"/>
      </w:divBdr>
    </w:div>
    <w:div w:id="699743029">
      <w:bodyDiv w:val="1"/>
      <w:marLeft w:val="0"/>
      <w:marRight w:val="0"/>
      <w:marTop w:val="0"/>
      <w:marBottom w:val="0"/>
      <w:divBdr>
        <w:top w:val="none" w:sz="0" w:space="0" w:color="auto"/>
        <w:left w:val="none" w:sz="0" w:space="0" w:color="auto"/>
        <w:bottom w:val="none" w:sz="0" w:space="0" w:color="auto"/>
        <w:right w:val="none" w:sz="0" w:space="0" w:color="auto"/>
      </w:divBdr>
    </w:div>
    <w:div w:id="701637005">
      <w:bodyDiv w:val="1"/>
      <w:marLeft w:val="0"/>
      <w:marRight w:val="0"/>
      <w:marTop w:val="0"/>
      <w:marBottom w:val="0"/>
      <w:divBdr>
        <w:top w:val="none" w:sz="0" w:space="0" w:color="auto"/>
        <w:left w:val="none" w:sz="0" w:space="0" w:color="auto"/>
        <w:bottom w:val="none" w:sz="0" w:space="0" w:color="auto"/>
        <w:right w:val="none" w:sz="0" w:space="0" w:color="auto"/>
      </w:divBdr>
    </w:div>
    <w:div w:id="701826848">
      <w:bodyDiv w:val="1"/>
      <w:marLeft w:val="0"/>
      <w:marRight w:val="0"/>
      <w:marTop w:val="0"/>
      <w:marBottom w:val="0"/>
      <w:divBdr>
        <w:top w:val="none" w:sz="0" w:space="0" w:color="auto"/>
        <w:left w:val="none" w:sz="0" w:space="0" w:color="auto"/>
        <w:bottom w:val="none" w:sz="0" w:space="0" w:color="auto"/>
        <w:right w:val="none" w:sz="0" w:space="0" w:color="auto"/>
      </w:divBdr>
    </w:div>
    <w:div w:id="701857581">
      <w:bodyDiv w:val="1"/>
      <w:marLeft w:val="0"/>
      <w:marRight w:val="0"/>
      <w:marTop w:val="0"/>
      <w:marBottom w:val="0"/>
      <w:divBdr>
        <w:top w:val="none" w:sz="0" w:space="0" w:color="auto"/>
        <w:left w:val="none" w:sz="0" w:space="0" w:color="auto"/>
        <w:bottom w:val="none" w:sz="0" w:space="0" w:color="auto"/>
        <w:right w:val="none" w:sz="0" w:space="0" w:color="auto"/>
      </w:divBdr>
    </w:div>
    <w:div w:id="701904281">
      <w:bodyDiv w:val="1"/>
      <w:marLeft w:val="0"/>
      <w:marRight w:val="0"/>
      <w:marTop w:val="0"/>
      <w:marBottom w:val="0"/>
      <w:divBdr>
        <w:top w:val="none" w:sz="0" w:space="0" w:color="auto"/>
        <w:left w:val="none" w:sz="0" w:space="0" w:color="auto"/>
        <w:bottom w:val="none" w:sz="0" w:space="0" w:color="auto"/>
        <w:right w:val="none" w:sz="0" w:space="0" w:color="auto"/>
      </w:divBdr>
    </w:div>
    <w:div w:id="701906731">
      <w:bodyDiv w:val="1"/>
      <w:marLeft w:val="0"/>
      <w:marRight w:val="0"/>
      <w:marTop w:val="0"/>
      <w:marBottom w:val="0"/>
      <w:divBdr>
        <w:top w:val="none" w:sz="0" w:space="0" w:color="auto"/>
        <w:left w:val="none" w:sz="0" w:space="0" w:color="auto"/>
        <w:bottom w:val="none" w:sz="0" w:space="0" w:color="auto"/>
        <w:right w:val="none" w:sz="0" w:space="0" w:color="auto"/>
      </w:divBdr>
    </w:div>
    <w:div w:id="701979150">
      <w:bodyDiv w:val="1"/>
      <w:marLeft w:val="0"/>
      <w:marRight w:val="0"/>
      <w:marTop w:val="0"/>
      <w:marBottom w:val="0"/>
      <w:divBdr>
        <w:top w:val="none" w:sz="0" w:space="0" w:color="auto"/>
        <w:left w:val="none" w:sz="0" w:space="0" w:color="auto"/>
        <w:bottom w:val="none" w:sz="0" w:space="0" w:color="auto"/>
        <w:right w:val="none" w:sz="0" w:space="0" w:color="auto"/>
      </w:divBdr>
    </w:div>
    <w:div w:id="703335329">
      <w:bodyDiv w:val="1"/>
      <w:marLeft w:val="0"/>
      <w:marRight w:val="0"/>
      <w:marTop w:val="0"/>
      <w:marBottom w:val="0"/>
      <w:divBdr>
        <w:top w:val="none" w:sz="0" w:space="0" w:color="auto"/>
        <w:left w:val="none" w:sz="0" w:space="0" w:color="auto"/>
        <w:bottom w:val="none" w:sz="0" w:space="0" w:color="auto"/>
        <w:right w:val="none" w:sz="0" w:space="0" w:color="auto"/>
      </w:divBdr>
    </w:div>
    <w:div w:id="703601409">
      <w:bodyDiv w:val="1"/>
      <w:marLeft w:val="0"/>
      <w:marRight w:val="0"/>
      <w:marTop w:val="0"/>
      <w:marBottom w:val="0"/>
      <w:divBdr>
        <w:top w:val="none" w:sz="0" w:space="0" w:color="auto"/>
        <w:left w:val="none" w:sz="0" w:space="0" w:color="auto"/>
        <w:bottom w:val="none" w:sz="0" w:space="0" w:color="auto"/>
        <w:right w:val="none" w:sz="0" w:space="0" w:color="auto"/>
      </w:divBdr>
    </w:div>
    <w:div w:id="703793537">
      <w:bodyDiv w:val="1"/>
      <w:marLeft w:val="0"/>
      <w:marRight w:val="0"/>
      <w:marTop w:val="0"/>
      <w:marBottom w:val="0"/>
      <w:divBdr>
        <w:top w:val="none" w:sz="0" w:space="0" w:color="auto"/>
        <w:left w:val="none" w:sz="0" w:space="0" w:color="auto"/>
        <w:bottom w:val="none" w:sz="0" w:space="0" w:color="auto"/>
        <w:right w:val="none" w:sz="0" w:space="0" w:color="auto"/>
      </w:divBdr>
    </w:div>
    <w:div w:id="703942243">
      <w:bodyDiv w:val="1"/>
      <w:marLeft w:val="0"/>
      <w:marRight w:val="0"/>
      <w:marTop w:val="0"/>
      <w:marBottom w:val="0"/>
      <w:divBdr>
        <w:top w:val="none" w:sz="0" w:space="0" w:color="auto"/>
        <w:left w:val="none" w:sz="0" w:space="0" w:color="auto"/>
        <w:bottom w:val="none" w:sz="0" w:space="0" w:color="auto"/>
        <w:right w:val="none" w:sz="0" w:space="0" w:color="auto"/>
      </w:divBdr>
    </w:div>
    <w:div w:id="705181390">
      <w:bodyDiv w:val="1"/>
      <w:marLeft w:val="0"/>
      <w:marRight w:val="0"/>
      <w:marTop w:val="0"/>
      <w:marBottom w:val="0"/>
      <w:divBdr>
        <w:top w:val="none" w:sz="0" w:space="0" w:color="auto"/>
        <w:left w:val="none" w:sz="0" w:space="0" w:color="auto"/>
        <w:bottom w:val="none" w:sz="0" w:space="0" w:color="auto"/>
        <w:right w:val="none" w:sz="0" w:space="0" w:color="auto"/>
      </w:divBdr>
    </w:div>
    <w:div w:id="705908096">
      <w:bodyDiv w:val="1"/>
      <w:marLeft w:val="0"/>
      <w:marRight w:val="0"/>
      <w:marTop w:val="0"/>
      <w:marBottom w:val="0"/>
      <w:divBdr>
        <w:top w:val="none" w:sz="0" w:space="0" w:color="auto"/>
        <w:left w:val="none" w:sz="0" w:space="0" w:color="auto"/>
        <w:bottom w:val="none" w:sz="0" w:space="0" w:color="auto"/>
        <w:right w:val="none" w:sz="0" w:space="0" w:color="auto"/>
      </w:divBdr>
    </w:div>
    <w:div w:id="705911346">
      <w:bodyDiv w:val="1"/>
      <w:marLeft w:val="0"/>
      <w:marRight w:val="0"/>
      <w:marTop w:val="0"/>
      <w:marBottom w:val="0"/>
      <w:divBdr>
        <w:top w:val="none" w:sz="0" w:space="0" w:color="auto"/>
        <w:left w:val="none" w:sz="0" w:space="0" w:color="auto"/>
        <w:bottom w:val="none" w:sz="0" w:space="0" w:color="auto"/>
        <w:right w:val="none" w:sz="0" w:space="0" w:color="auto"/>
      </w:divBdr>
    </w:div>
    <w:div w:id="706300225">
      <w:bodyDiv w:val="1"/>
      <w:marLeft w:val="0"/>
      <w:marRight w:val="0"/>
      <w:marTop w:val="0"/>
      <w:marBottom w:val="0"/>
      <w:divBdr>
        <w:top w:val="none" w:sz="0" w:space="0" w:color="auto"/>
        <w:left w:val="none" w:sz="0" w:space="0" w:color="auto"/>
        <w:bottom w:val="none" w:sz="0" w:space="0" w:color="auto"/>
        <w:right w:val="none" w:sz="0" w:space="0" w:color="auto"/>
      </w:divBdr>
    </w:div>
    <w:div w:id="706488190">
      <w:bodyDiv w:val="1"/>
      <w:marLeft w:val="0"/>
      <w:marRight w:val="0"/>
      <w:marTop w:val="0"/>
      <w:marBottom w:val="0"/>
      <w:divBdr>
        <w:top w:val="none" w:sz="0" w:space="0" w:color="auto"/>
        <w:left w:val="none" w:sz="0" w:space="0" w:color="auto"/>
        <w:bottom w:val="none" w:sz="0" w:space="0" w:color="auto"/>
        <w:right w:val="none" w:sz="0" w:space="0" w:color="auto"/>
      </w:divBdr>
    </w:div>
    <w:div w:id="707071576">
      <w:bodyDiv w:val="1"/>
      <w:marLeft w:val="0"/>
      <w:marRight w:val="0"/>
      <w:marTop w:val="0"/>
      <w:marBottom w:val="0"/>
      <w:divBdr>
        <w:top w:val="none" w:sz="0" w:space="0" w:color="auto"/>
        <w:left w:val="none" w:sz="0" w:space="0" w:color="auto"/>
        <w:bottom w:val="none" w:sz="0" w:space="0" w:color="auto"/>
        <w:right w:val="none" w:sz="0" w:space="0" w:color="auto"/>
      </w:divBdr>
    </w:div>
    <w:div w:id="707493562">
      <w:bodyDiv w:val="1"/>
      <w:marLeft w:val="0"/>
      <w:marRight w:val="0"/>
      <w:marTop w:val="0"/>
      <w:marBottom w:val="0"/>
      <w:divBdr>
        <w:top w:val="none" w:sz="0" w:space="0" w:color="auto"/>
        <w:left w:val="none" w:sz="0" w:space="0" w:color="auto"/>
        <w:bottom w:val="none" w:sz="0" w:space="0" w:color="auto"/>
        <w:right w:val="none" w:sz="0" w:space="0" w:color="auto"/>
      </w:divBdr>
      <w:divsChild>
        <w:div w:id="32855332">
          <w:marLeft w:val="640"/>
          <w:marRight w:val="0"/>
          <w:marTop w:val="0"/>
          <w:marBottom w:val="0"/>
          <w:divBdr>
            <w:top w:val="none" w:sz="0" w:space="0" w:color="auto"/>
            <w:left w:val="none" w:sz="0" w:space="0" w:color="auto"/>
            <w:bottom w:val="none" w:sz="0" w:space="0" w:color="auto"/>
            <w:right w:val="none" w:sz="0" w:space="0" w:color="auto"/>
          </w:divBdr>
        </w:div>
        <w:div w:id="451556002">
          <w:marLeft w:val="640"/>
          <w:marRight w:val="0"/>
          <w:marTop w:val="0"/>
          <w:marBottom w:val="0"/>
          <w:divBdr>
            <w:top w:val="none" w:sz="0" w:space="0" w:color="auto"/>
            <w:left w:val="none" w:sz="0" w:space="0" w:color="auto"/>
            <w:bottom w:val="none" w:sz="0" w:space="0" w:color="auto"/>
            <w:right w:val="none" w:sz="0" w:space="0" w:color="auto"/>
          </w:divBdr>
        </w:div>
        <w:div w:id="572006265">
          <w:marLeft w:val="640"/>
          <w:marRight w:val="0"/>
          <w:marTop w:val="0"/>
          <w:marBottom w:val="0"/>
          <w:divBdr>
            <w:top w:val="none" w:sz="0" w:space="0" w:color="auto"/>
            <w:left w:val="none" w:sz="0" w:space="0" w:color="auto"/>
            <w:bottom w:val="none" w:sz="0" w:space="0" w:color="auto"/>
            <w:right w:val="none" w:sz="0" w:space="0" w:color="auto"/>
          </w:divBdr>
        </w:div>
        <w:div w:id="670379866">
          <w:marLeft w:val="640"/>
          <w:marRight w:val="0"/>
          <w:marTop w:val="0"/>
          <w:marBottom w:val="0"/>
          <w:divBdr>
            <w:top w:val="none" w:sz="0" w:space="0" w:color="auto"/>
            <w:left w:val="none" w:sz="0" w:space="0" w:color="auto"/>
            <w:bottom w:val="none" w:sz="0" w:space="0" w:color="auto"/>
            <w:right w:val="none" w:sz="0" w:space="0" w:color="auto"/>
          </w:divBdr>
        </w:div>
        <w:div w:id="1037967633">
          <w:marLeft w:val="640"/>
          <w:marRight w:val="0"/>
          <w:marTop w:val="0"/>
          <w:marBottom w:val="0"/>
          <w:divBdr>
            <w:top w:val="none" w:sz="0" w:space="0" w:color="auto"/>
            <w:left w:val="none" w:sz="0" w:space="0" w:color="auto"/>
            <w:bottom w:val="none" w:sz="0" w:space="0" w:color="auto"/>
            <w:right w:val="none" w:sz="0" w:space="0" w:color="auto"/>
          </w:divBdr>
        </w:div>
        <w:div w:id="1381516523">
          <w:marLeft w:val="640"/>
          <w:marRight w:val="0"/>
          <w:marTop w:val="0"/>
          <w:marBottom w:val="0"/>
          <w:divBdr>
            <w:top w:val="none" w:sz="0" w:space="0" w:color="auto"/>
            <w:left w:val="none" w:sz="0" w:space="0" w:color="auto"/>
            <w:bottom w:val="none" w:sz="0" w:space="0" w:color="auto"/>
            <w:right w:val="none" w:sz="0" w:space="0" w:color="auto"/>
          </w:divBdr>
        </w:div>
        <w:div w:id="1590116107">
          <w:marLeft w:val="640"/>
          <w:marRight w:val="0"/>
          <w:marTop w:val="0"/>
          <w:marBottom w:val="0"/>
          <w:divBdr>
            <w:top w:val="none" w:sz="0" w:space="0" w:color="auto"/>
            <w:left w:val="none" w:sz="0" w:space="0" w:color="auto"/>
            <w:bottom w:val="none" w:sz="0" w:space="0" w:color="auto"/>
            <w:right w:val="none" w:sz="0" w:space="0" w:color="auto"/>
          </w:divBdr>
        </w:div>
        <w:div w:id="1758867712">
          <w:marLeft w:val="640"/>
          <w:marRight w:val="0"/>
          <w:marTop w:val="0"/>
          <w:marBottom w:val="0"/>
          <w:divBdr>
            <w:top w:val="none" w:sz="0" w:space="0" w:color="auto"/>
            <w:left w:val="none" w:sz="0" w:space="0" w:color="auto"/>
            <w:bottom w:val="none" w:sz="0" w:space="0" w:color="auto"/>
            <w:right w:val="none" w:sz="0" w:space="0" w:color="auto"/>
          </w:divBdr>
        </w:div>
        <w:div w:id="1858688194">
          <w:marLeft w:val="640"/>
          <w:marRight w:val="0"/>
          <w:marTop w:val="0"/>
          <w:marBottom w:val="0"/>
          <w:divBdr>
            <w:top w:val="none" w:sz="0" w:space="0" w:color="auto"/>
            <w:left w:val="none" w:sz="0" w:space="0" w:color="auto"/>
            <w:bottom w:val="none" w:sz="0" w:space="0" w:color="auto"/>
            <w:right w:val="none" w:sz="0" w:space="0" w:color="auto"/>
          </w:divBdr>
        </w:div>
        <w:div w:id="2030832490">
          <w:marLeft w:val="640"/>
          <w:marRight w:val="0"/>
          <w:marTop w:val="0"/>
          <w:marBottom w:val="0"/>
          <w:divBdr>
            <w:top w:val="none" w:sz="0" w:space="0" w:color="auto"/>
            <w:left w:val="none" w:sz="0" w:space="0" w:color="auto"/>
            <w:bottom w:val="none" w:sz="0" w:space="0" w:color="auto"/>
            <w:right w:val="none" w:sz="0" w:space="0" w:color="auto"/>
          </w:divBdr>
        </w:div>
        <w:div w:id="2053189808">
          <w:marLeft w:val="640"/>
          <w:marRight w:val="0"/>
          <w:marTop w:val="0"/>
          <w:marBottom w:val="0"/>
          <w:divBdr>
            <w:top w:val="none" w:sz="0" w:space="0" w:color="auto"/>
            <w:left w:val="none" w:sz="0" w:space="0" w:color="auto"/>
            <w:bottom w:val="none" w:sz="0" w:space="0" w:color="auto"/>
            <w:right w:val="none" w:sz="0" w:space="0" w:color="auto"/>
          </w:divBdr>
        </w:div>
      </w:divsChild>
    </w:div>
    <w:div w:id="707611666">
      <w:bodyDiv w:val="1"/>
      <w:marLeft w:val="0"/>
      <w:marRight w:val="0"/>
      <w:marTop w:val="0"/>
      <w:marBottom w:val="0"/>
      <w:divBdr>
        <w:top w:val="none" w:sz="0" w:space="0" w:color="auto"/>
        <w:left w:val="none" w:sz="0" w:space="0" w:color="auto"/>
        <w:bottom w:val="none" w:sz="0" w:space="0" w:color="auto"/>
        <w:right w:val="none" w:sz="0" w:space="0" w:color="auto"/>
      </w:divBdr>
    </w:div>
    <w:div w:id="707726386">
      <w:bodyDiv w:val="1"/>
      <w:marLeft w:val="0"/>
      <w:marRight w:val="0"/>
      <w:marTop w:val="0"/>
      <w:marBottom w:val="0"/>
      <w:divBdr>
        <w:top w:val="none" w:sz="0" w:space="0" w:color="auto"/>
        <w:left w:val="none" w:sz="0" w:space="0" w:color="auto"/>
        <w:bottom w:val="none" w:sz="0" w:space="0" w:color="auto"/>
        <w:right w:val="none" w:sz="0" w:space="0" w:color="auto"/>
      </w:divBdr>
    </w:div>
    <w:div w:id="708066469">
      <w:bodyDiv w:val="1"/>
      <w:marLeft w:val="0"/>
      <w:marRight w:val="0"/>
      <w:marTop w:val="0"/>
      <w:marBottom w:val="0"/>
      <w:divBdr>
        <w:top w:val="none" w:sz="0" w:space="0" w:color="auto"/>
        <w:left w:val="none" w:sz="0" w:space="0" w:color="auto"/>
        <w:bottom w:val="none" w:sz="0" w:space="0" w:color="auto"/>
        <w:right w:val="none" w:sz="0" w:space="0" w:color="auto"/>
      </w:divBdr>
    </w:div>
    <w:div w:id="708455288">
      <w:bodyDiv w:val="1"/>
      <w:marLeft w:val="0"/>
      <w:marRight w:val="0"/>
      <w:marTop w:val="0"/>
      <w:marBottom w:val="0"/>
      <w:divBdr>
        <w:top w:val="none" w:sz="0" w:space="0" w:color="auto"/>
        <w:left w:val="none" w:sz="0" w:space="0" w:color="auto"/>
        <w:bottom w:val="none" w:sz="0" w:space="0" w:color="auto"/>
        <w:right w:val="none" w:sz="0" w:space="0" w:color="auto"/>
      </w:divBdr>
    </w:div>
    <w:div w:id="708913936">
      <w:bodyDiv w:val="1"/>
      <w:marLeft w:val="0"/>
      <w:marRight w:val="0"/>
      <w:marTop w:val="0"/>
      <w:marBottom w:val="0"/>
      <w:divBdr>
        <w:top w:val="none" w:sz="0" w:space="0" w:color="auto"/>
        <w:left w:val="none" w:sz="0" w:space="0" w:color="auto"/>
        <w:bottom w:val="none" w:sz="0" w:space="0" w:color="auto"/>
        <w:right w:val="none" w:sz="0" w:space="0" w:color="auto"/>
      </w:divBdr>
    </w:div>
    <w:div w:id="708996334">
      <w:bodyDiv w:val="1"/>
      <w:marLeft w:val="0"/>
      <w:marRight w:val="0"/>
      <w:marTop w:val="0"/>
      <w:marBottom w:val="0"/>
      <w:divBdr>
        <w:top w:val="none" w:sz="0" w:space="0" w:color="auto"/>
        <w:left w:val="none" w:sz="0" w:space="0" w:color="auto"/>
        <w:bottom w:val="none" w:sz="0" w:space="0" w:color="auto"/>
        <w:right w:val="none" w:sz="0" w:space="0" w:color="auto"/>
      </w:divBdr>
    </w:div>
    <w:div w:id="709109995">
      <w:bodyDiv w:val="1"/>
      <w:marLeft w:val="0"/>
      <w:marRight w:val="0"/>
      <w:marTop w:val="0"/>
      <w:marBottom w:val="0"/>
      <w:divBdr>
        <w:top w:val="none" w:sz="0" w:space="0" w:color="auto"/>
        <w:left w:val="none" w:sz="0" w:space="0" w:color="auto"/>
        <w:bottom w:val="none" w:sz="0" w:space="0" w:color="auto"/>
        <w:right w:val="none" w:sz="0" w:space="0" w:color="auto"/>
      </w:divBdr>
    </w:div>
    <w:div w:id="709837199">
      <w:bodyDiv w:val="1"/>
      <w:marLeft w:val="0"/>
      <w:marRight w:val="0"/>
      <w:marTop w:val="0"/>
      <w:marBottom w:val="0"/>
      <w:divBdr>
        <w:top w:val="none" w:sz="0" w:space="0" w:color="auto"/>
        <w:left w:val="none" w:sz="0" w:space="0" w:color="auto"/>
        <w:bottom w:val="none" w:sz="0" w:space="0" w:color="auto"/>
        <w:right w:val="none" w:sz="0" w:space="0" w:color="auto"/>
      </w:divBdr>
    </w:div>
    <w:div w:id="709960422">
      <w:bodyDiv w:val="1"/>
      <w:marLeft w:val="0"/>
      <w:marRight w:val="0"/>
      <w:marTop w:val="0"/>
      <w:marBottom w:val="0"/>
      <w:divBdr>
        <w:top w:val="none" w:sz="0" w:space="0" w:color="auto"/>
        <w:left w:val="none" w:sz="0" w:space="0" w:color="auto"/>
        <w:bottom w:val="none" w:sz="0" w:space="0" w:color="auto"/>
        <w:right w:val="none" w:sz="0" w:space="0" w:color="auto"/>
      </w:divBdr>
    </w:div>
    <w:div w:id="710153177">
      <w:bodyDiv w:val="1"/>
      <w:marLeft w:val="0"/>
      <w:marRight w:val="0"/>
      <w:marTop w:val="0"/>
      <w:marBottom w:val="0"/>
      <w:divBdr>
        <w:top w:val="none" w:sz="0" w:space="0" w:color="auto"/>
        <w:left w:val="none" w:sz="0" w:space="0" w:color="auto"/>
        <w:bottom w:val="none" w:sz="0" w:space="0" w:color="auto"/>
        <w:right w:val="none" w:sz="0" w:space="0" w:color="auto"/>
      </w:divBdr>
    </w:div>
    <w:div w:id="710302254">
      <w:bodyDiv w:val="1"/>
      <w:marLeft w:val="0"/>
      <w:marRight w:val="0"/>
      <w:marTop w:val="0"/>
      <w:marBottom w:val="0"/>
      <w:divBdr>
        <w:top w:val="none" w:sz="0" w:space="0" w:color="auto"/>
        <w:left w:val="none" w:sz="0" w:space="0" w:color="auto"/>
        <w:bottom w:val="none" w:sz="0" w:space="0" w:color="auto"/>
        <w:right w:val="none" w:sz="0" w:space="0" w:color="auto"/>
      </w:divBdr>
    </w:div>
    <w:div w:id="710302600">
      <w:bodyDiv w:val="1"/>
      <w:marLeft w:val="0"/>
      <w:marRight w:val="0"/>
      <w:marTop w:val="0"/>
      <w:marBottom w:val="0"/>
      <w:divBdr>
        <w:top w:val="none" w:sz="0" w:space="0" w:color="auto"/>
        <w:left w:val="none" w:sz="0" w:space="0" w:color="auto"/>
        <w:bottom w:val="none" w:sz="0" w:space="0" w:color="auto"/>
        <w:right w:val="none" w:sz="0" w:space="0" w:color="auto"/>
      </w:divBdr>
    </w:div>
    <w:div w:id="711006164">
      <w:bodyDiv w:val="1"/>
      <w:marLeft w:val="0"/>
      <w:marRight w:val="0"/>
      <w:marTop w:val="0"/>
      <w:marBottom w:val="0"/>
      <w:divBdr>
        <w:top w:val="none" w:sz="0" w:space="0" w:color="auto"/>
        <w:left w:val="none" w:sz="0" w:space="0" w:color="auto"/>
        <w:bottom w:val="none" w:sz="0" w:space="0" w:color="auto"/>
        <w:right w:val="none" w:sz="0" w:space="0" w:color="auto"/>
      </w:divBdr>
    </w:div>
    <w:div w:id="711078988">
      <w:bodyDiv w:val="1"/>
      <w:marLeft w:val="0"/>
      <w:marRight w:val="0"/>
      <w:marTop w:val="0"/>
      <w:marBottom w:val="0"/>
      <w:divBdr>
        <w:top w:val="none" w:sz="0" w:space="0" w:color="auto"/>
        <w:left w:val="none" w:sz="0" w:space="0" w:color="auto"/>
        <w:bottom w:val="none" w:sz="0" w:space="0" w:color="auto"/>
        <w:right w:val="none" w:sz="0" w:space="0" w:color="auto"/>
      </w:divBdr>
    </w:div>
    <w:div w:id="711270447">
      <w:bodyDiv w:val="1"/>
      <w:marLeft w:val="0"/>
      <w:marRight w:val="0"/>
      <w:marTop w:val="0"/>
      <w:marBottom w:val="0"/>
      <w:divBdr>
        <w:top w:val="none" w:sz="0" w:space="0" w:color="auto"/>
        <w:left w:val="none" w:sz="0" w:space="0" w:color="auto"/>
        <w:bottom w:val="none" w:sz="0" w:space="0" w:color="auto"/>
        <w:right w:val="none" w:sz="0" w:space="0" w:color="auto"/>
      </w:divBdr>
    </w:div>
    <w:div w:id="712264815">
      <w:bodyDiv w:val="1"/>
      <w:marLeft w:val="0"/>
      <w:marRight w:val="0"/>
      <w:marTop w:val="0"/>
      <w:marBottom w:val="0"/>
      <w:divBdr>
        <w:top w:val="none" w:sz="0" w:space="0" w:color="auto"/>
        <w:left w:val="none" w:sz="0" w:space="0" w:color="auto"/>
        <w:bottom w:val="none" w:sz="0" w:space="0" w:color="auto"/>
        <w:right w:val="none" w:sz="0" w:space="0" w:color="auto"/>
      </w:divBdr>
    </w:div>
    <w:div w:id="712314214">
      <w:bodyDiv w:val="1"/>
      <w:marLeft w:val="0"/>
      <w:marRight w:val="0"/>
      <w:marTop w:val="0"/>
      <w:marBottom w:val="0"/>
      <w:divBdr>
        <w:top w:val="none" w:sz="0" w:space="0" w:color="auto"/>
        <w:left w:val="none" w:sz="0" w:space="0" w:color="auto"/>
        <w:bottom w:val="none" w:sz="0" w:space="0" w:color="auto"/>
        <w:right w:val="none" w:sz="0" w:space="0" w:color="auto"/>
      </w:divBdr>
    </w:div>
    <w:div w:id="712461114">
      <w:bodyDiv w:val="1"/>
      <w:marLeft w:val="0"/>
      <w:marRight w:val="0"/>
      <w:marTop w:val="0"/>
      <w:marBottom w:val="0"/>
      <w:divBdr>
        <w:top w:val="none" w:sz="0" w:space="0" w:color="auto"/>
        <w:left w:val="none" w:sz="0" w:space="0" w:color="auto"/>
        <w:bottom w:val="none" w:sz="0" w:space="0" w:color="auto"/>
        <w:right w:val="none" w:sz="0" w:space="0" w:color="auto"/>
      </w:divBdr>
    </w:div>
    <w:div w:id="712659730">
      <w:bodyDiv w:val="1"/>
      <w:marLeft w:val="0"/>
      <w:marRight w:val="0"/>
      <w:marTop w:val="0"/>
      <w:marBottom w:val="0"/>
      <w:divBdr>
        <w:top w:val="none" w:sz="0" w:space="0" w:color="auto"/>
        <w:left w:val="none" w:sz="0" w:space="0" w:color="auto"/>
        <w:bottom w:val="none" w:sz="0" w:space="0" w:color="auto"/>
        <w:right w:val="none" w:sz="0" w:space="0" w:color="auto"/>
      </w:divBdr>
      <w:divsChild>
        <w:div w:id="66271706">
          <w:marLeft w:val="640"/>
          <w:marRight w:val="0"/>
          <w:marTop w:val="0"/>
          <w:marBottom w:val="0"/>
          <w:divBdr>
            <w:top w:val="none" w:sz="0" w:space="0" w:color="auto"/>
            <w:left w:val="none" w:sz="0" w:space="0" w:color="auto"/>
            <w:bottom w:val="none" w:sz="0" w:space="0" w:color="auto"/>
            <w:right w:val="none" w:sz="0" w:space="0" w:color="auto"/>
          </w:divBdr>
        </w:div>
        <w:div w:id="118689731">
          <w:marLeft w:val="640"/>
          <w:marRight w:val="0"/>
          <w:marTop w:val="0"/>
          <w:marBottom w:val="0"/>
          <w:divBdr>
            <w:top w:val="none" w:sz="0" w:space="0" w:color="auto"/>
            <w:left w:val="none" w:sz="0" w:space="0" w:color="auto"/>
            <w:bottom w:val="none" w:sz="0" w:space="0" w:color="auto"/>
            <w:right w:val="none" w:sz="0" w:space="0" w:color="auto"/>
          </w:divBdr>
        </w:div>
        <w:div w:id="401372451">
          <w:marLeft w:val="640"/>
          <w:marRight w:val="0"/>
          <w:marTop w:val="0"/>
          <w:marBottom w:val="0"/>
          <w:divBdr>
            <w:top w:val="none" w:sz="0" w:space="0" w:color="auto"/>
            <w:left w:val="none" w:sz="0" w:space="0" w:color="auto"/>
            <w:bottom w:val="none" w:sz="0" w:space="0" w:color="auto"/>
            <w:right w:val="none" w:sz="0" w:space="0" w:color="auto"/>
          </w:divBdr>
        </w:div>
        <w:div w:id="696004870">
          <w:marLeft w:val="640"/>
          <w:marRight w:val="0"/>
          <w:marTop w:val="0"/>
          <w:marBottom w:val="0"/>
          <w:divBdr>
            <w:top w:val="none" w:sz="0" w:space="0" w:color="auto"/>
            <w:left w:val="none" w:sz="0" w:space="0" w:color="auto"/>
            <w:bottom w:val="none" w:sz="0" w:space="0" w:color="auto"/>
            <w:right w:val="none" w:sz="0" w:space="0" w:color="auto"/>
          </w:divBdr>
        </w:div>
        <w:div w:id="879167919">
          <w:marLeft w:val="640"/>
          <w:marRight w:val="0"/>
          <w:marTop w:val="0"/>
          <w:marBottom w:val="0"/>
          <w:divBdr>
            <w:top w:val="none" w:sz="0" w:space="0" w:color="auto"/>
            <w:left w:val="none" w:sz="0" w:space="0" w:color="auto"/>
            <w:bottom w:val="none" w:sz="0" w:space="0" w:color="auto"/>
            <w:right w:val="none" w:sz="0" w:space="0" w:color="auto"/>
          </w:divBdr>
        </w:div>
        <w:div w:id="1029834460">
          <w:marLeft w:val="640"/>
          <w:marRight w:val="0"/>
          <w:marTop w:val="0"/>
          <w:marBottom w:val="0"/>
          <w:divBdr>
            <w:top w:val="none" w:sz="0" w:space="0" w:color="auto"/>
            <w:left w:val="none" w:sz="0" w:space="0" w:color="auto"/>
            <w:bottom w:val="none" w:sz="0" w:space="0" w:color="auto"/>
            <w:right w:val="none" w:sz="0" w:space="0" w:color="auto"/>
          </w:divBdr>
        </w:div>
        <w:div w:id="1119372995">
          <w:marLeft w:val="640"/>
          <w:marRight w:val="0"/>
          <w:marTop w:val="0"/>
          <w:marBottom w:val="0"/>
          <w:divBdr>
            <w:top w:val="none" w:sz="0" w:space="0" w:color="auto"/>
            <w:left w:val="none" w:sz="0" w:space="0" w:color="auto"/>
            <w:bottom w:val="none" w:sz="0" w:space="0" w:color="auto"/>
            <w:right w:val="none" w:sz="0" w:space="0" w:color="auto"/>
          </w:divBdr>
        </w:div>
        <w:div w:id="1328050248">
          <w:marLeft w:val="640"/>
          <w:marRight w:val="0"/>
          <w:marTop w:val="0"/>
          <w:marBottom w:val="0"/>
          <w:divBdr>
            <w:top w:val="none" w:sz="0" w:space="0" w:color="auto"/>
            <w:left w:val="none" w:sz="0" w:space="0" w:color="auto"/>
            <w:bottom w:val="none" w:sz="0" w:space="0" w:color="auto"/>
            <w:right w:val="none" w:sz="0" w:space="0" w:color="auto"/>
          </w:divBdr>
        </w:div>
        <w:div w:id="1489981190">
          <w:marLeft w:val="640"/>
          <w:marRight w:val="0"/>
          <w:marTop w:val="0"/>
          <w:marBottom w:val="0"/>
          <w:divBdr>
            <w:top w:val="none" w:sz="0" w:space="0" w:color="auto"/>
            <w:left w:val="none" w:sz="0" w:space="0" w:color="auto"/>
            <w:bottom w:val="none" w:sz="0" w:space="0" w:color="auto"/>
            <w:right w:val="none" w:sz="0" w:space="0" w:color="auto"/>
          </w:divBdr>
        </w:div>
        <w:div w:id="1793401245">
          <w:marLeft w:val="640"/>
          <w:marRight w:val="0"/>
          <w:marTop w:val="0"/>
          <w:marBottom w:val="0"/>
          <w:divBdr>
            <w:top w:val="none" w:sz="0" w:space="0" w:color="auto"/>
            <w:left w:val="none" w:sz="0" w:space="0" w:color="auto"/>
            <w:bottom w:val="none" w:sz="0" w:space="0" w:color="auto"/>
            <w:right w:val="none" w:sz="0" w:space="0" w:color="auto"/>
          </w:divBdr>
        </w:div>
        <w:div w:id="1922254877">
          <w:marLeft w:val="640"/>
          <w:marRight w:val="0"/>
          <w:marTop w:val="0"/>
          <w:marBottom w:val="0"/>
          <w:divBdr>
            <w:top w:val="none" w:sz="0" w:space="0" w:color="auto"/>
            <w:left w:val="none" w:sz="0" w:space="0" w:color="auto"/>
            <w:bottom w:val="none" w:sz="0" w:space="0" w:color="auto"/>
            <w:right w:val="none" w:sz="0" w:space="0" w:color="auto"/>
          </w:divBdr>
        </w:div>
      </w:divsChild>
    </w:div>
    <w:div w:id="712849165">
      <w:bodyDiv w:val="1"/>
      <w:marLeft w:val="0"/>
      <w:marRight w:val="0"/>
      <w:marTop w:val="0"/>
      <w:marBottom w:val="0"/>
      <w:divBdr>
        <w:top w:val="none" w:sz="0" w:space="0" w:color="auto"/>
        <w:left w:val="none" w:sz="0" w:space="0" w:color="auto"/>
        <w:bottom w:val="none" w:sz="0" w:space="0" w:color="auto"/>
        <w:right w:val="none" w:sz="0" w:space="0" w:color="auto"/>
      </w:divBdr>
    </w:div>
    <w:div w:id="713820529">
      <w:bodyDiv w:val="1"/>
      <w:marLeft w:val="0"/>
      <w:marRight w:val="0"/>
      <w:marTop w:val="0"/>
      <w:marBottom w:val="0"/>
      <w:divBdr>
        <w:top w:val="none" w:sz="0" w:space="0" w:color="auto"/>
        <w:left w:val="none" w:sz="0" w:space="0" w:color="auto"/>
        <w:bottom w:val="none" w:sz="0" w:space="0" w:color="auto"/>
        <w:right w:val="none" w:sz="0" w:space="0" w:color="auto"/>
      </w:divBdr>
    </w:div>
    <w:div w:id="713969295">
      <w:bodyDiv w:val="1"/>
      <w:marLeft w:val="0"/>
      <w:marRight w:val="0"/>
      <w:marTop w:val="0"/>
      <w:marBottom w:val="0"/>
      <w:divBdr>
        <w:top w:val="none" w:sz="0" w:space="0" w:color="auto"/>
        <w:left w:val="none" w:sz="0" w:space="0" w:color="auto"/>
        <w:bottom w:val="none" w:sz="0" w:space="0" w:color="auto"/>
        <w:right w:val="none" w:sz="0" w:space="0" w:color="auto"/>
      </w:divBdr>
    </w:div>
    <w:div w:id="714161863">
      <w:bodyDiv w:val="1"/>
      <w:marLeft w:val="0"/>
      <w:marRight w:val="0"/>
      <w:marTop w:val="0"/>
      <w:marBottom w:val="0"/>
      <w:divBdr>
        <w:top w:val="none" w:sz="0" w:space="0" w:color="auto"/>
        <w:left w:val="none" w:sz="0" w:space="0" w:color="auto"/>
        <w:bottom w:val="none" w:sz="0" w:space="0" w:color="auto"/>
        <w:right w:val="none" w:sz="0" w:space="0" w:color="auto"/>
      </w:divBdr>
    </w:div>
    <w:div w:id="714281761">
      <w:bodyDiv w:val="1"/>
      <w:marLeft w:val="0"/>
      <w:marRight w:val="0"/>
      <w:marTop w:val="0"/>
      <w:marBottom w:val="0"/>
      <w:divBdr>
        <w:top w:val="none" w:sz="0" w:space="0" w:color="auto"/>
        <w:left w:val="none" w:sz="0" w:space="0" w:color="auto"/>
        <w:bottom w:val="none" w:sz="0" w:space="0" w:color="auto"/>
        <w:right w:val="none" w:sz="0" w:space="0" w:color="auto"/>
      </w:divBdr>
    </w:div>
    <w:div w:id="714503910">
      <w:bodyDiv w:val="1"/>
      <w:marLeft w:val="0"/>
      <w:marRight w:val="0"/>
      <w:marTop w:val="0"/>
      <w:marBottom w:val="0"/>
      <w:divBdr>
        <w:top w:val="none" w:sz="0" w:space="0" w:color="auto"/>
        <w:left w:val="none" w:sz="0" w:space="0" w:color="auto"/>
        <w:bottom w:val="none" w:sz="0" w:space="0" w:color="auto"/>
        <w:right w:val="none" w:sz="0" w:space="0" w:color="auto"/>
      </w:divBdr>
    </w:div>
    <w:div w:id="714964675">
      <w:bodyDiv w:val="1"/>
      <w:marLeft w:val="0"/>
      <w:marRight w:val="0"/>
      <w:marTop w:val="0"/>
      <w:marBottom w:val="0"/>
      <w:divBdr>
        <w:top w:val="none" w:sz="0" w:space="0" w:color="auto"/>
        <w:left w:val="none" w:sz="0" w:space="0" w:color="auto"/>
        <w:bottom w:val="none" w:sz="0" w:space="0" w:color="auto"/>
        <w:right w:val="none" w:sz="0" w:space="0" w:color="auto"/>
      </w:divBdr>
    </w:div>
    <w:div w:id="715128862">
      <w:bodyDiv w:val="1"/>
      <w:marLeft w:val="0"/>
      <w:marRight w:val="0"/>
      <w:marTop w:val="0"/>
      <w:marBottom w:val="0"/>
      <w:divBdr>
        <w:top w:val="none" w:sz="0" w:space="0" w:color="auto"/>
        <w:left w:val="none" w:sz="0" w:space="0" w:color="auto"/>
        <w:bottom w:val="none" w:sz="0" w:space="0" w:color="auto"/>
        <w:right w:val="none" w:sz="0" w:space="0" w:color="auto"/>
      </w:divBdr>
    </w:div>
    <w:div w:id="716316790">
      <w:bodyDiv w:val="1"/>
      <w:marLeft w:val="0"/>
      <w:marRight w:val="0"/>
      <w:marTop w:val="0"/>
      <w:marBottom w:val="0"/>
      <w:divBdr>
        <w:top w:val="none" w:sz="0" w:space="0" w:color="auto"/>
        <w:left w:val="none" w:sz="0" w:space="0" w:color="auto"/>
        <w:bottom w:val="none" w:sz="0" w:space="0" w:color="auto"/>
        <w:right w:val="none" w:sz="0" w:space="0" w:color="auto"/>
      </w:divBdr>
    </w:div>
    <w:div w:id="716778892">
      <w:bodyDiv w:val="1"/>
      <w:marLeft w:val="0"/>
      <w:marRight w:val="0"/>
      <w:marTop w:val="0"/>
      <w:marBottom w:val="0"/>
      <w:divBdr>
        <w:top w:val="none" w:sz="0" w:space="0" w:color="auto"/>
        <w:left w:val="none" w:sz="0" w:space="0" w:color="auto"/>
        <w:bottom w:val="none" w:sz="0" w:space="0" w:color="auto"/>
        <w:right w:val="none" w:sz="0" w:space="0" w:color="auto"/>
      </w:divBdr>
    </w:div>
    <w:div w:id="716974323">
      <w:bodyDiv w:val="1"/>
      <w:marLeft w:val="0"/>
      <w:marRight w:val="0"/>
      <w:marTop w:val="0"/>
      <w:marBottom w:val="0"/>
      <w:divBdr>
        <w:top w:val="none" w:sz="0" w:space="0" w:color="auto"/>
        <w:left w:val="none" w:sz="0" w:space="0" w:color="auto"/>
        <w:bottom w:val="none" w:sz="0" w:space="0" w:color="auto"/>
        <w:right w:val="none" w:sz="0" w:space="0" w:color="auto"/>
      </w:divBdr>
    </w:div>
    <w:div w:id="716976275">
      <w:bodyDiv w:val="1"/>
      <w:marLeft w:val="0"/>
      <w:marRight w:val="0"/>
      <w:marTop w:val="0"/>
      <w:marBottom w:val="0"/>
      <w:divBdr>
        <w:top w:val="none" w:sz="0" w:space="0" w:color="auto"/>
        <w:left w:val="none" w:sz="0" w:space="0" w:color="auto"/>
        <w:bottom w:val="none" w:sz="0" w:space="0" w:color="auto"/>
        <w:right w:val="none" w:sz="0" w:space="0" w:color="auto"/>
      </w:divBdr>
    </w:div>
    <w:div w:id="717164799">
      <w:bodyDiv w:val="1"/>
      <w:marLeft w:val="0"/>
      <w:marRight w:val="0"/>
      <w:marTop w:val="0"/>
      <w:marBottom w:val="0"/>
      <w:divBdr>
        <w:top w:val="none" w:sz="0" w:space="0" w:color="auto"/>
        <w:left w:val="none" w:sz="0" w:space="0" w:color="auto"/>
        <w:bottom w:val="none" w:sz="0" w:space="0" w:color="auto"/>
        <w:right w:val="none" w:sz="0" w:space="0" w:color="auto"/>
      </w:divBdr>
    </w:div>
    <w:div w:id="717358427">
      <w:bodyDiv w:val="1"/>
      <w:marLeft w:val="0"/>
      <w:marRight w:val="0"/>
      <w:marTop w:val="0"/>
      <w:marBottom w:val="0"/>
      <w:divBdr>
        <w:top w:val="none" w:sz="0" w:space="0" w:color="auto"/>
        <w:left w:val="none" w:sz="0" w:space="0" w:color="auto"/>
        <w:bottom w:val="none" w:sz="0" w:space="0" w:color="auto"/>
        <w:right w:val="none" w:sz="0" w:space="0" w:color="auto"/>
      </w:divBdr>
    </w:div>
    <w:div w:id="717365090">
      <w:bodyDiv w:val="1"/>
      <w:marLeft w:val="0"/>
      <w:marRight w:val="0"/>
      <w:marTop w:val="0"/>
      <w:marBottom w:val="0"/>
      <w:divBdr>
        <w:top w:val="none" w:sz="0" w:space="0" w:color="auto"/>
        <w:left w:val="none" w:sz="0" w:space="0" w:color="auto"/>
        <w:bottom w:val="none" w:sz="0" w:space="0" w:color="auto"/>
        <w:right w:val="none" w:sz="0" w:space="0" w:color="auto"/>
      </w:divBdr>
    </w:div>
    <w:div w:id="717819638">
      <w:bodyDiv w:val="1"/>
      <w:marLeft w:val="0"/>
      <w:marRight w:val="0"/>
      <w:marTop w:val="0"/>
      <w:marBottom w:val="0"/>
      <w:divBdr>
        <w:top w:val="none" w:sz="0" w:space="0" w:color="auto"/>
        <w:left w:val="none" w:sz="0" w:space="0" w:color="auto"/>
        <w:bottom w:val="none" w:sz="0" w:space="0" w:color="auto"/>
        <w:right w:val="none" w:sz="0" w:space="0" w:color="auto"/>
      </w:divBdr>
    </w:div>
    <w:div w:id="718668880">
      <w:bodyDiv w:val="1"/>
      <w:marLeft w:val="0"/>
      <w:marRight w:val="0"/>
      <w:marTop w:val="0"/>
      <w:marBottom w:val="0"/>
      <w:divBdr>
        <w:top w:val="none" w:sz="0" w:space="0" w:color="auto"/>
        <w:left w:val="none" w:sz="0" w:space="0" w:color="auto"/>
        <w:bottom w:val="none" w:sz="0" w:space="0" w:color="auto"/>
        <w:right w:val="none" w:sz="0" w:space="0" w:color="auto"/>
      </w:divBdr>
    </w:div>
    <w:div w:id="719671761">
      <w:bodyDiv w:val="1"/>
      <w:marLeft w:val="0"/>
      <w:marRight w:val="0"/>
      <w:marTop w:val="0"/>
      <w:marBottom w:val="0"/>
      <w:divBdr>
        <w:top w:val="none" w:sz="0" w:space="0" w:color="auto"/>
        <w:left w:val="none" w:sz="0" w:space="0" w:color="auto"/>
        <w:bottom w:val="none" w:sz="0" w:space="0" w:color="auto"/>
        <w:right w:val="none" w:sz="0" w:space="0" w:color="auto"/>
      </w:divBdr>
    </w:div>
    <w:div w:id="719982536">
      <w:bodyDiv w:val="1"/>
      <w:marLeft w:val="0"/>
      <w:marRight w:val="0"/>
      <w:marTop w:val="0"/>
      <w:marBottom w:val="0"/>
      <w:divBdr>
        <w:top w:val="none" w:sz="0" w:space="0" w:color="auto"/>
        <w:left w:val="none" w:sz="0" w:space="0" w:color="auto"/>
        <w:bottom w:val="none" w:sz="0" w:space="0" w:color="auto"/>
        <w:right w:val="none" w:sz="0" w:space="0" w:color="auto"/>
      </w:divBdr>
    </w:div>
    <w:div w:id="720207529">
      <w:bodyDiv w:val="1"/>
      <w:marLeft w:val="0"/>
      <w:marRight w:val="0"/>
      <w:marTop w:val="0"/>
      <w:marBottom w:val="0"/>
      <w:divBdr>
        <w:top w:val="none" w:sz="0" w:space="0" w:color="auto"/>
        <w:left w:val="none" w:sz="0" w:space="0" w:color="auto"/>
        <w:bottom w:val="none" w:sz="0" w:space="0" w:color="auto"/>
        <w:right w:val="none" w:sz="0" w:space="0" w:color="auto"/>
      </w:divBdr>
    </w:div>
    <w:div w:id="720253539">
      <w:bodyDiv w:val="1"/>
      <w:marLeft w:val="0"/>
      <w:marRight w:val="0"/>
      <w:marTop w:val="0"/>
      <w:marBottom w:val="0"/>
      <w:divBdr>
        <w:top w:val="none" w:sz="0" w:space="0" w:color="auto"/>
        <w:left w:val="none" w:sz="0" w:space="0" w:color="auto"/>
        <w:bottom w:val="none" w:sz="0" w:space="0" w:color="auto"/>
        <w:right w:val="none" w:sz="0" w:space="0" w:color="auto"/>
      </w:divBdr>
    </w:div>
    <w:div w:id="720322293">
      <w:bodyDiv w:val="1"/>
      <w:marLeft w:val="0"/>
      <w:marRight w:val="0"/>
      <w:marTop w:val="0"/>
      <w:marBottom w:val="0"/>
      <w:divBdr>
        <w:top w:val="none" w:sz="0" w:space="0" w:color="auto"/>
        <w:left w:val="none" w:sz="0" w:space="0" w:color="auto"/>
        <w:bottom w:val="none" w:sz="0" w:space="0" w:color="auto"/>
        <w:right w:val="none" w:sz="0" w:space="0" w:color="auto"/>
      </w:divBdr>
    </w:div>
    <w:div w:id="721756500">
      <w:bodyDiv w:val="1"/>
      <w:marLeft w:val="0"/>
      <w:marRight w:val="0"/>
      <w:marTop w:val="0"/>
      <w:marBottom w:val="0"/>
      <w:divBdr>
        <w:top w:val="none" w:sz="0" w:space="0" w:color="auto"/>
        <w:left w:val="none" w:sz="0" w:space="0" w:color="auto"/>
        <w:bottom w:val="none" w:sz="0" w:space="0" w:color="auto"/>
        <w:right w:val="none" w:sz="0" w:space="0" w:color="auto"/>
      </w:divBdr>
    </w:div>
    <w:div w:id="722338469">
      <w:bodyDiv w:val="1"/>
      <w:marLeft w:val="0"/>
      <w:marRight w:val="0"/>
      <w:marTop w:val="0"/>
      <w:marBottom w:val="0"/>
      <w:divBdr>
        <w:top w:val="none" w:sz="0" w:space="0" w:color="auto"/>
        <w:left w:val="none" w:sz="0" w:space="0" w:color="auto"/>
        <w:bottom w:val="none" w:sz="0" w:space="0" w:color="auto"/>
        <w:right w:val="none" w:sz="0" w:space="0" w:color="auto"/>
      </w:divBdr>
    </w:div>
    <w:div w:id="722369347">
      <w:bodyDiv w:val="1"/>
      <w:marLeft w:val="0"/>
      <w:marRight w:val="0"/>
      <w:marTop w:val="0"/>
      <w:marBottom w:val="0"/>
      <w:divBdr>
        <w:top w:val="none" w:sz="0" w:space="0" w:color="auto"/>
        <w:left w:val="none" w:sz="0" w:space="0" w:color="auto"/>
        <w:bottom w:val="none" w:sz="0" w:space="0" w:color="auto"/>
        <w:right w:val="none" w:sz="0" w:space="0" w:color="auto"/>
      </w:divBdr>
    </w:div>
    <w:div w:id="722681856">
      <w:bodyDiv w:val="1"/>
      <w:marLeft w:val="0"/>
      <w:marRight w:val="0"/>
      <w:marTop w:val="0"/>
      <w:marBottom w:val="0"/>
      <w:divBdr>
        <w:top w:val="none" w:sz="0" w:space="0" w:color="auto"/>
        <w:left w:val="none" w:sz="0" w:space="0" w:color="auto"/>
        <w:bottom w:val="none" w:sz="0" w:space="0" w:color="auto"/>
        <w:right w:val="none" w:sz="0" w:space="0" w:color="auto"/>
      </w:divBdr>
    </w:div>
    <w:div w:id="722758536">
      <w:bodyDiv w:val="1"/>
      <w:marLeft w:val="0"/>
      <w:marRight w:val="0"/>
      <w:marTop w:val="0"/>
      <w:marBottom w:val="0"/>
      <w:divBdr>
        <w:top w:val="none" w:sz="0" w:space="0" w:color="auto"/>
        <w:left w:val="none" w:sz="0" w:space="0" w:color="auto"/>
        <w:bottom w:val="none" w:sz="0" w:space="0" w:color="auto"/>
        <w:right w:val="none" w:sz="0" w:space="0" w:color="auto"/>
      </w:divBdr>
    </w:div>
    <w:div w:id="723019695">
      <w:bodyDiv w:val="1"/>
      <w:marLeft w:val="0"/>
      <w:marRight w:val="0"/>
      <w:marTop w:val="0"/>
      <w:marBottom w:val="0"/>
      <w:divBdr>
        <w:top w:val="none" w:sz="0" w:space="0" w:color="auto"/>
        <w:left w:val="none" w:sz="0" w:space="0" w:color="auto"/>
        <w:bottom w:val="none" w:sz="0" w:space="0" w:color="auto"/>
        <w:right w:val="none" w:sz="0" w:space="0" w:color="auto"/>
      </w:divBdr>
    </w:div>
    <w:div w:id="723139510">
      <w:bodyDiv w:val="1"/>
      <w:marLeft w:val="0"/>
      <w:marRight w:val="0"/>
      <w:marTop w:val="0"/>
      <w:marBottom w:val="0"/>
      <w:divBdr>
        <w:top w:val="none" w:sz="0" w:space="0" w:color="auto"/>
        <w:left w:val="none" w:sz="0" w:space="0" w:color="auto"/>
        <w:bottom w:val="none" w:sz="0" w:space="0" w:color="auto"/>
        <w:right w:val="none" w:sz="0" w:space="0" w:color="auto"/>
      </w:divBdr>
    </w:div>
    <w:div w:id="723216586">
      <w:bodyDiv w:val="1"/>
      <w:marLeft w:val="0"/>
      <w:marRight w:val="0"/>
      <w:marTop w:val="0"/>
      <w:marBottom w:val="0"/>
      <w:divBdr>
        <w:top w:val="none" w:sz="0" w:space="0" w:color="auto"/>
        <w:left w:val="none" w:sz="0" w:space="0" w:color="auto"/>
        <w:bottom w:val="none" w:sz="0" w:space="0" w:color="auto"/>
        <w:right w:val="none" w:sz="0" w:space="0" w:color="auto"/>
      </w:divBdr>
    </w:div>
    <w:div w:id="723218550">
      <w:bodyDiv w:val="1"/>
      <w:marLeft w:val="0"/>
      <w:marRight w:val="0"/>
      <w:marTop w:val="0"/>
      <w:marBottom w:val="0"/>
      <w:divBdr>
        <w:top w:val="none" w:sz="0" w:space="0" w:color="auto"/>
        <w:left w:val="none" w:sz="0" w:space="0" w:color="auto"/>
        <w:bottom w:val="none" w:sz="0" w:space="0" w:color="auto"/>
        <w:right w:val="none" w:sz="0" w:space="0" w:color="auto"/>
      </w:divBdr>
    </w:div>
    <w:div w:id="723649889">
      <w:bodyDiv w:val="1"/>
      <w:marLeft w:val="0"/>
      <w:marRight w:val="0"/>
      <w:marTop w:val="0"/>
      <w:marBottom w:val="0"/>
      <w:divBdr>
        <w:top w:val="none" w:sz="0" w:space="0" w:color="auto"/>
        <w:left w:val="none" w:sz="0" w:space="0" w:color="auto"/>
        <w:bottom w:val="none" w:sz="0" w:space="0" w:color="auto"/>
        <w:right w:val="none" w:sz="0" w:space="0" w:color="auto"/>
      </w:divBdr>
    </w:div>
    <w:div w:id="723721236">
      <w:bodyDiv w:val="1"/>
      <w:marLeft w:val="0"/>
      <w:marRight w:val="0"/>
      <w:marTop w:val="0"/>
      <w:marBottom w:val="0"/>
      <w:divBdr>
        <w:top w:val="none" w:sz="0" w:space="0" w:color="auto"/>
        <w:left w:val="none" w:sz="0" w:space="0" w:color="auto"/>
        <w:bottom w:val="none" w:sz="0" w:space="0" w:color="auto"/>
        <w:right w:val="none" w:sz="0" w:space="0" w:color="auto"/>
      </w:divBdr>
    </w:div>
    <w:div w:id="723795673">
      <w:bodyDiv w:val="1"/>
      <w:marLeft w:val="0"/>
      <w:marRight w:val="0"/>
      <w:marTop w:val="0"/>
      <w:marBottom w:val="0"/>
      <w:divBdr>
        <w:top w:val="none" w:sz="0" w:space="0" w:color="auto"/>
        <w:left w:val="none" w:sz="0" w:space="0" w:color="auto"/>
        <w:bottom w:val="none" w:sz="0" w:space="0" w:color="auto"/>
        <w:right w:val="none" w:sz="0" w:space="0" w:color="auto"/>
      </w:divBdr>
    </w:div>
    <w:div w:id="723868752">
      <w:bodyDiv w:val="1"/>
      <w:marLeft w:val="0"/>
      <w:marRight w:val="0"/>
      <w:marTop w:val="0"/>
      <w:marBottom w:val="0"/>
      <w:divBdr>
        <w:top w:val="none" w:sz="0" w:space="0" w:color="auto"/>
        <w:left w:val="none" w:sz="0" w:space="0" w:color="auto"/>
        <w:bottom w:val="none" w:sz="0" w:space="0" w:color="auto"/>
        <w:right w:val="none" w:sz="0" w:space="0" w:color="auto"/>
      </w:divBdr>
    </w:div>
    <w:div w:id="724793428">
      <w:bodyDiv w:val="1"/>
      <w:marLeft w:val="0"/>
      <w:marRight w:val="0"/>
      <w:marTop w:val="0"/>
      <w:marBottom w:val="0"/>
      <w:divBdr>
        <w:top w:val="none" w:sz="0" w:space="0" w:color="auto"/>
        <w:left w:val="none" w:sz="0" w:space="0" w:color="auto"/>
        <w:bottom w:val="none" w:sz="0" w:space="0" w:color="auto"/>
        <w:right w:val="none" w:sz="0" w:space="0" w:color="auto"/>
      </w:divBdr>
    </w:div>
    <w:div w:id="724833210">
      <w:bodyDiv w:val="1"/>
      <w:marLeft w:val="0"/>
      <w:marRight w:val="0"/>
      <w:marTop w:val="0"/>
      <w:marBottom w:val="0"/>
      <w:divBdr>
        <w:top w:val="none" w:sz="0" w:space="0" w:color="auto"/>
        <w:left w:val="none" w:sz="0" w:space="0" w:color="auto"/>
        <w:bottom w:val="none" w:sz="0" w:space="0" w:color="auto"/>
        <w:right w:val="none" w:sz="0" w:space="0" w:color="auto"/>
      </w:divBdr>
    </w:div>
    <w:div w:id="724836208">
      <w:bodyDiv w:val="1"/>
      <w:marLeft w:val="0"/>
      <w:marRight w:val="0"/>
      <w:marTop w:val="0"/>
      <w:marBottom w:val="0"/>
      <w:divBdr>
        <w:top w:val="none" w:sz="0" w:space="0" w:color="auto"/>
        <w:left w:val="none" w:sz="0" w:space="0" w:color="auto"/>
        <w:bottom w:val="none" w:sz="0" w:space="0" w:color="auto"/>
        <w:right w:val="none" w:sz="0" w:space="0" w:color="auto"/>
      </w:divBdr>
    </w:div>
    <w:div w:id="725182177">
      <w:bodyDiv w:val="1"/>
      <w:marLeft w:val="0"/>
      <w:marRight w:val="0"/>
      <w:marTop w:val="0"/>
      <w:marBottom w:val="0"/>
      <w:divBdr>
        <w:top w:val="none" w:sz="0" w:space="0" w:color="auto"/>
        <w:left w:val="none" w:sz="0" w:space="0" w:color="auto"/>
        <w:bottom w:val="none" w:sz="0" w:space="0" w:color="auto"/>
        <w:right w:val="none" w:sz="0" w:space="0" w:color="auto"/>
      </w:divBdr>
    </w:div>
    <w:div w:id="725686297">
      <w:bodyDiv w:val="1"/>
      <w:marLeft w:val="0"/>
      <w:marRight w:val="0"/>
      <w:marTop w:val="0"/>
      <w:marBottom w:val="0"/>
      <w:divBdr>
        <w:top w:val="none" w:sz="0" w:space="0" w:color="auto"/>
        <w:left w:val="none" w:sz="0" w:space="0" w:color="auto"/>
        <w:bottom w:val="none" w:sz="0" w:space="0" w:color="auto"/>
        <w:right w:val="none" w:sz="0" w:space="0" w:color="auto"/>
      </w:divBdr>
    </w:div>
    <w:div w:id="725758410">
      <w:bodyDiv w:val="1"/>
      <w:marLeft w:val="0"/>
      <w:marRight w:val="0"/>
      <w:marTop w:val="0"/>
      <w:marBottom w:val="0"/>
      <w:divBdr>
        <w:top w:val="none" w:sz="0" w:space="0" w:color="auto"/>
        <w:left w:val="none" w:sz="0" w:space="0" w:color="auto"/>
        <w:bottom w:val="none" w:sz="0" w:space="0" w:color="auto"/>
        <w:right w:val="none" w:sz="0" w:space="0" w:color="auto"/>
      </w:divBdr>
    </w:div>
    <w:div w:id="725880258">
      <w:bodyDiv w:val="1"/>
      <w:marLeft w:val="0"/>
      <w:marRight w:val="0"/>
      <w:marTop w:val="0"/>
      <w:marBottom w:val="0"/>
      <w:divBdr>
        <w:top w:val="none" w:sz="0" w:space="0" w:color="auto"/>
        <w:left w:val="none" w:sz="0" w:space="0" w:color="auto"/>
        <w:bottom w:val="none" w:sz="0" w:space="0" w:color="auto"/>
        <w:right w:val="none" w:sz="0" w:space="0" w:color="auto"/>
      </w:divBdr>
    </w:div>
    <w:div w:id="726225906">
      <w:bodyDiv w:val="1"/>
      <w:marLeft w:val="0"/>
      <w:marRight w:val="0"/>
      <w:marTop w:val="0"/>
      <w:marBottom w:val="0"/>
      <w:divBdr>
        <w:top w:val="none" w:sz="0" w:space="0" w:color="auto"/>
        <w:left w:val="none" w:sz="0" w:space="0" w:color="auto"/>
        <w:bottom w:val="none" w:sz="0" w:space="0" w:color="auto"/>
        <w:right w:val="none" w:sz="0" w:space="0" w:color="auto"/>
      </w:divBdr>
    </w:div>
    <w:div w:id="726535194">
      <w:bodyDiv w:val="1"/>
      <w:marLeft w:val="0"/>
      <w:marRight w:val="0"/>
      <w:marTop w:val="0"/>
      <w:marBottom w:val="0"/>
      <w:divBdr>
        <w:top w:val="none" w:sz="0" w:space="0" w:color="auto"/>
        <w:left w:val="none" w:sz="0" w:space="0" w:color="auto"/>
        <w:bottom w:val="none" w:sz="0" w:space="0" w:color="auto"/>
        <w:right w:val="none" w:sz="0" w:space="0" w:color="auto"/>
      </w:divBdr>
    </w:div>
    <w:div w:id="727147977">
      <w:bodyDiv w:val="1"/>
      <w:marLeft w:val="0"/>
      <w:marRight w:val="0"/>
      <w:marTop w:val="0"/>
      <w:marBottom w:val="0"/>
      <w:divBdr>
        <w:top w:val="none" w:sz="0" w:space="0" w:color="auto"/>
        <w:left w:val="none" w:sz="0" w:space="0" w:color="auto"/>
        <w:bottom w:val="none" w:sz="0" w:space="0" w:color="auto"/>
        <w:right w:val="none" w:sz="0" w:space="0" w:color="auto"/>
      </w:divBdr>
    </w:div>
    <w:div w:id="727149266">
      <w:bodyDiv w:val="1"/>
      <w:marLeft w:val="0"/>
      <w:marRight w:val="0"/>
      <w:marTop w:val="0"/>
      <w:marBottom w:val="0"/>
      <w:divBdr>
        <w:top w:val="none" w:sz="0" w:space="0" w:color="auto"/>
        <w:left w:val="none" w:sz="0" w:space="0" w:color="auto"/>
        <w:bottom w:val="none" w:sz="0" w:space="0" w:color="auto"/>
        <w:right w:val="none" w:sz="0" w:space="0" w:color="auto"/>
      </w:divBdr>
    </w:div>
    <w:div w:id="727338395">
      <w:bodyDiv w:val="1"/>
      <w:marLeft w:val="0"/>
      <w:marRight w:val="0"/>
      <w:marTop w:val="0"/>
      <w:marBottom w:val="0"/>
      <w:divBdr>
        <w:top w:val="none" w:sz="0" w:space="0" w:color="auto"/>
        <w:left w:val="none" w:sz="0" w:space="0" w:color="auto"/>
        <w:bottom w:val="none" w:sz="0" w:space="0" w:color="auto"/>
        <w:right w:val="none" w:sz="0" w:space="0" w:color="auto"/>
      </w:divBdr>
    </w:div>
    <w:div w:id="727411315">
      <w:bodyDiv w:val="1"/>
      <w:marLeft w:val="0"/>
      <w:marRight w:val="0"/>
      <w:marTop w:val="0"/>
      <w:marBottom w:val="0"/>
      <w:divBdr>
        <w:top w:val="none" w:sz="0" w:space="0" w:color="auto"/>
        <w:left w:val="none" w:sz="0" w:space="0" w:color="auto"/>
        <w:bottom w:val="none" w:sz="0" w:space="0" w:color="auto"/>
        <w:right w:val="none" w:sz="0" w:space="0" w:color="auto"/>
      </w:divBdr>
    </w:div>
    <w:div w:id="727648067">
      <w:bodyDiv w:val="1"/>
      <w:marLeft w:val="0"/>
      <w:marRight w:val="0"/>
      <w:marTop w:val="0"/>
      <w:marBottom w:val="0"/>
      <w:divBdr>
        <w:top w:val="none" w:sz="0" w:space="0" w:color="auto"/>
        <w:left w:val="none" w:sz="0" w:space="0" w:color="auto"/>
        <w:bottom w:val="none" w:sz="0" w:space="0" w:color="auto"/>
        <w:right w:val="none" w:sz="0" w:space="0" w:color="auto"/>
      </w:divBdr>
    </w:div>
    <w:div w:id="728310268">
      <w:bodyDiv w:val="1"/>
      <w:marLeft w:val="0"/>
      <w:marRight w:val="0"/>
      <w:marTop w:val="0"/>
      <w:marBottom w:val="0"/>
      <w:divBdr>
        <w:top w:val="none" w:sz="0" w:space="0" w:color="auto"/>
        <w:left w:val="none" w:sz="0" w:space="0" w:color="auto"/>
        <w:bottom w:val="none" w:sz="0" w:space="0" w:color="auto"/>
        <w:right w:val="none" w:sz="0" w:space="0" w:color="auto"/>
      </w:divBdr>
    </w:div>
    <w:div w:id="728458392">
      <w:bodyDiv w:val="1"/>
      <w:marLeft w:val="0"/>
      <w:marRight w:val="0"/>
      <w:marTop w:val="0"/>
      <w:marBottom w:val="0"/>
      <w:divBdr>
        <w:top w:val="none" w:sz="0" w:space="0" w:color="auto"/>
        <w:left w:val="none" w:sz="0" w:space="0" w:color="auto"/>
        <w:bottom w:val="none" w:sz="0" w:space="0" w:color="auto"/>
        <w:right w:val="none" w:sz="0" w:space="0" w:color="auto"/>
      </w:divBdr>
    </w:div>
    <w:div w:id="728578434">
      <w:bodyDiv w:val="1"/>
      <w:marLeft w:val="0"/>
      <w:marRight w:val="0"/>
      <w:marTop w:val="0"/>
      <w:marBottom w:val="0"/>
      <w:divBdr>
        <w:top w:val="none" w:sz="0" w:space="0" w:color="auto"/>
        <w:left w:val="none" w:sz="0" w:space="0" w:color="auto"/>
        <w:bottom w:val="none" w:sz="0" w:space="0" w:color="auto"/>
        <w:right w:val="none" w:sz="0" w:space="0" w:color="auto"/>
      </w:divBdr>
    </w:div>
    <w:div w:id="729617253">
      <w:bodyDiv w:val="1"/>
      <w:marLeft w:val="0"/>
      <w:marRight w:val="0"/>
      <w:marTop w:val="0"/>
      <w:marBottom w:val="0"/>
      <w:divBdr>
        <w:top w:val="none" w:sz="0" w:space="0" w:color="auto"/>
        <w:left w:val="none" w:sz="0" w:space="0" w:color="auto"/>
        <w:bottom w:val="none" w:sz="0" w:space="0" w:color="auto"/>
        <w:right w:val="none" w:sz="0" w:space="0" w:color="auto"/>
      </w:divBdr>
    </w:div>
    <w:div w:id="729886322">
      <w:bodyDiv w:val="1"/>
      <w:marLeft w:val="0"/>
      <w:marRight w:val="0"/>
      <w:marTop w:val="0"/>
      <w:marBottom w:val="0"/>
      <w:divBdr>
        <w:top w:val="none" w:sz="0" w:space="0" w:color="auto"/>
        <w:left w:val="none" w:sz="0" w:space="0" w:color="auto"/>
        <w:bottom w:val="none" w:sz="0" w:space="0" w:color="auto"/>
        <w:right w:val="none" w:sz="0" w:space="0" w:color="auto"/>
      </w:divBdr>
    </w:div>
    <w:div w:id="730270857">
      <w:bodyDiv w:val="1"/>
      <w:marLeft w:val="0"/>
      <w:marRight w:val="0"/>
      <w:marTop w:val="0"/>
      <w:marBottom w:val="0"/>
      <w:divBdr>
        <w:top w:val="none" w:sz="0" w:space="0" w:color="auto"/>
        <w:left w:val="none" w:sz="0" w:space="0" w:color="auto"/>
        <w:bottom w:val="none" w:sz="0" w:space="0" w:color="auto"/>
        <w:right w:val="none" w:sz="0" w:space="0" w:color="auto"/>
      </w:divBdr>
    </w:div>
    <w:div w:id="731078203">
      <w:bodyDiv w:val="1"/>
      <w:marLeft w:val="0"/>
      <w:marRight w:val="0"/>
      <w:marTop w:val="0"/>
      <w:marBottom w:val="0"/>
      <w:divBdr>
        <w:top w:val="none" w:sz="0" w:space="0" w:color="auto"/>
        <w:left w:val="none" w:sz="0" w:space="0" w:color="auto"/>
        <w:bottom w:val="none" w:sz="0" w:space="0" w:color="auto"/>
        <w:right w:val="none" w:sz="0" w:space="0" w:color="auto"/>
      </w:divBdr>
    </w:div>
    <w:div w:id="731082678">
      <w:bodyDiv w:val="1"/>
      <w:marLeft w:val="0"/>
      <w:marRight w:val="0"/>
      <w:marTop w:val="0"/>
      <w:marBottom w:val="0"/>
      <w:divBdr>
        <w:top w:val="none" w:sz="0" w:space="0" w:color="auto"/>
        <w:left w:val="none" w:sz="0" w:space="0" w:color="auto"/>
        <w:bottom w:val="none" w:sz="0" w:space="0" w:color="auto"/>
        <w:right w:val="none" w:sz="0" w:space="0" w:color="auto"/>
      </w:divBdr>
    </w:div>
    <w:div w:id="731543058">
      <w:bodyDiv w:val="1"/>
      <w:marLeft w:val="0"/>
      <w:marRight w:val="0"/>
      <w:marTop w:val="0"/>
      <w:marBottom w:val="0"/>
      <w:divBdr>
        <w:top w:val="none" w:sz="0" w:space="0" w:color="auto"/>
        <w:left w:val="none" w:sz="0" w:space="0" w:color="auto"/>
        <w:bottom w:val="none" w:sz="0" w:space="0" w:color="auto"/>
        <w:right w:val="none" w:sz="0" w:space="0" w:color="auto"/>
      </w:divBdr>
    </w:div>
    <w:div w:id="732002594">
      <w:bodyDiv w:val="1"/>
      <w:marLeft w:val="0"/>
      <w:marRight w:val="0"/>
      <w:marTop w:val="0"/>
      <w:marBottom w:val="0"/>
      <w:divBdr>
        <w:top w:val="none" w:sz="0" w:space="0" w:color="auto"/>
        <w:left w:val="none" w:sz="0" w:space="0" w:color="auto"/>
        <w:bottom w:val="none" w:sz="0" w:space="0" w:color="auto"/>
        <w:right w:val="none" w:sz="0" w:space="0" w:color="auto"/>
      </w:divBdr>
    </w:div>
    <w:div w:id="732704758">
      <w:bodyDiv w:val="1"/>
      <w:marLeft w:val="0"/>
      <w:marRight w:val="0"/>
      <w:marTop w:val="0"/>
      <w:marBottom w:val="0"/>
      <w:divBdr>
        <w:top w:val="none" w:sz="0" w:space="0" w:color="auto"/>
        <w:left w:val="none" w:sz="0" w:space="0" w:color="auto"/>
        <w:bottom w:val="none" w:sz="0" w:space="0" w:color="auto"/>
        <w:right w:val="none" w:sz="0" w:space="0" w:color="auto"/>
      </w:divBdr>
    </w:div>
    <w:div w:id="733511317">
      <w:bodyDiv w:val="1"/>
      <w:marLeft w:val="0"/>
      <w:marRight w:val="0"/>
      <w:marTop w:val="0"/>
      <w:marBottom w:val="0"/>
      <w:divBdr>
        <w:top w:val="none" w:sz="0" w:space="0" w:color="auto"/>
        <w:left w:val="none" w:sz="0" w:space="0" w:color="auto"/>
        <w:bottom w:val="none" w:sz="0" w:space="0" w:color="auto"/>
        <w:right w:val="none" w:sz="0" w:space="0" w:color="auto"/>
      </w:divBdr>
    </w:div>
    <w:div w:id="733620137">
      <w:bodyDiv w:val="1"/>
      <w:marLeft w:val="0"/>
      <w:marRight w:val="0"/>
      <w:marTop w:val="0"/>
      <w:marBottom w:val="0"/>
      <w:divBdr>
        <w:top w:val="none" w:sz="0" w:space="0" w:color="auto"/>
        <w:left w:val="none" w:sz="0" w:space="0" w:color="auto"/>
        <w:bottom w:val="none" w:sz="0" w:space="0" w:color="auto"/>
        <w:right w:val="none" w:sz="0" w:space="0" w:color="auto"/>
      </w:divBdr>
    </w:div>
    <w:div w:id="733746041">
      <w:bodyDiv w:val="1"/>
      <w:marLeft w:val="0"/>
      <w:marRight w:val="0"/>
      <w:marTop w:val="0"/>
      <w:marBottom w:val="0"/>
      <w:divBdr>
        <w:top w:val="none" w:sz="0" w:space="0" w:color="auto"/>
        <w:left w:val="none" w:sz="0" w:space="0" w:color="auto"/>
        <w:bottom w:val="none" w:sz="0" w:space="0" w:color="auto"/>
        <w:right w:val="none" w:sz="0" w:space="0" w:color="auto"/>
      </w:divBdr>
    </w:div>
    <w:div w:id="733822388">
      <w:bodyDiv w:val="1"/>
      <w:marLeft w:val="0"/>
      <w:marRight w:val="0"/>
      <w:marTop w:val="0"/>
      <w:marBottom w:val="0"/>
      <w:divBdr>
        <w:top w:val="none" w:sz="0" w:space="0" w:color="auto"/>
        <w:left w:val="none" w:sz="0" w:space="0" w:color="auto"/>
        <w:bottom w:val="none" w:sz="0" w:space="0" w:color="auto"/>
        <w:right w:val="none" w:sz="0" w:space="0" w:color="auto"/>
      </w:divBdr>
    </w:div>
    <w:div w:id="734007274">
      <w:bodyDiv w:val="1"/>
      <w:marLeft w:val="0"/>
      <w:marRight w:val="0"/>
      <w:marTop w:val="0"/>
      <w:marBottom w:val="0"/>
      <w:divBdr>
        <w:top w:val="none" w:sz="0" w:space="0" w:color="auto"/>
        <w:left w:val="none" w:sz="0" w:space="0" w:color="auto"/>
        <w:bottom w:val="none" w:sz="0" w:space="0" w:color="auto"/>
        <w:right w:val="none" w:sz="0" w:space="0" w:color="auto"/>
      </w:divBdr>
    </w:div>
    <w:div w:id="734166294">
      <w:bodyDiv w:val="1"/>
      <w:marLeft w:val="0"/>
      <w:marRight w:val="0"/>
      <w:marTop w:val="0"/>
      <w:marBottom w:val="0"/>
      <w:divBdr>
        <w:top w:val="none" w:sz="0" w:space="0" w:color="auto"/>
        <w:left w:val="none" w:sz="0" w:space="0" w:color="auto"/>
        <w:bottom w:val="none" w:sz="0" w:space="0" w:color="auto"/>
        <w:right w:val="none" w:sz="0" w:space="0" w:color="auto"/>
      </w:divBdr>
    </w:div>
    <w:div w:id="734552352">
      <w:bodyDiv w:val="1"/>
      <w:marLeft w:val="0"/>
      <w:marRight w:val="0"/>
      <w:marTop w:val="0"/>
      <w:marBottom w:val="0"/>
      <w:divBdr>
        <w:top w:val="none" w:sz="0" w:space="0" w:color="auto"/>
        <w:left w:val="none" w:sz="0" w:space="0" w:color="auto"/>
        <w:bottom w:val="none" w:sz="0" w:space="0" w:color="auto"/>
        <w:right w:val="none" w:sz="0" w:space="0" w:color="auto"/>
      </w:divBdr>
    </w:div>
    <w:div w:id="734666482">
      <w:bodyDiv w:val="1"/>
      <w:marLeft w:val="0"/>
      <w:marRight w:val="0"/>
      <w:marTop w:val="0"/>
      <w:marBottom w:val="0"/>
      <w:divBdr>
        <w:top w:val="none" w:sz="0" w:space="0" w:color="auto"/>
        <w:left w:val="none" w:sz="0" w:space="0" w:color="auto"/>
        <w:bottom w:val="none" w:sz="0" w:space="0" w:color="auto"/>
        <w:right w:val="none" w:sz="0" w:space="0" w:color="auto"/>
      </w:divBdr>
    </w:div>
    <w:div w:id="735670862">
      <w:bodyDiv w:val="1"/>
      <w:marLeft w:val="0"/>
      <w:marRight w:val="0"/>
      <w:marTop w:val="0"/>
      <w:marBottom w:val="0"/>
      <w:divBdr>
        <w:top w:val="none" w:sz="0" w:space="0" w:color="auto"/>
        <w:left w:val="none" w:sz="0" w:space="0" w:color="auto"/>
        <w:bottom w:val="none" w:sz="0" w:space="0" w:color="auto"/>
        <w:right w:val="none" w:sz="0" w:space="0" w:color="auto"/>
      </w:divBdr>
    </w:div>
    <w:div w:id="736394749">
      <w:bodyDiv w:val="1"/>
      <w:marLeft w:val="0"/>
      <w:marRight w:val="0"/>
      <w:marTop w:val="0"/>
      <w:marBottom w:val="0"/>
      <w:divBdr>
        <w:top w:val="none" w:sz="0" w:space="0" w:color="auto"/>
        <w:left w:val="none" w:sz="0" w:space="0" w:color="auto"/>
        <w:bottom w:val="none" w:sz="0" w:space="0" w:color="auto"/>
        <w:right w:val="none" w:sz="0" w:space="0" w:color="auto"/>
      </w:divBdr>
    </w:div>
    <w:div w:id="736509670">
      <w:bodyDiv w:val="1"/>
      <w:marLeft w:val="0"/>
      <w:marRight w:val="0"/>
      <w:marTop w:val="0"/>
      <w:marBottom w:val="0"/>
      <w:divBdr>
        <w:top w:val="none" w:sz="0" w:space="0" w:color="auto"/>
        <w:left w:val="none" w:sz="0" w:space="0" w:color="auto"/>
        <w:bottom w:val="none" w:sz="0" w:space="0" w:color="auto"/>
        <w:right w:val="none" w:sz="0" w:space="0" w:color="auto"/>
      </w:divBdr>
    </w:div>
    <w:div w:id="736559282">
      <w:bodyDiv w:val="1"/>
      <w:marLeft w:val="0"/>
      <w:marRight w:val="0"/>
      <w:marTop w:val="0"/>
      <w:marBottom w:val="0"/>
      <w:divBdr>
        <w:top w:val="none" w:sz="0" w:space="0" w:color="auto"/>
        <w:left w:val="none" w:sz="0" w:space="0" w:color="auto"/>
        <w:bottom w:val="none" w:sz="0" w:space="0" w:color="auto"/>
        <w:right w:val="none" w:sz="0" w:space="0" w:color="auto"/>
      </w:divBdr>
    </w:div>
    <w:div w:id="736980380">
      <w:bodyDiv w:val="1"/>
      <w:marLeft w:val="0"/>
      <w:marRight w:val="0"/>
      <w:marTop w:val="0"/>
      <w:marBottom w:val="0"/>
      <w:divBdr>
        <w:top w:val="none" w:sz="0" w:space="0" w:color="auto"/>
        <w:left w:val="none" w:sz="0" w:space="0" w:color="auto"/>
        <w:bottom w:val="none" w:sz="0" w:space="0" w:color="auto"/>
        <w:right w:val="none" w:sz="0" w:space="0" w:color="auto"/>
      </w:divBdr>
    </w:div>
    <w:div w:id="737442662">
      <w:bodyDiv w:val="1"/>
      <w:marLeft w:val="0"/>
      <w:marRight w:val="0"/>
      <w:marTop w:val="0"/>
      <w:marBottom w:val="0"/>
      <w:divBdr>
        <w:top w:val="none" w:sz="0" w:space="0" w:color="auto"/>
        <w:left w:val="none" w:sz="0" w:space="0" w:color="auto"/>
        <w:bottom w:val="none" w:sz="0" w:space="0" w:color="auto"/>
        <w:right w:val="none" w:sz="0" w:space="0" w:color="auto"/>
      </w:divBdr>
    </w:div>
    <w:div w:id="737947622">
      <w:bodyDiv w:val="1"/>
      <w:marLeft w:val="0"/>
      <w:marRight w:val="0"/>
      <w:marTop w:val="0"/>
      <w:marBottom w:val="0"/>
      <w:divBdr>
        <w:top w:val="none" w:sz="0" w:space="0" w:color="auto"/>
        <w:left w:val="none" w:sz="0" w:space="0" w:color="auto"/>
        <w:bottom w:val="none" w:sz="0" w:space="0" w:color="auto"/>
        <w:right w:val="none" w:sz="0" w:space="0" w:color="auto"/>
      </w:divBdr>
    </w:div>
    <w:div w:id="738596126">
      <w:bodyDiv w:val="1"/>
      <w:marLeft w:val="0"/>
      <w:marRight w:val="0"/>
      <w:marTop w:val="0"/>
      <w:marBottom w:val="0"/>
      <w:divBdr>
        <w:top w:val="none" w:sz="0" w:space="0" w:color="auto"/>
        <w:left w:val="none" w:sz="0" w:space="0" w:color="auto"/>
        <w:bottom w:val="none" w:sz="0" w:space="0" w:color="auto"/>
        <w:right w:val="none" w:sz="0" w:space="0" w:color="auto"/>
      </w:divBdr>
    </w:div>
    <w:div w:id="739640528">
      <w:bodyDiv w:val="1"/>
      <w:marLeft w:val="0"/>
      <w:marRight w:val="0"/>
      <w:marTop w:val="0"/>
      <w:marBottom w:val="0"/>
      <w:divBdr>
        <w:top w:val="none" w:sz="0" w:space="0" w:color="auto"/>
        <w:left w:val="none" w:sz="0" w:space="0" w:color="auto"/>
        <w:bottom w:val="none" w:sz="0" w:space="0" w:color="auto"/>
        <w:right w:val="none" w:sz="0" w:space="0" w:color="auto"/>
      </w:divBdr>
    </w:div>
    <w:div w:id="739640875">
      <w:bodyDiv w:val="1"/>
      <w:marLeft w:val="0"/>
      <w:marRight w:val="0"/>
      <w:marTop w:val="0"/>
      <w:marBottom w:val="0"/>
      <w:divBdr>
        <w:top w:val="none" w:sz="0" w:space="0" w:color="auto"/>
        <w:left w:val="none" w:sz="0" w:space="0" w:color="auto"/>
        <w:bottom w:val="none" w:sz="0" w:space="0" w:color="auto"/>
        <w:right w:val="none" w:sz="0" w:space="0" w:color="auto"/>
      </w:divBdr>
    </w:div>
    <w:div w:id="739670042">
      <w:bodyDiv w:val="1"/>
      <w:marLeft w:val="0"/>
      <w:marRight w:val="0"/>
      <w:marTop w:val="0"/>
      <w:marBottom w:val="0"/>
      <w:divBdr>
        <w:top w:val="none" w:sz="0" w:space="0" w:color="auto"/>
        <w:left w:val="none" w:sz="0" w:space="0" w:color="auto"/>
        <w:bottom w:val="none" w:sz="0" w:space="0" w:color="auto"/>
        <w:right w:val="none" w:sz="0" w:space="0" w:color="auto"/>
      </w:divBdr>
      <w:divsChild>
        <w:div w:id="154686420">
          <w:marLeft w:val="640"/>
          <w:marRight w:val="0"/>
          <w:marTop w:val="0"/>
          <w:marBottom w:val="0"/>
          <w:divBdr>
            <w:top w:val="none" w:sz="0" w:space="0" w:color="auto"/>
            <w:left w:val="none" w:sz="0" w:space="0" w:color="auto"/>
            <w:bottom w:val="none" w:sz="0" w:space="0" w:color="auto"/>
            <w:right w:val="none" w:sz="0" w:space="0" w:color="auto"/>
          </w:divBdr>
        </w:div>
        <w:div w:id="234442112">
          <w:marLeft w:val="640"/>
          <w:marRight w:val="0"/>
          <w:marTop w:val="0"/>
          <w:marBottom w:val="0"/>
          <w:divBdr>
            <w:top w:val="none" w:sz="0" w:space="0" w:color="auto"/>
            <w:left w:val="none" w:sz="0" w:space="0" w:color="auto"/>
            <w:bottom w:val="none" w:sz="0" w:space="0" w:color="auto"/>
            <w:right w:val="none" w:sz="0" w:space="0" w:color="auto"/>
          </w:divBdr>
        </w:div>
        <w:div w:id="366874413">
          <w:marLeft w:val="640"/>
          <w:marRight w:val="0"/>
          <w:marTop w:val="0"/>
          <w:marBottom w:val="0"/>
          <w:divBdr>
            <w:top w:val="none" w:sz="0" w:space="0" w:color="auto"/>
            <w:left w:val="none" w:sz="0" w:space="0" w:color="auto"/>
            <w:bottom w:val="none" w:sz="0" w:space="0" w:color="auto"/>
            <w:right w:val="none" w:sz="0" w:space="0" w:color="auto"/>
          </w:divBdr>
        </w:div>
        <w:div w:id="377318624">
          <w:marLeft w:val="640"/>
          <w:marRight w:val="0"/>
          <w:marTop w:val="0"/>
          <w:marBottom w:val="0"/>
          <w:divBdr>
            <w:top w:val="none" w:sz="0" w:space="0" w:color="auto"/>
            <w:left w:val="none" w:sz="0" w:space="0" w:color="auto"/>
            <w:bottom w:val="none" w:sz="0" w:space="0" w:color="auto"/>
            <w:right w:val="none" w:sz="0" w:space="0" w:color="auto"/>
          </w:divBdr>
        </w:div>
        <w:div w:id="377710382">
          <w:marLeft w:val="640"/>
          <w:marRight w:val="0"/>
          <w:marTop w:val="0"/>
          <w:marBottom w:val="0"/>
          <w:divBdr>
            <w:top w:val="none" w:sz="0" w:space="0" w:color="auto"/>
            <w:left w:val="none" w:sz="0" w:space="0" w:color="auto"/>
            <w:bottom w:val="none" w:sz="0" w:space="0" w:color="auto"/>
            <w:right w:val="none" w:sz="0" w:space="0" w:color="auto"/>
          </w:divBdr>
        </w:div>
        <w:div w:id="689718038">
          <w:marLeft w:val="640"/>
          <w:marRight w:val="0"/>
          <w:marTop w:val="0"/>
          <w:marBottom w:val="0"/>
          <w:divBdr>
            <w:top w:val="none" w:sz="0" w:space="0" w:color="auto"/>
            <w:left w:val="none" w:sz="0" w:space="0" w:color="auto"/>
            <w:bottom w:val="none" w:sz="0" w:space="0" w:color="auto"/>
            <w:right w:val="none" w:sz="0" w:space="0" w:color="auto"/>
          </w:divBdr>
        </w:div>
        <w:div w:id="959187586">
          <w:marLeft w:val="640"/>
          <w:marRight w:val="0"/>
          <w:marTop w:val="0"/>
          <w:marBottom w:val="0"/>
          <w:divBdr>
            <w:top w:val="none" w:sz="0" w:space="0" w:color="auto"/>
            <w:left w:val="none" w:sz="0" w:space="0" w:color="auto"/>
            <w:bottom w:val="none" w:sz="0" w:space="0" w:color="auto"/>
            <w:right w:val="none" w:sz="0" w:space="0" w:color="auto"/>
          </w:divBdr>
        </w:div>
        <w:div w:id="962731654">
          <w:marLeft w:val="640"/>
          <w:marRight w:val="0"/>
          <w:marTop w:val="0"/>
          <w:marBottom w:val="0"/>
          <w:divBdr>
            <w:top w:val="none" w:sz="0" w:space="0" w:color="auto"/>
            <w:left w:val="none" w:sz="0" w:space="0" w:color="auto"/>
            <w:bottom w:val="none" w:sz="0" w:space="0" w:color="auto"/>
            <w:right w:val="none" w:sz="0" w:space="0" w:color="auto"/>
          </w:divBdr>
        </w:div>
        <w:div w:id="1236745065">
          <w:marLeft w:val="640"/>
          <w:marRight w:val="0"/>
          <w:marTop w:val="0"/>
          <w:marBottom w:val="0"/>
          <w:divBdr>
            <w:top w:val="none" w:sz="0" w:space="0" w:color="auto"/>
            <w:left w:val="none" w:sz="0" w:space="0" w:color="auto"/>
            <w:bottom w:val="none" w:sz="0" w:space="0" w:color="auto"/>
            <w:right w:val="none" w:sz="0" w:space="0" w:color="auto"/>
          </w:divBdr>
        </w:div>
        <w:div w:id="1346976951">
          <w:marLeft w:val="640"/>
          <w:marRight w:val="0"/>
          <w:marTop w:val="0"/>
          <w:marBottom w:val="0"/>
          <w:divBdr>
            <w:top w:val="none" w:sz="0" w:space="0" w:color="auto"/>
            <w:left w:val="none" w:sz="0" w:space="0" w:color="auto"/>
            <w:bottom w:val="none" w:sz="0" w:space="0" w:color="auto"/>
            <w:right w:val="none" w:sz="0" w:space="0" w:color="auto"/>
          </w:divBdr>
        </w:div>
        <w:div w:id="1429886337">
          <w:marLeft w:val="640"/>
          <w:marRight w:val="0"/>
          <w:marTop w:val="0"/>
          <w:marBottom w:val="0"/>
          <w:divBdr>
            <w:top w:val="none" w:sz="0" w:space="0" w:color="auto"/>
            <w:left w:val="none" w:sz="0" w:space="0" w:color="auto"/>
            <w:bottom w:val="none" w:sz="0" w:space="0" w:color="auto"/>
            <w:right w:val="none" w:sz="0" w:space="0" w:color="auto"/>
          </w:divBdr>
        </w:div>
        <w:div w:id="1643191475">
          <w:marLeft w:val="640"/>
          <w:marRight w:val="0"/>
          <w:marTop w:val="0"/>
          <w:marBottom w:val="0"/>
          <w:divBdr>
            <w:top w:val="none" w:sz="0" w:space="0" w:color="auto"/>
            <w:left w:val="none" w:sz="0" w:space="0" w:color="auto"/>
            <w:bottom w:val="none" w:sz="0" w:space="0" w:color="auto"/>
            <w:right w:val="none" w:sz="0" w:space="0" w:color="auto"/>
          </w:divBdr>
        </w:div>
        <w:div w:id="1743604711">
          <w:marLeft w:val="640"/>
          <w:marRight w:val="0"/>
          <w:marTop w:val="0"/>
          <w:marBottom w:val="0"/>
          <w:divBdr>
            <w:top w:val="none" w:sz="0" w:space="0" w:color="auto"/>
            <w:left w:val="none" w:sz="0" w:space="0" w:color="auto"/>
            <w:bottom w:val="none" w:sz="0" w:space="0" w:color="auto"/>
            <w:right w:val="none" w:sz="0" w:space="0" w:color="auto"/>
          </w:divBdr>
        </w:div>
        <w:div w:id="1783765851">
          <w:marLeft w:val="640"/>
          <w:marRight w:val="0"/>
          <w:marTop w:val="0"/>
          <w:marBottom w:val="0"/>
          <w:divBdr>
            <w:top w:val="none" w:sz="0" w:space="0" w:color="auto"/>
            <w:left w:val="none" w:sz="0" w:space="0" w:color="auto"/>
            <w:bottom w:val="none" w:sz="0" w:space="0" w:color="auto"/>
            <w:right w:val="none" w:sz="0" w:space="0" w:color="auto"/>
          </w:divBdr>
        </w:div>
        <w:div w:id="1888058798">
          <w:marLeft w:val="640"/>
          <w:marRight w:val="0"/>
          <w:marTop w:val="0"/>
          <w:marBottom w:val="0"/>
          <w:divBdr>
            <w:top w:val="none" w:sz="0" w:space="0" w:color="auto"/>
            <w:left w:val="none" w:sz="0" w:space="0" w:color="auto"/>
            <w:bottom w:val="none" w:sz="0" w:space="0" w:color="auto"/>
            <w:right w:val="none" w:sz="0" w:space="0" w:color="auto"/>
          </w:divBdr>
        </w:div>
        <w:div w:id="2076007674">
          <w:marLeft w:val="640"/>
          <w:marRight w:val="0"/>
          <w:marTop w:val="0"/>
          <w:marBottom w:val="0"/>
          <w:divBdr>
            <w:top w:val="none" w:sz="0" w:space="0" w:color="auto"/>
            <w:left w:val="none" w:sz="0" w:space="0" w:color="auto"/>
            <w:bottom w:val="none" w:sz="0" w:space="0" w:color="auto"/>
            <w:right w:val="none" w:sz="0" w:space="0" w:color="auto"/>
          </w:divBdr>
        </w:div>
        <w:div w:id="2096197265">
          <w:marLeft w:val="640"/>
          <w:marRight w:val="0"/>
          <w:marTop w:val="0"/>
          <w:marBottom w:val="0"/>
          <w:divBdr>
            <w:top w:val="none" w:sz="0" w:space="0" w:color="auto"/>
            <w:left w:val="none" w:sz="0" w:space="0" w:color="auto"/>
            <w:bottom w:val="none" w:sz="0" w:space="0" w:color="auto"/>
            <w:right w:val="none" w:sz="0" w:space="0" w:color="auto"/>
          </w:divBdr>
        </w:div>
        <w:div w:id="2106000280">
          <w:marLeft w:val="640"/>
          <w:marRight w:val="0"/>
          <w:marTop w:val="0"/>
          <w:marBottom w:val="0"/>
          <w:divBdr>
            <w:top w:val="none" w:sz="0" w:space="0" w:color="auto"/>
            <w:left w:val="none" w:sz="0" w:space="0" w:color="auto"/>
            <w:bottom w:val="none" w:sz="0" w:space="0" w:color="auto"/>
            <w:right w:val="none" w:sz="0" w:space="0" w:color="auto"/>
          </w:divBdr>
        </w:div>
      </w:divsChild>
    </w:div>
    <w:div w:id="739986646">
      <w:bodyDiv w:val="1"/>
      <w:marLeft w:val="0"/>
      <w:marRight w:val="0"/>
      <w:marTop w:val="0"/>
      <w:marBottom w:val="0"/>
      <w:divBdr>
        <w:top w:val="none" w:sz="0" w:space="0" w:color="auto"/>
        <w:left w:val="none" w:sz="0" w:space="0" w:color="auto"/>
        <w:bottom w:val="none" w:sz="0" w:space="0" w:color="auto"/>
        <w:right w:val="none" w:sz="0" w:space="0" w:color="auto"/>
      </w:divBdr>
    </w:div>
    <w:div w:id="740295439">
      <w:bodyDiv w:val="1"/>
      <w:marLeft w:val="0"/>
      <w:marRight w:val="0"/>
      <w:marTop w:val="0"/>
      <w:marBottom w:val="0"/>
      <w:divBdr>
        <w:top w:val="none" w:sz="0" w:space="0" w:color="auto"/>
        <w:left w:val="none" w:sz="0" w:space="0" w:color="auto"/>
        <w:bottom w:val="none" w:sz="0" w:space="0" w:color="auto"/>
        <w:right w:val="none" w:sz="0" w:space="0" w:color="auto"/>
      </w:divBdr>
      <w:divsChild>
        <w:div w:id="101846806">
          <w:marLeft w:val="640"/>
          <w:marRight w:val="0"/>
          <w:marTop w:val="0"/>
          <w:marBottom w:val="0"/>
          <w:divBdr>
            <w:top w:val="none" w:sz="0" w:space="0" w:color="auto"/>
            <w:left w:val="none" w:sz="0" w:space="0" w:color="auto"/>
            <w:bottom w:val="none" w:sz="0" w:space="0" w:color="auto"/>
            <w:right w:val="none" w:sz="0" w:space="0" w:color="auto"/>
          </w:divBdr>
        </w:div>
        <w:div w:id="127282578">
          <w:marLeft w:val="640"/>
          <w:marRight w:val="0"/>
          <w:marTop w:val="0"/>
          <w:marBottom w:val="0"/>
          <w:divBdr>
            <w:top w:val="none" w:sz="0" w:space="0" w:color="auto"/>
            <w:left w:val="none" w:sz="0" w:space="0" w:color="auto"/>
            <w:bottom w:val="none" w:sz="0" w:space="0" w:color="auto"/>
            <w:right w:val="none" w:sz="0" w:space="0" w:color="auto"/>
          </w:divBdr>
        </w:div>
        <w:div w:id="167796153">
          <w:marLeft w:val="640"/>
          <w:marRight w:val="0"/>
          <w:marTop w:val="0"/>
          <w:marBottom w:val="0"/>
          <w:divBdr>
            <w:top w:val="none" w:sz="0" w:space="0" w:color="auto"/>
            <w:left w:val="none" w:sz="0" w:space="0" w:color="auto"/>
            <w:bottom w:val="none" w:sz="0" w:space="0" w:color="auto"/>
            <w:right w:val="none" w:sz="0" w:space="0" w:color="auto"/>
          </w:divBdr>
        </w:div>
        <w:div w:id="215630245">
          <w:marLeft w:val="640"/>
          <w:marRight w:val="0"/>
          <w:marTop w:val="0"/>
          <w:marBottom w:val="0"/>
          <w:divBdr>
            <w:top w:val="none" w:sz="0" w:space="0" w:color="auto"/>
            <w:left w:val="none" w:sz="0" w:space="0" w:color="auto"/>
            <w:bottom w:val="none" w:sz="0" w:space="0" w:color="auto"/>
            <w:right w:val="none" w:sz="0" w:space="0" w:color="auto"/>
          </w:divBdr>
        </w:div>
        <w:div w:id="282347586">
          <w:marLeft w:val="640"/>
          <w:marRight w:val="0"/>
          <w:marTop w:val="0"/>
          <w:marBottom w:val="0"/>
          <w:divBdr>
            <w:top w:val="none" w:sz="0" w:space="0" w:color="auto"/>
            <w:left w:val="none" w:sz="0" w:space="0" w:color="auto"/>
            <w:bottom w:val="none" w:sz="0" w:space="0" w:color="auto"/>
            <w:right w:val="none" w:sz="0" w:space="0" w:color="auto"/>
          </w:divBdr>
        </w:div>
        <w:div w:id="388842584">
          <w:marLeft w:val="640"/>
          <w:marRight w:val="0"/>
          <w:marTop w:val="0"/>
          <w:marBottom w:val="0"/>
          <w:divBdr>
            <w:top w:val="none" w:sz="0" w:space="0" w:color="auto"/>
            <w:left w:val="none" w:sz="0" w:space="0" w:color="auto"/>
            <w:bottom w:val="none" w:sz="0" w:space="0" w:color="auto"/>
            <w:right w:val="none" w:sz="0" w:space="0" w:color="auto"/>
          </w:divBdr>
        </w:div>
        <w:div w:id="399064932">
          <w:marLeft w:val="640"/>
          <w:marRight w:val="0"/>
          <w:marTop w:val="0"/>
          <w:marBottom w:val="0"/>
          <w:divBdr>
            <w:top w:val="none" w:sz="0" w:space="0" w:color="auto"/>
            <w:left w:val="none" w:sz="0" w:space="0" w:color="auto"/>
            <w:bottom w:val="none" w:sz="0" w:space="0" w:color="auto"/>
            <w:right w:val="none" w:sz="0" w:space="0" w:color="auto"/>
          </w:divBdr>
        </w:div>
        <w:div w:id="443503249">
          <w:marLeft w:val="640"/>
          <w:marRight w:val="0"/>
          <w:marTop w:val="0"/>
          <w:marBottom w:val="0"/>
          <w:divBdr>
            <w:top w:val="none" w:sz="0" w:space="0" w:color="auto"/>
            <w:left w:val="none" w:sz="0" w:space="0" w:color="auto"/>
            <w:bottom w:val="none" w:sz="0" w:space="0" w:color="auto"/>
            <w:right w:val="none" w:sz="0" w:space="0" w:color="auto"/>
          </w:divBdr>
        </w:div>
        <w:div w:id="632446334">
          <w:marLeft w:val="640"/>
          <w:marRight w:val="0"/>
          <w:marTop w:val="0"/>
          <w:marBottom w:val="0"/>
          <w:divBdr>
            <w:top w:val="none" w:sz="0" w:space="0" w:color="auto"/>
            <w:left w:val="none" w:sz="0" w:space="0" w:color="auto"/>
            <w:bottom w:val="none" w:sz="0" w:space="0" w:color="auto"/>
            <w:right w:val="none" w:sz="0" w:space="0" w:color="auto"/>
          </w:divBdr>
        </w:div>
        <w:div w:id="983392888">
          <w:marLeft w:val="640"/>
          <w:marRight w:val="0"/>
          <w:marTop w:val="0"/>
          <w:marBottom w:val="0"/>
          <w:divBdr>
            <w:top w:val="none" w:sz="0" w:space="0" w:color="auto"/>
            <w:left w:val="none" w:sz="0" w:space="0" w:color="auto"/>
            <w:bottom w:val="none" w:sz="0" w:space="0" w:color="auto"/>
            <w:right w:val="none" w:sz="0" w:space="0" w:color="auto"/>
          </w:divBdr>
        </w:div>
        <w:div w:id="1185947834">
          <w:marLeft w:val="640"/>
          <w:marRight w:val="0"/>
          <w:marTop w:val="0"/>
          <w:marBottom w:val="0"/>
          <w:divBdr>
            <w:top w:val="none" w:sz="0" w:space="0" w:color="auto"/>
            <w:left w:val="none" w:sz="0" w:space="0" w:color="auto"/>
            <w:bottom w:val="none" w:sz="0" w:space="0" w:color="auto"/>
            <w:right w:val="none" w:sz="0" w:space="0" w:color="auto"/>
          </w:divBdr>
        </w:div>
        <w:div w:id="1214542779">
          <w:marLeft w:val="640"/>
          <w:marRight w:val="0"/>
          <w:marTop w:val="0"/>
          <w:marBottom w:val="0"/>
          <w:divBdr>
            <w:top w:val="none" w:sz="0" w:space="0" w:color="auto"/>
            <w:left w:val="none" w:sz="0" w:space="0" w:color="auto"/>
            <w:bottom w:val="none" w:sz="0" w:space="0" w:color="auto"/>
            <w:right w:val="none" w:sz="0" w:space="0" w:color="auto"/>
          </w:divBdr>
        </w:div>
        <w:div w:id="1224297002">
          <w:marLeft w:val="640"/>
          <w:marRight w:val="0"/>
          <w:marTop w:val="0"/>
          <w:marBottom w:val="0"/>
          <w:divBdr>
            <w:top w:val="none" w:sz="0" w:space="0" w:color="auto"/>
            <w:left w:val="none" w:sz="0" w:space="0" w:color="auto"/>
            <w:bottom w:val="none" w:sz="0" w:space="0" w:color="auto"/>
            <w:right w:val="none" w:sz="0" w:space="0" w:color="auto"/>
          </w:divBdr>
        </w:div>
        <w:div w:id="1312832475">
          <w:marLeft w:val="640"/>
          <w:marRight w:val="0"/>
          <w:marTop w:val="0"/>
          <w:marBottom w:val="0"/>
          <w:divBdr>
            <w:top w:val="none" w:sz="0" w:space="0" w:color="auto"/>
            <w:left w:val="none" w:sz="0" w:space="0" w:color="auto"/>
            <w:bottom w:val="none" w:sz="0" w:space="0" w:color="auto"/>
            <w:right w:val="none" w:sz="0" w:space="0" w:color="auto"/>
          </w:divBdr>
        </w:div>
        <w:div w:id="1655910227">
          <w:marLeft w:val="640"/>
          <w:marRight w:val="0"/>
          <w:marTop w:val="0"/>
          <w:marBottom w:val="0"/>
          <w:divBdr>
            <w:top w:val="none" w:sz="0" w:space="0" w:color="auto"/>
            <w:left w:val="none" w:sz="0" w:space="0" w:color="auto"/>
            <w:bottom w:val="none" w:sz="0" w:space="0" w:color="auto"/>
            <w:right w:val="none" w:sz="0" w:space="0" w:color="auto"/>
          </w:divBdr>
        </w:div>
        <w:div w:id="1724133055">
          <w:marLeft w:val="640"/>
          <w:marRight w:val="0"/>
          <w:marTop w:val="0"/>
          <w:marBottom w:val="0"/>
          <w:divBdr>
            <w:top w:val="none" w:sz="0" w:space="0" w:color="auto"/>
            <w:left w:val="none" w:sz="0" w:space="0" w:color="auto"/>
            <w:bottom w:val="none" w:sz="0" w:space="0" w:color="auto"/>
            <w:right w:val="none" w:sz="0" w:space="0" w:color="auto"/>
          </w:divBdr>
        </w:div>
        <w:div w:id="1732847496">
          <w:marLeft w:val="640"/>
          <w:marRight w:val="0"/>
          <w:marTop w:val="0"/>
          <w:marBottom w:val="0"/>
          <w:divBdr>
            <w:top w:val="none" w:sz="0" w:space="0" w:color="auto"/>
            <w:left w:val="none" w:sz="0" w:space="0" w:color="auto"/>
            <w:bottom w:val="none" w:sz="0" w:space="0" w:color="auto"/>
            <w:right w:val="none" w:sz="0" w:space="0" w:color="auto"/>
          </w:divBdr>
        </w:div>
        <w:div w:id="2038843924">
          <w:marLeft w:val="640"/>
          <w:marRight w:val="0"/>
          <w:marTop w:val="0"/>
          <w:marBottom w:val="0"/>
          <w:divBdr>
            <w:top w:val="none" w:sz="0" w:space="0" w:color="auto"/>
            <w:left w:val="none" w:sz="0" w:space="0" w:color="auto"/>
            <w:bottom w:val="none" w:sz="0" w:space="0" w:color="auto"/>
            <w:right w:val="none" w:sz="0" w:space="0" w:color="auto"/>
          </w:divBdr>
        </w:div>
        <w:div w:id="2142647023">
          <w:marLeft w:val="640"/>
          <w:marRight w:val="0"/>
          <w:marTop w:val="0"/>
          <w:marBottom w:val="0"/>
          <w:divBdr>
            <w:top w:val="none" w:sz="0" w:space="0" w:color="auto"/>
            <w:left w:val="none" w:sz="0" w:space="0" w:color="auto"/>
            <w:bottom w:val="none" w:sz="0" w:space="0" w:color="auto"/>
            <w:right w:val="none" w:sz="0" w:space="0" w:color="auto"/>
          </w:divBdr>
        </w:div>
      </w:divsChild>
    </w:div>
    <w:div w:id="740642671">
      <w:bodyDiv w:val="1"/>
      <w:marLeft w:val="0"/>
      <w:marRight w:val="0"/>
      <w:marTop w:val="0"/>
      <w:marBottom w:val="0"/>
      <w:divBdr>
        <w:top w:val="none" w:sz="0" w:space="0" w:color="auto"/>
        <w:left w:val="none" w:sz="0" w:space="0" w:color="auto"/>
        <w:bottom w:val="none" w:sz="0" w:space="0" w:color="auto"/>
        <w:right w:val="none" w:sz="0" w:space="0" w:color="auto"/>
      </w:divBdr>
    </w:div>
    <w:div w:id="740713967">
      <w:bodyDiv w:val="1"/>
      <w:marLeft w:val="0"/>
      <w:marRight w:val="0"/>
      <w:marTop w:val="0"/>
      <w:marBottom w:val="0"/>
      <w:divBdr>
        <w:top w:val="none" w:sz="0" w:space="0" w:color="auto"/>
        <w:left w:val="none" w:sz="0" w:space="0" w:color="auto"/>
        <w:bottom w:val="none" w:sz="0" w:space="0" w:color="auto"/>
        <w:right w:val="none" w:sz="0" w:space="0" w:color="auto"/>
      </w:divBdr>
      <w:divsChild>
        <w:div w:id="16086598">
          <w:marLeft w:val="640"/>
          <w:marRight w:val="0"/>
          <w:marTop w:val="0"/>
          <w:marBottom w:val="0"/>
          <w:divBdr>
            <w:top w:val="none" w:sz="0" w:space="0" w:color="auto"/>
            <w:left w:val="none" w:sz="0" w:space="0" w:color="auto"/>
            <w:bottom w:val="none" w:sz="0" w:space="0" w:color="auto"/>
            <w:right w:val="none" w:sz="0" w:space="0" w:color="auto"/>
          </w:divBdr>
        </w:div>
        <w:div w:id="183058462">
          <w:marLeft w:val="640"/>
          <w:marRight w:val="0"/>
          <w:marTop w:val="0"/>
          <w:marBottom w:val="0"/>
          <w:divBdr>
            <w:top w:val="none" w:sz="0" w:space="0" w:color="auto"/>
            <w:left w:val="none" w:sz="0" w:space="0" w:color="auto"/>
            <w:bottom w:val="none" w:sz="0" w:space="0" w:color="auto"/>
            <w:right w:val="none" w:sz="0" w:space="0" w:color="auto"/>
          </w:divBdr>
        </w:div>
        <w:div w:id="357244865">
          <w:marLeft w:val="640"/>
          <w:marRight w:val="0"/>
          <w:marTop w:val="0"/>
          <w:marBottom w:val="0"/>
          <w:divBdr>
            <w:top w:val="none" w:sz="0" w:space="0" w:color="auto"/>
            <w:left w:val="none" w:sz="0" w:space="0" w:color="auto"/>
            <w:bottom w:val="none" w:sz="0" w:space="0" w:color="auto"/>
            <w:right w:val="none" w:sz="0" w:space="0" w:color="auto"/>
          </w:divBdr>
        </w:div>
        <w:div w:id="604536288">
          <w:marLeft w:val="640"/>
          <w:marRight w:val="0"/>
          <w:marTop w:val="0"/>
          <w:marBottom w:val="0"/>
          <w:divBdr>
            <w:top w:val="none" w:sz="0" w:space="0" w:color="auto"/>
            <w:left w:val="none" w:sz="0" w:space="0" w:color="auto"/>
            <w:bottom w:val="none" w:sz="0" w:space="0" w:color="auto"/>
            <w:right w:val="none" w:sz="0" w:space="0" w:color="auto"/>
          </w:divBdr>
        </w:div>
        <w:div w:id="612982008">
          <w:marLeft w:val="640"/>
          <w:marRight w:val="0"/>
          <w:marTop w:val="0"/>
          <w:marBottom w:val="0"/>
          <w:divBdr>
            <w:top w:val="none" w:sz="0" w:space="0" w:color="auto"/>
            <w:left w:val="none" w:sz="0" w:space="0" w:color="auto"/>
            <w:bottom w:val="none" w:sz="0" w:space="0" w:color="auto"/>
            <w:right w:val="none" w:sz="0" w:space="0" w:color="auto"/>
          </w:divBdr>
        </w:div>
        <w:div w:id="751977226">
          <w:marLeft w:val="640"/>
          <w:marRight w:val="0"/>
          <w:marTop w:val="0"/>
          <w:marBottom w:val="0"/>
          <w:divBdr>
            <w:top w:val="none" w:sz="0" w:space="0" w:color="auto"/>
            <w:left w:val="none" w:sz="0" w:space="0" w:color="auto"/>
            <w:bottom w:val="none" w:sz="0" w:space="0" w:color="auto"/>
            <w:right w:val="none" w:sz="0" w:space="0" w:color="auto"/>
          </w:divBdr>
        </w:div>
        <w:div w:id="902758706">
          <w:marLeft w:val="640"/>
          <w:marRight w:val="0"/>
          <w:marTop w:val="0"/>
          <w:marBottom w:val="0"/>
          <w:divBdr>
            <w:top w:val="none" w:sz="0" w:space="0" w:color="auto"/>
            <w:left w:val="none" w:sz="0" w:space="0" w:color="auto"/>
            <w:bottom w:val="none" w:sz="0" w:space="0" w:color="auto"/>
            <w:right w:val="none" w:sz="0" w:space="0" w:color="auto"/>
          </w:divBdr>
        </w:div>
        <w:div w:id="1061562711">
          <w:marLeft w:val="640"/>
          <w:marRight w:val="0"/>
          <w:marTop w:val="0"/>
          <w:marBottom w:val="0"/>
          <w:divBdr>
            <w:top w:val="none" w:sz="0" w:space="0" w:color="auto"/>
            <w:left w:val="none" w:sz="0" w:space="0" w:color="auto"/>
            <w:bottom w:val="none" w:sz="0" w:space="0" w:color="auto"/>
            <w:right w:val="none" w:sz="0" w:space="0" w:color="auto"/>
          </w:divBdr>
        </w:div>
        <w:div w:id="1093942383">
          <w:marLeft w:val="640"/>
          <w:marRight w:val="0"/>
          <w:marTop w:val="0"/>
          <w:marBottom w:val="0"/>
          <w:divBdr>
            <w:top w:val="none" w:sz="0" w:space="0" w:color="auto"/>
            <w:left w:val="none" w:sz="0" w:space="0" w:color="auto"/>
            <w:bottom w:val="none" w:sz="0" w:space="0" w:color="auto"/>
            <w:right w:val="none" w:sz="0" w:space="0" w:color="auto"/>
          </w:divBdr>
        </w:div>
        <w:div w:id="1152214709">
          <w:marLeft w:val="640"/>
          <w:marRight w:val="0"/>
          <w:marTop w:val="0"/>
          <w:marBottom w:val="0"/>
          <w:divBdr>
            <w:top w:val="none" w:sz="0" w:space="0" w:color="auto"/>
            <w:left w:val="none" w:sz="0" w:space="0" w:color="auto"/>
            <w:bottom w:val="none" w:sz="0" w:space="0" w:color="auto"/>
            <w:right w:val="none" w:sz="0" w:space="0" w:color="auto"/>
          </w:divBdr>
        </w:div>
        <w:div w:id="1154447880">
          <w:marLeft w:val="640"/>
          <w:marRight w:val="0"/>
          <w:marTop w:val="0"/>
          <w:marBottom w:val="0"/>
          <w:divBdr>
            <w:top w:val="none" w:sz="0" w:space="0" w:color="auto"/>
            <w:left w:val="none" w:sz="0" w:space="0" w:color="auto"/>
            <w:bottom w:val="none" w:sz="0" w:space="0" w:color="auto"/>
            <w:right w:val="none" w:sz="0" w:space="0" w:color="auto"/>
          </w:divBdr>
        </w:div>
        <w:div w:id="1216622420">
          <w:marLeft w:val="640"/>
          <w:marRight w:val="0"/>
          <w:marTop w:val="0"/>
          <w:marBottom w:val="0"/>
          <w:divBdr>
            <w:top w:val="none" w:sz="0" w:space="0" w:color="auto"/>
            <w:left w:val="none" w:sz="0" w:space="0" w:color="auto"/>
            <w:bottom w:val="none" w:sz="0" w:space="0" w:color="auto"/>
            <w:right w:val="none" w:sz="0" w:space="0" w:color="auto"/>
          </w:divBdr>
        </w:div>
        <w:div w:id="1322076757">
          <w:marLeft w:val="640"/>
          <w:marRight w:val="0"/>
          <w:marTop w:val="0"/>
          <w:marBottom w:val="0"/>
          <w:divBdr>
            <w:top w:val="none" w:sz="0" w:space="0" w:color="auto"/>
            <w:left w:val="none" w:sz="0" w:space="0" w:color="auto"/>
            <w:bottom w:val="none" w:sz="0" w:space="0" w:color="auto"/>
            <w:right w:val="none" w:sz="0" w:space="0" w:color="auto"/>
          </w:divBdr>
        </w:div>
        <w:div w:id="1491017521">
          <w:marLeft w:val="640"/>
          <w:marRight w:val="0"/>
          <w:marTop w:val="0"/>
          <w:marBottom w:val="0"/>
          <w:divBdr>
            <w:top w:val="none" w:sz="0" w:space="0" w:color="auto"/>
            <w:left w:val="none" w:sz="0" w:space="0" w:color="auto"/>
            <w:bottom w:val="none" w:sz="0" w:space="0" w:color="auto"/>
            <w:right w:val="none" w:sz="0" w:space="0" w:color="auto"/>
          </w:divBdr>
        </w:div>
        <w:div w:id="1637181851">
          <w:marLeft w:val="640"/>
          <w:marRight w:val="0"/>
          <w:marTop w:val="0"/>
          <w:marBottom w:val="0"/>
          <w:divBdr>
            <w:top w:val="none" w:sz="0" w:space="0" w:color="auto"/>
            <w:left w:val="none" w:sz="0" w:space="0" w:color="auto"/>
            <w:bottom w:val="none" w:sz="0" w:space="0" w:color="auto"/>
            <w:right w:val="none" w:sz="0" w:space="0" w:color="auto"/>
          </w:divBdr>
        </w:div>
        <w:div w:id="1892887553">
          <w:marLeft w:val="640"/>
          <w:marRight w:val="0"/>
          <w:marTop w:val="0"/>
          <w:marBottom w:val="0"/>
          <w:divBdr>
            <w:top w:val="none" w:sz="0" w:space="0" w:color="auto"/>
            <w:left w:val="none" w:sz="0" w:space="0" w:color="auto"/>
            <w:bottom w:val="none" w:sz="0" w:space="0" w:color="auto"/>
            <w:right w:val="none" w:sz="0" w:space="0" w:color="auto"/>
          </w:divBdr>
        </w:div>
        <w:div w:id="2003771229">
          <w:marLeft w:val="640"/>
          <w:marRight w:val="0"/>
          <w:marTop w:val="0"/>
          <w:marBottom w:val="0"/>
          <w:divBdr>
            <w:top w:val="none" w:sz="0" w:space="0" w:color="auto"/>
            <w:left w:val="none" w:sz="0" w:space="0" w:color="auto"/>
            <w:bottom w:val="none" w:sz="0" w:space="0" w:color="auto"/>
            <w:right w:val="none" w:sz="0" w:space="0" w:color="auto"/>
          </w:divBdr>
        </w:div>
      </w:divsChild>
    </w:div>
    <w:div w:id="741678873">
      <w:bodyDiv w:val="1"/>
      <w:marLeft w:val="0"/>
      <w:marRight w:val="0"/>
      <w:marTop w:val="0"/>
      <w:marBottom w:val="0"/>
      <w:divBdr>
        <w:top w:val="none" w:sz="0" w:space="0" w:color="auto"/>
        <w:left w:val="none" w:sz="0" w:space="0" w:color="auto"/>
        <w:bottom w:val="none" w:sz="0" w:space="0" w:color="auto"/>
        <w:right w:val="none" w:sz="0" w:space="0" w:color="auto"/>
      </w:divBdr>
    </w:div>
    <w:div w:id="741828109">
      <w:bodyDiv w:val="1"/>
      <w:marLeft w:val="0"/>
      <w:marRight w:val="0"/>
      <w:marTop w:val="0"/>
      <w:marBottom w:val="0"/>
      <w:divBdr>
        <w:top w:val="none" w:sz="0" w:space="0" w:color="auto"/>
        <w:left w:val="none" w:sz="0" w:space="0" w:color="auto"/>
        <w:bottom w:val="none" w:sz="0" w:space="0" w:color="auto"/>
        <w:right w:val="none" w:sz="0" w:space="0" w:color="auto"/>
      </w:divBdr>
    </w:div>
    <w:div w:id="742794335">
      <w:bodyDiv w:val="1"/>
      <w:marLeft w:val="0"/>
      <w:marRight w:val="0"/>
      <w:marTop w:val="0"/>
      <w:marBottom w:val="0"/>
      <w:divBdr>
        <w:top w:val="none" w:sz="0" w:space="0" w:color="auto"/>
        <w:left w:val="none" w:sz="0" w:space="0" w:color="auto"/>
        <w:bottom w:val="none" w:sz="0" w:space="0" w:color="auto"/>
        <w:right w:val="none" w:sz="0" w:space="0" w:color="auto"/>
      </w:divBdr>
    </w:div>
    <w:div w:id="742870754">
      <w:bodyDiv w:val="1"/>
      <w:marLeft w:val="0"/>
      <w:marRight w:val="0"/>
      <w:marTop w:val="0"/>
      <w:marBottom w:val="0"/>
      <w:divBdr>
        <w:top w:val="none" w:sz="0" w:space="0" w:color="auto"/>
        <w:left w:val="none" w:sz="0" w:space="0" w:color="auto"/>
        <w:bottom w:val="none" w:sz="0" w:space="0" w:color="auto"/>
        <w:right w:val="none" w:sz="0" w:space="0" w:color="auto"/>
      </w:divBdr>
    </w:div>
    <w:div w:id="742994560">
      <w:bodyDiv w:val="1"/>
      <w:marLeft w:val="0"/>
      <w:marRight w:val="0"/>
      <w:marTop w:val="0"/>
      <w:marBottom w:val="0"/>
      <w:divBdr>
        <w:top w:val="none" w:sz="0" w:space="0" w:color="auto"/>
        <w:left w:val="none" w:sz="0" w:space="0" w:color="auto"/>
        <w:bottom w:val="none" w:sz="0" w:space="0" w:color="auto"/>
        <w:right w:val="none" w:sz="0" w:space="0" w:color="auto"/>
      </w:divBdr>
    </w:div>
    <w:div w:id="743187880">
      <w:bodyDiv w:val="1"/>
      <w:marLeft w:val="0"/>
      <w:marRight w:val="0"/>
      <w:marTop w:val="0"/>
      <w:marBottom w:val="0"/>
      <w:divBdr>
        <w:top w:val="none" w:sz="0" w:space="0" w:color="auto"/>
        <w:left w:val="none" w:sz="0" w:space="0" w:color="auto"/>
        <w:bottom w:val="none" w:sz="0" w:space="0" w:color="auto"/>
        <w:right w:val="none" w:sz="0" w:space="0" w:color="auto"/>
      </w:divBdr>
    </w:div>
    <w:div w:id="743332010">
      <w:bodyDiv w:val="1"/>
      <w:marLeft w:val="0"/>
      <w:marRight w:val="0"/>
      <w:marTop w:val="0"/>
      <w:marBottom w:val="0"/>
      <w:divBdr>
        <w:top w:val="none" w:sz="0" w:space="0" w:color="auto"/>
        <w:left w:val="none" w:sz="0" w:space="0" w:color="auto"/>
        <w:bottom w:val="none" w:sz="0" w:space="0" w:color="auto"/>
        <w:right w:val="none" w:sz="0" w:space="0" w:color="auto"/>
      </w:divBdr>
    </w:div>
    <w:div w:id="743524982">
      <w:bodyDiv w:val="1"/>
      <w:marLeft w:val="0"/>
      <w:marRight w:val="0"/>
      <w:marTop w:val="0"/>
      <w:marBottom w:val="0"/>
      <w:divBdr>
        <w:top w:val="none" w:sz="0" w:space="0" w:color="auto"/>
        <w:left w:val="none" w:sz="0" w:space="0" w:color="auto"/>
        <w:bottom w:val="none" w:sz="0" w:space="0" w:color="auto"/>
        <w:right w:val="none" w:sz="0" w:space="0" w:color="auto"/>
      </w:divBdr>
    </w:div>
    <w:div w:id="743527341">
      <w:bodyDiv w:val="1"/>
      <w:marLeft w:val="0"/>
      <w:marRight w:val="0"/>
      <w:marTop w:val="0"/>
      <w:marBottom w:val="0"/>
      <w:divBdr>
        <w:top w:val="none" w:sz="0" w:space="0" w:color="auto"/>
        <w:left w:val="none" w:sz="0" w:space="0" w:color="auto"/>
        <w:bottom w:val="none" w:sz="0" w:space="0" w:color="auto"/>
        <w:right w:val="none" w:sz="0" w:space="0" w:color="auto"/>
      </w:divBdr>
    </w:div>
    <w:div w:id="744033900">
      <w:bodyDiv w:val="1"/>
      <w:marLeft w:val="0"/>
      <w:marRight w:val="0"/>
      <w:marTop w:val="0"/>
      <w:marBottom w:val="0"/>
      <w:divBdr>
        <w:top w:val="none" w:sz="0" w:space="0" w:color="auto"/>
        <w:left w:val="none" w:sz="0" w:space="0" w:color="auto"/>
        <w:bottom w:val="none" w:sz="0" w:space="0" w:color="auto"/>
        <w:right w:val="none" w:sz="0" w:space="0" w:color="auto"/>
      </w:divBdr>
    </w:div>
    <w:div w:id="744257590">
      <w:bodyDiv w:val="1"/>
      <w:marLeft w:val="0"/>
      <w:marRight w:val="0"/>
      <w:marTop w:val="0"/>
      <w:marBottom w:val="0"/>
      <w:divBdr>
        <w:top w:val="none" w:sz="0" w:space="0" w:color="auto"/>
        <w:left w:val="none" w:sz="0" w:space="0" w:color="auto"/>
        <w:bottom w:val="none" w:sz="0" w:space="0" w:color="auto"/>
        <w:right w:val="none" w:sz="0" w:space="0" w:color="auto"/>
      </w:divBdr>
    </w:div>
    <w:div w:id="744692443">
      <w:bodyDiv w:val="1"/>
      <w:marLeft w:val="0"/>
      <w:marRight w:val="0"/>
      <w:marTop w:val="0"/>
      <w:marBottom w:val="0"/>
      <w:divBdr>
        <w:top w:val="none" w:sz="0" w:space="0" w:color="auto"/>
        <w:left w:val="none" w:sz="0" w:space="0" w:color="auto"/>
        <w:bottom w:val="none" w:sz="0" w:space="0" w:color="auto"/>
        <w:right w:val="none" w:sz="0" w:space="0" w:color="auto"/>
      </w:divBdr>
    </w:div>
    <w:div w:id="745301603">
      <w:bodyDiv w:val="1"/>
      <w:marLeft w:val="0"/>
      <w:marRight w:val="0"/>
      <w:marTop w:val="0"/>
      <w:marBottom w:val="0"/>
      <w:divBdr>
        <w:top w:val="none" w:sz="0" w:space="0" w:color="auto"/>
        <w:left w:val="none" w:sz="0" w:space="0" w:color="auto"/>
        <w:bottom w:val="none" w:sz="0" w:space="0" w:color="auto"/>
        <w:right w:val="none" w:sz="0" w:space="0" w:color="auto"/>
      </w:divBdr>
    </w:div>
    <w:div w:id="745953218">
      <w:bodyDiv w:val="1"/>
      <w:marLeft w:val="0"/>
      <w:marRight w:val="0"/>
      <w:marTop w:val="0"/>
      <w:marBottom w:val="0"/>
      <w:divBdr>
        <w:top w:val="none" w:sz="0" w:space="0" w:color="auto"/>
        <w:left w:val="none" w:sz="0" w:space="0" w:color="auto"/>
        <w:bottom w:val="none" w:sz="0" w:space="0" w:color="auto"/>
        <w:right w:val="none" w:sz="0" w:space="0" w:color="auto"/>
      </w:divBdr>
    </w:div>
    <w:div w:id="746079636">
      <w:bodyDiv w:val="1"/>
      <w:marLeft w:val="0"/>
      <w:marRight w:val="0"/>
      <w:marTop w:val="0"/>
      <w:marBottom w:val="0"/>
      <w:divBdr>
        <w:top w:val="none" w:sz="0" w:space="0" w:color="auto"/>
        <w:left w:val="none" w:sz="0" w:space="0" w:color="auto"/>
        <w:bottom w:val="none" w:sz="0" w:space="0" w:color="auto"/>
        <w:right w:val="none" w:sz="0" w:space="0" w:color="auto"/>
      </w:divBdr>
    </w:div>
    <w:div w:id="746222074">
      <w:bodyDiv w:val="1"/>
      <w:marLeft w:val="0"/>
      <w:marRight w:val="0"/>
      <w:marTop w:val="0"/>
      <w:marBottom w:val="0"/>
      <w:divBdr>
        <w:top w:val="none" w:sz="0" w:space="0" w:color="auto"/>
        <w:left w:val="none" w:sz="0" w:space="0" w:color="auto"/>
        <w:bottom w:val="none" w:sz="0" w:space="0" w:color="auto"/>
        <w:right w:val="none" w:sz="0" w:space="0" w:color="auto"/>
      </w:divBdr>
    </w:div>
    <w:div w:id="746465466">
      <w:bodyDiv w:val="1"/>
      <w:marLeft w:val="0"/>
      <w:marRight w:val="0"/>
      <w:marTop w:val="0"/>
      <w:marBottom w:val="0"/>
      <w:divBdr>
        <w:top w:val="none" w:sz="0" w:space="0" w:color="auto"/>
        <w:left w:val="none" w:sz="0" w:space="0" w:color="auto"/>
        <w:bottom w:val="none" w:sz="0" w:space="0" w:color="auto"/>
        <w:right w:val="none" w:sz="0" w:space="0" w:color="auto"/>
      </w:divBdr>
    </w:div>
    <w:div w:id="746920928">
      <w:bodyDiv w:val="1"/>
      <w:marLeft w:val="0"/>
      <w:marRight w:val="0"/>
      <w:marTop w:val="0"/>
      <w:marBottom w:val="0"/>
      <w:divBdr>
        <w:top w:val="none" w:sz="0" w:space="0" w:color="auto"/>
        <w:left w:val="none" w:sz="0" w:space="0" w:color="auto"/>
        <w:bottom w:val="none" w:sz="0" w:space="0" w:color="auto"/>
        <w:right w:val="none" w:sz="0" w:space="0" w:color="auto"/>
      </w:divBdr>
    </w:div>
    <w:div w:id="746922283">
      <w:bodyDiv w:val="1"/>
      <w:marLeft w:val="0"/>
      <w:marRight w:val="0"/>
      <w:marTop w:val="0"/>
      <w:marBottom w:val="0"/>
      <w:divBdr>
        <w:top w:val="none" w:sz="0" w:space="0" w:color="auto"/>
        <w:left w:val="none" w:sz="0" w:space="0" w:color="auto"/>
        <w:bottom w:val="none" w:sz="0" w:space="0" w:color="auto"/>
        <w:right w:val="none" w:sz="0" w:space="0" w:color="auto"/>
      </w:divBdr>
    </w:div>
    <w:div w:id="747728052">
      <w:bodyDiv w:val="1"/>
      <w:marLeft w:val="0"/>
      <w:marRight w:val="0"/>
      <w:marTop w:val="0"/>
      <w:marBottom w:val="0"/>
      <w:divBdr>
        <w:top w:val="none" w:sz="0" w:space="0" w:color="auto"/>
        <w:left w:val="none" w:sz="0" w:space="0" w:color="auto"/>
        <w:bottom w:val="none" w:sz="0" w:space="0" w:color="auto"/>
        <w:right w:val="none" w:sz="0" w:space="0" w:color="auto"/>
      </w:divBdr>
    </w:div>
    <w:div w:id="747922401">
      <w:bodyDiv w:val="1"/>
      <w:marLeft w:val="0"/>
      <w:marRight w:val="0"/>
      <w:marTop w:val="0"/>
      <w:marBottom w:val="0"/>
      <w:divBdr>
        <w:top w:val="none" w:sz="0" w:space="0" w:color="auto"/>
        <w:left w:val="none" w:sz="0" w:space="0" w:color="auto"/>
        <w:bottom w:val="none" w:sz="0" w:space="0" w:color="auto"/>
        <w:right w:val="none" w:sz="0" w:space="0" w:color="auto"/>
      </w:divBdr>
    </w:div>
    <w:div w:id="747963264">
      <w:bodyDiv w:val="1"/>
      <w:marLeft w:val="0"/>
      <w:marRight w:val="0"/>
      <w:marTop w:val="0"/>
      <w:marBottom w:val="0"/>
      <w:divBdr>
        <w:top w:val="none" w:sz="0" w:space="0" w:color="auto"/>
        <w:left w:val="none" w:sz="0" w:space="0" w:color="auto"/>
        <w:bottom w:val="none" w:sz="0" w:space="0" w:color="auto"/>
        <w:right w:val="none" w:sz="0" w:space="0" w:color="auto"/>
      </w:divBdr>
    </w:div>
    <w:div w:id="748306839">
      <w:bodyDiv w:val="1"/>
      <w:marLeft w:val="0"/>
      <w:marRight w:val="0"/>
      <w:marTop w:val="0"/>
      <w:marBottom w:val="0"/>
      <w:divBdr>
        <w:top w:val="none" w:sz="0" w:space="0" w:color="auto"/>
        <w:left w:val="none" w:sz="0" w:space="0" w:color="auto"/>
        <w:bottom w:val="none" w:sz="0" w:space="0" w:color="auto"/>
        <w:right w:val="none" w:sz="0" w:space="0" w:color="auto"/>
      </w:divBdr>
    </w:div>
    <w:div w:id="748887630">
      <w:bodyDiv w:val="1"/>
      <w:marLeft w:val="0"/>
      <w:marRight w:val="0"/>
      <w:marTop w:val="0"/>
      <w:marBottom w:val="0"/>
      <w:divBdr>
        <w:top w:val="none" w:sz="0" w:space="0" w:color="auto"/>
        <w:left w:val="none" w:sz="0" w:space="0" w:color="auto"/>
        <w:bottom w:val="none" w:sz="0" w:space="0" w:color="auto"/>
        <w:right w:val="none" w:sz="0" w:space="0" w:color="auto"/>
      </w:divBdr>
    </w:div>
    <w:div w:id="749279259">
      <w:bodyDiv w:val="1"/>
      <w:marLeft w:val="0"/>
      <w:marRight w:val="0"/>
      <w:marTop w:val="0"/>
      <w:marBottom w:val="0"/>
      <w:divBdr>
        <w:top w:val="none" w:sz="0" w:space="0" w:color="auto"/>
        <w:left w:val="none" w:sz="0" w:space="0" w:color="auto"/>
        <w:bottom w:val="none" w:sz="0" w:space="0" w:color="auto"/>
        <w:right w:val="none" w:sz="0" w:space="0" w:color="auto"/>
      </w:divBdr>
    </w:div>
    <w:div w:id="750277067">
      <w:bodyDiv w:val="1"/>
      <w:marLeft w:val="0"/>
      <w:marRight w:val="0"/>
      <w:marTop w:val="0"/>
      <w:marBottom w:val="0"/>
      <w:divBdr>
        <w:top w:val="none" w:sz="0" w:space="0" w:color="auto"/>
        <w:left w:val="none" w:sz="0" w:space="0" w:color="auto"/>
        <w:bottom w:val="none" w:sz="0" w:space="0" w:color="auto"/>
        <w:right w:val="none" w:sz="0" w:space="0" w:color="auto"/>
      </w:divBdr>
    </w:div>
    <w:div w:id="750781728">
      <w:bodyDiv w:val="1"/>
      <w:marLeft w:val="0"/>
      <w:marRight w:val="0"/>
      <w:marTop w:val="0"/>
      <w:marBottom w:val="0"/>
      <w:divBdr>
        <w:top w:val="none" w:sz="0" w:space="0" w:color="auto"/>
        <w:left w:val="none" w:sz="0" w:space="0" w:color="auto"/>
        <w:bottom w:val="none" w:sz="0" w:space="0" w:color="auto"/>
        <w:right w:val="none" w:sz="0" w:space="0" w:color="auto"/>
      </w:divBdr>
    </w:div>
    <w:div w:id="751119310">
      <w:bodyDiv w:val="1"/>
      <w:marLeft w:val="0"/>
      <w:marRight w:val="0"/>
      <w:marTop w:val="0"/>
      <w:marBottom w:val="0"/>
      <w:divBdr>
        <w:top w:val="none" w:sz="0" w:space="0" w:color="auto"/>
        <w:left w:val="none" w:sz="0" w:space="0" w:color="auto"/>
        <w:bottom w:val="none" w:sz="0" w:space="0" w:color="auto"/>
        <w:right w:val="none" w:sz="0" w:space="0" w:color="auto"/>
      </w:divBdr>
    </w:div>
    <w:div w:id="751314883">
      <w:bodyDiv w:val="1"/>
      <w:marLeft w:val="0"/>
      <w:marRight w:val="0"/>
      <w:marTop w:val="0"/>
      <w:marBottom w:val="0"/>
      <w:divBdr>
        <w:top w:val="none" w:sz="0" w:space="0" w:color="auto"/>
        <w:left w:val="none" w:sz="0" w:space="0" w:color="auto"/>
        <w:bottom w:val="none" w:sz="0" w:space="0" w:color="auto"/>
        <w:right w:val="none" w:sz="0" w:space="0" w:color="auto"/>
      </w:divBdr>
    </w:div>
    <w:div w:id="751894809">
      <w:bodyDiv w:val="1"/>
      <w:marLeft w:val="0"/>
      <w:marRight w:val="0"/>
      <w:marTop w:val="0"/>
      <w:marBottom w:val="0"/>
      <w:divBdr>
        <w:top w:val="none" w:sz="0" w:space="0" w:color="auto"/>
        <w:left w:val="none" w:sz="0" w:space="0" w:color="auto"/>
        <w:bottom w:val="none" w:sz="0" w:space="0" w:color="auto"/>
        <w:right w:val="none" w:sz="0" w:space="0" w:color="auto"/>
      </w:divBdr>
    </w:div>
    <w:div w:id="752164898">
      <w:bodyDiv w:val="1"/>
      <w:marLeft w:val="0"/>
      <w:marRight w:val="0"/>
      <w:marTop w:val="0"/>
      <w:marBottom w:val="0"/>
      <w:divBdr>
        <w:top w:val="none" w:sz="0" w:space="0" w:color="auto"/>
        <w:left w:val="none" w:sz="0" w:space="0" w:color="auto"/>
        <w:bottom w:val="none" w:sz="0" w:space="0" w:color="auto"/>
        <w:right w:val="none" w:sz="0" w:space="0" w:color="auto"/>
      </w:divBdr>
    </w:div>
    <w:div w:id="752236419">
      <w:bodyDiv w:val="1"/>
      <w:marLeft w:val="0"/>
      <w:marRight w:val="0"/>
      <w:marTop w:val="0"/>
      <w:marBottom w:val="0"/>
      <w:divBdr>
        <w:top w:val="none" w:sz="0" w:space="0" w:color="auto"/>
        <w:left w:val="none" w:sz="0" w:space="0" w:color="auto"/>
        <w:bottom w:val="none" w:sz="0" w:space="0" w:color="auto"/>
        <w:right w:val="none" w:sz="0" w:space="0" w:color="auto"/>
      </w:divBdr>
    </w:div>
    <w:div w:id="753018811">
      <w:bodyDiv w:val="1"/>
      <w:marLeft w:val="0"/>
      <w:marRight w:val="0"/>
      <w:marTop w:val="0"/>
      <w:marBottom w:val="0"/>
      <w:divBdr>
        <w:top w:val="none" w:sz="0" w:space="0" w:color="auto"/>
        <w:left w:val="none" w:sz="0" w:space="0" w:color="auto"/>
        <w:bottom w:val="none" w:sz="0" w:space="0" w:color="auto"/>
        <w:right w:val="none" w:sz="0" w:space="0" w:color="auto"/>
      </w:divBdr>
    </w:div>
    <w:div w:id="753164418">
      <w:bodyDiv w:val="1"/>
      <w:marLeft w:val="0"/>
      <w:marRight w:val="0"/>
      <w:marTop w:val="0"/>
      <w:marBottom w:val="0"/>
      <w:divBdr>
        <w:top w:val="none" w:sz="0" w:space="0" w:color="auto"/>
        <w:left w:val="none" w:sz="0" w:space="0" w:color="auto"/>
        <w:bottom w:val="none" w:sz="0" w:space="0" w:color="auto"/>
        <w:right w:val="none" w:sz="0" w:space="0" w:color="auto"/>
      </w:divBdr>
    </w:div>
    <w:div w:id="754010149">
      <w:bodyDiv w:val="1"/>
      <w:marLeft w:val="0"/>
      <w:marRight w:val="0"/>
      <w:marTop w:val="0"/>
      <w:marBottom w:val="0"/>
      <w:divBdr>
        <w:top w:val="none" w:sz="0" w:space="0" w:color="auto"/>
        <w:left w:val="none" w:sz="0" w:space="0" w:color="auto"/>
        <w:bottom w:val="none" w:sz="0" w:space="0" w:color="auto"/>
        <w:right w:val="none" w:sz="0" w:space="0" w:color="auto"/>
      </w:divBdr>
    </w:div>
    <w:div w:id="754206663">
      <w:bodyDiv w:val="1"/>
      <w:marLeft w:val="0"/>
      <w:marRight w:val="0"/>
      <w:marTop w:val="0"/>
      <w:marBottom w:val="0"/>
      <w:divBdr>
        <w:top w:val="none" w:sz="0" w:space="0" w:color="auto"/>
        <w:left w:val="none" w:sz="0" w:space="0" w:color="auto"/>
        <w:bottom w:val="none" w:sz="0" w:space="0" w:color="auto"/>
        <w:right w:val="none" w:sz="0" w:space="0" w:color="auto"/>
      </w:divBdr>
    </w:div>
    <w:div w:id="754598162">
      <w:bodyDiv w:val="1"/>
      <w:marLeft w:val="0"/>
      <w:marRight w:val="0"/>
      <w:marTop w:val="0"/>
      <w:marBottom w:val="0"/>
      <w:divBdr>
        <w:top w:val="none" w:sz="0" w:space="0" w:color="auto"/>
        <w:left w:val="none" w:sz="0" w:space="0" w:color="auto"/>
        <w:bottom w:val="none" w:sz="0" w:space="0" w:color="auto"/>
        <w:right w:val="none" w:sz="0" w:space="0" w:color="auto"/>
      </w:divBdr>
    </w:div>
    <w:div w:id="754857897">
      <w:bodyDiv w:val="1"/>
      <w:marLeft w:val="0"/>
      <w:marRight w:val="0"/>
      <w:marTop w:val="0"/>
      <w:marBottom w:val="0"/>
      <w:divBdr>
        <w:top w:val="none" w:sz="0" w:space="0" w:color="auto"/>
        <w:left w:val="none" w:sz="0" w:space="0" w:color="auto"/>
        <w:bottom w:val="none" w:sz="0" w:space="0" w:color="auto"/>
        <w:right w:val="none" w:sz="0" w:space="0" w:color="auto"/>
      </w:divBdr>
    </w:div>
    <w:div w:id="755171657">
      <w:bodyDiv w:val="1"/>
      <w:marLeft w:val="0"/>
      <w:marRight w:val="0"/>
      <w:marTop w:val="0"/>
      <w:marBottom w:val="0"/>
      <w:divBdr>
        <w:top w:val="none" w:sz="0" w:space="0" w:color="auto"/>
        <w:left w:val="none" w:sz="0" w:space="0" w:color="auto"/>
        <w:bottom w:val="none" w:sz="0" w:space="0" w:color="auto"/>
        <w:right w:val="none" w:sz="0" w:space="0" w:color="auto"/>
      </w:divBdr>
    </w:div>
    <w:div w:id="756051281">
      <w:bodyDiv w:val="1"/>
      <w:marLeft w:val="0"/>
      <w:marRight w:val="0"/>
      <w:marTop w:val="0"/>
      <w:marBottom w:val="0"/>
      <w:divBdr>
        <w:top w:val="none" w:sz="0" w:space="0" w:color="auto"/>
        <w:left w:val="none" w:sz="0" w:space="0" w:color="auto"/>
        <w:bottom w:val="none" w:sz="0" w:space="0" w:color="auto"/>
        <w:right w:val="none" w:sz="0" w:space="0" w:color="auto"/>
      </w:divBdr>
    </w:div>
    <w:div w:id="756053703">
      <w:bodyDiv w:val="1"/>
      <w:marLeft w:val="0"/>
      <w:marRight w:val="0"/>
      <w:marTop w:val="0"/>
      <w:marBottom w:val="0"/>
      <w:divBdr>
        <w:top w:val="none" w:sz="0" w:space="0" w:color="auto"/>
        <w:left w:val="none" w:sz="0" w:space="0" w:color="auto"/>
        <w:bottom w:val="none" w:sz="0" w:space="0" w:color="auto"/>
        <w:right w:val="none" w:sz="0" w:space="0" w:color="auto"/>
      </w:divBdr>
    </w:div>
    <w:div w:id="756898463">
      <w:bodyDiv w:val="1"/>
      <w:marLeft w:val="0"/>
      <w:marRight w:val="0"/>
      <w:marTop w:val="0"/>
      <w:marBottom w:val="0"/>
      <w:divBdr>
        <w:top w:val="none" w:sz="0" w:space="0" w:color="auto"/>
        <w:left w:val="none" w:sz="0" w:space="0" w:color="auto"/>
        <w:bottom w:val="none" w:sz="0" w:space="0" w:color="auto"/>
        <w:right w:val="none" w:sz="0" w:space="0" w:color="auto"/>
      </w:divBdr>
    </w:div>
    <w:div w:id="758331707">
      <w:bodyDiv w:val="1"/>
      <w:marLeft w:val="0"/>
      <w:marRight w:val="0"/>
      <w:marTop w:val="0"/>
      <w:marBottom w:val="0"/>
      <w:divBdr>
        <w:top w:val="none" w:sz="0" w:space="0" w:color="auto"/>
        <w:left w:val="none" w:sz="0" w:space="0" w:color="auto"/>
        <w:bottom w:val="none" w:sz="0" w:space="0" w:color="auto"/>
        <w:right w:val="none" w:sz="0" w:space="0" w:color="auto"/>
      </w:divBdr>
    </w:div>
    <w:div w:id="758714335">
      <w:bodyDiv w:val="1"/>
      <w:marLeft w:val="0"/>
      <w:marRight w:val="0"/>
      <w:marTop w:val="0"/>
      <w:marBottom w:val="0"/>
      <w:divBdr>
        <w:top w:val="none" w:sz="0" w:space="0" w:color="auto"/>
        <w:left w:val="none" w:sz="0" w:space="0" w:color="auto"/>
        <w:bottom w:val="none" w:sz="0" w:space="0" w:color="auto"/>
        <w:right w:val="none" w:sz="0" w:space="0" w:color="auto"/>
      </w:divBdr>
    </w:div>
    <w:div w:id="759179737">
      <w:bodyDiv w:val="1"/>
      <w:marLeft w:val="0"/>
      <w:marRight w:val="0"/>
      <w:marTop w:val="0"/>
      <w:marBottom w:val="0"/>
      <w:divBdr>
        <w:top w:val="none" w:sz="0" w:space="0" w:color="auto"/>
        <w:left w:val="none" w:sz="0" w:space="0" w:color="auto"/>
        <w:bottom w:val="none" w:sz="0" w:space="0" w:color="auto"/>
        <w:right w:val="none" w:sz="0" w:space="0" w:color="auto"/>
      </w:divBdr>
    </w:div>
    <w:div w:id="759257639">
      <w:bodyDiv w:val="1"/>
      <w:marLeft w:val="0"/>
      <w:marRight w:val="0"/>
      <w:marTop w:val="0"/>
      <w:marBottom w:val="0"/>
      <w:divBdr>
        <w:top w:val="none" w:sz="0" w:space="0" w:color="auto"/>
        <w:left w:val="none" w:sz="0" w:space="0" w:color="auto"/>
        <w:bottom w:val="none" w:sz="0" w:space="0" w:color="auto"/>
        <w:right w:val="none" w:sz="0" w:space="0" w:color="auto"/>
      </w:divBdr>
    </w:div>
    <w:div w:id="759761494">
      <w:bodyDiv w:val="1"/>
      <w:marLeft w:val="0"/>
      <w:marRight w:val="0"/>
      <w:marTop w:val="0"/>
      <w:marBottom w:val="0"/>
      <w:divBdr>
        <w:top w:val="none" w:sz="0" w:space="0" w:color="auto"/>
        <w:left w:val="none" w:sz="0" w:space="0" w:color="auto"/>
        <w:bottom w:val="none" w:sz="0" w:space="0" w:color="auto"/>
        <w:right w:val="none" w:sz="0" w:space="0" w:color="auto"/>
      </w:divBdr>
    </w:div>
    <w:div w:id="760612617">
      <w:bodyDiv w:val="1"/>
      <w:marLeft w:val="0"/>
      <w:marRight w:val="0"/>
      <w:marTop w:val="0"/>
      <w:marBottom w:val="0"/>
      <w:divBdr>
        <w:top w:val="none" w:sz="0" w:space="0" w:color="auto"/>
        <w:left w:val="none" w:sz="0" w:space="0" w:color="auto"/>
        <w:bottom w:val="none" w:sz="0" w:space="0" w:color="auto"/>
        <w:right w:val="none" w:sz="0" w:space="0" w:color="auto"/>
      </w:divBdr>
    </w:div>
    <w:div w:id="760951866">
      <w:bodyDiv w:val="1"/>
      <w:marLeft w:val="0"/>
      <w:marRight w:val="0"/>
      <w:marTop w:val="0"/>
      <w:marBottom w:val="0"/>
      <w:divBdr>
        <w:top w:val="none" w:sz="0" w:space="0" w:color="auto"/>
        <w:left w:val="none" w:sz="0" w:space="0" w:color="auto"/>
        <w:bottom w:val="none" w:sz="0" w:space="0" w:color="auto"/>
        <w:right w:val="none" w:sz="0" w:space="0" w:color="auto"/>
      </w:divBdr>
    </w:div>
    <w:div w:id="761218360">
      <w:bodyDiv w:val="1"/>
      <w:marLeft w:val="0"/>
      <w:marRight w:val="0"/>
      <w:marTop w:val="0"/>
      <w:marBottom w:val="0"/>
      <w:divBdr>
        <w:top w:val="none" w:sz="0" w:space="0" w:color="auto"/>
        <w:left w:val="none" w:sz="0" w:space="0" w:color="auto"/>
        <w:bottom w:val="none" w:sz="0" w:space="0" w:color="auto"/>
        <w:right w:val="none" w:sz="0" w:space="0" w:color="auto"/>
      </w:divBdr>
    </w:div>
    <w:div w:id="761417527">
      <w:bodyDiv w:val="1"/>
      <w:marLeft w:val="0"/>
      <w:marRight w:val="0"/>
      <w:marTop w:val="0"/>
      <w:marBottom w:val="0"/>
      <w:divBdr>
        <w:top w:val="none" w:sz="0" w:space="0" w:color="auto"/>
        <w:left w:val="none" w:sz="0" w:space="0" w:color="auto"/>
        <w:bottom w:val="none" w:sz="0" w:space="0" w:color="auto"/>
        <w:right w:val="none" w:sz="0" w:space="0" w:color="auto"/>
      </w:divBdr>
    </w:div>
    <w:div w:id="761490839">
      <w:bodyDiv w:val="1"/>
      <w:marLeft w:val="0"/>
      <w:marRight w:val="0"/>
      <w:marTop w:val="0"/>
      <w:marBottom w:val="0"/>
      <w:divBdr>
        <w:top w:val="none" w:sz="0" w:space="0" w:color="auto"/>
        <w:left w:val="none" w:sz="0" w:space="0" w:color="auto"/>
        <w:bottom w:val="none" w:sz="0" w:space="0" w:color="auto"/>
        <w:right w:val="none" w:sz="0" w:space="0" w:color="auto"/>
      </w:divBdr>
    </w:div>
    <w:div w:id="761801580">
      <w:bodyDiv w:val="1"/>
      <w:marLeft w:val="0"/>
      <w:marRight w:val="0"/>
      <w:marTop w:val="0"/>
      <w:marBottom w:val="0"/>
      <w:divBdr>
        <w:top w:val="none" w:sz="0" w:space="0" w:color="auto"/>
        <w:left w:val="none" w:sz="0" w:space="0" w:color="auto"/>
        <w:bottom w:val="none" w:sz="0" w:space="0" w:color="auto"/>
        <w:right w:val="none" w:sz="0" w:space="0" w:color="auto"/>
      </w:divBdr>
    </w:div>
    <w:div w:id="762651875">
      <w:bodyDiv w:val="1"/>
      <w:marLeft w:val="0"/>
      <w:marRight w:val="0"/>
      <w:marTop w:val="0"/>
      <w:marBottom w:val="0"/>
      <w:divBdr>
        <w:top w:val="none" w:sz="0" w:space="0" w:color="auto"/>
        <w:left w:val="none" w:sz="0" w:space="0" w:color="auto"/>
        <w:bottom w:val="none" w:sz="0" w:space="0" w:color="auto"/>
        <w:right w:val="none" w:sz="0" w:space="0" w:color="auto"/>
      </w:divBdr>
    </w:div>
    <w:div w:id="762800214">
      <w:bodyDiv w:val="1"/>
      <w:marLeft w:val="0"/>
      <w:marRight w:val="0"/>
      <w:marTop w:val="0"/>
      <w:marBottom w:val="0"/>
      <w:divBdr>
        <w:top w:val="none" w:sz="0" w:space="0" w:color="auto"/>
        <w:left w:val="none" w:sz="0" w:space="0" w:color="auto"/>
        <w:bottom w:val="none" w:sz="0" w:space="0" w:color="auto"/>
        <w:right w:val="none" w:sz="0" w:space="0" w:color="auto"/>
      </w:divBdr>
    </w:div>
    <w:div w:id="763695872">
      <w:bodyDiv w:val="1"/>
      <w:marLeft w:val="0"/>
      <w:marRight w:val="0"/>
      <w:marTop w:val="0"/>
      <w:marBottom w:val="0"/>
      <w:divBdr>
        <w:top w:val="none" w:sz="0" w:space="0" w:color="auto"/>
        <w:left w:val="none" w:sz="0" w:space="0" w:color="auto"/>
        <w:bottom w:val="none" w:sz="0" w:space="0" w:color="auto"/>
        <w:right w:val="none" w:sz="0" w:space="0" w:color="auto"/>
      </w:divBdr>
    </w:div>
    <w:div w:id="763723705">
      <w:bodyDiv w:val="1"/>
      <w:marLeft w:val="0"/>
      <w:marRight w:val="0"/>
      <w:marTop w:val="0"/>
      <w:marBottom w:val="0"/>
      <w:divBdr>
        <w:top w:val="none" w:sz="0" w:space="0" w:color="auto"/>
        <w:left w:val="none" w:sz="0" w:space="0" w:color="auto"/>
        <w:bottom w:val="none" w:sz="0" w:space="0" w:color="auto"/>
        <w:right w:val="none" w:sz="0" w:space="0" w:color="auto"/>
      </w:divBdr>
    </w:div>
    <w:div w:id="764040025">
      <w:bodyDiv w:val="1"/>
      <w:marLeft w:val="0"/>
      <w:marRight w:val="0"/>
      <w:marTop w:val="0"/>
      <w:marBottom w:val="0"/>
      <w:divBdr>
        <w:top w:val="none" w:sz="0" w:space="0" w:color="auto"/>
        <w:left w:val="none" w:sz="0" w:space="0" w:color="auto"/>
        <w:bottom w:val="none" w:sz="0" w:space="0" w:color="auto"/>
        <w:right w:val="none" w:sz="0" w:space="0" w:color="auto"/>
      </w:divBdr>
    </w:div>
    <w:div w:id="764227982">
      <w:bodyDiv w:val="1"/>
      <w:marLeft w:val="0"/>
      <w:marRight w:val="0"/>
      <w:marTop w:val="0"/>
      <w:marBottom w:val="0"/>
      <w:divBdr>
        <w:top w:val="none" w:sz="0" w:space="0" w:color="auto"/>
        <w:left w:val="none" w:sz="0" w:space="0" w:color="auto"/>
        <w:bottom w:val="none" w:sz="0" w:space="0" w:color="auto"/>
        <w:right w:val="none" w:sz="0" w:space="0" w:color="auto"/>
      </w:divBdr>
    </w:div>
    <w:div w:id="764574665">
      <w:bodyDiv w:val="1"/>
      <w:marLeft w:val="0"/>
      <w:marRight w:val="0"/>
      <w:marTop w:val="0"/>
      <w:marBottom w:val="0"/>
      <w:divBdr>
        <w:top w:val="none" w:sz="0" w:space="0" w:color="auto"/>
        <w:left w:val="none" w:sz="0" w:space="0" w:color="auto"/>
        <w:bottom w:val="none" w:sz="0" w:space="0" w:color="auto"/>
        <w:right w:val="none" w:sz="0" w:space="0" w:color="auto"/>
      </w:divBdr>
    </w:div>
    <w:div w:id="764687527">
      <w:bodyDiv w:val="1"/>
      <w:marLeft w:val="0"/>
      <w:marRight w:val="0"/>
      <w:marTop w:val="0"/>
      <w:marBottom w:val="0"/>
      <w:divBdr>
        <w:top w:val="none" w:sz="0" w:space="0" w:color="auto"/>
        <w:left w:val="none" w:sz="0" w:space="0" w:color="auto"/>
        <w:bottom w:val="none" w:sz="0" w:space="0" w:color="auto"/>
        <w:right w:val="none" w:sz="0" w:space="0" w:color="auto"/>
      </w:divBdr>
    </w:div>
    <w:div w:id="765224461">
      <w:bodyDiv w:val="1"/>
      <w:marLeft w:val="0"/>
      <w:marRight w:val="0"/>
      <w:marTop w:val="0"/>
      <w:marBottom w:val="0"/>
      <w:divBdr>
        <w:top w:val="none" w:sz="0" w:space="0" w:color="auto"/>
        <w:left w:val="none" w:sz="0" w:space="0" w:color="auto"/>
        <w:bottom w:val="none" w:sz="0" w:space="0" w:color="auto"/>
        <w:right w:val="none" w:sz="0" w:space="0" w:color="auto"/>
      </w:divBdr>
    </w:div>
    <w:div w:id="766080943">
      <w:bodyDiv w:val="1"/>
      <w:marLeft w:val="0"/>
      <w:marRight w:val="0"/>
      <w:marTop w:val="0"/>
      <w:marBottom w:val="0"/>
      <w:divBdr>
        <w:top w:val="none" w:sz="0" w:space="0" w:color="auto"/>
        <w:left w:val="none" w:sz="0" w:space="0" w:color="auto"/>
        <w:bottom w:val="none" w:sz="0" w:space="0" w:color="auto"/>
        <w:right w:val="none" w:sz="0" w:space="0" w:color="auto"/>
      </w:divBdr>
    </w:div>
    <w:div w:id="766466589">
      <w:bodyDiv w:val="1"/>
      <w:marLeft w:val="0"/>
      <w:marRight w:val="0"/>
      <w:marTop w:val="0"/>
      <w:marBottom w:val="0"/>
      <w:divBdr>
        <w:top w:val="none" w:sz="0" w:space="0" w:color="auto"/>
        <w:left w:val="none" w:sz="0" w:space="0" w:color="auto"/>
        <w:bottom w:val="none" w:sz="0" w:space="0" w:color="auto"/>
        <w:right w:val="none" w:sz="0" w:space="0" w:color="auto"/>
      </w:divBdr>
    </w:div>
    <w:div w:id="767315471">
      <w:bodyDiv w:val="1"/>
      <w:marLeft w:val="0"/>
      <w:marRight w:val="0"/>
      <w:marTop w:val="0"/>
      <w:marBottom w:val="0"/>
      <w:divBdr>
        <w:top w:val="none" w:sz="0" w:space="0" w:color="auto"/>
        <w:left w:val="none" w:sz="0" w:space="0" w:color="auto"/>
        <w:bottom w:val="none" w:sz="0" w:space="0" w:color="auto"/>
        <w:right w:val="none" w:sz="0" w:space="0" w:color="auto"/>
      </w:divBdr>
    </w:div>
    <w:div w:id="769470016">
      <w:bodyDiv w:val="1"/>
      <w:marLeft w:val="0"/>
      <w:marRight w:val="0"/>
      <w:marTop w:val="0"/>
      <w:marBottom w:val="0"/>
      <w:divBdr>
        <w:top w:val="none" w:sz="0" w:space="0" w:color="auto"/>
        <w:left w:val="none" w:sz="0" w:space="0" w:color="auto"/>
        <w:bottom w:val="none" w:sz="0" w:space="0" w:color="auto"/>
        <w:right w:val="none" w:sz="0" w:space="0" w:color="auto"/>
      </w:divBdr>
    </w:div>
    <w:div w:id="771819917">
      <w:bodyDiv w:val="1"/>
      <w:marLeft w:val="0"/>
      <w:marRight w:val="0"/>
      <w:marTop w:val="0"/>
      <w:marBottom w:val="0"/>
      <w:divBdr>
        <w:top w:val="none" w:sz="0" w:space="0" w:color="auto"/>
        <w:left w:val="none" w:sz="0" w:space="0" w:color="auto"/>
        <w:bottom w:val="none" w:sz="0" w:space="0" w:color="auto"/>
        <w:right w:val="none" w:sz="0" w:space="0" w:color="auto"/>
      </w:divBdr>
    </w:div>
    <w:div w:id="772286524">
      <w:bodyDiv w:val="1"/>
      <w:marLeft w:val="0"/>
      <w:marRight w:val="0"/>
      <w:marTop w:val="0"/>
      <w:marBottom w:val="0"/>
      <w:divBdr>
        <w:top w:val="none" w:sz="0" w:space="0" w:color="auto"/>
        <w:left w:val="none" w:sz="0" w:space="0" w:color="auto"/>
        <w:bottom w:val="none" w:sz="0" w:space="0" w:color="auto"/>
        <w:right w:val="none" w:sz="0" w:space="0" w:color="auto"/>
      </w:divBdr>
    </w:div>
    <w:div w:id="772432318">
      <w:bodyDiv w:val="1"/>
      <w:marLeft w:val="0"/>
      <w:marRight w:val="0"/>
      <w:marTop w:val="0"/>
      <w:marBottom w:val="0"/>
      <w:divBdr>
        <w:top w:val="none" w:sz="0" w:space="0" w:color="auto"/>
        <w:left w:val="none" w:sz="0" w:space="0" w:color="auto"/>
        <w:bottom w:val="none" w:sz="0" w:space="0" w:color="auto"/>
        <w:right w:val="none" w:sz="0" w:space="0" w:color="auto"/>
      </w:divBdr>
    </w:div>
    <w:div w:id="772483564">
      <w:bodyDiv w:val="1"/>
      <w:marLeft w:val="0"/>
      <w:marRight w:val="0"/>
      <w:marTop w:val="0"/>
      <w:marBottom w:val="0"/>
      <w:divBdr>
        <w:top w:val="none" w:sz="0" w:space="0" w:color="auto"/>
        <w:left w:val="none" w:sz="0" w:space="0" w:color="auto"/>
        <w:bottom w:val="none" w:sz="0" w:space="0" w:color="auto"/>
        <w:right w:val="none" w:sz="0" w:space="0" w:color="auto"/>
      </w:divBdr>
    </w:div>
    <w:div w:id="772822054">
      <w:bodyDiv w:val="1"/>
      <w:marLeft w:val="0"/>
      <w:marRight w:val="0"/>
      <w:marTop w:val="0"/>
      <w:marBottom w:val="0"/>
      <w:divBdr>
        <w:top w:val="none" w:sz="0" w:space="0" w:color="auto"/>
        <w:left w:val="none" w:sz="0" w:space="0" w:color="auto"/>
        <w:bottom w:val="none" w:sz="0" w:space="0" w:color="auto"/>
        <w:right w:val="none" w:sz="0" w:space="0" w:color="auto"/>
      </w:divBdr>
    </w:div>
    <w:div w:id="773209067">
      <w:bodyDiv w:val="1"/>
      <w:marLeft w:val="0"/>
      <w:marRight w:val="0"/>
      <w:marTop w:val="0"/>
      <w:marBottom w:val="0"/>
      <w:divBdr>
        <w:top w:val="none" w:sz="0" w:space="0" w:color="auto"/>
        <w:left w:val="none" w:sz="0" w:space="0" w:color="auto"/>
        <w:bottom w:val="none" w:sz="0" w:space="0" w:color="auto"/>
        <w:right w:val="none" w:sz="0" w:space="0" w:color="auto"/>
      </w:divBdr>
    </w:div>
    <w:div w:id="773552342">
      <w:bodyDiv w:val="1"/>
      <w:marLeft w:val="0"/>
      <w:marRight w:val="0"/>
      <w:marTop w:val="0"/>
      <w:marBottom w:val="0"/>
      <w:divBdr>
        <w:top w:val="none" w:sz="0" w:space="0" w:color="auto"/>
        <w:left w:val="none" w:sz="0" w:space="0" w:color="auto"/>
        <w:bottom w:val="none" w:sz="0" w:space="0" w:color="auto"/>
        <w:right w:val="none" w:sz="0" w:space="0" w:color="auto"/>
      </w:divBdr>
    </w:div>
    <w:div w:id="773750273">
      <w:bodyDiv w:val="1"/>
      <w:marLeft w:val="0"/>
      <w:marRight w:val="0"/>
      <w:marTop w:val="0"/>
      <w:marBottom w:val="0"/>
      <w:divBdr>
        <w:top w:val="none" w:sz="0" w:space="0" w:color="auto"/>
        <w:left w:val="none" w:sz="0" w:space="0" w:color="auto"/>
        <w:bottom w:val="none" w:sz="0" w:space="0" w:color="auto"/>
        <w:right w:val="none" w:sz="0" w:space="0" w:color="auto"/>
      </w:divBdr>
    </w:div>
    <w:div w:id="773863307">
      <w:bodyDiv w:val="1"/>
      <w:marLeft w:val="0"/>
      <w:marRight w:val="0"/>
      <w:marTop w:val="0"/>
      <w:marBottom w:val="0"/>
      <w:divBdr>
        <w:top w:val="none" w:sz="0" w:space="0" w:color="auto"/>
        <w:left w:val="none" w:sz="0" w:space="0" w:color="auto"/>
        <w:bottom w:val="none" w:sz="0" w:space="0" w:color="auto"/>
        <w:right w:val="none" w:sz="0" w:space="0" w:color="auto"/>
      </w:divBdr>
    </w:div>
    <w:div w:id="773936589">
      <w:bodyDiv w:val="1"/>
      <w:marLeft w:val="0"/>
      <w:marRight w:val="0"/>
      <w:marTop w:val="0"/>
      <w:marBottom w:val="0"/>
      <w:divBdr>
        <w:top w:val="none" w:sz="0" w:space="0" w:color="auto"/>
        <w:left w:val="none" w:sz="0" w:space="0" w:color="auto"/>
        <w:bottom w:val="none" w:sz="0" w:space="0" w:color="auto"/>
        <w:right w:val="none" w:sz="0" w:space="0" w:color="auto"/>
      </w:divBdr>
    </w:div>
    <w:div w:id="774525054">
      <w:bodyDiv w:val="1"/>
      <w:marLeft w:val="0"/>
      <w:marRight w:val="0"/>
      <w:marTop w:val="0"/>
      <w:marBottom w:val="0"/>
      <w:divBdr>
        <w:top w:val="none" w:sz="0" w:space="0" w:color="auto"/>
        <w:left w:val="none" w:sz="0" w:space="0" w:color="auto"/>
        <w:bottom w:val="none" w:sz="0" w:space="0" w:color="auto"/>
        <w:right w:val="none" w:sz="0" w:space="0" w:color="auto"/>
      </w:divBdr>
    </w:div>
    <w:div w:id="774635830">
      <w:bodyDiv w:val="1"/>
      <w:marLeft w:val="0"/>
      <w:marRight w:val="0"/>
      <w:marTop w:val="0"/>
      <w:marBottom w:val="0"/>
      <w:divBdr>
        <w:top w:val="none" w:sz="0" w:space="0" w:color="auto"/>
        <w:left w:val="none" w:sz="0" w:space="0" w:color="auto"/>
        <w:bottom w:val="none" w:sz="0" w:space="0" w:color="auto"/>
        <w:right w:val="none" w:sz="0" w:space="0" w:color="auto"/>
      </w:divBdr>
    </w:div>
    <w:div w:id="775369579">
      <w:bodyDiv w:val="1"/>
      <w:marLeft w:val="0"/>
      <w:marRight w:val="0"/>
      <w:marTop w:val="0"/>
      <w:marBottom w:val="0"/>
      <w:divBdr>
        <w:top w:val="none" w:sz="0" w:space="0" w:color="auto"/>
        <w:left w:val="none" w:sz="0" w:space="0" w:color="auto"/>
        <w:bottom w:val="none" w:sz="0" w:space="0" w:color="auto"/>
        <w:right w:val="none" w:sz="0" w:space="0" w:color="auto"/>
      </w:divBdr>
    </w:div>
    <w:div w:id="775370920">
      <w:bodyDiv w:val="1"/>
      <w:marLeft w:val="0"/>
      <w:marRight w:val="0"/>
      <w:marTop w:val="0"/>
      <w:marBottom w:val="0"/>
      <w:divBdr>
        <w:top w:val="none" w:sz="0" w:space="0" w:color="auto"/>
        <w:left w:val="none" w:sz="0" w:space="0" w:color="auto"/>
        <w:bottom w:val="none" w:sz="0" w:space="0" w:color="auto"/>
        <w:right w:val="none" w:sz="0" w:space="0" w:color="auto"/>
      </w:divBdr>
    </w:div>
    <w:div w:id="776944462">
      <w:bodyDiv w:val="1"/>
      <w:marLeft w:val="0"/>
      <w:marRight w:val="0"/>
      <w:marTop w:val="0"/>
      <w:marBottom w:val="0"/>
      <w:divBdr>
        <w:top w:val="none" w:sz="0" w:space="0" w:color="auto"/>
        <w:left w:val="none" w:sz="0" w:space="0" w:color="auto"/>
        <w:bottom w:val="none" w:sz="0" w:space="0" w:color="auto"/>
        <w:right w:val="none" w:sz="0" w:space="0" w:color="auto"/>
      </w:divBdr>
    </w:div>
    <w:div w:id="777214039">
      <w:bodyDiv w:val="1"/>
      <w:marLeft w:val="0"/>
      <w:marRight w:val="0"/>
      <w:marTop w:val="0"/>
      <w:marBottom w:val="0"/>
      <w:divBdr>
        <w:top w:val="none" w:sz="0" w:space="0" w:color="auto"/>
        <w:left w:val="none" w:sz="0" w:space="0" w:color="auto"/>
        <w:bottom w:val="none" w:sz="0" w:space="0" w:color="auto"/>
        <w:right w:val="none" w:sz="0" w:space="0" w:color="auto"/>
      </w:divBdr>
    </w:div>
    <w:div w:id="778069663">
      <w:bodyDiv w:val="1"/>
      <w:marLeft w:val="0"/>
      <w:marRight w:val="0"/>
      <w:marTop w:val="0"/>
      <w:marBottom w:val="0"/>
      <w:divBdr>
        <w:top w:val="none" w:sz="0" w:space="0" w:color="auto"/>
        <w:left w:val="none" w:sz="0" w:space="0" w:color="auto"/>
        <w:bottom w:val="none" w:sz="0" w:space="0" w:color="auto"/>
        <w:right w:val="none" w:sz="0" w:space="0" w:color="auto"/>
      </w:divBdr>
    </w:div>
    <w:div w:id="778913725">
      <w:bodyDiv w:val="1"/>
      <w:marLeft w:val="0"/>
      <w:marRight w:val="0"/>
      <w:marTop w:val="0"/>
      <w:marBottom w:val="0"/>
      <w:divBdr>
        <w:top w:val="none" w:sz="0" w:space="0" w:color="auto"/>
        <w:left w:val="none" w:sz="0" w:space="0" w:color="auto"/>
        <w:bottom w:val="none" w:sz="0" w:space="0" w:color="auto"/>
        <w:right w:val="none" w:sz="0" w:space="0" w:color="auto"/>
      </w:divBdr>
    </w:div>
    <w:div w:id="779376369">
      <w:bodyDiv w:val="1"/>
      <w:marLeft w:val="0"/>
      <w:marRight w:val="0"/>
      <w:marTop w:val="0"/>
      <w:marBottom w:val="0"/>
      <w:divBdr>
        <w:top w:val="none" w:sz="0" w:space="0" w:color="auto"/>
        <w:left w:val="none" w:sz="0" w:space="0" w:color="auto"/>
        <w:bottom w:val="none" w:sz="0" w:space="0" w:color="auto"/>
        <w:right w:val="none" w:sz="0" w:space="0" w:color="auto"/>
      </w:divBdr>
    </w:div>
    <w:div w:id="779376399">
      <w:bodyDiv w:val="1"/>
      <w:marLeft w:val="0"/>
      <w:marRight w:val="0"/>
      <w:marTop w:val="0"/>
      <w:marBottom w:val="0"/>
      <w:divBdr>
        <w:top w:val="none" w:sz="0" w:space="0" w:color="auto"/>
        <w:left w:val="none" w:sz="0" w:space="0" w:color="auto"/>
        <w:bottom w:val="none" w:sz="0" w:space="0" w:color="auto"/>
        <w:right w:val="none" w:sz="0" w:space="0" w:color="auto"/>
      </w:divBdr>
    </w:div>
    <w:div w:id="780027020">
      <w:bodyDiv w:val="1"/>
      <w:marLeft w:val="0"/>
      <w:marRight w:val="0"/>
      <w:marTop w:val="0"/>
      <w:marBottom w:val="0"/>
      <w:divBdr>
        <w:top w:val="none" w:sz="0" w:space="0" w:color="auto"/>
        <w:left w:val="none" w:sz="0" w:space="0" w:color="auto"/>
        <w:bottom w:val="none" w:sz="0" w:space="0" w:color="auto"/>
        <w:right w:val="none" w:sz="0" w:space="0" w:color="auto"/>
      </w:divBdr>
    </w:div>
    <w:div w:id="780075267">
      <w:bodyDiv w:val="1"/>
      <w:marLeft w:val="0"/>
      <w:marRight w:val="0"/>
      <w:marTop w:val="0"/>
      <w:marBottom w:val="0"/>
      <w:divBdr>
        <w:top w:val="none" w:sz="0" w:space="0" w:color="auto"/>
        <w:left w:val="none" w:sz="0" w:space="0" w:color="auto"/>
        <w:bottom w:val="none" w:sz="0" w:space="0" w:color="auto"/>
        <w:right w:val="none" w:sz="0" w:space="0" w:color="auto"/>
      </w:divBdr>
    </w:div>
    <w:div w:id="780494272">
      <w:bodyDiv w:val="1"/>
      <w:marLeft w:val="0"/>
      <w:marRight w:val="0"/>
      <w:marTop w:val="0"/>
      <w:marBottom w:val="0"/>
      <w:divBdr>
        <w:top w:val="none" w:sz="0" w:space="0" w:color="auto"/>
        <w:left w:val="none" w:sz="0" w:space="0" w:color="auto"/>
        <w:bottom w:val="none" w:sz="0" w:space="0" w:color="auto"/>
        <w:right w:val="none" w:sz="0" w:space="0" w:color="auto"/>
      </w:divBdr>
    </w:div>
    <w:div w:id="781152464">
      <w:bodyDiv w:val="1"/>
      <w:marLeft w:val="0"/>
      <w:marRight w:val="0"/>
      <w:marTop w:val="0"/>
      <w:marBottom w:val="0"/>
      <w:divBdr>
        <w:top w:val="none" w:sz="0" w:space="0" w:color="auto"/>
        <w:left w:val="none" w:sz="0" w:space="0" w:color="auto"/>
        <w:bottom w:val="none" w:sz="0" w:space="0" w:color="auto"/>
        <w:right w:val="none" w:sz="0" w:space="0" w:color="auto"/>
      </w:divBdr>
      <w:divsChild>
        <w:div w:id="41560187">
          <w:marLeft w:val="640"/>
          <w:marRight w:val="0"/>
          <w:marTop w:val="0"/>
          <w:marBottom w:val="0"/>
          <w:divBdr>
            <w:top w:val="none" w:sz="0" w:space="0" w:color="auto"/>
            <w:left w:val="none" w:sz="0" w:space="0" w:color="auto"/>
            <w:bottom w:val="none" w:sz="0" w:space="0" w:color="auto"/>
            <w:right w:val="none" w:sz="0" w:space="0" w:color="auto"/>
          </w:divBdr>
        </w:div>
        <w:div w:id="185873402">
          <w:marLeft w:val="640"/>
          <w:marRight w:val="0"/>
          <w:marTop w:val="0"/>
          <w:marBottom w:val="0"/>
          <w:divBdr>
            <w:top w:val="none" w:sz="0" w:space="0" w:color="auto"/>
            <w:left w:val="none" w:sz="0" w:space="0" w:color="auto"/>
            <w:bottom w:val="none" w:sz="0" w:space="0" w:color="auto"/>
            <w:right w:val="none" w:sz="0" w:space="0" w:color="auto"/>
          </w:divBdr>
        </w:div>
        <w:div w:id="187916982">
          <w:marLeft w:val="640"/>
          <w:marRight w:val="0"/>
          <w:marTop w:val="0"/>
          <w:marBottom w:val="0"/>
          <w:divBdr>
            <w:top w:val="none" w:sz="0" w:space="0" w:color="auto"/>
            <w:left w:val="none" w:sz="0" w:space="0" w:color="auto"/>
            <w:bottom w:val="none" w:sz="0" w:space="0" w:color="auto"/>
            <w:right w:val="none" w:sz="0" w:space="0" w:color="auto"/>
          </w:divBdr>
        </w:div>
        <w:div w:id="201482525">
          <w:marLeft w:val="640"/>
          <w:marRight w:val="0"/>
          <w:marTop w:val="0"/>
          <w:marBottom w:val="0"/>
          <w:divBdr>
            <w:top w:val="none" w:sz="0" w:space="0" w:color="auto"/>
            <w:left w:val="none" w:sz="0" w:space="0" w:color="auto"/>
            <w:bottom w:val="none" w:sz="0" w:space="0" w:color="auto"/>
            <w:right w:val="none" w:sz="0" w:space="0" w:color="auto"/>
          </w:divBdr>
        </w:div>
        <w:div w:id="203176939">
          <w:marLeft w:val="640"/>
          <w:marRight w:val="0"/>
          <w:marTop w:val="0"/>
          <w:marBottom w:val="0"/>
          <w:divBdr>
            <w:top w:val="none" w:sz="0" w:space="0" w:color="auto"/>
            <w:left w:val="none" w:sz="0" w:space="0" w:color="auto"/>
            <w:bottom w:val="none" w:sz="0" w:space="0" w:color="auto"/>
            <w:right w:val="none" w:sz="0" w:space="0" w:color="auto"/>
          </w:divBdr>
        </w:div>
        <w:div w:id="221329878">
          <w:marLeft w:val="640"/>
          <w:marRight w:val="0"/>
          <w:marTop w:val="0"/>
          <w:marBottom w:val="0"/>
          <w:divBdr>
            <w:top w:val="none" w:sz="0" w:space="0" w:color="auto"/>
            <w:left w:val="none" w:sz="0" w:space="0" w:color="auto"/>
            <w:bottom w:val="none" w:sz="0" w:space="0" w:color="auto"/>
            <w:right w:val="none" w:sz="0" w:space="0" w:color="auto"/>
          </w:divBdr>
        </w:div>
        <w:div w:id="256450372">
          <w:marLeft w:val="640"/>
          <w:marRight w:val="0"/>
          <w:marTop w:val="0"/>
          <w:marBottom w:val="0"/>
          <w:divBdr>
            <w:top w:val="none" w:sz="0" w:space="0" w:color="auto"/>
            <w:left w:val="none" w:sz="0" w:space="0" w:color="auto"/>
            <w:bottom w:val="none" w:sz="0" w:space="0" w:color="auto"/>
            <w:right w:val="none" w:sz="0" w:space="0" w:color="auto"/>
          </w:divBdr>
        </w:div>
        <w:div w:id="287393273">
          <w:marLeft w:val="640"/>
          <w:marRight w:val="0"/>
          <w:marTop w:val="0"/>
          <w:marBottom w:val="0"/>
          <w:divBdr>
            <w:top w:val="none" w:sz="0" w:space="0" w:color="auto"/>
            <w:left w:val="none" w:sz="0" w:space="0" w:color="auto"/>
            <w:bottom w:val="none" w:sz="0" w:space="0" w:color="auto"/>
            <w:right w:val="none" w:sz="0" w:space="0" w:color="auto"/>
          </w:divBdr>
        </w:div>
        <w:div w:id="329793276">
          <w:marLeft w:val="640"/>
          <w:marRight w:val="0"/>
          <w:marTop w:val="0"/>
          <w:marBottom w:val="0"/>
          <w:divBdr>
            <w:top w:val="none" w:sz="0" w:space="0" w:color="auto"/>
            <w:left w:val="none" w:sz="0" w:space="0" w:color="auto"/>
            <w:bottom w:val="none" w:sz="0" w:space="0" w:color="auto"/>
            <w:right w:val="none" w:sz="0" w:space="0" w:color="auto"/>
          </w:divBdr>
        </w:div>
        <w:div w:id="496507480">
          <w:marLeft w:val="640"/>
          <w:marRight w:val="0"/>
          <w:marTop w:val="0"/>
          <w:marBottom w:val="0"/>
          <w:divBdr>
            <w:top w:val="none" w:sz="0" w:space="0" w:color="auto"/>
            <w:left w:val="none" w:sz="0" w:space="0" w:color="auto"/>
            <w:bottom w:val="none" w:sz="0" w:space="0" w:color="auto"/>
            <w:right w:val="none" w:sz="0" w:space="0" w:color="auto"/>
          </w:divBdr>
        </w:div>
        <w:div w:id="539513485">
          <w:marLeft w:val="640"/>
          <w:marRight w:val="0"/>
          <w:marTop w:val="0"/>
          <w:marBottom w:val="0"/>
          <w:divBdr>
            <w:top w:val="none" w:sz="0" w:space="0" w:color="auto"/>
            <w:left w:val="none" w:sz="0" w:space="0" w:color="auto"/>
            <w:bottom w:val="none" w:sz="0" w:space="0" w:color="auto"/>
            <w:right w:val="none" w:sz="0" w:space="0" w:color="auto"/>
          </w:divBdr>
        </w:div>
        <w:div w:id="642007974">
          <w:marLeft w:val="640"/>
          <w:marRight w:val="0"/>
          <w:marTop w:val="0"/>
          <w:marBottom w:val="0"/>
          <w:divBdr>
            <w:top w:val="none" w:sz="0" w:space="0" w:color="auto"/>
            <w:left w:val="none" w:sz="0" w:space="0" w:color="auto"/>
            <w:bottom w:val="none" w:sz="0" w:space="0" w:color="auto"/>
            <w:right w:val="none" w:sz="0" w:space="0" w:color="auto"/>
          </w:divBdr>
        </w:div>
        <w:div w:id="648362783">
          <w:marLeft w:val="640"/>
          <w:marRight w:val="0"/>
          <w:marTop w:val="0"/>
          <w:marBottom w:val="0"/>
          <w:divBdr>
            <w:top w:val="none" w:sz="0" w:space="0" w:color="auto"/>
            <w:left w:val="none" w:sz="0" w:space="0" w:color="auto"/>
            <w:bottom w:val="none" w:sz="0" w:space="0" w:color="auto"/>
            <w:right w:val="none" w:sz="0" w:space="0" w:color="auto"/>
          </w:divBdr>
        </w:div>
        <w:div w:id="796798940">
          <w:marLeft w:val="640"/>
          <w:marRight w:val="0"/>
          <w:marTop w:val="0"/>
          <w:marBottom w:val="0"/>
          <w:divBdr>
            <w:top w:val="none" w:sz="0" w:space="0" w:color="auto"/>
            <w:left w:val="none" w:sz="0" w:space="0" w:color="auto"/>
            <w:bottom w:val="none" w:sz="0" w:space="0" w:color="auto"/>
            <w:right w:val="none" w:sz="0" w:space="0" w:color="auto"/>
          </w:divBdr>
        </w:div>
        <w:div w:id="815099348">
          <w:marLeft w:val="640"/>
          <w:marRight w:val="0"/>
          <w:marTop w:val="0"/>
          <w:marBottom w:val="0"/>
          <w:divBdr>
            <w:top w:val="none" w:sz="0" w:space="0" w:color="auto"/>
            <w:left w:val="none" w:sz="0" w:space="0" w:color="auto"/>
            <w:bottom w:val="none" w:sz="0" w:space="0" w:color="auto"/>
            <w:right w:val="none" w:sz="0" w:space="0" w:color="auto"/>
          </w:divBdr>
        </w:div>
        <w:div w:id="1026902237">
          <w:marLeft w:val="640"/>
          <w:marRight w:val="0"/>
          <w:marTop w:val="0"/>
          <w:marBottom w:val="0"/>
          <w:divBdr>
            <w:top w:val="none" w:sz="0" w:space="0" w:color="auto"/>
            <w:left w:val="none" w:sz="0" w:space="0" w:color="auto"/>
            <w:bottom w:val="none" w:sz="0" w:space="0" w:color="auto"/>
            <w:right w:val="none" w:sz="0" w:space="0" w:color="auto"/>
          </w:divBdr>
        </w:div>
        <w:div w:id="1099595307">
          <w:marLeft w:val="640"/>
          <w:marRight w:val="0"/>
          <w:marTop w:val="0"/>
          <w:marBottom w:val="0"/>
          <w:divBdr>
            <w:top w:val="none" w:sz="0" w:space="0" w:color="auto"/>
            <w:left w:val="none" w:sz="0" w:space="0" w:color="auto"/>
            <w:bottom w:val="none" w:sz="0" w:space="0" w:color="auto"/>
            <w:right w:val="none" w:sz="0" w:space="0" w:color="auto"/>
          </w:divBdr>
        </w:div>
        <w:div w:id="1183662281">
          <w:marLeft w:val="640"/>
          <w:marRight w:val="0"/>
          <w:marTop w:val="0"/>
          <w:marBottom w:val="0"/>
          <w:divBdr>
            <w:top w:val="none" w:sz="0" w:space="0" w:color="auto"/>
            <w:left w:val="none" w:sz="0" w:space="0" w:color="auto"/>
            <w:bottom w:val="none" w:sz="0" w:space="0" w:color="auto"/>
            <w:right w:val="none" w:sz="0" w:space="0" w:color="auto"/>
          </w:divBdr>
        </w:div>
        <w:div w:id="1326978349">
          <w:marLeft w:val="640"/>
          <w:marRight w:val="0"/>
          <w:marTop w:val="0"/>
          <w:marBottom w:val="0"/>
          <w:divBdr>
            <w:top w:val="none" w:sz="0" w:space="0" w:color="auto"/>
            <w:left w:val="none" w:sz="0" w:space="0" w:color="auto"/>
            <w:bottom w:val="none" w:sz="0" w:space="0" w:color="auto"/>
            <w:right w:val="none" w:sz="0" w:space="0" w:color="auto"/>
          </w:divBdr>
        </w:div>
        <w:div w:id="1425227453">
          <w:marLeft w:val="640"/>
          <w:marRight w:val="0"/>
          <w:marTop w:val="0"/>
          <w:marBottom w:val="0"/>
          <w:divBdr>
            <w:top w:val="none" w:sz="0" w:space="0" w:color="auto"/>
            <w:left w:val="none" w:sz="0" w:space="0" w:color="auto"/>
            <w:bottom w:val="none" w:sz="0" w:space="0" w:color="auto"/>
            <w:right w:val="none" w:sz="0" w:space="0" w:color="auto"/>
          </w:divBdr>
        </w:div>
        <w:div w:id="1429698422">
          <w:marLeft w:val="640"/>
          <w:marRight w:val="0"/>
          <w:marTop w:val="0"/>
          <w:marBottom w:val="0"/>
          <w:divBdr>
            <w:top w:val="none" w:sz="0" w:space="0" w:color="auto"/>
            <w:left w:val="none" w:sz="0" w:space="0" w:color="auto"/>
            <w:bottom w:val="none" w:sz="0" w:space="0" w:color="auto"/>
            <w:right w:val="none" w:sz="0" w:space="0" w:color="auto"/>
          </w:divBdr>
        </w:div>
        <w:div w:id="1531260028">
          <w:marLeft w:val="640"/>
          <w:marRight w:val="0"/>
          <w:marTop w:val="0"/>
          <w:marBottom w:val="0"/>
          <w:divBdr>
            <w:top w:val="none" w:sz="0" w:space="0" w:color="auto"/>
            <w:left w:val="none" w:sz="0" w:space="0" w:color="auto"/>
            <w:bottom w:val="none" w:sz="0" w:space="0" w:color="auto"/>
            <w:right w:val="none" w:sz="0" w:space="0" w:color="auto"/>
          </w:divBdr>
        </w:div>
        <w:div w:id="1559052287">
          <w:marLeft w:val="640"/>
          <w:marRight w:val="0"/>
          <w:marTop w:val="0"/>
          <w:marBottom w:val="0"/>
          <w:divBdr>
            <w:top w:val="none" w:sz="0" w:space="0" w:color="auto"/>
            <w:left w:val="none" w:sz="0" w:space="0" w:color="auto"/>
            <w:bottom w:val="none" w:sz="0" w:space="0" w:color="auto"/>
            <w:right w:val="none" w:sz="0" w:space="0" w:color="auto"/>
          </w:divBdr>
        </w:div>
        <w:div w:id="1570771341">
          <w:marLeft w:val="640"/>
          <w:marRight w:val="0"/>
          <w:marTop w:val="0"/>
          <w:marBottom w:val="0"/>
          <w:divBdr>
            <w:top w:val="none" w:sz="0" w:space="0" w:color="auto"/>
            <w:left w:val="none" w:sz="0" w:space="0" w:color="auto"/>
            <w:bottom w:val="none" w:sz="0" w:space="0" w:color="auto"/>
            <w:right w:val="none" w:sz="0" w:space="0" w:color="auto"/>
          </w:divBdr>
        </w:div>
        <w:div w:id="1605187493">
          <w:marLeft w:val="640"/>
          <w:marRight w:val="0"/>
          <w:marTop w:val="0"/>
          <w:marBottom w:val="0"/>
          <w:divBdr>
            <w:top w:val="none" w:sz="0" w:space="0" w:color="auto"/>
            <w:left w:val="none" w:sz="0" w:space="0" w:color="auto"/>
            <w:bottom w:val="none" w:sz="0" w:space="0" w:color="auto"/>
            <w:right w:val="none" w:sz="0" w:space="0" w:color="auto"/>
          </w:divBdr>
        </w:div>
        <w:div w:id="1638099200">
          <w:marLeft w:val="640"/>
          <w:marRight w:val="0"/>
          <w:marTop w:val="0"/>
          <w:marBottom w:val="0"/>
          <w:divBdr>
            <w:top w:val="none" w:sz="0" w:space="0" w:color="auto"/>
            <w:left w:val="none" w:sz="0" w:space="0" w:color="auto"/>
            <w:bottom w:val="none" w:sz="0" w:space="0" w:color="auto"/>
            <w:right w:val="none" w:sz="0" w:space="0" w:color="auto"/>
          </w:divBdr>
        </w:div>
        <w:div w:id="1691180865">
          <w:marLeft w:val="640"/>
          <w:marRight w:val="0"/>
          <w:marTop w:val="0"/>
          <w:marBottom w:val="0"/>
          <w:divBdr>
            <w:top w:val="none" w:sz="0" w:space="0" w:color="auto"/>
            <w:left w:val="none" w:sz="0" w:space="0" w:color="auto"/>
            <w:bottom w:val="none" w:sz="0" w:space="0" w:color="auto"/>
            <w:right w:val="none" w:sz="0" w:space="0" w:color="auto"/>
          </w:divBdr>
        </w:div>
        <w:div w:id="1769084488">
          <w:marLeft w:val="640"/>
          <w:marRight w:val="0"/>
          <w:marTop w:val="0"/>
          <w:marBottom w:val="0"/>
          <w:divBdr>
            <w:top w:val="none" w:sz="0" w:space="0" w:color="auto"/>
            <w:left w:val="none" w:sz="0" w:space="0" w:color="auto"/>
            <w:bottom w:val="none" w:sz="0" w:space="0" w:color="auto"/>
            <w:right w:val="none" w:sz="0" w:space="0" w:color="auto"/>
          </w:divBdr>
        </w:div>
        <w:div w:id="1791437347">
          <w:marLeft w:val="640"/>
          <w:marRight w:val="0"/>
          <w:marTop w:val="0"/>
          <w:marBottom w:val="0"/>
          <w:divBdr>
            <w:top w:val="none" w:sz="0" w:space="0" w:color="auto"/>
            <w:left w:val="none" w:sz="0" w:space="0" w:color="auto"/>
            <w:bottom w:val="none" w:sz="0" w:space="0" w:color="auto"/>
            <w:right w:val="none" w:sz="0" w:space="0" w:color="auto"/>
          </w:divBdr>
        </w:div>
        <w:div w:id="1888175646">
          <w:marLeft w:val="640"/>
          <w:marRight w:val="0"/>
          <w:marTop w:val="0"/>
          <w:marBottom w:val="0"/>
          <w:divBdr>
            <w:top w:val="none" w:sz="0" w:space="0" w:color="auto"/>
            <w:left w:val="none" w:sz="0" w:space="0" w:color="auto"/>
            <w:bottom w:val="none" w:sz="0" w:space="0" w:color="auto"/>
            <w:right w:val="none" w:sz="0" w:space="0" w:color="auto"/>
          </w:divBdr>
        </w:div>
        <w:div w:id="2010597154">
          <w:marLeft w:val="640"/>
          <w:marRight w:val="0"/>
          <w:marTop w:val="0"/>
          <w:marBottom w:val="0"/>
          <w:divBdr>
            <w:top w:val="none" w:sz="0" w:space="0" w:color="auto"/>
            <w:left w:val="none" w:sz="0" w:space="0" w:color="auto"/>
            <w:bottom w:val="none" w:sz="0" w:space="0" w:color="auto"/>
            <w:right w:val="none" w:sz="0" w:space="0" w:color="auto"/>
          </w:divBdr>
        </w:div>
        <w:div w:id="2077897624">
          <w:marLeft w:val="640"/>
          <w:marRight w:val="0"/>
          <w:marTop w:val="0"/>
          <w:marBottom w:val="0"/>
          <w:divBdr>
            <w:top w:val="none" w:sz="0" w:space="0" w:color="auto"/>
            <w:left w:val="none" w:sz="0" w:space="0" w:color="auto"/>
            <w:bottom w:val="none" w:sz="0" w:space="0" w:color="auto"/>
            <w:right w:val="none" w:sz="0" w:space="0" w:color="auto"/>
          </w:divBdr>
        </w:div>
        <w:div w:id="2121752752">
          <w:marLeft w:val="640"/>
          <w:marRight w:val="0"/>
          <w:marTop w:val="0"/>
          <w:marBottom w:val="0"/>
          <w:divBdr>
            <w:top w:val="none" w:sz="0" w:space="0" w:color="auto"/>
            <w:left w:val="none" w:sz="0" w:space="0" w:color="auto"/>
            <w:bottom w:val="none" w:sz="0" w:space="0" w:color="auto"/>
            <w:right w:val="none" w:sz="0" w:space="0" w:color="auto"/>
          </w:divBdr>
        </w:div>
      </w:divsChild>
    </w:div>
    <w:div w:id="781455888">
      <w:bodyDiv w:val="1"/>
      <w:marLeft w:val="0"/>
      <w:marRight w:val="0"/>
      <w:marTop w:val="0"/>
      <w:marBottom w:val="0"/>
      <w:divBdr>
        <w:top w:val="none" w:sz="0" w:space="0" w:color="auto"/>
        <w:left w:val="none" w:sz="0" w:space="0" w:color="auto"/>
        <w:bottom w:val="none" w:sz="0" w:space="0" w:color="auto"/>
        <w:right w:val="none" w:sz="0" w:space="0" w:color="auto"/>
      </w:divBdr>
    </w:div>
    <w:div w:id="782306682">
      <w:bodyDiv w:val="1"/>
      <w:marLeft w:val="0"/>
      <w:marRight w:val="0"/>
      <w:marTop w:val="0"/>
      <w:marBottom w:val="0"/>
      <w:divBdr>
        <w:top w:val="none" w:sz="0" w:space="0" w:color="auto"/>
        <w:left w:val="none" w:sz="0" w:space="0" w:color="auto"/>
        <w:bottom w:val="none" w:sz="0" w:space="0" w:color="auto"/>
        <w:right w:val="none" w:sz="0" w:space="0" w:color="auto"/>
      </w:divBdr>
    </w:div>
    <w:div w:id="784007780">
      <w:bodyDiv w:val="1"/>
      <w:marLeft w:val="0"/>
      <w:marRight w:val="0"/>
      <w:marTop w:val="0"/>
      <w:marBottom w:val="0"/>
      <w:divBdr>
        <w:top w:val="none" w:sz="0" w:space="0" w:color="auto"/>
        <w:left w:val="none" w:sz="0" w:space="0" w:color="auto"/>
        <w:bottom w:val="none" w:sz="0" w:space="0" w:color="auto"/>
        <w:right w:val="none" w:sz="0" w:space="0" w:color="auto"/>
      </w:divBdr>
    </w:div>
    <w:div w:id="785077446">
      <w:bodyDiv w:val="1"/>
      <w:marLeft w:val="0"/>
      <w:marRight w:val="0"/>
      <w:marTop w:val="0"/>
      <w:marBottom w:val="0"/>
      <w:divBdr>
        <w:top w:val="none" w:sz="0" w:space="0" w:color="auto"/>
        <w:left w:val="none" w:sz="0" w:space="0" w:color="auto"/>
        <w:bottom w:val="none" w:sz="0" w:space="0" w:color="auto"/>
        <w:right w:val="none" w:sz="0" w:space="0" w:color="auto"/>
      </w:divBdr>
    </w:div>
    <w:div w:id="785081374">
      <w:bodyDiv w:val="1"/>
      <w:marLeft w:val="0"/>
      <w:marRight w:val="0"/>
      <w:marTop w:val="0"/>
      <w:marBottom w:val="0"/>
      <w:divBdr>
        <w:top w:val="none" w:sz="0" w:space="0" w:color="auto"/>
        <w:left w:val="none" w:sz="0" w:space="0" w:color="auto"/>
        <w:bottom w:val="none" w:sz="0" w:space="0" w:color="auto"/>
        <w:right w:val="none" w:sz="0" w:space="0" w:color="auto"/>
      </w:divBdr>
    </w:div>
    <w:div w:id="785469573">
      <w:bodyDiv w:val="1"/>
      <w:marLeft w:val="0"/>
      <w:marRight w:val="0"/>
      <w:marTop w:val="0"/>
      <w:marBottom w:val="0"/>
      <w:divBdr>
        <w:top w:val="none" w:sz="0" w:space="0" w:color="auto"/>
        <w:left w:val="none" w:sz="0" w:space="0" w:color="auto"/>
        <w:bottom w:val="none" w:sz="0" w:space="0" w:color="auto"/>
        <w:right w:val="none" w:sz="0" w:space="0" w:color="auto"/>
      </w:divBdr>
      <w:divsChild>
        <w:div w:id="64649623">
          <w:marLeft w:val="640"/>
          <w:marRight w:val="0"/>
          <w:marTop w:val="0"/>
          <w:marBottom w:val="0"/>
          <w:divBdr>
            <w:top w:val="none" w:sz="0" w:space="0" w:color="auto"/>
            <w:left w:val="none" w:sz="0" w:space="0" w:color="auto"/>
            <w:bottom w:val="none" w:sz="0" w:space="0" w:color="auto"/>
            <w:right w:val="none" w:sz="0" w:space="0" w:color="auto"/>
          </w:divBdr>
        </w:div>
        <w:div w:id="342055341">
          <w:marLeft w:val="640"/>
          <w:marRight w:val="0"/>
          <w:marTop w:val="0"/>
          <w:marBottom w:val="0"/>
          <w:divBdr>
            <w:top w:val="none" w:sz="0" w:space="0" w:color="auto"/>
            <w:left w:val="none" w:sz="0" w:space="0" w:color="auto"/>
            <w:bottom w:val="none" w:sz="0" w:space="0" w:color="auto"/>
            <w:right w:val="none" w:sz="0" w:space="0" w:color="auto"/>
          </w:divBdr>
        </w:div>
        <w:div w:id="426732238">
          <w:marLeft w:val="640"/>
          <w:marRight w:val="0"/>
          <w:marTop w:val="0"/>
          <w:marBottom w:val="0"/>
          <w:divBdr>
            <w:top w:val="none" w:sz="0" w:space="0" w:color="auto"/>
            <w:left w:val="none" w:sz="0" w:space="0" w:color="auto"/>
            <w:bottom w:val="none" w:sz="0" w:space="0" w:color="auto"/>
            <w:right w:val="none" w:sz="0" w:space="0" w:color="auto"/>
          </w:divBdr>
        </w:div>
        <w:div w:id="434713381">
          <w:marLeft w:val="640"/>
          <w:marRight w:val="0"/>
          <w:marTop w:val="0"/>
          <w:marBottom w:val="0"/>
          <w:divBdr>
            <w:top w:val="none" w:sz="0" w:space="0" w:color="auto"/>
            <w:left w:val="none" w:sz="0" w:space="0" w:color="auto"/>
            <w:bottom w:val="none" w:sz="0" w:space="0" w:color="auto"/>
            <w:right w:val="none" w:sz="0" w:space="0" w:color="auto"/>
          </w:divBdr>
        </w:div>
        <w:div w:id="472991214">
          <w:marLeft w:val="640"/>
          <w:marRight w:val="0"/>
          <w:marTop w:val="0"/>
          <w:marBottom w:val="0"/>
          <w:divBdr>
            <w:top w:val="none" w:sz="0" w:space="0" w:color="auto"/>
            <w:left w:val="none" w:sz="0" w:space="0" w:color="auto"/>
            <w:bottom w:val="none" w:sz="0" w:space="0" w:color="auto"/>
            <w:right w:val="none" w:sz="0" w:space="0" w:color="auto"/>
          </w:divBdr>
        </w:div>
        <w:div w:id="584188905">
          <w:marLeft w:val="640"/>
          <w:marRight w:val="0"/>
          <w:marTop w:val="0"/>
          <w:marBottom w:val="0"/>
          <w:divBdr>
            <w:top w:val="none" w:sz="0" w:space="0" w:color="auto"/>
            <w:left w:val="none" w:sz="0" w:space="0" w:color="auto"/>
            <w:bottom w:val="none" w:sz="0" w:space="0" w:color="auto"/>
            <w:right w:val="none" w:sz="0" w:space="0" w:color="auto"/>
          </w:divBdr>
        </w:div>
        <w:div w:id="691037036">
          <w:marLeft w:val="640"/>
          <w:marRight w:val="0"/>
          <w:marTop w:val="0"/>
          <w:marBottom w:val="0"/>
          <w:divBdr>
            <w:top w:val="none" w:sz="0" w:space="0" w:color="auto"/>
            <w:left w:val="none" w:sz="0" w:space="0" w:color="auto"/>
            <w:bottom w:val="none" w:sz="0" w:space="0" w:color="auto"/>
            <w:right w:val="none" w:sz="0" w:space="0" w:color="auto"/>
          </w:divBdr>
        </w:div>
        <w:div w:id="693385285">
          <w:marLeft w:val="640"/>
          <w:marRight w:val="0"/>
          <w:marTop w:val="0"/>
          <w:marBottom w:val="0"/>
          <w:divBdr>
            <w:top w:val="none" w:sz="0" w:space="0" w:color="auto"/>
            <w:left w:val="none" w:sz="0" w:space="0" w:color="auto"/>
            <w:bottom w:val="none" w:sz="0" w:space="0" w:color="auto"/>
            <w:right w:val="none" w:sz="0" w:space="0" w:color="auto"/>
          </w:divBdr>
        </w:div>
        <w:div w:id="694160419">
          <w:marLeft w:val="640"/>
          <w:marRight w:val="0"/>
          <w:marTop w:val="0"/>
          <w:marBottom w:val="0"/>
          <w:divBdr>
            <w:top w:val="none" w:sz="0" w:space="0" w:color="auto"/>
            <w:left w:val="none" w:sz="0" w:space="0" w:color="auto"/>
            <w:bottom w:val="none" w:sz="0" w:space="0" w:color="auto"/>
            <w:right w:val="none" w:sz="0" w:space="0" w:color="auto"/>
          </w:divBdr>
        </w:div>
        <w:div w:id="803620270">
          <w:marLeft w:val="640"/>
          <w:marRight w:val="0"/>
          <w:marTop w:val="0"/>
          <w:marBottom w:val="0"/>
          <w:divBdr>
            <w:top w:val="none" w:sz="0" w:space="0" w:color="auto"/>
            <w:left w:val="none" w:sz="0" w:space="0" w:color="auto"/>
            <w:bottom w:val="none" w:sz="0" w:space="0" w:color="auto"/>
            <w:right w:val="none" w:sz="0" w:space="0" w:color="auto"/>
          </w:divBdr>
        </w:div>
        <w:div w:id="811598118">
          <w:marLeft w:val="640"/>
          <w:marRight w:val="0"/>
          <w:marTop w:val="0"/>
          <w:marBottom w:val="0"/>
          <w:divBdr>
            <w:top w:val="none" w:sz="0" w:space="0" w:color="auto"/>
            <w:left w:val="none" w:sz="0" w:space="0" w:color="auto"/>
            <w:bottom w:val="none" w:sz="0" w:space="0" w:color="auto"/>
            <w:right w:val="none" w:sz="0" w:space="0" w:color="auto"/>
          </w:divBdr>
        </w:div>
        <w:div w:id="868684066">
          <w:marLeft w:val="640"/>
          <w:marRight w:val="0"/>
          <w:marTop w:val="0"/>
          <w:marBottom w:val="0"/>
          <w:divBdr>
            <w:top w:val="none" w:sz="0" w:space="0" w:color="auto"/>
            <w:left w:val="none" w:sz="0" w:space="0" w:color="auto"/>
            <w:bottom w:val="none" w:sz="0" w:space="0" w:color="auto"/>
            <w:right w:val="none" w:sz="0" w:space="0" w:color="auto"/>
          </w:divBdr>
        </w:div>
        <w:div w:id="883180448">
          <w:marLeft w:val="640"/>
          <w:marRight w:val="0"/>
          <w:marTop w:val="0"/>
          <w:marBottom w:val="0"/>
          <w:divBdr>
            <w:top w:val="none" w:sz="0" w:space="0" w:color="auto"/>
            <w:left w:val="none" w:sz="0" w:space="0" w:color="auto"/>
            <w:bottom w:val="none" w:sz="0" w:space="0" w:color="auto"/>
            <w:right w:val="none" w:sz="0" w:space="0" w:color="auto"/>
          </w:divBdr>
        </w:div>
        <w:div w:id="909117433">
          <w:marLeft w:val="640"/>
          <w:marRight w:val="0"/>
          <w:marTop w:val="0"/>
          <w:marBottom w:val="0"/>
          <w:divBdr>
            <w:top w:val="none" w:sz="0" w:space="0" w:color="auto"/>
            <w:left w:val="none" w:sz="0" w:space="0" w:color="auto"/>
            <w:bottom w:val="none" w:sz="0" w:space="0" w:color="auto"/>
            <w:right w:val="none" w:sz="0" w:space="0" w:color="auto"/>
          </w:divBdr>
        </w:div>
        <w:div w:id="1023359612">
          <w:marLeft w:val="640"/>
          <w:marRight w:val="0"/>
          <w:marTop w:val="0"/>
          <w:marBottom w:val="0"/>
          <w:divBdr>
            <w:top w:val="none" w:sz="0" w:space="0" w:color="auto"/>
            <w:left w:val="none" w:sz="0" w:space="0" w:color="auto"/>
            <w:bottom w:val="none" w:sz="0" w:space="0" w:color="auto"/>
            <w:right w:val="none" w:sz="0" w:space="0" w:color="auto"/>
          </w:divBdr>
        </w:div>
        <w:div w:id="1061562779">
          <w:marLeft w:val="640"/>
          <w:marRight w:val="0"/>
          <w:marTop w:val="0"/>
          <w:marBottom w:val="0"/>
          <w:divBdr>
            <w:top w:val="none" w:sz="0" w:space="0" w:color="auto"/>
            <w:left w:val="none" w:sz="0" w:space="0" w:color="auto"/>
            <w:bottom w:val="none" w:sz="0" w:space="0" w:color="auto"/>
            <w:right w:val="none" w:sz="0" w:space="0" w:color="auto"/>
          </w:divBdr>
        </w:div>
        <w:div w:id="1127118087">
          <w:marLeft w:val="640"/>
          <w:marRight w:val="0"/>
          <w:marTop w:val="0"/>
          <w:marBottom w:val="0"/>
          <w:divBdr>
            <w:top w:val="none" w:sz="0" w:space="0" w:color="auto"/>
            <w:left w:val="none" w:sz="0" w:space="0" w:color="auto"/>
            <w:bottom w:val="none" w:sz="0" w:space="0" w:color="auto"/>
            <w:right w:val="none" w:sz="0" w:space="0" w:color="auto"/>
          </w:divBdr>
        </w:div>
        <w:div w:id="1130051832">
          <w:marLeft w:val="640"/>
          <w:marRight w:val="0"/>
          <w:marTop w:val="0"/>
          <w:marBottom w:val="0"/>
          <w:divBdr>
            <w:top w:val="none" w:sz="0" w:space="0" w:color="auto"/>
            <w:left w:val="none" w:sz="0" w:space="0" w:color="auto"/>
            <w:bottom w:val="none" w:sz="0" w:space="0" w:color="auto"/>
            <w:right w:val="none" w:sz="0" w:space="0" w:color="auto"/>
          </w:divBdr>
        </w:div>
        <w:div w:id="1200358052">
          <w:marLeft w:val="640"/>
          <w:marRight w:val="0"/>
          <w:marTop w:val="0"/>
          <w:marBottom w:val="0"/>
          <w:divBdr>
            <w:top w:val="none" w:sz="0" w:space="0" w:color="auto"/>
            <w:left w:val="none" w:sz="0" w:space="0" w:color="auto"/>
            <w:bottom w:val="none" w:sz="0" w:space="0" w:color="auto"/>
            <w:right w:val="none" w:sz="0" w:space="0" w:color="auto"/>
          </w:divBdr>
        </w:div>
        <w:div w:id="1208492632">
          <w:marLeft w:val="640"/>
          <w:marRight w:val="0"/>
          <w:marTop w:val="0"/>
          <w:marBottom w:val="0"/>
          <w:divBdr>
            <w:top w:val="none" w:sz="0" w:space="0" w:color="auto"/>
            <w:left w:val="none" w:sz="0" w:space="0" w:color="auto"/>
            <w:bottom w:val="none" w:sz="0" w:space="0" w:color="auto"/>
            <w:right w:val="none" w:sz="0" w:space="0" w:color="auto"/>
          </w:divBdr>
        </w:div>
        <w:div w:id="1243686536">
          <w:marLeft w:val="640"/>
          <w:marRight w:val="0"/>
          <w:marTop w:val="0"/>
          <w:marBottom w:val="0"/>
          <w:divBdr>
            <w:top w:val="none" w:sz="0" w:space="0" w:color="auto"/>
            <w:left w:val="none" w:sz="0" w:space="0" w:color="auto"/>
            <w:bottom w:val="none" w:sz="0" w:space="0" w:color="auto"/>
            <w:right w:val="none" w:sz="0" w:space="0" w:color="auto"/>
          </w:divBdr>
        </w:div>
        <w:div w:id="1421826840">
          <w:marLeft w:val="640"/>
          <w:marRight w:val="0"/>
          <w:marTop w:val="0"/>
          <w:marBottom w:val="0"/>
          <w:divBdr>
            <w:top w:val="none" w:sz="0" w:space="0" w:color="auto"/>
            <w:left w:val="none" w:sz="0" w:space="0" w:color="auto"/>
            <w:bottom w:val="none" w:sz="0" w:space="0" w:color="auto"/>
            <w:right w:val="none" w:sz="0" w:space="0" w:color="auto"/>
          </w:divBdr>
        </w:div>
        <w:div w:id="1441535159">
          <w:marLeft w:val="640"/>
          <w:marRight w:val="0"/>
          <w:marTop w:val="0"/>
          <w:marBottom w:val="0"/>
          <w:divBdr>
            <w:top w:val="none" w:sz="0" w:space="0" w:color="auto"/>
            <w:left w:val="none" w:sz="0" w:space="0" w:color="auto"/>
            <w:bottom w:val="none" w:sz="0" w:space="0" w:color="auto"/>
            <w:right w:val="none" w:sz="0" w:space="0" w:color="auto"/>
          </w:divBdr>
        </w:div>
        <w:div w:id="1569881915">
          <w:marLeft w:val="640"/>
          <w:marRight w:val="0"/>
          <w:marTop w:val="0"/>
          <w:marBottom w:val="0"/>
          <w:divBdr>
            <w:top w:val="none" w:sz="0" w:space="0" w:color="auto"/>
            <w:left w:val="none" w:sz="0" w:space="0" w:color="auto"/>
            <w:bottom w:val="none" w:sz="0" w:space="0" w:color="auto"/>
            <w:right w:val="none" w:sz="0" w:space="0" w:color="auto"/>
          </w:divBdr>
        </w:div>
        <w:div w:id="1618826444">
          <w:marLeft w:val="640"/>
          <w:marRight w:val="0"/>
          <w:marTop w:val="0"/>
          <w:marBottom w:val="0"/>
          <w:divBdr>
            <w:top w:val="none" w:sz="0" w:space="0" w:color="auto"/>
            <w:left w:val="none" w:sz="0" w:space="0" w:color="auto"/>
            <w:bottom w:val="none" w:sz="0" w:space="0" w:color="auto"/>
            <w:right w:val="none" w:sz="0" w:space="0" w:color="auto"/>
          </w:divBdr>
        </w:div>
        <w:div w:id="1681002004">
          <w:marLeft w:val="640"/>
          <w:marRight w:val="0"/>
          <w:marTop w:val="0"/>
          <w:marBottom w:val="0"/>
          <w:divBdr>
            <w:top w:val="none" w:sz="0" w:space="0" w:color="auto"/>
            <w:left w:val="none" w:sz="0" w:space="0" w:color="auto"/>
            <w:bottom w:val="none" w:sz="0" w:space="0" w:color="auto"/>
            <w:right w:val="none" w:sz="0" w:space="0" w:color="auto"/>
          </w:divBdr>
        </w:div>
        <w:div w:id="1982423856">
          <w:marLeft w:val="640"/>
          <w:marRight w:val="0"/>
          <w:marTop w:val="0"/>
          <w:marBottom w:val="0"/>
          <w:divBdr>
            <w:top w:val="none" w:sz="0" w:space="0" w:color="auto"/>
            <w:left w:val="none" w:sz="0" w:space="0" w:color="auto"/>
            <w:bottom w:val="none" w:sz="0" w:space="0" w:color="auto"/>
            <w:right w:val="none" w:sz="0" w:space="0" w:color="auto"/>
          </w:divBdr>
        </w:div>
        <w:div w:id="2050375929">
          <w:marLeft w:val="640"/>
          <w:marRight w:val="0"/>
          <w:marTop w:val="0"/>
          <w:marBottom w:val="0"/>
          <w:divBdr>
            <w:top w:val="none" w:sz="0" w:space="0" w:color="auto"/>
            <w:left w:val="none" w:sz="0" w:space="0" w:color="auto"/>
            <w:bottom w:val="none" w:sz="0" w:space="0" w:color="auto"/>
            <w:right w:val="none" w:sz="0" w:space="0" w:color="auto"/>
          </w:divBdr>
        </w:div>
        <w:div w:id="2121104293">
          <w:marLeft w:val="640"/>
          <w:marRight w:val="0"/>
          <w:marTop w:val="0"/>
          <w:marBottom w:val="0"/>
          <w:divBdr>
            <w:top w:val="none" w:sz="0" w:space="0" w:color="auto"/>
            <w:left w:val="none" w:sz="0" w:space="0" w:color="auto"/>
            <w:bottom w:val="none" w:sz="0" w:space="0" w:color="auto"/>
            <w:right w:val="none" w:sz="0" w:space="0" w:color="auto"/>
          </w:divBdr>
        </w:div>
      </w:divsChild>
    </w:div>
    <w:div w:id="785584236">
      <w:bodyDiv w:val="1"/>
      <w:marLeft w:val="0"/>
      <w:marRight w:val="0"/>
      <w:marTop w:val="0"/>
      <w:marBottom w:val="0"/>
      <w:divBdr>
        <w:top w:val="none" w:sz="0" w:space="0" w:color="auto"/>
        <w:left w:val="none" w:sz="0" w:space="0" w:color="auto"/>
        <w:bottom w:val="none" w:sz="0" w:space="0" w:color="auto"/>
        <w:right w:val="none" w:sz="0" w:space="0" w:color="auto"/>
      </w:divBdr>
    </w:div>
    <w:div w:id="786201046">
      <w:bodyDiv w:val="1"/>
      <w:marLeft w:val="0"/>
      <w:marRight w:val="0"/>
      <w:marTop w:val="0"/>
      <w:marBottom w:val="0"/>
      <w:divBdr>
        <w:top w:val="none" w:sz="0" w:space="0" w:color="auto"/>
        <w:left w:val="none" w:sz="0" w:space="0" w:color="auto"/>
        <w:bottom w:val="none" w:sz="0" w:space="0" w:color="auto"/>
        <w:right w:val="none" w:sz="0" w:space="0" w:color="auto"/>
      </w:divBdr>
    </w:div>
    <w:div w:id="786849208">
      <w:bodyDiv w:val="1"/>
      <w:marLeft w:val="0"/>
      <w:marRight w:val="0"/>
      <w:marTop w:val="0"/>
      <w:marBottom w:val="0"/>
      <w:divBdr>
        <w:top w:val="none" w:sz="0" w:space="0" w:color="auto"/>
        <w:left w:val="none" w:sz="0" w:space="0" w:color="auto"/>
        <w:bottom w:val="none" w:sz="0" w:space="0" w:color="auto"/>
        <w:right w:val="none" w:sz="0" w:space="0" w:color="auto"/>
      </w:divBdr>
    </w:div>
    <w:div w:id="786970097">
      <w:bodyDiv w:val="1"/>
      <w:marLeft w:val="0"/>
      <w:marRight w:val="0"/>
      <w:marTop w:val="0"/>
      <w:marBottom w:val="0"/>
      <w:divBdr>
        <w:top w:val="none" w:sz="0" w:space="0" w:color="auto"/>
        <w:left w:val="none" w:sz="0" w:space="0" w:color="auto"/>
        <w:bottom w:val="none" w:sz="0" w:space="0" w:color="auto"/>
        <w:right w:val="none" w:sz="0" w:space="0" w:color="auto"/>
      </w:divBdr>
    </w:div>
    <w:div w:id="787043728">
      <w:bodyDiv w:val="1"/>
      <w:marLeft w:val="0"/>
      <w:marRight w:val="0"/>
      <w:marTop w:val="0"/>
      <w:marBottom w:val="0"/>
      <w:divBdr>
        <w:top w:val="none" w:sz="0" w:space="0" w:color="auto"/>
        <w:left w:val="none" w:sz="0" w:space="0" w:color="auto"/>
        <w:bottom w:val="none" w:sz="0" w:space="0" w:color="auto"/>
        <w:right w:val="none" w:sz="0" w:space="0" w:color="auto"/>
      </w:divBdr>
    </w:div>
    <w:div w:id="787044818">
      <w:bodyDiv w:val="1"/>
      <w:marLeft w:val="0"/>
      <w:marRight w:val="0"/>
      <w:marTop w:val="0"/>
      <w:marBottom w:val="0"/>
      <w:divBdr>
        <w:top w:val="none" w:sz="0" w:space="0" w:color="auto"/>
        <w:left w:val="none" w:sz="0" w:space="0" w:color="auto"/>
        <w:bottom w:val="none" w:sz="0" w:space="0" w:color="auto"/>
        <w:right w:val="none" w:sz="0" w:space="0" w:color="auto"/>
      </w:divBdr>
    </w:div>
    <w:div w:id="787625298">
      <w:bodyDiv w:val="1"/>
      <w:marLeft w:val="0"/>
      <w:marRight w:val="0"/>
      <w:marTop w:val="0"/>
      <w:marBottom w:val="0"/>
      <w:divBdr>
        <w:top w:val="none" w:sz="0" w:space="0" w:color="auto"/>
        <w:left w:val="none" w:sz="0" w:space="0" w:color="auto"/>
        <w:bottom w:val="none" w:sz="0" w:space="0" w:color="auto"/>
        <w:right w:val="none" w:sz="0" w:space="0" w:color="auto"/>
      </w:divBdr>
    </w:div>
    <w:div w:id="788083272">
      <w:bodyDiv w:val="1"/>
      <w:marLeft w:val="0"/>
      <w:marRight w:val="0"/>
      <w:marTop w:val="0"/>
      <w:marBottom w:val="0"/>
      <w:divBdr>
        <w:top w:val="none" w:sz="0" w:space="0" w:color="auto"/>
        <w:left w:val="none" w:sz="0" w:space="0" w:color="auto"/>
        <w:bottom w:val="none" w:sz="0" w:space="0" w:color="auto"/>
        <w:right w:val="none" w:sz="0" w:space="0" w:color="auto"/>
      </w:divBdr>
    </w:div>
    <w:div w:id="788281277">
      <w:bodyDiv w:val="1"/>
      <w:marLeft w:val="0"/>
      <w:marRight w:val="0"/>
      <w:marTop w:val="0"/>
      <w:marBottom w:val="0"/>
      <w:divBdr>
        <w:top w:val="none" w:sz="0" w:space="0" w:color="auto"/>
        <w:left w:val="none" w:sz="0" w:space="0" w:color="auto"/>
        <w:bottom w:val="none" w:sz="0" w:space="0" w:color="auto"/>
        <w:right w:val="none" w:sz="0" w:space="0" w:color="auto"/>
      </w:divBdr>
    </w:div>
    <w:div w:id="788820804">
      <w:bodyDiv w:val="1"/>
      <w:marLeft w:val="0"/>
      <w:marRight w:val="0"/>
      <w:marTop w:val="0"/>
      <w:marBottom w:val="0"/>
      <w:divBdr>
        <w:top w:val="none" w:sz="0" w:space="0" w:color="auto"/>
        <w:left w:val="none" w:sz="0" w:space="0" w:color="auto"/>
        <w:bottom w:val="none" w:sz="0" w:space="0" w:color="auto"/>
        <w:right w:val="none" w:sz="0" w:space="0" w:color="auto"/>
      </w:divBdr>
      <w:divsChild>
        <w:div w:id="1812626642">
          <w:marLeft w:val="0"/>
          <w:marRight w:val="0"/>
          <w:marTop w:val="0"/>
          <w:marBottom w:val="0"/>
          <w:divBdr>
            <w:top w:val="none" w:sz="0" w:space="0" w:color="auto"/>
            <w:left w:val="none" w:sz="0" w:space="0" w:color="auto"/>
            <w:bottom w:val="none" w:sz="0" w:space="0" w:color="auto"/>
            <w:right w:val="none" w:sz="0" w:space="0" w:color="auto"/>
          </w:divBdr>
          <w:divsChild>
            <w:div w:id="1333795781">
              <w:marLeft w:val="0"/>
              <w:marRight w:val="0"/>
              <w:marTop w:val="0"/>
              <w:marBottom w:val="0"/>
              <w:divBdr>
                <w:top w:val="none" w:sz="0" w:space="0" w:color="auto"/>
                <w:left w:val="none" w:sz="0" w:space="0" w:color="auto"/>
                <w:bottom w:val="none" w:sz="0" w:space="0" w:color="auto"/>
                <w:right w:val="none" w:sz="0" w:space="0" w:color="auto"/>
              </w:divBdr>
              <w:divsChild>
                <w:div w:id="1426920595">
                  <w:marLeft w:val="0"/>
                  <w:marRight w:val="0"/>
                  <w:marTop w:val="0"/>
                  <w:marBottom w:val="0"/>
                  <w:divBdr>
                    <w:top w:val="none" w:sz="0" w:space="0" w:color="auto"/>
                    <w:left w:val="none" w:sz="0" w:space="0" w:color="auto"/>
                    <w:bottom w:val="none" w:sz="0" w:space="0" w:color="auto"/>
                    <w:right w:val="none" w:sz="0" w:space="0" w:color="auto"/>
                  </w:divBdr>
                  <w:divsChild>
                    <w:div w:id="2127583347">
                      <w:marLeft w:val="0"/>
                      <w:marRight w:val="0"/>
                      <w:marTop w:val="0"/>
                      <w:marBottom w:val="0"/>
                      <w:divBdr>
                        <w:top w:val="none" w:sz="0" w:space="0" w:color="auto"/>
                        <w:left w:val="none" w:sz="0" w:space="0" w:color="auto"/>
                        <w:bottom w:val="none" w:sz="0" w:space="0" w:color="auto"/>
                        <w:right w:val="none" w:sz="0" w:space="0" w:color="auto"/>
                      </w:divBdr>
                      <w:divsChild>
                        <w:div w:id="1819885489">
                          <w:marLeft w:val="0"/>
                          <w:marRight w:val="0"/>
                          <w:marTop w:val="0"/>
                          <w:marBottom w:val="0"/>
                          <w:divBdr>
                            <w:top w:val="none" w:sz="0" w:space="0" w:color="auto"/>
                            <w:left w:val="none" w:sz="0" w:space="0" w:color="auto"/>
                            <w:bottom w:val="none" w:sz="0" w:space="0" w:color="auto"/>
                            <w:right w:val="none" w:sz="0" w:space="0" w:color="auto"/>
                          </w:divBdr>
                          <w:divsChild>
                            <w:div w:id="648444312">
                              <w:marLeft w:val="0"/>
                              <w:marRight w:val="0"/>
                              <w:marTop w:val="0"/>
                              <w:marBottom w:val="0"/>
                              <w:divBdr>
                                <w:top w:val="none" w:sz="0" w:space="0" w:color="auto"/>
                                <w:left w:val="none" w:sz="0" w:space="0" w:color="auto"/>
                                <w:bottom w:val="none" w:sz="0" w:space="0" w:color="auto"/>
                                <w:right w:val="none" w:sz="0" w:space="0" w:color="auto"/>
                              </w:divBdr>
                              <w:divsChild>
                                <w:div w:id="4921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204005">
      <w:bodyDiv w:val="1"/>
      <w:marLeft w:val="0"/>
      <w:marRight w:val="0"/>
      <w:marTop w:val="0"/>
      <w:marBottom w:val="0"/>
      <w:divBdr>
        <w:top w:val="none" w:sz="0" w:space="0" w:color="auto"/>
        <w:left w:val="none" w:sz="0" w:space="0" w:color="auto"/>
        <w:bottom w:val="none" w:sz="0" w:space="0" w:color="auto"/>
        <w:right w:val="none" w:sz="0" w:space="0" w:color="auto"/>
      </w:divBdr>
    </w:div>
    <w:div w:id="789669845">
      <w:bodyDiv w:val="1"/>
      <w:marLeft w:val="0"/>
      <w:marRight w:val="0"/>
      <w:marTop w:val="0"/>
      <w:marBottom w:val="0"/>
      <w:divBdr>
        <w:top w:val="none" w:sz="0" w:space="0" w:color="auto"/>
        <w:left w:val="none" w:sz="0" w:space="0" w:color="auto"/>
        <w:bottom w:val="none" w:sz="0" w:space="0" w:color="auto"/>
        <w:right w:val="none" w:sz="0" w:space="0" w:color="auto"/>
      </w:divBdr>
    </w:div>
    <w:div w:id="789856342">
      <w:bodyDiv w:val="1"/>
      <w:marLeft w:val="0"/>
      <w:marRight w:val="0"/>
      <w:marTop w:val="0"/>
      <w:marBottom w:val="0"/>
      <w:divBdr>
        <w:top w:val="none" w:sz="0" w:space="0" w:color="auto"/>
        <w:left w:val="none" w:sz="0" w:space="0" w:color="auto"/>
        <w:bottom w:val="none" w:sz="0" w:space="0" w:color="auto"/>
        <w:right w:val="none" w:sz="0" w:space="0" w:color="auto"/>
      </w:divBdr>
    </w:div>
    <w:div w:id="790249108">
      <w:bodyDiv w:val="1"/>
      <w:marLeft w:val="0"/>
      <w:marRight w:val="0"/>
      <w:marTop w:val="0"/>
      <w:marBottom w:val="0"/>
      <w:divBdr>
        <w:top w:val="none" w:sz="0" w:space="0" w:color="auto"/>
        <w:left w:val="none" w:sz="0" w:space="0" w:color="auto"/>
        <w:bottom w:val="none" w:sz="0" w:space="0" w:color="auto"/>
        <w:right w:val="none" w:sz="0" w:space="0" w:color="auto"/>
      </w:divBdr>
    </w:div>
    <w:div w:id="790823992">
      <w:bodyDiv w:val="1"/>
      <w:marLeft w:val="0"/>
      <w:marRight w:val="0"/>
      <w:marTop w:val="0"/>
      <w:marBottom w:val="0"/>
      <w:divBdr>
        <w:top w:val="none" w:sz="0" w:space="0" w:color="auto"/>
        <w:left w:val="none" w:sz="0" w:space="0" w:color="auto"/>
        <w:bottom w:val="none" w:sz="0" w:space="0" w:color="auto"/>
        <w:right w:val="none" w:sz="0" w:space="0" w:color="auto"/>
      </w:divBdr>
    </w:div>
    <w:div w:id="790900507">
      <w:bodyDiv w:val="1"/>
      <w:marLeft w:val="0"/>
      <w:marRight w:val="0"/>
      <w:marTop w:val="0"/>
      <w:marBottom w:val="0"/>
      <w:divBdr>
        <w:top w:val="none" w:sz="0" w:space="0" w:color="auto"/>
        <w:left w:val="none" w:sz="0" w:space="0" w:color="auto"/>
        <w:bottom w:val="none" w:sz="0" w:space="0" w:color="auto"/>
        <w:right w:val="none" w:sz="0" w:space="0" w:color="auto"/>
      </w:divBdr>
    </w:div>
    <w:div w:id="791091118">
      <w:bodyDiv w:val="1"/>
      <w:marLeft w:val="0"/>
      <w:marRight w:val="0"/>
      <w:marTop w:val="0"/>
      <w:marBottom w:val="0"/>
      <w:divBdr>
        <w:top w:val="none" w:sz="0" w:space="0" w:color="auto"/>
        <w:left w:val="none" w:sz="0" w:space="0" w:color="auto"/>
        <w:bottom w:val="none" w:sz="0" w:space="0" w:color="auto"/>
        <w:right w:val="none" w:sz="0" w:space="0" w:color="auto"/>
      </w:divBdr>
    </w:div>
    <w:div w:id="791283772">
      <w:bodyDiv w:val="1"/>
      <w:marLeft w:val="0"/>
      <w:marRight w:val="0"/>
      <w:marTop w:val="0"/>
      <w:marBottom w:val="0"/>
      <w:divBdr>
        <w:top w:val="none" w:sz="0" w:space="0" w:color="auto"/>
        <w:left w:val="none" w:sz="0" w:space="0" w:color="auto"/>
        <w:bottom w:val="none" w:sz="0" w:space="0" w:color="auto"/>
        <w:right w:val="none" w:sz="0" w:space="0" w:color="auto"/>
      </w:divBdr>
    </w:div>
    <w:div w:id="791480893">
      <w:bodyDiv w:val="1"/>
      <w:marLeft w:val="0"/>
      <w:marRight w:val="0"/>
      <w:marTop w:val="0"/>
      <w:marBottom w:val="0"/>
      <w:divBdr>
        <w:top w:val="none" w:sz="0" w:space="0" w:color="auto"/>
        <w:left w:val="none" w:sz="0" w:space="0" w:color="auto"/>
        <w:bottom w:val="none" w:sz="0" w:space="0" w:color="auto"/>
        <w:right w:val="none" w:sz="0" w:space="0" w:color="auto"/>
      </w:divBdr>
    </w:div>
    <w:div w:id="792481688">
      <w:bodyDiv w:val="1"/>
      <w:marLeft w:val="0"/>
      <w:marRight w:val="0"/>
      <w:marTop w:val="0"/>
      <w:marBottom w:val="0"/>
      <w:divBdr>
        <w:top w:val="none" w:sz="0" w:space="0" w:color="auto"/>
        <w:left w:val="none" w:sz="0" w:space="0" w:color="auto"/>
        <w:bottom w:val="none" w:sz="0" w:space="0" w:color="auto"/>
        <w:right w:val="none" w:sz="0" w:space="0" w:color="auto"/>
      </w:divBdr>
    </w:div>
    <w:div w:id="792482711">
      <w:bodyDiv w:val="1"/>
      <w:marLeft w:val="0"/>
      <w:marRight w:val="0"/>
      <w:marTop w:val="0"/>
      <w:marBottom w:val="0"/>
      <w:divBdr>
        <w:top w:val="none" w:sz="0" w:space="0" w:color="auto"/>
        <w:left w:val="none" w:sz="0" w:space="0" w:color="auto"/>
        <w:bottom w:val="none" w:sz="0" w:space="0" w:color="auto"/>
        <w:right w:val="none" w:sz="0" w:space="0" w:color="auto"/>
      </w:divBdr>
    </w:div>
    <w:div w:id="792869274">
      <w:bodyDiv w:val="1"/>
      <w:marLeft w:val="0"/>
      <w:marRight w:val="0"/>
      <w:marTop w:val="0"/>
      <w:marBottom w:val="0"/>
      <w:divBdr>
        <w:top w:val="none" w:sz="0" w:space="0" w:color="auto"/>
        <w:left w:val="none" w:sz="0" w:space="0" w:color="auto"/>
        <w:bottom w:val="none" w:sz="0" w:space="0" w:color="auto"/>
        <w:right w:val="none" w:sz="0" w:space="0" w:color="auto"/>
      </w:divBdr>
    </w:div>
    <w:div w:id="792987194">
      <w:bodyDiv w:val="1"/>
      <w:marLeft w:val="0"/>
      <w:marRight w:val="0"/>
      <w:marTop w:val="0"/>
      <w:marBottom w:val="0"/>
      <w:divBdr>
        <w:top w:val="none" w:sz="0" w:space="0" w:color="auto"/>
        <w:left w:val="none" w:sz="0" w:space="0" w:color="auto"/>
        <w:bottom w:val="none" w:sz="0" w:space="0" w:color="auto"/>
        <w:right w:val="none" w:sz="0" w:space="0" w:color="auto"/>
      </w:divBdr>
    </w:div>
    <w:div w:id="793140786">
      <w:bodyDiv w:val="1"/>
      <w:marLeft w:val="0"/>
      <w:marRight w:val="0"/>
      <w:marTop w:val="0"/>
      <w:marBottom w:val="0"/>
      <w:divBdr>
        <w:top w:val="none" w:sz="0" w:space="0" w:color="auto"/>
        <w:left w:val="none" w:sz="0" w:space="0" w:color="auto"/>
        <w:bottom w:val="none" w:sz="0" w:space="0" w:color="auto"/>
        <w:right w:val="none" w:sz="0" w:space="0" w:color="auto"/>
      </w:divBdr>
    </w:div>
    <w:div w:id="793523401">
      <w:bodyDiv w:val="1"/>
      <w:marLeft w:val="0"/>
      <w:marRight w:val="0"/>
      <w:marTop w:val="0"/>
      <w:marBottom w:val="0"/>
      <w:divBdr>
        <w:top w:val="none" w:sz="0" w:space="0" w:color="auto"/>
        <w:left w:val="none" w:sz="0" w:space="0" w:color="auto"/>
        <w:bottom w:val="none" w:sz="0" w:space="0" w:color="auto"/>
        <w:right w:val="none" w:sz="0" w:space="0" w:color="auto"/>
      </w:divBdr>
    </w:div>
    <w:div w:id="794374906">
      <w:bodyDiv w:val="1"/>
      <w:marLeft w:val="0"/>
      <w:marRight w:val="0"/>
      <w:marTop w:val="0"/>
      <w:marBottom w:val="0"/>
      <w:divBdr>
        <w:top w:val="none" w:sz="0" w:space="0" w:color="auto"/>
        <w:left w:val="none" w:sz="0" w:space="0" w:color="auto"/>
        <w:bottom w:val="none" w:sz="0" w:space="0" w:color="auto"/>
        <w:right w:val="none" w:sz="0" w:space="0" w:color="auto"/>
      </w:divBdr>
    </w:div>
    <w:div w:id="794493587">
      <w:bodyDiv w:val="1"/>
      <w:marLeft w:val="0"/>
      <w:marRight w:val="0"/>
      <w:marTop w:val="0"/>
      <w:marBottom w:val="0"/>
      <w:divBdr>
        <w:top w:val="none" w:sz="0" w:space="0" w:color="auto"/>
        <w:left w:val="none" w:sz="0" w:space="0" w:color="auto"/>
        <w:bottom w:val="none" w:sz="0" w:space="0" w:color="auto"/>
        <w:right w:val="none" w:sz="0" w:space="0" w:color="auto"/>
      </w:divBdr>
    </w:div>
    <w:div w:id="794831642">
      <w:bodyDiv w:val="1"/>
      <w:marLeft w:val="0"/>
      <w:marRight w:val="0"/>
      <w:marTop w:val="0"/>
      <w:marBottom w:val="0"/>
      <w:divBdr>
        <w:top w:val="none" w:sz="0" w:space="0" w:color="auto"/>
        <w:left w:val="none" w:sz="0" w:space="0" w:color="auto"/>
        <w:bottom w:val="none" w:sz="0" w:space="0" w:color="auto"/>
        <w:right w:val="none" w:sz="0" w:space="0" w:color="auto"/>
      </w:divBdr>
    </w:div>
    <w:div w:id="795104814">
      <w:bodyDiv w:val="1"/>
      <w:marLeft w:val="0"/>
      <w:marRight w:val="0"/>
      <w:marTop w:val="0"/>
      <w:marBottom w:val="0"/>
      <w:divBdr>
        <w:top w:val="none" w:sz="0" w:space="0" w:color="auto"/>
        <w:left w:val="none" w:sz="0" w:space="0" w:color="auto"/>
        <w:bottom w:val="none" w:sz="0" w:space="0" w:color="auto"/>
        <w:right w:val="none" w:sz="0" w:space="0" w:color="auto"/>
      </w:divBdr>
    </w:div>
    <w:div w:id="795416794">
      <w:bodyDiv w:val="1"/>
      <w:marLeft w:val="0"/>
      <w:marRight w:val="0"/>
      <w:marTop w:val="0"/>
      <w:marBottom w:val="0"/>
      <w:divBdr>
        <w:top w:val="none" w:sz="0" w:space="0" w:color="auto"/>
        <w:left w:val="none" w:sz="0" w:space="0" w:color="auto"/>
        <w:bottom w:val="none" w:sz="0" w:space="0" w:color="auto"/>
        <w:right w:val="none" w:sz="0" w:space="0" w:color="auto"/>
      </w:divBdr>
    </w:div>
    <w:div w:id="795608731">
      <w:bodyDiv w:val="1"/>
      <w:marLeft w:val="0"/>
      <w:marRight w:val="0"/>
      <w:marTop w:val="0"/>
      <w:marBottom w:val="0"/>
      <w:divBdr>
        <w:top w:val="none" w:sz="0" w:space="0" w:color="auto"/>
        <w:left w:val="none" w:sz="0" w:space="0" w:color="auto"/>
        <w:bottom w:val="none" w:sz="0" w:space="0" w:color="auto"/>
        <w:right w:val="none" w:sz="0" w:space="0" w:color="auto"/>
      </w:divBdr>
    </w:div>
    <w:div w:id="796291418">
      <w:bodyDiv w:val="1"/>
      <w:marLeft w:val="0"/>
      <w:marRight w:val="0"/>
      <w:marTop w:val="0"/>
      <w:marBottom w:val="0"/>
      <w:divBdr>
        <w:top w:val="none" w:sz="0" w:space="0" w:color="auto"/>
        <w:left w:val="none" w:sz="0" w:space="0" w:color="auto"/>
        <w:bottom w:val="none" w:sz="0" w:space="0" w:color="auto"/>
        <w:right w:val="none" w:sz="0" w:space="0" w:color="auto"/>
      </w:divBdr>
    </w:div>
    <w:div w:id="797139780">
      <w:bodyDiv w:val="1"/>
      <w:marLeft w:val="0"/>
      <w:marRight w:val="0"/>
      <w:marTop w:val="0"/>
      <w:marBottom w:val="0"/>
      <w:divBdr>
        <w:top w:val="none" w:sz="0" w:space="0" w:color="auto"/>
        <w:left w:val="none" w:sz="0" w:space="0" w:color="auto"/>
        <w:bottom w:val="none" w:sz="0" w:space="0" w:color="auto"/>
        <w:right w:val="none" w:sz="0" w:space="0" w:color="auto"/>
      </w:divBdr>
    </w:div>
    <w:div w:id="797259833">
      <w:bodyDiv w:val="1"/>
      <w:marLeft w:val="0"/>
      <w:marRight w:val="0"/>
      <w:marTop w:val="0"/>
      <w:marBottom w:val="0"/>
      <w:divBdr>
        <w:top w:val="none" w:sz="0" w:space="0" w:color="auto"/>
        <w:left w:val="none" w:sz="0" w:space="0" w:color="auto"/>
        <w:bottom w:val="none" w:sz="0" w:space="0" w:color="auto"/>
        <w:right w:val="none" w:sz="0" w:space="0" w:color="auto"/>
      </w:divBdr>
    </w:div>
    <w:div w:id="798911324">
      <w:bodyDiv w:val="1"/>
      <w:marLeft w:val="0"/>
      <w:marRight w:val="0"/>
      <w:marTop w:val="0"/>
      <w:marBottom w:val="0"/>
      <w:divBdr>
        <w:top w:val="none" w:sz="0" w:space="0" w:color="auto"/>
        <w:left w:val="none" w:sz="0" w:space="0" w:color="auto"/>
        <w:bottom w:val="none" w:sz="0" w:space="0" w:color="auto"/>
        <w:right w:val="none" w:sz="0" w:space="0" w:color="auto"/>
      </w:divBdr>
      <w:divsChild>
        <w:div w:id="169489486">
          <w:marLeft w:val="640"/>
          <w:marRight w:val="0"/>
          <w:marTop w:val="0"/>
          <w:marBottom w:val="0"/>
          <w:divBdr>
            <w:top w:val="none" w:sz="0" w:space="0" w:color="auto"/>
            <w:left w:val="none" w:sz="0" w:space="0" w:color="auto"/>
            <w:bottom w:val="none" w:sz="0" w:space="0" w:color="auto"/>
            <w:right w:val="none" w:sz="0" w:space="0" w:color="auto"/>
          </w:divBdr>
        </w:div>
        <w:div w:id="215973257">
          <w:marLeft w:val="640"/>
          <w:marRight w:val="0"/>
          <w:marTop w:val="0"/>
          <w:marBottom w:val="0"/>
          <w:divBdr>
            <w:top w:val="none" w:sz="0" w:space="0" w:color="auto"/>
            <w:left w:val="none" w:sz="0" w:space="0" w:color="auto"/>
            <w:bottom w:val="none" w:sz="0" w:space="0" w:color="auto"/>
            <w:right w:val="none" w:sz="0" w:space="0" w:color="auto"/>
          </w:divBdr>
        </w:div>
        <w:div w:id="281041574">
          <w:marLeft w:val="640"/>
          <w:marRight w:val="0"/>
          <w:marTop w:val="0"/>
          <w:marBottom w:val="0"/>
          <w:divBdr>
            <w:top w:val="none" w:sz="0" w:space="0" w:color="auto"/>
            <w:left w:val="none" w:sz="0" w:space="0" w:color="auto"/>
            <w:bottom w:val="none" w:sz="0" w:space="0" w:color="auto"/>
            <w:right w:val="none" w:sz="0" w:space="0" w:color="auto"/>
          </w:divBdr>
        </w:div>
        <w:div w:id="343557612">
          <w:marLeft w:val="640"/>
          <w:marRight w:val="0"/>
          <w:marTop w:val="0"/>
          <w:marBottom w:val="0"/>
          <w:divBdr>
            <w:top w:val="none" w:sz="0" w:space="0" w:color="auto"/>
            <w:left w:val="none" w:sz="0" w:space="0" w:color="auto"/>
            <w:bottom w:val="none" w:sz="0" w:space="0" w:color="auto"/>
            <w:right w:val="none" w:sz="0" w:space="0" w:color="auto"/>
          </w:divBdr>
        </w:div>
        <w:div w:id="763648223">
          <w:marLeft w:val="640"/>
          <w:marRight w:val="0"/>
          <w:marTop w:val="0"/>
          <w:marBottom w:val="0"/>
          <w:divBdr>
            <w:top w:val="none" w:sz="0" w:space="0" w:color="auto"/>
            <w:left w:val="none" w:sz="0" w:space="0" w:color="auto"/>
            <w:bottom w:val="none" w:sz="0" w:space="0" w:color="auto"/>
            <w:right w:val="none" w:sz="0" w:space="0" w:color="auto"/>
          </w:divBdr>
        </w:div>
        <w:div w:id="829712599">
          <w:marLeft w:val="640"/>
          <w:marRight w:val="0"/>
          <w:marTop w:val="0"/>
          <w:marBottom w:val="0"/>
          <w:divBdr>
            <w:top w:val="none" w:sz="0" w:space="0" w:color="auto"/>
            <w:left w:val="none" w:sz="0" w:space="0" w:color="auto"/>
            <w:bottom w:val="none" w:sz="0" w:space="0" w:color="auto"/>
            <w:right w:val="none" w:sz="0" w:space="0" w:color="auto"/>
          </w:divBdr>
        </w:div>
        <w:div w:id="937444910">
          <w:marLeft w:val="640"/>
          <w:marRight w:val="0"/>
          <w:marTop w:val="0"/>
          <w:marBottom w:val="0"/>
          <w:divBdr>
            <w:top w:val="none" w:sz="0" w:space="0" w:color="auto"/>
            <w:left w:val="none" w:sz="0" w:space="0" w:color="auto"/>
            <w:bottom w:val="none" w:sz="0" w:space="0" w:color="auto"/>
            <w:right w:val="none" w:sz="0" w:space="0" w:color="auto"/>
          </w:divBdr>
        </w:div>
        <w:div w:id="1781145732">
          <w:marLeft w:val="640"/>
          <w:marRight w:val="0"/>
          <w:marTop w:val="0"/>
          <w:marBottom w:val="0"/>
          <w:divBdr>
            <w:top w:val="none" w:sz="0" w:space="0" w:color="auto"/>
            <w:left w:val="none" w:sz="0" w:space="0" w:color="auto"/>
            <w:bottom w:val="none" w:sz="0" w:space="0" w:color="auto"/>
            <w:right w:val="none" w:sz="0" w:space="0" w:color="auto"/>
          </w:divBdr>
        </w:div>
        <w:div w:id="1794519787">
          <w:marLeft w:val="640"/>
          <w:marRight w:val="0"/>
          <w:marTop w:val="0"/>
          <w:marBottom w:val="0"/>
          <w:divBdr>
            <w:top w:val="none" w:sz="0" w:space="0" w:color="auto"/>
            <w:left w:val="none" w:sz="0" w:space="0" w:color="auto"/>
            <w:bottom w:val="none" w:sz="0" w:space="0" w:color="auto"/>
            <w:right w:val="none" w:sz="0" w:space="0" w:color="auto"/>
          </w:divBdr>
        </w:div>
        <w:div w:id="1840660808">
          <w:marLeft w:val="640"/>
          <w:marRight w:val="0"/>
          <w:marTop w:val="0"/>
          <w:marBottom w:val="0"/>
          <w:divBdr>
            <w:top w:val="none" w:sz="0" w:space="0" w:color="auto"/>
            <w:left w:val="none" w:sz="0" w:space="0" w:color="auto"/>
            <w:bottom w:val="none" w:sz="0" w:space="0" w:color="auto"/>
            <w:right w:val="none" w:sz="0" w:space="0" w:color="auto"/>
          </w:divBdr>
        </w:div>
        <w:div w:id="1869099735">
          <w:marLeft w:val="640"/>
          <w:marRight w:val="0"/>
          <w:marTop w:val="0"/>
          <w:marBottom w:val="0"/>
          <w:divBdr>
            <w:top w:val="none" w:sz="0" w:space="0" w:color="auto"/>
            <w:left w:val="none" w:sz="0" w:space="0" w:color="auto"/>
            <w:bottom w:val="none" w:sz="0" w:space="0" w:color="auto"/>
            <w:right w:val="none" w:sz="0" w:space="0" w:color="auto"/>
          </w:divBdr>
        </w:div>
        <w:div w:id="1972898197">
          <w:marLeft w:val="640"/>
          <w:marRight w:val="0"/>
          <w:marTop w:val="0"/>
          <w:marBottom w:val="0"/>
          <w:divBdr>
            <w:top w:val="none" w:sz="0" w:space="0" w:color="auto"/>
            <w:left w:val="none" w:sz="0" w:space="0" w:color="auto"/>
            <w:bottom w:val="none" w:sz="0" w:space="0" w:color="auto"/>
            <w:right w:val="none" w:sz="0" w:space="0" w:color="auto"/>
          </w:divBdr>
        </w:div>
        <w:div w:id="2010406494">
          <w:marLeft w:val="640"/>
          <w:marRight w:val="0"/>
          <w:marTop w:val="0"/>
          <w:marBottom w:val="0"/>
          <w:divBdr>
            <w:top w:val="none" w:sz="0" w:space="0" w:color="auto"/>
            <w:left w:val="none" w:sz="0" w:space="0" w:color="auto"/>
            <w:bottom w:val="none" w:sz="0" w:space="0" w:color="auto"/>
            <w:right w:val="none" w:sz="0" w:space="0" w:color="auto"/>
          </w:divBdr>
        </w:div>
      </w:divsChild>
    </w:div>
    <w:div w:id="798962888">
      <w:bodyDiv w:val="1"/>
      <w:marLeft w:val="0"/>
      <w:marRight w:val="0"/>
      <w:marTop w:val="0"/>
      <w:marBottom w:val="0"/>
      <w:divBdr>
        <w:top w:val="none" w:sz="0" w:space="0" w:color="auto"/>
        <w:left w:val="none" w:sz="0" w:space="0" w:color="auto"/>
        <w:bottom w:val="none" w:sz="0" w:space="0" w:color="auto"/>
        <w:right w:val="none" w:sz="0" w:space="0" w:color="auto"/>
      </w:divBdr>
    </w:div>
    <w:div w:id="799884067">
      <w:bodyDiv w:val="1"/>
      <w:marLeft w:val="0"/>
      <w:marRight w:val="0"/>
      <w:marTop w:val="0"/>
      <w:marBottom w:val="0"/>
      <w:divBdr>
        <w:top w:val="none" w:sz="0" w:space="0" w:color="auto"/>
        <w:left w:val="none" w:sz="0" w:space="0" w:color="auto"/>
        <w:bottom w:val="none" w:sz="0" w:space="0" w:color="auto"/>
        <w:right w:val="none" w:sz="0" w:space="0" w:color="auto"/>
      </w:divBdr>
    </w:div>
    <w:div w:id="800078739">
      <w:bodyDiv w:val="1"/>
      <w:marLeft w:val="0"/>
      <w:marRight w:val="0"/>
      <w:marTop w:val="0"/>
      <w:marBottom w:val="0"/>
      <w:divBdr>
        <w:top w:val="none" w:sz="0" w:space="0" w:color="auto"/>
        <w:left w:val="none" w:sz="0" w:space="0" w:color="auto"/>
        <w:bottom w:val="none" w:sz="0" w:space="0" w:color="auto"/>
        <w:right w:val="none" w:sz="0" w:space="0" w:color="auto"/>
      </w:divBdr>
    </w:div>
    <w:div w:id="800152299">
      <w:bodyDiv w:val="1"/>
      <w:marLeft w:val="0"/>
      <w:marRight w:val="0"/>
      <w:marTop w:val="0"/>
      <w:marBottom w:val="0"/>
      <w:divBdr>
        <w:top w:val="none" w:sz="0" w:space="0" w:color="auto"/>
        <w:left w:val="none" w:sz="0" w:space="0" w:color="auto"/>
        <w:bottom w:val="none" w:sz="0" w:space="0" w:color="auto"/>
        <w:right w:val="none" w:sz="0" w:space="0" w:color="auto"/>
      </w:divBdr>
    </w:div>
    <w:div w:id="800422000">
      <w:bodyDiv w:val="1"/>
      <w:marLeft w:val="0"/>
      <w:marRight w:val="0"/>
      <w:marTop w:val="0"/>
      <w:marBottom w:val="0"/>
      <w:divBdr>
        <w:top w:val="none" w:sz="0" w:space="0" w:color="auto"/>
        <w:left w:val="none" w:sz="0" w:space="0" w:color="auto"/>
        <w:bottom w:val="none" w:sz="0" w:space="0" w:color="auto"/>
        <w:right w:val="none" w:sz="0" w:space="0" w:color="auto"/>
      </w:divBdr>
    </w:div>
    <w:div w:id="800462847">
      <w:bodyDiv w:val="1"/>
      <w:marLeft w:val="0"/>
      <w:marRight w:val="0"/>
      <w:marTop w:val="0"/>
      <w:marBottom w:val="0"/>
      <w:divBdr>
        <w:top w:val="none" w:sz="0" w:space="0" w:color="auto"/>
        <w:left w:val="none" w:sz="0" w:space="0" w:color="auto"/>
        <w:bottom w:val="none" w:sz="0" w:space="0" w:color="auto"/>
        <w:right w:val="none" w:sz="0" w:space="0" w:color="auto"/>
      </w:divBdr>
    </w:div>
    <w:div w:id="801002147">
      <w:bodyDiv w:val="1"/>
      <w:marLeft w:val="0"/>
      <w:marRight w:val="0"/>
      <w:marTop w:val="0"/>
      <w:marBottom w:val="0"/>
      <w:divBdr>
        <w:top w:val="none" w:sz="0" w:space="0" w:color="auto"/>
        <w:left w:val="none" w:sz="0" w:space="0" w:color="auto"/>
        <w:bottom w:val="none" w:sz="0" w:space="0" w:color="auto"/>
        <w:right w:val="none" w:sz="0" w:space="0" w:color="auto"/>
      </w:divBdr>
    </w:div>
    <w:div w:id="801075491">
      <w:bodyDiv w:val="1"/>
      <w:marLeft w:val="0"/>
      <w:marRight w:val="0"/>
      <w:marTop w:val="0"/>
      <w:marBottom w:val="0"/>
      <w:divBdr>
        <w:top w:val="none" w:sz="0" w:space="0" w:color="auto"/>
        <w:left w:val="none" w:sz="0" w:space="0" w:color="auto"/>
        <w:bottom w:val="none" w:sz="0" w:space="0" w:color="auto"/>
        <w:right w:val="none" w:sz="0" w:space="0" w:color="auto"/>
      </w:divBdr>
    </w:div>
    <w:div w:id="802191655">
      <w:bodyDiv w:val="1"/>
      <w:marLeft w:val="0"/>
      <w:marRight w:val="0"/>
      <w:marTop w:val="0"/>
      <w:marBottom w:val="0"/>
      <w:divBdr>
        <w:top w:val="none" w:sz="0" w:space="0" w:color="auto"/>
        <w:left w:val="none" w:sz="0" w:space="0" w:color="auto"/>
        <w:bottom w:val="none" w:sz="0" w:space="0" w:color="auto"/>
        <w:right w:val="none" w:sz="0" w:space="0" w:color="auto"/>
      </w:divBdr>
    </w:div>
    <w:div w:id="802381616">
      <w:bodyDiv w:val="1"/>
      <w:marLeft w:val="0"/>
      <w:marRight w:val="0"/>
      <w:marTop w:val="0"/>
      <w:marBottom w:val="0"/>
      <w:divBdr>
        <w:top w:val="none" w:sz="0" w:space="0" w:color="auto"/>
        <w:left w:val="none" w:sz="0" w:space="0" w:color="auto"/>
        <w:bottom w:val="none" w:sz="0" w:space="0" w:color="auto"/>
        <w:right w:val="none" w:sz="0" w:space="0" w:color="auto"/>
      </w:divBdr>
    </w:div>
    <w:div w:id="802429279">
      <w:bodyDiv w:val="1"/>
      <w:marLeft w:val="0"/>
      <w:marRight w:val="0"/>
      <w:marTop w:val="0"/>
      <w:marBottom w:val="0"/>
      <w:divBdr>
        <w:top w:val="none" w:sz="0" w:space="0" w:color="auto"/>
        <w:left w:val="none" w:sz="0" w:space="0" w:color="auto"/>
        <w:bottom w:val="none" w:sz="0" w:space="0" w:color="auto"/>
        <w:right w:val="none" w:sz="0" w:space="0" w:color="auto"/>
      </w:divBdr>
    </w:div>
    <w:div w:id="802579079">
      <w:bodyDiv w:val="1"/>
      <w:marLeft w:val="0"/>
      <w:marRight w:val="0"/>
      <w:marTop w:val="0"/>
      <w:marBottom w:val="0"/>
      <w:divBdr>
        <w:top w:val="none" w:sz="0" w:space="0" w:color="auto"/>
        <w:left w:val="none" w:sz="0" w:space="0" w:color="auto"/>
        <w:bottom w:val="none" w:sz="0" w:space="0" w:color="auto"/>
        <w:right w:val="none" w:sz="0" w:space="0" w:color="auto"/>
      </w:divBdr>
    </w:div>
    <w:div w:id="802775311">
      <w:bodyDiv w:val="1"/>
      <w:marLeft w:val="0"/>
      <w:marRight w:val="0"/>
      <w:marTop w:val="0"/>
      <w:marBottom w:val="0"/>
      <w:divBdr>
        <w:top w:val="none" w:sz="0" w:space="0" w:color="auto"/>
        <w:left w:val="none" w:sz="0" w:space="0" w:color="auto"/>
        <w:bottom w:val="none" w:sz="0" w:space="0" w:color="auto"/>
        <w:right w:val="none" w:sz="0" w:space="0" w:color="auto"/>
      </w:divBdr>
    </w:div>
    <w:div w:id="802885172">
      <w:bodyDiv w:val="1"/>
      <w:marLeft w:val="0"/>
      <w:marRight w:val="0"/>
      <w:marTop w:val="0"/>
      <w:marBottom w:val="0"/>
      <w:divBdr>
        <w:top w:val="none" w:sz="0" w:space="0" w:color="auto"/>
        <w:left w:val="none" w:sz="0" w:space="0" w:color="auto"/>
        <w:bottom w:val="none" w:sz="0" w:space="0" w:color="auto"/>
        <w:right w:val="none" w:sz="0" w:space="0" w:color="auto"/>
      </w:divBdr>
    </w:div>
    <w:div w:id="802893482">
      <w:bodyDiv w:val="1"/>
      <w:marLeft w:val="0"/>
      <w:marRight w:val="0"/>
      <w:marTop w:val="0"/>
      <w:marBottom w:val="0"/>
      <w:divBdr>
        <w:top w:val="none" w:sz="0" w:space="0" w:color="auto"/>
        <w:left w:val="none" w:sz="0" w:space="0" w:color="auto"/>
        <w:bottom w:val="none" w:sz="0" w:space="0" w:color="auto"/>
        <w:right w:val="none" w:sz="0" w:space="0" w:color="auto"/>
      </w:divBdr>
    </w:div>
    <w:div w:id="803041616">
      <w:bodyDiv w:val="1"/>
      <w:marLeft w:val="0"/>
      <w:marRight w:val="0"/>
      <w:marTop w:val="0"/>
      <w:marBottom w:val="0"/>
      <w:divBdr>
        <w:top w:val="none" w:sz="0" w:space="0" w:color="auto"/>
        <w:left w:val="none" w:sz="0" w:space="0" w:color="auto"/>
        <w:bottom w:val="none" w:sz="0" w:space="0" w:color="auto"/>
        <w:right w:val="none" w:sz="0" w:space="0" w:color="auto"/>
      </w:divBdr>
    </w:div>
    <w:div w:id="803156464">
      <w:bodyDiv w:val="1"/>
      <w:marLeft w:val="0"/>
      <w:marRight w:val="0"/>
      <w:marTop w:val="0"/>
      <w:marBottom w:val="0"/>
      <w:divBdr>
        <w:top w:val="none" w:sz="0" w:space="0" w:color="auto"/>
        <w:left w:val="none" w:sz="0" w:space="0" w:color="auto"/>
        <w:bottom w:val="none" w:sz="0" w:space="0" w:color="auto"/>
        <w:right w:val="none" w:sz="0" w:space="0" w:color="auto"/>
      </w:divBdr>
    </w:div>
    <w:div w:id="803229273">
      <w:bodyDiv w:val="1"/>
      <w:marLeft w:val="0"/>
      <w:marRight w:val="0"/>
      <w:marTop w:val="0"/>
      <w:marBottom w:val="0"/>
      <w:divBdr>
        <w:top w:val="none" w:sz="0" w:space="0" w:color="auto"/>
        <w:left w:val="none" w:sz="0" w:space="0" w:color="auto"/>
        <w:bottom w:val="none" w:sz="0" w:space="0" w:color="auto"/>
        <w:right w:val="none" w:sz="0" w:space="0" w:color="auto"/>
      </w:divBdr>
    </w:div>
    <w:div w:id="803616968">
      <w:bodyDiv w:val="1"/>
      <w:marLeft w:val="0"/>
      <w:marRight w:val="0"/>
      <w:marTop w:val="0"/>
      <w:marBottom w:val="0"/>
      <w:divBdr>
        <w:top w:val="none" w:sz="0" w:space="0" w:color="auto"/>
        <w:left w:val="none" w:sz="0" w:space="0" w:color="auto"/>
        <w:bottom w:val="none" w:sz="0" w:space="0" w:color="auto"/>
        <w:right w:val="none" w:sz="0" w:space="0" w:color="auto"/>
      </w:divBdr>
    </w:div>
    <w:div w:id="803693155">
      <w:bodyDiv w:val="1"/>
      <w:marLeft w:val="0"/>
      <w:marRight w:val="0"/>
      <w:marTop w:val="0"/>
      <w:marBottom w:val="0"/>
      <w:divBdr>
        <w:top w:val="none" w:sz="0" w:space="0" w:color="auto"/>
        <w:left w:val="none" w:sz="0" w:space="0" w:color="auto"/>
        <w:bottom w:val="none" w:sz="0" w:space="0" w:color="auto"/>
        <w:right w:val="none" w:sz="0" w:space="0" w:color="auto"/>
      </w:divBdr>
    </w:div>
    <w:div w:id="803811888">
      <w:bodyDiv w:val="1"/>
      <w:marLeft w:val="0"/>
      <w:marRight w:val="0"/>
      <w:marTop w:val="0"/>
      <w:marBottom w:val="0"/>
      <w:divBdr>
        <w:top w:val="none" w:sz="0" w:space="0" w:color="auto"/>
        <w:left w:val="none" w:sz="0" w:space="0" w:color="auto"/>
        <w:bottom w:val="none" w:sz="0" w:space="0" w:color="auto"/>
        <w:right w:val="none" w:sz="0" w:space="0" w:color="auto"/>
      </w:divBdr>
    </w:div>
    <w:div w:id="804128212">
      <w:bodyDiv w:val="1"/>
      <w:marLeft w:val="0"/>
      <w:marRight w:val="0"/>
      <w:marTop w:val="0"/>
      <w:marBottom w:val="0"/>
      <w:divBdr>
        <w:top w:val="none" w:sz="0" w:space="0" w:color="auto"/>
        <w:left w:val="none" w:sz="0" w:space="0" w:color="auto"/>
        <w:bottom w:val="none" w:sz="0" w:space="0" w:color="auto"/>
        <w:right w:val="none" w:sz="0" w:space="0" w:color="auto"/>
      </w:divBdr>
    </w:div>
    <w:div w:id="804396077">
      <w:bodyDiv w:val="1"/>
      <w:marLeft w:val="0"/>
      <w:marRight w:val="0"/>
      <w:marTop w:val="0"/>
      <w:marBottom w:val="0"/>
      <w:divBdr>
        <w:top w:val="none" w:sz="0" w:space="0" w:color="auto"/>
        <w:left w:val="none" w:sz="0" w:space="0" w:color="auto"/>
        <w:bottom w:val="none" w:sz="0" w:space="0" w:color="auto"/>
        <w:right w:val="none" w:sz="0" w:space="0" w:color="auto"/>
      </w:divBdr>
    </w:div>
    <w:div w:id="805247052">
      <w:bodyDiv w:val="1"/>
      <w:marLeft w:val="0"/>
      <w:marRight w:val="0"/>
      <w:marTop w:val="0"/>
      <w:marBottom w:val="0"/>
      <w:divBdr>
        <w:top w:val="none" w:sz="0" w:space="0" w:color="auto"/>
        <w:left w:val="none" w:sz="0" w:space="0" w:color="auto"/>
        <w:bottom w:val="none" w:sz="0" w:space="0" w:color="auto"/>
        <w:right w:val="none" w:sz="0" w:space="0" w:color="auto"/>
      </w:divBdr>
    </w:div>
    <w:div w:id="805703806">
      <w:bodyDiv w:val="1"/>
      <w:marLeft w:val="0"/>
      <w:marRight w:val="0"/>
      <w:marTop w:val="0"/>
      <w:marBottom w:val="0"/>
      <w:divBdr>
        <w:top w:val="none" w:sz="0" w:space="0" w:color="auto"/>
        <w:left w:val="none" w:sz="0" w:space="0" w:color="auto"/>
        <w:bottom w:val="none" w:sz="0" w:space="0" w:color="auto"/>
        <w:right w:val="none" w:sz="0" w:space="0" w:color="auto"/>
      </w:divBdr>
    </w:div>
    <w:div w:id="806164878">
      <w:bodyDiv w:val="1"/>
      <w:marLeft w:val="0"/>
      <w:marRight w:val="0"/>
      <w:marTop w:val="0"/>
      <w:marBottom w:val="0"/>
      <w:divBdr>
        <w:top w:val="none" w:sz="0" w:space="0" w:color="auto"/>
        <w:left w:val="none" w:sz="0" w:space="0" w:color="auto"/>
        <w:bottom w:val="none" w:sz="0" w:space="0" w:color="auto"/>
        <w:right w:val="none" w:sz="0" w:space="0" w:color="auto"/>
      </w:divBdr>
    </w:div>
    <w:div w:id="807238654">
      <w:bodyDiv w:val="1"/>
      <w:marLeft w:val="0"/>
      <w:marRight w:val="0"/>
      <w:marTop w:val="0"/>
      <w:marBottom w:val="0"/>
      <w:divBdr>
        <w:top w:val="none" w:sz="0" w:space="0" w:color="auto"/>
        <w:left w:val="none" w:sz="0" w:space="0" w:color="auto"/>
        <w:bottom w:val="none" w:sz="0" w:space="0" w:color="auto"/>
        <w:right w:val="none" w:sz="0" w:space="0" w:color="auto"/>
      </w:divBdr>
    </w:div>
    <w:div w:id="807238668">
      <w:bodyDiv w:val="1"/>
      <w:marLeft w:val="0"/>
      <w:marRight w:val="0"/>
      <w:marTop w:val="0"/>
      <w:marBottom w:val="0"/>
      <w:divBdr>
        <w:top w:val="none" w:sz="0" w:space="0" w:color="auto"/>
        <w:left w:val="none" w:sz="0" w:space="0" w:color="auto"/>
        <w:bottom w:val="none" w:sz="0" w:space="0" w:color="auto"/>
        <w:right w:val="none" w:sz="0" w:space="0" w:color="auto"/>
      </w:divBdr>
    </w:div>
    <w:div w:id="807628862">
      <w:bodyDiv w:val="1"/>
      <w:marLeft w:val="0"/>
      <w:marRight w:val="0"/>
      <w:marTop w:val="0"/>
      <w:marBottom w:val="0"/>
      <w:divBdr>
        <w:top w:val="none" w:sz="0" w:space="0" w:color="auto"/>
        <w:left w:val="none" w:sz="0" w:space="0" w:color="auto"/>
        <w:bottom w:val="none" w:sz="0" w:space="0" w:color="auto"/>
        <w:right w:val="none" w:sz="0" w:space="0" w:color="auto"/>
      </w:divBdr>
    </w:div>
    <w:div w:id="807671320">
      <w:bodyDiv w:val="1"/>
      <w:marLeft w:val="0"/>
      <w:marRight w:val="0"/>
      <w:marTop w:val="0"/>
      <w:marBottom w:val="0"/>
      <w:divBdr>
        <w:top w:val="none" w:sz="0" w:space="0" w:color="auto"/>
        <w:left w:val="none" w:sz="0" w:space="0" w:color="auto"/>
        <w:bottom w:val="none" w:sz="0" w:space="0" w:color="auto"/>
        <w:right w:val="none" w:sz="0" w:space="0" w:color="auto"/>
      </w:divBdr>
    </w:div>
    <w:div w:id="808010200">
      <w:bodyDiv w:val="1"/>
      <w:marLeft w:val="0"/>
      <w:marRight w:val="0"/>
      <w:marTop w:val="0"/>
      <w:marBottom w:val="0"/>
      <w:divBdr>
        <w:top w:val="none" w:sz="0" w:space="0" w:color="auto"/>
        <w:left w:val="none" w:sz="0" w:space="0" w:color="auto"/>
        <w:bottom w:val="none" w:sz="0" w:space="0" w:color="auto"/>
        <w:right w:val="none" w:sz="0" w:space="0" w:color="auto"/>
      </w:divBdr>
    </w:div>
    <w:div w:id="810248788">
      <w:bodyDiv w:val="1"/>
      <w:marLeft w:val="0"/>
      <w:marRight w:val="0"/>
      <w:marTop w:val="0"/>
      <w:marBottom w:val="0"/>
      <w:divBdr>
        <w:top w:val="none" w:sz="0" w:space="0" w:color="auto"/>
        <w:left w:val="none" w:sz="0" w:space="0" w:color="auto"/>
        <w:bottom w:val="none" w:sz="0" w:space="0" w:color="auto"/>
        <w:right w:val="none" w:sz="0" w:space="0" w:color="auto"/>
      </w:divBdr>
    </w:div>
    <w:div w:id="810560696">
      <w:bodyDiv w:val="1"/>
      <w:marLeft w:val="0"/>
      <w:marRight w:val="0"/>
      <w:marTop w:val="0"/>
      <w:marBottom w:val="0"/>
      <w:divBdr>
        <w:top w:val="none" w:sz="0" w:space="0" w:color="auto"/>
        <w:left w:val="none" w:sz="0" w:space="0" w:color="auto"/>
        <w:bottom w:val="none" w:sz="0" w:space="0" w:color="auto"/>
        <w:right w:val="none" w:sz="0" w:space="0" w:color="auto"/>
      </w:divBdr>
    </w:div>
    <w:div w:id="810634846">
      <w:bodyDiv w:val="1"/>
      <w:marLeft w:val="0"/>
      <w:marRight w:val="0"/>
      <w:marTop w:val="0"/>
      <w:marBottom w:val="0"/>
      <w:divBdr>
        <w:top w:val="none" w:sz="0" w:space="0" w:color="auto"/>
        <w:left w:val="none" w:sz="0" w:space="0" w:color="auto"/>
        <w:bottom w:val="none" w:sz="0" w:space="0" w:color="auto"/>
        <w:right w:val="none" w:sz="0" w:space="0" w:color="auto"/>
      </w:divBdr>
    </w:div>
    <w:div w:id="811099483">
      <w:bodyDiv w:val="1"/>
      <w:marLeft w:val="0"/>
      <w:marRight w:val="0"/>
      <w:marTop w:val="0"/>
      <w:marBottom w:val="0"/>
      <w:divBdr>
        <w:top w:val="none" w:sz="0" w:space="0" w:color="auto"/>
        <w:left w:val="none" w:sz="0" w:space="0" w:color="auto"/>
        <w:bottom w:val="none" w:sz="0" w:space="0" w:color="auto"/>
        <w:right w:val="none" w:sz="0" w:space="0" w:color="auto"/>
      </w:divBdr>
    </w:div>
    <w:div w:id="811368159">
      <w:bodyDiv w:val="1"/>
      <w:marLeft w:val="0"/>
      <w:marRight w:val="0"/>
      <w:marTop w:val="0"/>
      <w:marBottom w:val="0"/>
      <w:divBdr>
        <w:top w:val="none" w:sz="0" w:space="0" w:color="auto"/>
        <w:left w:val="none" w:sz="0" w:space="0" w:color="auto"/>
        <w:bottom w:val="none" w:sz="0" w:space="0" w:color="auto"/>
        <w:right w:val="none" w:sz="0" w:space="0" w:color="auto"/>
      </w:divBdr>
    </w:div>
    <w:div w:id="811756353">
      <w:bodyDiv w:val="1"/>
      <w:marLeft w:val="0"/>
      <w:marRight w:val="0"/>
      <w:marTop w:val="0"/>
      <w:marBottom w:val="0"/>
      <w:divBdr>
        <w:top w:val="none" w:sz="0" w:space="0" w:color="auto"/>
        <w:left w:val="none" w:sz="0" w:space="0" w:color="auto"/>
        <w:bottom w:val="none" w:sz="0" w:space="0" w:color="auto"/>
        <w:right w:val="none" w:sz="0" w:space="0" w:color="auto"/>
      </w:divBdr>
    </w:div>
    <w:div w:id="812060327">
      <w:bodyDiv w:val="1"/>
      <w:marLeft w:val="0"/>
      <w:marRight w:val="0"/>
      <w:marTop w:val="0"/>
      <w:marBottom w:val="0"/>
      <w:divBdr>
        <w:top w:val="none" w:sz="0" w:space="0" w:color="auto"/>
        <w:left w:val="none" w:sz="0" w:space="0" w:color="auto"/>
        <w:bottom w:val="none" w:sz="0" w:space="0" w:color="auto"/>
        <w:right w:val="none" w:sz="0" w:space="0" w:color="auto"/>
      </w:divBdr>
    </w:div>
    <w:div w:id="812060527">
      <w:bodyDiv w:val="1"/>
      <w:marLeft w:val="0"/>
      <w:marRight w:val="0"/>
      <w:marTop w:val="0"/>
      <w:marBottom w:val="0"/>
      <w:divBdr>
        <w:top w:val="none" w:sz="0" w:space="0" w:color="auto"/>
        <w:left w:val="none" w:sz="0" w:space="0" w:color="auto"/>
        <w:bottom w:val="none" w:sz="0" w:space="0" w:color="auto"/>
        <w:right w:val="none" w:sz="0" w:space="0" w:color="auto"/>
      </w:divBdr>
    </w:div>
    <w:div w:id="813333465">
      <w:bodyDiv w:val="1"/>
      <w:marLeft w:val="0"/>
      <w:marRight w:val="0"/>
      <w:marTop w:val="0"/>
      <w:marBottom w:val="0"/>
      <w:divBdr>
        <w:top w:val="none" w:sz="0" w:space="0" w:color="auto"/>
        <w:left w:val="none" w:sz="0" w:space="0" w:color="auto"/>
        <w:bottom w:val="none" w:sz="0" w:space="0" w:color="auto"/>
        <w:right w:val="none" w:sz="0" w:space="0" w:color="auto"/>
      </w:divBdr>
    </w:div>
    <w:div w:id="813375207">
      <w:bodyDiv w:val="1"/>
      <w:marLeft w:val="0"/>
      <w:marRight w:val="0"/>
      <w:marTop w:val="0"/>
      <w:marBottom w:val="0"/>
      <w:divBdr>
        <w:top w:val="none" w:sz="0" w:space="0" w:color="auto"/>
        <w:left w:val="none" w:sz="0" w:space="0" w:color="auto"/>
        <w:bottom w:val="none" w:sz="0" w:space="0" w:color="auto"/>
        <w:right w:val="none" w:sz="0" w:space="0" w:color="auto"/>
      </w:divBdr>
    </w:div>
    <w:div w:id="813450996">
      <w:bodyDiv w:val="1"/>
      <w:marLeft w:val="0"/>
      <w:marRight w:val="0"/>
      <w:marTop w:val="0"/>
      <w:marBottom w:val="0"/>
      <w:divBdr>
        <w:top w:val="none" w:sz="0" w:space="0" w:color="auto"/>
        <w:left w:val="none" w:sz="0" w:space="0" w:color="auto"/>
        <w:bottom w:val="none" w:sz="0" w:space="0" w:color="auto"/>
        <w:right w:val="none" w:sz="0" w:space="0" w:color="auto"/>
      </w:divBdr>
    </w:div>
    <w:div w:id="814487762">
      <w:bodyDiv w:val="1"/>
      <w:marLeft w:val="0"/>
      <w:marRight w:val="0"/>
      <w:marTop w:val="0"/>
      <w:marBottom w:val="0"/>
      <w:divBdr>
        <w:top w:val="none" w:sz="0" w:space="0" w:color="auto"/>
        <w:left w:val="none" w:sz="0" w:space="0" w:color="auto"/>
        <w:bottom w:val="none" w:sz="0" w:space="0" w:color="auto"/>
        <w:right w:val="none" w:sz="0" w:space="0" w:color="auto"/>
      </w:divBdr>
    </w:div>
    <w:div w:id="814493639">
      <w:bodyDiv w:val="1"/>
      <w:marLeft w:val="0"/>
      <w:marRight w:val="0"/>
      <w:marTop w:val="0"/>
      <w:marBottom w:val="0"/>
      <w:divBdr>
        <w:top w:val="none" w:sz="0" w:space="0" w:color="auto"/>
        <w:left w:val="none" w:sz="0" w:space="0" w:color="auto"/>
        <w:bottom w:val="none" w:sz="0" w:space="0" w:color="auto"/>
        <w:right w:val="none" w:sz="0" w:space="0" w:color="auto"/>
      </w:divBdr>
    </w:div>
    <w:div w:id="814641889">
      <w:bodyDiv w:val="1"/>
      <w:marLeft w:val="0"/>
      <w:marRight w:val="0"/>
      <w:marTop w:val="0"/>
      <w:marBottom w:val="0"/>
      <w:divBdr>
        <w:top w:val="none" w:sz="0" w:space="0" w:color="auto"/>
        <w:left w:val="none" w:sz="0" w:space="0" w:color="auto"/>
        <w:bottom w:val="none" w:sz="0" w:space="0" w:color="auto"/>
        <w:right w:val="none" w:sz="0" w:space="0" w:color="auto"/>
      </w:divBdr>
    </w:div>
    <w:div w:id="814832193">
      <w:bodyDiv w:val="1"/>
      <w:marLeft w:val="0"/>
      <w:marRight w:val="0"/>
      <w:marTop w:val="0"/>
      <w:marBottom w:val="0"/>
      <w:divBdr>
        <w:top w:val="none" w:sz="0" w:space="0" w:color="auto"/>
        <w:left w:val="none" w:sz="0" w:space="0" w:color="auto"/>
        <w:bottom w:val="none" w:sz="0" w:space="0" w:color="auto"/>
        <w:right w:val="none" w:sz="0" w:space="0" w:color="auto"/>
      </w:divBdr>
    </w:div>
    <w:div w:id="815025320">
      <w:bodyDiv w:val="1"/>
      <w:marLeft w:val="0"/>
      <w:marRight w:val="0"/>
      <w:marTop w:val="0"/>
      <w:marBottom w:val="0"/>
      <w:divBdr>
        <w:top w:val="none" w:sz="0" w:space="0" w:color="auto"/>
        <w:left w:val="none" w:sz="0" w:space="0" w:color="auto"/>
        <w:bottom w:val="none" w:sz="0" w:space="0" w:color="auto"/>
        <w:right w:val="none" w:sz="0" w:space="0" w:color="auto"/>
      </w:divBdr>
      <w:divsChild>
        <w:div w:id="14960573">
          <w:marLeft w:val="640"/>
          <w:marRight w:val="0"/>
          <w:marTop w:val="0"/>
          <w:marBottom w:val="0"/>
          <w:divBdr>
            <w:top w:val="none" w:sz="0" w:space="0" w:color="auto"/>
            <w:left w:val="none" w:sz="0" w:space="0" w:color="auto"/>
            <w:bottom w:val="none" w:sz="0" w:space="0" w:color="auto"/>
            <w:right w:val="none" w:sz="0" w:space="0" w:color="auto"/>
          </w:divBdr>
        </w:div>
        <w:div w:id="74013755">
          <w:marLeft w:val="640"/>
          <w:marRight w:val="0"/>
          <w:marTop w:val="0"/>
          <w:marBottom w:val="0"/>
          <w:divBdr>
            <w:top w:val="none" w:sz="0" w:space="0" w:color="auto"/>
            <w:left w:val="none" w:sz="0" w:space="0" w:color="auto"/>
            <w:bottom w:val="none" w:sz="0" w:space="0" w:color="auto"/>
            <w:right w:val="none" w:sz="0" w:space="0" w:color="auto"/>
          </w:divBdr>
        </w:div>
        <w:div w:id="74714682">
          <w:marLeft w:val="640"/>
          <w:marRight w:val="0"/>
          <w:marTop w:val="0"/>
          <w:marBottom w:val="0"/>
          <w:divBdr>
            <w:top w:val="none" w:sz="0" w:space="0" w:color="auto"/>
            <w:left w:val="none" w:sz="0" w:space="0" w:color="auto"/>
            <w:bottom w:val="none" w:sz="0" w:space="0" w:color="auto"/>
            <w:right w:val="none" w:sz="0" w:space="0" w:color="auto"/>
          </w:divBdr>
        </w:div>
        <w:div w:id="106003889">
          <w:marLeft w:val="640"/>
          <w:marRight w:val="0"/>
          <w:marTop w:val="0"/>
          <w:marBottom w:val="0"/>
          <w:divBdr>
            <w:top w:val="none" w:sz="0" w:space="0" w:color="auto"/>
            <w:left w:val="none" w:sz="0" w:space="0" w:color="auto"/>
            <w:bottom w:val="none" w:sz="0" w:space="0" w:color="auto"/>
            <w:right w:val="none" w:sz="0" w:space="0" w:color="auto"/>
          </w:divBdr>
        </w:div>
        <w:div w:id="195193433">
          <w:marLeft w:val="640"/>
          <w:marRight w:val="0"/>
          <w:marTop w:val="0"/>
          <w:marBottom w:val="0"/>
          <w:divBdr>
            <w:top w:val="none" w:sz="0" w:space="0" w:color="auto"/>
            <w:left w:val="none" w:sz="0" w:space="0" w:color="auto"/>
            <w:bottom w:val="none" w:sz="0" w:space="0" w:color="auto"/>
            <w:right w:val="none" w:sz="0" w:space="0" w:color="auto"/>
          </w:divBdr>
        </w:div>
        <w:div w:id="213196783">
          <w:marLeft w:val="640"/>
          <w:marRight w:val="0"/>
          <w:marTop w:val="0"/>
          <w:marBottom w:val="0"/>
          <w:divBdr>
            <w:top w:val="none" w:sz="0" w:space="0" w:color="auto"/>
            <w:left w:val="none" w:sz="0" w:space="0" w:color="auto"/>
            <w:bottom w:val="none" w:sz="0" w:space="0" w:color="auto"/>
            <w:right w:val="none" w:sz="0" w:space="0" w:color="auto"/>
          </w:divBdr>
        </w:div>
        <w:div w:id="360211140">
          <w:marLeft w:val="640"/>
          <w:marRight w:val="0"/>
          <w:marTop w:val="0"/>
          <w:marBottom w:val="0"/>
          <w:divBdr>
            <w:top w:val="none" w:sz="0" w:space="0" w:color="auto"/>
            <w:left w:val="none" w:sz="0" w:space="0" w:color="auto"/>
            <w:bottom w:val="none" w:sz="0" w:space="0" w:color="auto"/>
            <w:right w:val="none" w:sz="0" w:space="0" w:color="auto"/>
          </w:divBdr>
        </w:div>
        <w:div w:id="387532611">
          <w:marLeft w:val="640"/>
          <w:marRight w:val="0"/>
          <w:marTop w:val="0"/>
          <w:marBottom w:val="0"/>
          <w:divBdr>
            <w:top w:val="none" w:sz="0" w:space="0" w:color="auto"/>
            <w:left w:val="none" w:sz="0" w:space="0" w:color="auto"/>
            <w:bottom w:val="none" w:sz="0" w:space="0" w:color="auto"/>
            <w:right w:val="none" w:sz="0" w:space="0" w:color="auto"/>
          </w:divBdr>
        </w:div>
        <w:div w:id="446778368">
          <w:marLeft w:val="640"/>
          <w:marRight w:val="0"/>
          <w:marTop w:val="0"/>
          <w:marBottom w:val="0"/>
          <w:divBdr>
            <w:top w:val="none" w:sz="0" w:space="0" w:color="auto"/>
            <w:left w:val="none" w:sz="0" w:space="0" w:color="auto"/>
            <w:bottom w:val="none" w:sz="0" w:space="0" w:color="auto"/>
            <w:right w:val="none" w:sz="0" w:space="0" w:color="auto"/>
          </w:divBdr>
        </w:div>
        <w:div w:id="497892224">
          <w:marLeft w:val="640"/>
          <w:marRight w:val="0"/>
          <w:marTop w:val="0"/>
          <w:marBottom w:val="0"/>
          <w:divBdr>
            <w:top w:val="none" w:sz="0" w:space="0" w:color="auto"/>
            <w:left w:val="none" w:sz="0" w:space="0" w:color="auto"/>
            <w:bottom w:val="none" w:sz="0" w:space="0" w:color="auto"/>
            <w:right w:val="none" w:sz="0" w:space="0" w:color="auto"/>
          </w:divBdr>
        </w:div>
        <w:div w:id="502472016">
          <w:marLeft w:val="640"/>
          <w:marRight w:val="0"/>
          <w:marTop w:val="0"/>
          <w:marBottom w:val="0"/>
          <w:divBdr>
            <w:top w:val="none" w:sz="0" w:space="0" w:color="auto"/>
            <w:left w:val="none" w:sz="0" w:space="0" w:color="auto"/>
            <w:bottom w:val="none" w:sz="0" w:space="0" w:color="auto"/>
            <w:right w:val="none" w:sz="0" w:space="0" w:color="auto"/>
          </w:divBdr>
        </w:div>
        <w:div w:id="638997237">
          <w:marLeft w:val="640"/>
          <w:marRight w:val="0"/>
          <w:marTop w:val="0"/>
          <w:marBottom w:val="0"/>
          <w:divBdr>
            <w:top w:val="none" w:sz="0" w:space="0" w:color="auto"/>
            <w:left w:val="none" w:sz="0" w:space="0" w:color="auto"/>
            <w:bottom w:val="none" w:sz="0" w:space="0" w:color="auto"/>
            <w:right w:val="none" w:sz="0" w:space="0" w:color="auto"/>
          </w:divBdr>
        </w:div>
        <w:div w:id="644698995">
          <w:marLeft w:val="640"/>
          <w:marRight w:val="0"/>
          <w:marTop w:val="0"/>
          <w:marBottom w:val="0"/>
          <w:divBdr>
            <w:top w:val="none" w:sz="0" w:space="0" w:color="auto"/>
            <w:left w:val="none" w:sz="0" w:space="0" w:color="auto"/>
            <w:bottom w:val="none" w:sz="0" w:space="0" w:color="auto"/>
            <w:right w:val="none" w:sz="0" w:space="0" w:color="auto"/>
          </w:divBdr>
        </w:div>
        <w:div w:id="763769528">
          <w:marLeft w:val="640"/>
          <w:marRight w:val="0"/>
          <w:marTop w:val="0"/>
          <w:marBottom w:val="0"/>
          <w:divBdr>
            <w:top w:val="none" w:sz="0" w:space="0" w:color="auto"/>
            <w:left w:val="none" w:sz="0" w:space="0" w:color="auto"/>
            <w:bottom w:val="none" w:sz="0" w:space="0" w:color="auto"/>
            <w:right w:val="none" w:sz="0" w:space="0" w:color="auto"/>
          </w:divBdr>
        </w:div>
        <w:div w:id="774522752">
          <w:marLeft w:val="640"/>
          <w:marRight w:val="0"/>
          <w:marTop w:val="0"/>
          <w:marBottom w:val="0"/>
          <w:divBdr>
            <w:top w:val="none" w:sz="0" w:space="0" w:color="auto"/>
            <w:left w:val="none" w:sz="0" w:space="0" w:color="auto"/>
            <w:bottom w:val="none" w:sz="0" w:space="0" w:color="auto"/>
            <w:right w:val="none" w:sz="0" w:space="0" w:color="auto"/>
          </w:divBdr>
        </w:div>
        <w:div w:id="780297446">
          <w:marLeft w:val="640"/>
          <w:marRight w:val="0"/>
          <w:marTop w:val="0"/>
          <w:marBottom w:val="0"/>
          <w:divBdr>
            <w:top w:val="none" w:sz="0" w:space="0" w:color="auto"/>
            <w:left w:val="none" w:sz="0" w:space="0" w:color="auto"/>
            <w:bottom w:val="none" w:sz="0" w:space="0" w:color="auto"/>
            <w:right w:val="none" w:sz="0" w:space="0" w:color="auto"/>
          </w:divBdr>
        </w:div>
        <w:div w:id="790199989">
          <w:marLeft w:val="640"/>
          <w:marRight w:val="0"/>
          <w:marTop w:val="0"/>
          <w:marBottom w:val="0"/>
          <w:divBdr>
            <w:top w:val="none" w:sz="0" w:space="0" w:color="auto"/>
            <w:left w:val="none" w:sz="0" w:space="0" w:color="auto"/>
            <w:bottom w:val="none" w:sz="0" w:space="0" w:color="auto"/>
            <w:right w:val="none" w:sz="0" w:space="0" w:color="auto"/>
          </w:divBdr>
        </w:div>
        <w:div w:id="794104085">
          <w:marLeft w:val="640"/>
          <w:marRight w:val="0"/>
          <w:marTop w:val="0"/>
          <w:marBottom w:val="0"/>
          <w:divBdr>
            <w:top w:val="none" w:sz="0" w:space="0" w:color="auto"/>
            <w:left w:val="none" w:sz="0" w:space="0" w:color="auto"/>
            <w:bottom w:val="none" w:sz="0" w:space="0" w:color="auto"/>
            <w:right w:val="none" w:sz="0" w:space="0" w:color="auto"/>
          </w:divBdr>
        </w:div>
        <w:div w:id="852106210">
          <w:marLeft w:val="640"/>
          <w:marRight w:val="0"/>
          <w:marTop w:val="0"/>
          <w:marBottom w:val="0"/>
          <w:divBdr>
            <w:top w:val="none" w:sz="0" w:space="0" w:color="auto"/>
            <w:left w:val="none" w:sz="0" w:space="0" w:color="auto"/>
            <w:bottom w:val="none" w:sz="0" w:space="0" w:color="auto"/>
            <w:right w:val="none" w:sz="0" w:space="0" w:color="auto"/>
          </w:divBdr>
        </w:div>
        <w:div w:id="960651171">
          <w:marLeft w:val="640"/>
          <w:marRight w:val="0"/>
          <w:marTop w:val="0"/>
          <w:marBottom w:val="0"/>
          <w:divBdr>
            <w:top w:val="none" w:sz="0" w:space="0" w:color="auto"/>
            <w:left w:val="none" w:sz="0" w:space="0" w:color="auto"/>
            <w:bottom w:val="none" w:sz="0" w:space="0" w:color="auto"/>
            <w:right w:val="none" w:sz="0" w:space="0" w:color="auto"/>
          </w:divBdr>
        </w:div>
        <w:div w:id="967395664">
          <w:marLeft w:val="640"/>
          <w:marRight w:val="0"/>
          <w:marTop w:val="0"/>
          <w:marBottom w:val="0"/>
          <w:divBdr>
            <w:top w:val="none" w:sz="0" w:space="0" w:color="auto"/>
            <w:left w:val="none" w:sz="0" w:space="0" w:color="auto"/>
            <w:bottom w:val="none" w:sz="0" w:space="0" w:color="auto"/>
            <w:right w:val="none" w:sz="0" w:space="0" w:color="auto"/>
          </w:divBdr>
        </w:div>
        <w:div w:id="1055932145">
          <w:marLeft w:val="640"/>
          <w:marRight w:val="0"/>
          <w:marTop w:val="0"/>
          <w:marBottom w:val="0"/>
          <w:divBdr>
            <w:top w:val="none" w:sz="0" w:space="0" w:color="auto"/>
            <w:left w:val="none" w:sz="0" w:space="0" w:color="auto"/>
            <w:bottom w:val="none" w:sz="0" w:space="0" w:color="auto"/>
            <w:right w:val="none" w:sz="0" w:space="0" w:color="auto"/>
          </w:divBdr>
        </w:div>
        <w:div w:id="1258295271">
          <w:marLeft w:val="640"/>
          <w:marRight w:val="0"/>
          <w:marTop w:val="0"/>
          <w:marBottom w:val="0"/>
          <w:divBdr>
            <w:top w:val="none" w:sz="0" w:space="0" w:color="auto"/>
            <w:left w:val="none" w:sz="0" w:space="0" w:color="auto"/>
            <w:bottom w:val="none" w:sz="0" w:space="0" w:color="auto"/>
            <w:right w:val="none" w:sz="0" w:space="0" w:color="auto"/>
          </w:divBdr>
        </w:div>
        <w:div w:id="1329744515">
          <w:marLeft w:val="640"/>
          <w:marRight w:val="0"/>
          <w:marTop w:val="0"/>
          <w:marBottom w:val="0"/>
          <w:divBdr>
            <w:top w:val="none" w:sz="0" w:space="0" w:color="auto"/>
            <w:left w:val="none" w:sz="0" w:space="0" w:color="auto"/>
            <w:bottom w:val="none" w:sz="0" w:space="0" w:color="auto"/>
            <w:right w:val="none" w:sz="0" w:space="0" w:color="auto"/>
          </w:divBdr>
        </w:div>
        <w:div w:id="1330015765">
          <w:marLeft w:val="640"/>
          <w:marRight w:val="0"/>
          <w:marTop w:val="0"/>
          <w:marBottom w:val="0"/>
          <w:divBdr>
            <w:top w:val="none" w:sz="0" w:space="0" w:color="auto"/>
            <w:left w:val="none" w:sz="0" w:space="0" w:color="auto"/>
            <w:bottom w:val="none" w:sz="0" w:space="0" w:color="auto"/>
            <w:right w:val="none" w:sz="0" w:space="0" w:color="auto"/>
          </w:divBdr>
        </w:div>
        <w:div w:id="1504934730">
          <w:marLeft w:val="640"/>
          <w:marRight w:val="0"/>
          <w:marTop w:val="0"/>
          <w:marBottom w:val="0"/>
          <w:divBdr>
            <w:top w:val="none" w:sz="0" w:space="0" w:color="auto"/>
            <w:left w:val="none" w:sz="0" w:space="0" w:color="auto"/>
            <w:bottom w:val="none" w:sz="0" w:space="0" w:color="auto"/>
            <w:right w:val="none" w:sz="0" w:space="0" w:color="auto"/>
          </w:divBdr>
        </w:div>
        <w:div w:id="1831630267">
          <w:marLeft w:val="640"/>
          <w:marRight w:val="0"/>
          <w:marTop w:val="0"/>
          <w:marBottom w:val="0"/>
          <w:divBdr>
            <w:top w:val="none" w:sz="0" w:space="0" w:color="auto"/>
            <w:left w:val="none" w:sz="0" w:space="0" w:color="auto"/>
            <w:bottom w:val="none" w:sz="0" w:space="0" w:color="auto"/>
            <w:right w:val="none" w:sz="0" w:space="0" w:color="auto"/>
          </w:divBdr>
        </w:div>
        <w:div w:id="1895659196">
          <w:marLeft w:val="640"/>
          <w:marRight w:val="0"/>
          <w:marTop w:val="0"/>
          <w:marBottom w:val="0"/>
          <w:divBdr>
            <w:top w:val="none" w:sz="0" w:space="0" w:color="auto"/>
            <w:left w:val="none" w:sz="0" w:space="0" w:color="auto"/>
            <w:bottom w:val="none" w:sz="0" w:space="0" w:color="auto"/>
            <w:right w:val="none" w:sz="0" w:space="0" w:color="auto"/>
          </w:divBdr>
        </w:div>
        <w:div w:id="1912150821">
          <w:marLeft w:val="640"/>
          <w:marRight w:val="0"/>
          <w:marTop w:val="0"/>
          <w:marBottom w:val="0"/>
          <w:divBdr>
            <w:top w:val="none" w:sz="0" w:space="0" w:color="auto"/>
            <w:left w:val="none" w:sz="0" w:space="0" w:color="auto"/>
            <w:bottom w:val="none" w:sz="0" w:space="0" w:color="auto"/>
            <w:right w:val="none" w:sz="0" w:space="0" w:color="auto"/>
          </w:divBdr>
        </w:div>
        <w:div w:id="1980568235">
          <w:marLeft w:val="640"/>
          <w:marRight w:val="0"/>
          <w:marTop w:val="0"/>
          <w:marBottom w:val="0"/>
          <w:divBdr>
            <w:top w:val="none" w:sz="0" w:space="0" w:color="auto"/>
            <w:left w:val="none" w:sz="0" w:space="0" w:color="auto"/>
            <w:bottom w:val="none" w:sz="0" w:space="0" w:color="auto"/>
            <w:right w:val="none" w:sz="0" w:space="0" w:color="auto"/>
          </w:divBdr>
        </w:div>
        <w:div w:id="1990940889">
          <w:marLeft w:val="640"/>
          <w:marRight w:val="0"/>
          <w:marTop w:val="0"/>
          <w:marBottom w:val="0"/>
          <w:divBdr>
            <w:top w:val="none" w:sz="0" w:space="0" w:color="auto"/>
            <w:left w:val="none" w:sz="0" w:space="0" w:color="auto"/>
            <w:bottom w:val="none" w:sz="0" w:space="0" w:color="auto"/>
            <w:right w:val="none" w:sz="0" w:space="0" w:color="auto"/>
          </w:divBdr>
        </w:div>
        <w:div w:id="2063629671">
          <w:marLeft w:val="640"/>
          <w:marRight w:val="0"/>
          <w:marTop w:val="0"/>
          <w:marBottom w:val="0"/>
          <w:divBdr>
            <w:top w:val="none" w:sz="0" w:space="0" w:color="auto"/>
            <w:left w:val="none" w:sz="0" w:space="0" w:color="auto"/>
            <w:bottom w:val="none" w:sz="0" w:space="0" w:color="auto"/>
            <w:right w:val="none" w:sz="0" w:space="0" w:color="auto"/>
          </w:divBdr>
        </w:div>
      </w:divsChild>
    </w:div>
    <w:div w:id="815029584">
      <w:bodyDiv w:val="1"/>
      <w:marLeft w:val="0"/>
      <w:marRight w:val="0"/>
      <w:marTop w:val="0"/>
      <w:marBottom w:val="0"/>
      <w:divBdr>
        <w:top w:val="none" w:sz="0" w:space="0" w:color="auto"/>
        <w:left w:val="none" w:sz="0" w:space="0" w:color="auto"/>
        <w:bottom w:val="none" w:sz="0" w:space="0" w:color="auto"/>
        <w:right w:val="none" w:sz="0" w:space="0" w:color="auto"/>
      </w:divBdr>
    </w:div>
    <w:div w:id="815221425">
      <w:bodyDiv w:val="1"/>
      <w:marLeft w:val="0"/>
      <w:marRight w:val="0"/>
      <w:marTop w:val="0"/>
      <w:marBottom w:val="0"/>
      <w:divBdr>
        <w:top w:val="none" w:sz="0" w:space="0" w:color="auto"/>
        <w:left w:val="none" w:sz="0" w:space="0" w:color="auto"/>
        <w:bottom w:val="none" w:sz="0" w:space="0" w:color="auto"/>
        <w:right w:val="none" w:sz="0" w:space="0" w:color="auto"/>
      </w:divBdr>
    </w:div>
    <w:div w:id="815530239">
      <w:bodyDiv w:val="1"/>
      <w:marLeft w:val="0"/>
      <w:marRight w:val="0"/>
      <w:marTop w:val="0"/>
      <w:marBottom w:val="0"/>
      <w:divBdr>
        <w:top w:val="none" w:sz="0" w:space="0" w:color="auto"/>
        <w:left w:val="none" w:sz="0" w:space="0" w:color="auto"/>
        <w:bottom w:val="none" w:sz="0" w:space="0" w:color="auto"/>
        <w:right w:val="none" w:sz="0" w:space="0" w:color="auto"/>
      </w:divBdr>
    </w:div>
    <w:div w:id="815727688">
      <w:bodyDiv w:val="1"/>
      <w:marLeft w:val="0"/>
      <w:marRight w:val="0"/>
      <w:marTop w:val="0"/>
      <w:marBottom w:val="0"/>
      <w:divBdr>
        <w:top w:val="none" w:sz="0" w:space="0" w:color="auto"/>
        <w:left w:val="none" w:sz="0" w:space="0" w:color="auto"/>
        <w:bottom w:val="none" w:sz="0" w:space="0" w:color="auto"/>
        <w:right w:val="none" w:sz="0" w:space="0" w:color="auto"/>
      </w:divBdr>
    </w:div>
    <w:div w:id="815799809">
      <w:bodyDiv w:val="1"/>
      <w:marLeft w:val="0"/>
      <w:marRight w:val="0"/>
      <w:marTop w:val="0"/>
      <w:marBottom w:val="0"/>
      <w:divBdr>
        <w:top w:val="none" w:sz="0" w:space="0" w:color="auto"/>
        <w:left w:val="none" w:sz="0" w:space="0" w:color="auto"/>
        <w:bottom w:val="none" w:sz="0" w:space="0" w:color="auto"/>
        <w:right w:val="none" w:sz="0" w:space="0" w:color="auto"/>
      </w:divBdr>
    </w:div>
    <w:div w:id="815803420">
      <w:bodyDiv w:val="1"/>
      <w:marLeft w:val="0"/>
      <w:marRight w:val="0"/>
      <w:marTop w:val="0"/>
      <w:marBottom w:val="0"/>
      <w:divBdr>
        <w:top w:val="none" w:sz="0" w:space="0" w:color="auto"/>
        <w:left w:val="none" w:sz="0" w:space="0" w:color="auto"/>
        <w:bottom w:val="none" w:sz="0" w:space="0" w:color="auto"/>
        <w:right w:val="none" w:sz="0" w:space="0" w:color="auto"/>
      </w:divBdr>
    </w:div>
    <w:div w:id="816916518">
      <w:bodyDiv w:val="1"/>
      <w:marLeft w:val="0"/>
      <w:marRight w:val="0"/>
      <w:marTop w:val="0"/>
      <w:marBottom w:val="0"/>
      <w:divBdr>
        <w:top w:val="none" w:sz="0" w:space="0" w:color="auto"/>
        <w:left w:val="none" w:sz="0" w:space="0" w:color="auto"/>
        <w:bottom w:val="none" w:sz="0" w:space="0" w:color="auto"/>
        <w:right w:val="none" w:sz="0" w:space="0" w:color="auto"/>
      </w:divBdr>
      <w:divsChild>
        <w:div w:id="114643702">
          <w:marLeft w:val="640"/>
          <w:marRight w:val="0"/>
          <w:marTop w:val="0"/>
          <w:marBottom w:val="0"/>
          <w:divBdr>
            <w:top w:val="none" w:sz="0" w:space="0" w:color="auto"/>
            <w:left w:val="none" w:sz="0" w:space="0" w:color="auto"/>
            <w:bottom w:val="none" w:sz="0" w:space="0" w:color="auto"/>
            <w:right w:val="none" w:sz="0" w:space="0" w:color="auto"/>
          </w:divBdr>
        </w:div>
        <w:div w:id="132605055">
          <w:marLeft w:val="640"/>
          <w:marRight w:val="0"/>
          <w:marTop w:val="0"/>
          <w:marBottom w:val="0"/>
          <w:divBdr>
            <w:top w:val="none" w:sz="0" w:space="0" w:color="auto"/>
            <w:left w:val="none" w:sz="0" w:space="0" w:color="auto"/>
            <w:bottom w:val="none" w:sz="0" w:space="0" w:color="auto"/>
            <w:right w:val="none" w:sz="0" w:space="0" w:color="auto"/>
          </w:divBdr>
        </w:div>
        <w:div w:id="170216615">
          <w:marLeft w:val="640"/>
          <w:marRight w:val="0"/>
          <w:marTop w:val="0"/>
          <w:marBottom w:val="0"/>
          <w:divBdr>
            <w:top w:val="none" w:sz="0" w:space="0" w:color="auto"/>
            <w:left w:val="none" w:sz="0" w:space="0" w:color="auto"/>
            <w:bottom w:val="none" w:sz="0" w:space="0" w:color="auto"/>
            <w:right w:val="none" w:sz="0" w:space="0" w:color="auto"/>
          </w:divBdr>
        </w:div>
        <w:div w:id="224150511">
          <w:marLeft w:val="640"/>
          <w:marRight w:val="0"/>
          <w:marTop w:val="0"/>
          <w:marBottom w:val="0"/>
          <w:divBdr>
            <w:top w:val="none" w:sz="0" w:space="0" w:color="auto"/>
            <w:left w:val="none" w:sz="0" w:space="0" w:color="auto"/>
            <w:bottom w:val="none" w:sz="0" w:space="0" w:color="auto"/>
            <w:right w:val="none" w:sz="0" w:space="0" w:color="auto"/>
          </w:divBdr>
        </w:div>
        <w:div w:id="274871927">
          <w:marLeft w:val="640"/>
          <w:marRight w:val="0"/>
          <w:marTop w:val="0"/>
          <w:marBottom w:val="0"/>
          <w:divBdr>
            <w:top w:val="none" w:sz="0" w:space="0" w:color="auto"/>
            <w:left w:val="none" w:sz="0" w:space="0" w:color="auto"/>
            <w:bottom w:val="none" w:sz="0" w:space="0" w:color="auto"/>
            <w:right w:val="none" w:sz="0" w:space="0" w:color="auto"/>
          </w:divBdr>
        </w:div>
        <w:div w:id="275913928">
          <w:marLeft w:val="640"/>
          <w:marRight w:val="0"/>
          <w:marTop w:val="0"/>
          <w:marBottom w:val="0"/>
          <w:divBdr>
            <w:top w:val="none" w:sz="0" w:space="0" w:color="auto"/>
            <w:left w:val="none" w:sz="0" w:space="0" w:color="auto"/>
            <w:bottom w:val="none" w:sz="0" w:space="0" w:color="auto"/>
            <w:right w:val="none" w:sz="0" w:space="0" w:color="auto"/>
          </w:divBdr>
        </w:div>
        <w:div w:id="321935414">
          <w:marLeft w:val="640"/>
          <w:marRight w:val="0"/>
          <w:marTop w:val="0"/>
          <w:marBottom w:val="0"/>
          <w:divBdr>
            <w:top w:val="none" w:sz="0" w:space="0" w:color="auto"/>
            <w:left w:val="none" w:sz="0" w:space="0" w:color="auto"/>
            <w:bottom w:val="none" w:sz="0" w:space="0" w:color="auto"/>
            <w:right w:val="none" w:sz="0" w:space="0" w:color="auto"/>
          </w:divBdr>
        </w:div>
        <w:div w:id="346251026">
          <w:marLeft w:val="640"/>
          <w:marRight w:val="0"/>
          <w:marTop w:val="0"/>
          <w:marBottom w:val="0"/>
          <w:divBdr>
            <w:top w:val="none" w:sz="0" w:space="0" w:color="auto"/>
            <w:left w:val="none" w:sz="0" w:space="0" w:color="auto"/>
            <w:bottom w:val="none" w:sz="0" w:space="0" w:color="auto"/>
            <w:right w:val="none" w:sz="0" w:space="0" w:color="auto"/>
          </w:divBdr>
        </w:div>
        <w:div w:id="369888654">
          <w:marLeft w:val="640"/>
          <w:marRight w:val="0"/>
          <w:marTop w:val="0"/>
          <w:marBottom w:val="0"/>
          <w:divBdr>
            <w:top w:val="none" w:sz="0" w:space="0" w:color="auto"/>
            <w:left w:val="none" w:sz="0" w:space="0" w:color="auto"/>
            <w:bottom w:val="none" w:sz="0" w:space="0" w:color="auto"/>
            <w:right w:val="none" w:sz="0" w:space="0" w:color="auto"/>
          </w:divBdr>
        </w:div>
        <w:div w:id="585580115">
          <w:marLeft w:val="640"/>
          <w:marRight w:val="0"/>
          <w:marTop w:val="0"/>
          <w:marBottom w:val="0"/>
          <w:divBdr>
            <w:top w:val="none" w:sz="0" w:space="0" w:color="auto"/>
            <w:left w:val="none" w:sz="0" w:space="0" w:color="auto"/>
            <w:bottom w:val="none" w:sz="0" w:space="0" w:color="auto"/>
            <w:right w:val="none" w:sz="0" w:space="0" w:color="auto"/>
          </w:divBdr>
        </w:div>
        <w:div w:id="587270968">
          <w:marLeft w:val="640"/>
          <w:marRight w:val="0"/>
          <w:marTop w:val="0"/>
          <w:marBottom w:val="0"/>
          <w:divBdr>
            <w:top w:val="none" w:sz="0" w:space="0" w:color="auto"/>
            <w:left w:val="none" w:sz="0" w:space="0" w:color="auto"/>
            <w:bottom w:val="none" w:sz="0" w:space="0" w:color="auto"/>
            <w:right w:val="none" w:sz="0" w:space="0" w:color="auto"/>
          </w:divBdr>
        </w:div>
        <w:div w:id="652567192">
          <w:marLeft w:val="640"/>
          <w:marRight w:val="0"/>
          <w:marTop w:val="0"/>
          <w:marBottom w:val="0"/>
          <w:divBdr>
            <w:top w:val="none" w:sz="0" w:space="0" w:color="auto"/>
            <w:left w:val="none" w:sz="0" w:space="0" w:color="auto"/>
            <w:bottom w:val="none" w:sz="0" w:space="0" w:color="auto"/>
            <w:right w:val="none" w:sz="0" w:space="0" w:color="auto"/>
          </w:divBdr>
        </w:div>
        <w:div w:id="657808866">
          <w:marLeft w:val="640"/>
          <w:marRight w:val="0"/>
          <w:marTop w:val="0"/>
          <w:marBottom w:val="0"/>
          <w:divBdr>
            <w:top w:val="none" w:sz="0" w:space="0" w:color="auto"/>
            <w:left w:val="none" w:sz="0" w:space="0" w:color="auto"/>
            <w:bottom w:val="none" w:sz="0" w:space="0" w:color="auto"/>
            <w:right w:val="none" w:sz="0" w:space="0" w:color="auto"/>
          </w:divBdr>
        </w:div>
        <w:div w:id="986670195">
          <w:marLeft w:val="640"/>
          <w:marRight w:val="0"/>
          <w:marTop w:val="0"/>
          <w:marBottom w:val="0"/>
          <w:divBdr>
            <w:top w:val="none" w:sz="0" w:space="0" w:color="auto"/>
            <w:left w:val="none" w:sz="0" w:space="0" w:color="auto"/>
            <w:bottom w:val="none" w:sz="0" w:space="0" w:color="auto"/>
            <w:right w:val="none" w:sz="0" w:space="0" w:color="auto"/>
          </w:divBdr>
        </w:div>
        <w:div w:id="1033269930">
          <w:marLeft w:val="640"/>
          <w:marRight w:val="0"/>
          <w:marTop w:val="0"/>
          <w:marBottom w:val="0"/>
          <w:divBdr>
            <w:top w:val="none" w:sz="0" w:space="0" w:color="auto"/>
            <w:left w:val="none" w:sz="0" w:space="0" w:color="auto"/>
            <w:bottom w:val="none" w:sz="0" w:space="0" w:color="auto"/>
            <w:right w:val="none" w:sz="0" w:space="0" w:color="auto"/>
          </w:divBdr>
        </w:div>
        <w:div w:id="1043093688">
          <w:marLeft w:val="640"/>
          <w:marRight w:val="0"/>
          <w:marTop w:val="0"/>
          <w:marBottom w:val="0"/>
          <w:divBdr>
            <w:top w:val="none" w:sz="0" w:space="0" w:color="auto"/>
            <w:left w:val="none" w:sz="0" w:space="0" w:color="auto"/>
            <w:bottom w:val="none" w:sz="0" w:space="0" w:color="auto"/>
            <w:right w:val="none" w:sz="0" w:space="0" w:color="auto"/>
          </w:divBdr>
        </w:div>
        <w:div w:id="1076823753">
          <w:marLeft w:val="640"/>
          <w:marRight w:val="0"/>
          <w:marTop w:val="0"/>
          <w:marBottom w:val="0"/>
          <w:divBdr>
            <w:top w:val="none" w:sz="0" w:space="0" w:color="auto"/>
            <w:left w:val="none" w:sz="0" w:space="0" w:color="auto"/>
            <w:bottom w:val="none" w:sz="0" w:space="0" w:color="auto"/>
            <w:right w:val="none" w:sz="0" w:space="0" w:color="auto"/>
          </w:divBdr>
        </w:div>
        <w:div w:id="1101954522">
          <w:marLeft w:val="640"/>
          <w:marRight w:val="0"/>
          <w:marTop w:val="0"/>
          <w:marBottom w:val="0"/>
          <w:divBdr>
            <w:top w:val="none" w:sz="0" w:space="0" w:color="auto"/>
            <w:left w:val="none" w:sz="0" w:space="0" w:color="auto"/>
            <w:bottom w:val="none" w:sz="0" w:space="0" w:color="auto"/>
            <w:right w:val="none" w:sz="0" w:space="0" w:color="auto"/>
          </w:divBdr>
        </w:div>
        <w:div w:id="1229263370">
          <w:marLeft w:val="640"/>
          <w:marRight w:val="0"/>
          <w:marTop w:val="0"/>
          <w:marBottom w:val="0"/>
          <w:divBdr>
            <w:top w:val="none" w:sz="0" w:space="0" w:color="auto"/>
            <w:left w:val="none" w:sz="0" w:space="0" w:color="auto"/>
            <w:bottom w:val="none" w:sz="0" w:space="0" w:color="auto"/>
            <w:right w:val="none" w:sz="0" w:space="0" w:color="auto"/>
          </w:divBdr>
        </w:div>
        <w:div w:id="1234924462">
          <w:marLeft w:val="640"/>
          <w:marRight w:val="0"/>
          <w:marTop w:val="0"/>
          <w:marBottom w:val="0"/>
          <w:divBdr>
            <w:top w:val="none" w:sz="0" w:space="0" w:color="auto"/>
            <w:left w:val="none" w:sz="0" w:space="0" w:color="auto"/>
            <w:bottom w:val="none" w:sz="0" w:space="0" w:color="auto"/>
            <w:right w:val="none" w:sz="0" w:space="0" w:color="auto"/>
          </w:divBdr>
        </w:div>
        <w:div w:id="1301156459">
          <w:marLeft w:val="640"/>
          <w:marRight w:val="0"/>
          <w:marTop w:val="0"/>
          <w:marBottom w:val="0"/>
          <w:divBdr>
            <w:top w:val="none" w:sz="0" w:space="0" w:color="auto"/>
            <w:left w:val="none" w:sz="0" w:space="0" w:color="auto"/>
            <w:bottom w:val="none" w:sz="0" w:space="0" w:color="auto"/>
            <w:right w:val="none" w:sz="0" w:space="0" w:color="auto"/>
          </w:divBdr>
        </w:div>
        <w:div w:id="1314600719">
          <w:marLeft w:val="640"/>
          <w:marRight w:val="0"/>
          <w:marTop w:val="0"/>
          <w:marBottom w:val="0"/>
          <w:divBdr>
            <w:top w:val="none" w:sz="0" w:space="0" w:color="auto"/>
            <w:left w:val="none" w:sz="0" w:space="0" w:color="auto"/>
            <w:bottom w:val="none" w:sz="0" w:space="0" w:color="auto"/>
            <w:right w:val="none" w:sz="0" w:space="0" w:color="auto"/>
          </w:divBdr>
        </w:div>
        <w:div w:id="1437945904">
          <w:marLeft w:val="640"/>
          <w:marRight w:val="0"/>
          <w:marTop w:val="0"/>
          <w:marBottom w:val="0"/>
          <w:divBdr>
            <w:top w:val="none" w:sz="0" w:space="0" w:color="auto"/>
            <w:left w:val="none" w:sz="0" w:space="0" w:color="auto"/>
            <w:bottom w:val="none" w:sz="0" w:space="0" w:color="auto"/>
            <w:right w:val="none" w:sz="0" w:space="0" w:color="auto"/>
          </w:divBdr>
        </w:div>
        <w:div w:id="1475178982">
          <w:marLeft w:val="640"/>
          <w:marRight w:val="0"/>
          <w:marTop w:val="0"/>
          <w:marBottom w:val="0"/>
          <w:divBdr>
            <w:top w:val="none" w:sz="0" w:space="0" w:color="auto"/>
            <w:left w:val="none" w:sz="0" w:space="0" w:color="auto"/>
            <w:bottom w:val="none" w:sz="0" w:space="0" w:color="auto"/>
            <w:right w:val="none" w:sz="0" w:space="0" w:color="auto"/>
          </w:divBdr>
        </w:div>
        <w:div w:id="1497763942">
          <w:marLeft w:val="640"/>
          <w:marRight w:val="0"/>
          <w:marTop w:val="0"/>
          <w:marBottom w:val="0"/>
          <w:divBdr>
            <w:top w:val="none" w:sz="0" w:space="0" w:color="auto"/>
            <w:left w:val="none" w:sz="0" w:space="0" w:color="auto"/>
            <w:bottom w:val="none" w:sz="0" w:space="0" w:color="auto"/>
            <w:right w:val="none" w:sz="0" w:space="0" w:color="auto"/>
          </w:divBdr>
        </w:div>
        <w:div w:id="1517573960">
          <w:marLeft w:val="640"/>
          <w:marRight w:val="0"/>
          <w:marTop w:val="0"/>
          <w:marBottom w:val="0"/>
          <w:divBdr>
            <w:top w:val="none" w:sz="0" w:space="0" w:color="auto"/>
            <w:left w:val="none" w:sz="0" w:space="0" w:color="auto"/>
            <w:bottom w:val="none" w:sz="0" w:space="0" w:color="auto"/>
            <w:right w:val="none" w:sz="0" w:space="0" w:color="auto"/>
          </w:divBdr>
        </w:div>
        <w:div w:id="1531071567">
          <w:marLeft w:val="640"/>
          <w:marRight w:val="0"/>
          <w:marTop w:val="0"/>
          <w:marBottom w:val="0"/>
          <w:divBdr>
            <w:top w:val="none" w:sz="0" w:space="0" w:color="auto"/>
            <w:left w:val="none" w:sz="0" w:space="0" w:color="auto"/>
            <w:bottom w:val="none" w:sz="0" w:space="0" w:color="auto"/>
            <w:right w:val="none" w:sz="0" w:space="0" w:color="auto"/>
          </w:divBdr>
        </w:div>
        <w:div w:id="1535583276">
          <w:marLeft w:val="640"/>
          <w:marRight w:val="0"/>
          <w:marTop w:val="0"/>
          <w:marBottom w:val="0"/>
          <w:divBdr>
            <w:top w:val="none" w:sz="0" w:space="0" w:color="auto"/>
            <w:left w:val="none" w:sz="0" w:space="0" w:color="auto"/>
            <w:bottom w:val="none" w:sz="0" w:space="0" w:color="auto"/>
            <w:right w:val="none" w:sz="0" w:space="0" w:color="auto"/>
          </w:divBdr>
        </w:div>
        <w:div w:id="1639989324">
          <w:marLeft w:val="640"/>
          <w:marRight w:val="0"/>
          <w:marTop w:val="0"/>
          <w:marBottom w:val="0"/>
          <w:divBdr>
            <w:top w:val="none" w:sz="0" w:space="0" w:color="auto"/>
            <w:left w:val="none" w:sz="0" w:space="0" w:color="auto"/>
            <w:bottom w:val="none" w:sz="0" w:space="0" w:color="auto"/>
            <w:right w:val="none" w:sz="0" w:space="0" w:color="auto"/>
          </w:divBdr>
        </w:div>
        <w:div w:id="1999072369">
          <w:marLeft w:val="640"/>
          <w:marRight w:val="0"/>
          <w:marTop w:val="0"/>
          <w:marBottom w:val="0"/>
          <w:divBdr>
            <w:top w:val="none" w:sz="0" w:space="0" w:color="auto"/>
            <w:left w:val="none" w:sz="0" w:space="0" w:color="auto"/>
            <w:bottom w:val="none" w:sz="0" w:space="0" w:color="auto"/>
            <w:right w:val="none" w:sz="0" w:space="0" w:color="auto"/>
          </w:divBdr>
        </w:div>
        <w:div w:id="2039813196">
          <w:marLeft w:val="640"/>
          <w:marRight w:val="0"/>
          <w:marTop w:val="0"/>
          <w:marBottom w:val="0"/>
          <w:divBdr>
            <w:top w:val="none" w:sz="0" w:space="0" w:color="auto"/>
            <w:left w:val="none" w:sz="0" w:space="0" w:color="auto"/>
            <w:bottom w:val="none" w:sz="0" w:space="0" w:color="auto"/>
            <w:right w:val="none" w:sz="0" w:space="0" w:color="auto"/>
          </w:divBdr>
        </w:div>
        <w:div w:id="2105033818">
          <w:marLeft w:val="640"/>
          <w:marRight w:val="0"/>
          <w:marTop w:val="0"/>
          <w:marBottom w:val="0"/>
          <w:divBdr>
            <w:top w:val="none" w:sz="0" w:space="0" w:color="auto"/>
            <w:left w:val="none" w:sz="0" w:space="0" w:color="auto"/>
            <w:bottom w:val="none" w:sz="0" w:space="0" w:color="auto"/>
            <w:right w:val="none" w:sz="0" w:space="0" w:color="auto"/>
          </w:divBdr>
        </w:div>
        <w:div w:id="2110202219">
          <w:marLeft w:val="640"/>
          <w:marRight w:val="0"/>
          <w:marTop w:val="0"/>
          <w:marBottom w:val="0"/>
          <w:divBdr>
            <w:top w:val="none" w:sz="0" w:space="0" w:color="auto"/>
            <w:left w:val="none" w:sz="0" w:space="0" w:color="auto"/>
            <w:bottom w:val="none" w:sz="0" w:space="0" w:color="auto"/>
            <w:right w:val="none" w:sz="0" w:space="0" w:color="auto"/>
          </w:divBdr>
        </w:div>
      </w:divsChild>
    </w:div>
    <w:div w:id="817310538">
      <w:bodyDiv w:val="1"/>
      <w:marLeft w:val="0"/>
      <w:marRight w:val="0"/>
      <w:marTop w:val="0"/>
      <w:marBottom w:val="0"/>
      <w:divBdr>
        <w:top w:val="none" w:sz="0" w:space="0" w:color="auto"/>
        <w:left w:val="none" w:sz="0" w:space="0" w:color="auto"/>
        <w:bottom w:val="none" w:sz="0" w:space="0" w:color="auto"/>
        <w:right w:val="none" w:sz="0" w:space="0" w:color="auto"/>
      </w:divBdr>
    </w:div>
    <w:div w:id="819082626">
      <w:bodyDiv w:val="1"/>
      <w:marLeft w:val="0"/>
      <w:marRight w:val="0"/>
      <w:marTop w:val="0"/>
      <w:marBottom w:val="0"/>
      <w:divBdr>
        <w:top w:val="none" w:sz="0" w:space="0" w:color="auto"/>
        <w:left w:val="none" w:sz="0" w:space="0" w:color="auto"/>
        <w:bottom w:val="none" w:sz="0" w:space="0" w:color="auto"/>
        <w:right w:val="none" w:sz="0" w:space="0" w:color="auto"/>
      </w:divBdr>
    </w:div>
    <w:div w:id="819351199">
      <w:bodyDiv w:val="1"/>
      <w:marLeft w:val="0"/>
      <w:marRight w:val="0"/>
      <w:marTop w:val="0"/>
      <w:marBottom w:val="0"/>
      <w:divBdr>
        <w:top w:val="none" w:sz="0" w:space="0" w:color="auto"/>
        <w:left w:val="none" w:sz="0" w:space="0" w:color="auto"/>
        <w:bottom w:val="none" w:sz="0" w:space="0" w:color="auto"/>
        <w:right w:val="none" w:sz="0" w:space="0" w:color="auto"/>
      </w:divBdr>
    </w:div>
    <w:div w:id="819462655">
      <w:bodyDiv w:val="1"/>
      <w:marLeft w:val="0"/>
      <w:marRight w:val="0"/>
      <w:marTop w:val="0"/>
      <w:marBottom w:val="0"/>
      <w:divBdr>
        <w:top w:val="none" w:sz="0" w:space="0" w:color="auto"/>
        <w:left w:val="none" w:sz="0" w:space="0" w:color="auto"/>
        <w:bottom w:val="none" w:sz="0" w:space="0" w:color="auto"/>
        <w:right w:val="none" w:sz="0" w:space="0" w:color="auto"/>
      </w:divBdr>
    </w:div>
    <w:div w:id="820849665">
      <w:bodyDiv w:val="1"/>
      <w:marLeft w:val="0"/>
      <w:marRight w:val="0"/>
      <w:marTop w:val="0"/>
      <w:marBottom w:val="0"/>
      <w:divBdr>
        <w:top w:val="none" w:sz="0" w:space="0" w:color="auto"/>
        <w:left w:val="none" w:sz="0" w:space="0" w:color="auto"/>
        <w:bottom w:val="none" w:sz="0" w:space="0" w:color="auto"/>
        <w:right w:val="none" w:sz="0" w:space="0" w:color="auto"/>
      </w:divBdr>
    </w:div>
    <w:div w:id="821778237">
      <w:bodyDiv w:val="1"/>
      <w:marLeft w:val="0"/>
      <w:marRight w:val="0"/>
      <w:marTop w:val="0"/>
      <w:marBottom w:val="0"/>
      <w:divBdr>
        <w:top w:val="none" w:sz="0" w:space="0" w:color="auto"/>
        <w:left w:val="none" w:sz="0" w:space="0" w:color="auto"/>
        <w:bottom w:val="none" w:sz="0" w:space="0" w:color="auto"/>
        <w:right w:val="none" w:sz="0" w:space="0" w:color="auto"/>
      </w:divBdr>
    </w:div>
    <w:div w:id="823281646">
      <w:bodyDiv w:val="1"/>
      <w:marLeft w:val="0"/>
      <w:marRight w:val="0"/>
      <w:marTop w:val="0"/>
      <w:marBottom w:val="0"/>
      <w:divBdr>
        <w:top w:val="none" w:sz="0" w:space="0" w:color="auto"/>
        <w:left w:val="none" w:sz="0" w:space="0" w:color="auto"/>
        <w:bottom w:val="none" w:sz="0" w:space="0" w:color="auto"/>
        <w:right w:val="none" w:sz="0" w:space="0" w:color="auto"/>
      </w:divBdr>
    </w:div>
    <w:div w:id="823472864">
      <w:bodyDiv w:val="1"/>
      <w:marLeft w:val="0"/>
      <w:marRight w:val="0"/>
      <w:marTop w:val="0"/>
      <w:marBottom w:val="0"/>
      <w:divBdr>
        <w:top w:val="none" w:sz="0" w:space="0" w:color="auto"/>
        <w:left w:val="none" w:sz="0" w:space="0" w:color="auto"/>
        <w:bottom w:val="none" w:sz="0" w:space="0" w:color="auto"/>
        <w:right w:val="none" w:sz="0" w:space="0" w:color="auto"/>
      </w:divBdr>
    </w:div>
    <w:div w:id="823594282">
      <w:bodyDiv w:val="1"/>
      <w:marLeft w:val="0"/>
      <w:marRight w:val="0"/>
      <w:marTop w:val="0"/>
      <w:marBottom w:val="0"/>
      <w:divBdr>
        <w:top w:val="none" w:sz="0" w:space="0" w:color="auto"/>
        <w:left w:val="none" w:sz="0" w:space="0" w:color="auto"/>
        <w:bottom w:val="none" w:sz="0" w:space="0" w:color="auto"/>
        <w:right w:val="none" w:sz="0" w:space="0" w:color="auto"/>
      </w:divBdr>
    </w:div>
    <w:div w:id="823736573">
      <w:bodyDiv w:val="1"/>
      <w:marLeft w:val="0"/>
      <w:marRight w:val="0"/>
      <w:marTop w:val="0"/>
      <w:marBottom w:val="0"/>
      <w:divBdr>
        <w:top w:val="none" w:sz="0" w:space="0" w:color="auto"/>
        <w:left w:val="none" w:sz="0" w:space="0" w:color="auto"/>
        <w:bottom w:val="none" w:sz="0" w:space="0" w:color="auto"/>
        <w:right w:val="none" w:sz="0" w:space="0" w:color="auto"/>
      </w:divBdr>
    </w:div>
    <w:div w:id="824007762">
      <w:bodyDiv w:val="1"/>
      <w:marLeft w:val="0"/>
      <w:marRight w:val="0"/>
      <w:marTop w:val="0"/>
      <w:marBottom w:val="0"/>
      <w:divBdr>
        <w:top w:val="none" w:sz="0" w:space="0" w:color="auto"/>
        <w:left w:val="none" w:sz="0" w:space="0" w:color="auto"/>
        <w:bottom w:val="none" w:sz="0" w:space="0" w:color="auto"/>
        <w:right w:val="none" w:sz="0" w:space="0" w:color="auto"/>
      </w:divBdr>
    </w:div>
    <w:div w:id="824586696">
      <w:bodyDiv w:val="1"/>
      <w:marLeft w:val="0"/>
      <w:marRight w:val="0"/>
      <w:marTop w:val="0"/>
      <w:marBottom w:val="0"/>
      <w:divBdr>
        <w:top w:val="none" w:sz="0" w:space="0" w:color="auto"/>
        <w:left w:val="none" w:sz="0" w:space="0" w:color="auto"/>
        <w:bottom w:val="none" w:sz="0" w:space="0" w:color="auto"/>
        <w:right w:val="none" w:sz="0" w:space="0" w:color="auto"/>
      </w:divBdr>
    </w:div>
    <w:div w:id="825783421">
      <w:bodyDiv w:val="1"/>
      <w:marLeft w:val="0"/>
      <w:marRight w:val="0"/>
      <w:marTop w:val="0"/>
      <w:marBottom w:val="0"/>
      <w:divBdr>
        <w:top w:val="none" w:sz="0" w:space="0" w:color="auto"/>
        <w:left w:val="none" w:sz="0" w:space="0" w:color="auto"/>
        <w:bottom w:val="none" w:sz="0" w:space="0" w:color="auto"/>
        <w:right w:val="none" w:sz="0" w:space="0" w:color="auto"/>
      </w:divBdr>
    </w:div>
    <w:div w:id="826552680">
      <w:bodyDiv w:val="1"/>
      <w:marLeft w:val="0"/>
      <w:marRight w:val="0"/>
      <w:marTop w:val="0"/>
      <w:marBottom w:val="0"/>
      <w:divBdr>
        <w:top w:val="none" w:sz="0" w:space="0" w:color="auto"/>
        <w:left w:val="none" w:sz="0" w:space="0" w:color="auto"/>
        <w:bottom w:val="none" w:sz="0" w:space="0" w:color="auto"/>
        <w:right w:val="none" w:sz="0" w:space="0" w:color="auto"/>
      </w:divBdr>
    </w:div>
    <w:div w:id="826627812">
      <w:bodyDiv w:val="1"/>
      <w:marLeft w:val="0"/>
      <w:marRight w:val="0"/>
      <w:marTop w:val="0"/>
      <w:marBottom w:val="0"/>
      <w:divBdr>
        <w:top w:val="none" w:sz="0" w:space="0" w:color="auto"/>
        <w:left w:val="none" w:sz="0" w:space="0" w:color="auto"/>
        <w:bottom w:val="none" w:sz="0" w:space="0" w:color="auto"/>
        <w:right w:val="none" w:sz="0" w:space="0" w:color="auto"/>
      </w:divBdr>
    </w:div>
    <w:div w:id="827402869">
      <w:bodyDiv w:val="1"/>
      <w:marLeft w:val="0"/>
      <w:marRight w:val="0"/>
      <w:marTop w:val="0"/>
      <w:marBottom w:val="0"/>
      <w:divBdr>
        <w:top w:val="none" w:sz="0" w:space="0" w:color="auto"/>
        <w:left w:val="none" w:sz="0" w:space="0" w:color="auto"/>
        <w:bottom w:val="none" w:sz="0" w:space="0" w:color="auto"/>
        <w:right w:val="none" w:sz="0" w:space="0" w:color="auto"/>
      </w:divBdr>
    </w:div>
    <w:div w:id="828325084">
      <w:bodyDiv w:val="1"/>
      <w:marLeft w:val="0"/>
      <w:marRight w:val="0"/>
      <w:marTop w:val="0"/>
      <w:marBottom w:val="0"/>
      <w:divBdr>
        <w:top w:val="none" w:sz="0" w:space="0" w:color="auto"/>
        <w:left w:val="none" w:sz="0" w:space="0" w:color="auto"/>
        <w:bottom w:val="none" w:sz="0" w:space="0" w:color="auto"/>
        <w:right w:val="none" w:sz="0" w:space="0" w:color="auto"/>
      </w:divBdr>
    </w:div>
    <w:div w:id="828524109">
      <w:bodyDiv w:val="1"/>
      <w:marLeft w:val="0"/>
      <w:marRight w:val="0"/>
      <w:marTop w:val="0"/>
      <w:marBottom w:val="0"/>
      <w:divBdr>
        <w:top w:val="none" w:sz="0" w:space="0" w:color="auto"/>
        <w:left w:val="none" w:sz="0" w:space="0" w:color="auto"/>
        <w:bottom w:val="none" w:sz="0" w:space="0" w:color="auto"/>
        <w:right w:val="none" w:sz="0" w:space="0" w:color="auto"/>
      </w:divBdr>
    </w:div>
    <w:div w:id="828833921">
      <w:bodyDiv w:val="1"/>
      <w:marLeft w:val="0"/>
      <w:marRight w:val="0"/>
      <w:marTop w:val="0"/>
      <w:marBottom w:val="0"/>
      <w:divBdr>
        <w:top w:val="none" w:sz="0" w:space="0" w:color="auto"/>
        <w:left w:val="none" w:sz="0" w:space="0" w:color="auto"/>
        <w:bottom w:val="none" w:sz="0" w:space="0" w:color="auto"/>
        <w:right w:val="none" w:sz="0" w:space="0" w:color="auto"/>
      </w:divBdr>
    </w:div>
    <w:div w:id="829249215">
      <w:bodyDiv w:val="1"/>
      <w:marLeft w:val="0"/>
      <w:marRight w:val="0"/>
      <w:marTop w:val="0"/>
      <w:marBottom w:val="0"/>
      <w:divBdr>
        <w:top w:val="none" w:sz="0" w:space="0" w:color="auto"/>
        <w:left w:val="none" w:sz="0" w:space="0" w:color="auto"/>
        <w:bottom w:val="none" w:sz="0" w:space="0" w:color="auto"/>
        <w:right w:val="none" w:sz="0" w:space="0" w:color="auto"/>
      </w:divBdr>
    </w:div>
    <w:div w:id="829366424">
      <w:bodyDiv w:val="1"/>
      <w:marLeft w:val="0"/>
      <w:marRight w:val="0"/>
      <w:marTop w:val="0"/>
      <w:marBottom w:val="0"/>
      <w:divBdr>
        <w:top w:val="none" w:sz="0" w:space="0" w:color="auto"/>
        <w:left w:val="none" w:sz="0" w:space="0" w:color="auto"/>
        <w:bottom w:val="none" w:sz="0" w:space="0" w:color="auto"/>
        <w:right w:val="none" w:sz="0" w:space="0" w:color="auto"/>
      </w:divBdr>
    </w:div>
    <w:div w:id="829562030">
      <w:bodyDiv w:val="1"/>
      <w:marLeft w:val="0"/>
      <w:marRight w:val="0"/>
      <w:marTop w:val="0"/>
      <w:marBottom w:val="0"/>
      <w:divBdr>
        <w:top w:val="none" w:sz="0" w:space="0" w:color="auto"/>
        <w:left w:val="none" w:sz="0" w:space="0" w:color="auto"/>
        <w:bottom w:val="none" w:sz="0" w:space="0" w:color="auto"/>
        <w:right w:val="none" w:sz="0" w:space="0" w:color="auto"/>
      </w:divBdr>
      <w:divsChild>
        <w:div w:id="100342718">
          <w:marLeft w:val="640"/>
          <w:marRight w:val="0"/>
          <w:marTop w:val="0"/>
          <w:marBottom w:val="0"/>
          <w:divBdr>
            <w:top w:val="none" w:sz="0" w:space="0" w:color="auto"/>
            <w:left w:val="none" w:sz="0" w:space="0" w:color="auto"/>
            <w:bottom w:val="none" w:sz="0" w:space="0" w:color="auto"/>
            <w:right w:val="none" w:sz="0" w:space="0" w:color="auto"/>
          </w:divBdr>
        </w:div>
        <w:div w:id="245648709">
          <w:marLeft w:val="640"/>
          <w:marRight w:val="0"/>
          <w:marTop w:val="0"/>
          <w:marBottom w:val="0"/>
          <w:divBdr>
            <w:top w:val="none" w:sz="0" w:space="0" w:color="auto"/>
            <w:left w:val="none" w:sz="0" w:space="0" w:color="auto"/>
            <w:bottom w:val="none" w:sz="0" w:space="0" w:color="auto"/>
            <w:right w:val="none" w:sz="0" w:space="0" w:color="auto"/>
          </w:divBdr>
        </w:div>
        <w:div w:id="494957988">
          <w:marLeft w:val="640"/>
          <w:marRight w:val="0"/>
          <w:marTop w:val="0"/>
          <w:marBottom w:val="0"/>
          <w:divBdr>
            <w:top w:val="none" w:sz="0" w:space="0" w:color="auto"/>
            <w:left w:val="none" w:sz="0" w:space="0" w:color="auto"/>
            <w:bottom w:val="none" w:sz="0" w:space="0" w:color="auto"/>
            <w:right w:val="none" w:sz="0" w:space="0" w:color="auto"/>
          </w:divBdr>
        </w:div>
        <w:div w:id="613748648">
          <w:marLeft w:val="640"/>
          <w:marRight w:val="0"/>
          <w:marTop w:val="0"/>
          <w:marBottom w:val="0"/>
          <w:divBdr>
            <w:top w:val="none" w:sz="0" w:space="0" w:color="auto"/>
            <w:left w:val="none" w:sz="0" w:space="0" w:color="auto"/>
            <w:bottom w:val="none" w:sz="0" w:space="0" w:color="auto"/>
            <w:right w:val="none" w:sz="0" w:space="0" w:color="auto"/>
          </w:divBdr>
        </w:div>
        <w:div w:id="773205497">
          <w:marLeft w:val="640"/>
          <w:marRight w:val="0"/>
          <w:marTop w:val="0"/>
          <w:marBottom w:val="0"/>
          <w:divBdr>
            <w:top w:val="none" w:sz="0" w:space="0" w:color="auto"/>
            <w:left w:val="none" w:sz="0" w:space="0" w:color="auto"/>
            <w:bottom w:val="none" w:sz="0" w:space="0" w:color="auto"/>
            <w:right w:val="none" w:sz="0" w:space="0" w:color="auto"/>
          </w:divBdr>
        </w:div>
        <w:div w:id="773985338">
          <w:marLeft w:val="640"/>
          <w:marRight w:val="0"/>
          <w:marTop w:val="0"/>
          <w:marBottom w:val="0"/>
          <w:divBdr>
            <w:top w:val="none" w:sz="0" w:space="0" w:color="auto"/>
            <w:left w:val="none" w:sz="0" w:space="0" w:color="auto"/>
            <w:bottom w:val="none" w:sz="0" w:space="0" w:color="auto"/>
            <w:right w:val="none" w:sz="0" w:space="0" w:color="auto"/>
          </w:divBdr>
        </w:div>
        <w:div w:id="1107116291">
          <w:marLeft w:val="640"/>
          <w:marRight w:val="0"/>
          <w:marTop w:val="0"/>
          <w:marBottom w:val="0"/>
          <w:divBdr>
            <w:top w:val="none" w:sz="0" w:space="0" w:color="auto"/>
            <w:left w:val="none" w:sz="0" w:space="0" w:color="auto"/>
            <w:bottom w:val="none" w:sz="0" w:space="0" w:color="auto"/>
            <w:right w:val="none" w:sz="0" w:space="0" w:color="auto"/>
          </w:divBdr>
        </w:div>
        <w:div w:id="1157844455">
          <w:marLeft w:val="640"/>
          <w:marRight w:val="0"/>
          <w:marTop w:val="0"/>
          <w:marBottom w:val="0"/>
          <w:divBdr>
            <w:top w:val="none" w:sz="0" w:space="0" w:color="auto"/>
            <w:left w:val="none" w:sz="0" w:space="0" w:color="auto"/>
            <w:bottom w:val="none" w:sz="0" w:space="0" w:color="auto"/>
            <w:right w:val="none" w:sz="0" w:space="0" w:color="auto"/>
          </w:divBdr>
        </w:div>
        <w:div w:id="1226333423">
          <w:marLeft w:val="640"/>
          <w:marRight w:val="0"/>
          <w:marTop w:val="0"/>
          <w:marBottom w:val="0"/>
          <w:divBdr>
            <w:top w:val="none" w:sz="0" w:space="0" w:color="auto"/>
            <w:left w:val="none" w:sz="0" w:space="0" w:color="auto"/>
            <w:bottom w:val="none" w:sz="0" w:space="0" w:color="auto"/>
            <w:right w:val="none" w:sz="0" w:space="0" w:color="auto"/>
          </w:divBdr>
        </w:div>
        <w:div w:id="1397700526">
          <w:marLeft w:val="640"/>
          <w:marRight w:val="0"/>
          <w:marTop w:val="0"/>
          <w:marBottom w:val="0"/>
          <w:divBdr>
            <w:top w:val="none" w:sz="0" w:space="0" w:color="auto"/>
            <w:left w:val="none" w:sz="0" w:space="0" w:color="auto"/>
            <w:bottom w:val="none" w:sz="0" w:space="0" w:color="auto"/>
            <w:right w:val="none" w:sz="0" w:space="0" w:color="auto"/>
          </w:divBdr>
        </w:div>
        <w:div w:id="1662350546">
          <w:marLeft w:val="640"/>
          <w:marRight w:val="0"/>
          <w:marTop w:val="0"/>
          <w:marBottom w:val="0"/>
          <w:divBdr>
            <w:top w:val="none" w:sz="0" w:space="0" w:color="auto"/>
            <w:left w:val="none" w:sz="0" w:space="0" w:color="auto"/>
            <w:bottom w:val="none" w:sz="0" w:space="0" w:color="auto"/>
            <w:right w:val="none" w:sz="0" w:space="0" w:color="auto"/>
          </w:divBdr>
        </w:div>
        <w:div w:id="1982730523">
          <w:marLeft w:val="640"/>
          <w:marRight w:val="0"/>
          <w:marTop w:val="0"/>
          <w:marBottom w:val="0"/>
          <w:divBdr>
            <w:top w:val="none" w:sz="0" w:space="0" w:color="auto"/>
            <w:left w:val="none" w:sz="0" w:space="0" w:color="auto"/>
            <w:bottom w:val="none" w:sz="0" w:space="0" w:color="auto"/>
            <w:right w:val="none" w:sz="0" w:space="0" w:color="auto"/>
          </w:divBdr>
        </w:div>
        <w:div w:id="2076707738">
          <w:marLeft w:val="640"/>
          <w:marRight w:val="0"/>
          <w:marTop w:val="0"/>
          <w:marBottom w:val="0"/>
          <w:divBdr>
            <w:top w:val="none" w:sz="0" w:space="0" w:color="auto"/>
            <w:left w:val="none" w:sz="0" w:space="0" w:color="auto"/>
            <w:bottom w:val="none" w:sz="0" w:space="0" w:color="auto"/>
            <w:right w:val="none" w:sz="0" w:space="0" w:color="auto"/>
          </w:divBdr>
        </w:div>
      </w:divsChild>
    </w:div>
    <w:div w:id="829638694">
      <w:bodyDiv w:val="1"/>
      <w:marLeft w:val="0"/>
      <w:marRight w:val="0"/>
      <w:marTop w:val="0"/>
      <w:marBottom w:val="0"/>
      <w:divBdr>
        <w:top w:val="none" w:sz="0" w:space="0" w:color="auto"/>
        <w:left w:val="none" w:sz="0" w:space="0" w:color="auto"/>
        <w:bottom w:val="none" w:sz="0" w:space="0" w:color="auto"/>
        <w:right w:val="none" w:sz="0" w:space="0" w:color="auto"/>
      </w:divBdr>
    </w:div>
    <w:div w:id="829827603">
      <w:bodyDiv w:val="1"/>
      <w:marLeft w:val="0"/>
      <w:marRight w:val="0"/>
      <w:marTop w:val="0"/>
      <w:marBottom w:val="0"/>
      <w:divBdr>
        <w:top w:val="none" w:sz="0" w:space="0" w:color="auto"/>
        <w:left w:val="none" w:sz="0" w:space="0" w:color="auto"/>
        <w:bottom w:val="none" w:sz="0" w:space="0" w:color="auto"/>
        <w:right w:val="none" w:sz="0" w:space="0" w:color="auto"/>
      </w:divBdr>
    </w:div>
    <w:div w:id="830294011">
      <w:bodyDiv w:val="1"/>
      <w:marLeft w:val="0"/>
      <w:marRight w:val="0"/>
      <w:marTop w:val="0"/>
      <w:marBottom w:val="0"/>
      <w:divBdr>
        <w:top w:val="none" w:sz="0" w:space="0" w:color="auto"/>
        <w:left w:val="none" w:sz="0" w:space="0" w:color="auto"/>
        <w:bottom w:val="none" w:sz="0" w:space="0" w:color="auto"/>
        <w:right w:val="none" w:sz="0" w:space="0" w:color="auto"/>
      </w:divBdr>
    </w:div>
    <w:div w:id="830363953">
      <w:bodyDiv w:val="1"/>
      <w:marLeft w:val="0"/>
      <w:marRight w:val="0"/>
      <w:marTop w:val="0"/>
      <w:marBottom w:val="0"/>
      <w:divBdr>
        <w:top w:val="none" w:sz="0" w:space="0" w:color="auto"/>
        <w:left w:val="none" w:sz="0" w:space="0" w:color="auto"/>
        <w:bottom w:val="none" w:sz="0" w:space="0" w:color="auto"/>
        <w:right w:val="none" w:sz="0" w:space="0" w:color="auto"/>
      </w:divBdr>
    </w:div>
    <w:div w:id="830684104">
      <w:bodyDiv w:val="1"/>
      <w:marLeft w:val="0"/>
      <w:marRight w:val="0"/>
      <w:marTop w:val="0"/>
      <w:marBottom w:val="0"/>
      <w:divBdr>
        <w:top w:val="none" w:sz="0" w:space="0" w:color="auto"/>
        <w:left w:val="none" w:sz="0" w:space="0" w:color="auto"/>
        <w:bottom w:val="none" w:sz="0" w:space="0" w:color="auto"/>
        <w:right w:val="none" w:sz="0" w:space="0" w:color="auto"/>
      </w:divBdr>
    </w:div>
    <w:div w:id="831606718">
      <w:bodyDiv w:val="1"/>
      <w:marLeft w:val="0"/>
      <w:marRight w:val="0"/>
      <w:marTop w:val="0"/>
      <w:marBottom w:val="0"/>
      <w:divBdr>
        <w:top w:val="none" w:sz="0" w:space="0" w:color="auto"/>
        <w:left w:val="none" w:sz="0" w:space="0" w:color="auto"/>
        <w:bottom w:val="none" w:sz="0" w:space="0" w:color="auto"/>
        <w:right w:val="none" w:sz="0" w:space="0" w:color="auto"/>
      </w:divBdr>
    </w:div>
    <w:div w:id="831871154">
      <w:bodyDiv w:val="1"/>
      <w:marLeft w:val="0"/>
      <w:marRight w:val="0"/>
      <w:marTop w:val="0"/>
      <w:marBottom w:val="0"/>
      <w:divBdr>
        <w:top w:val="none" w:sz="0" w:space="0" w:color="auto"/>
        <w:left w:val="none" w:sz="0" w:space="0" w:color="auto"/>
        <w:bottom w:val="none" w:sz="0" w:space="0" w:color="auto"/>
        <w:right w:val="none" w:sz="0" w:space="0" w:color="auto"/>
      </w:divBdr>
    </w:div>
    <w:div w:id="832334674">
      <w:bodyDiv w:val="1"/>
      <w:marLeft w:val="0"/>
      <w:marRight w:val="0"/>
      <w:marTop w:val="0"/>
      <w:marBottom w:val="0"/>
      <w:divBdr>
        <w:top w:val="none" w:sz="0" w:space="0" w:color="auto"/>
        <w:left w:val="none" w:sz="0" w:space="0" w:color="auto"/>
        <w:bottom w:val="none" w:sz="0" w:space="0" w:color="auto"/>
        <w:right w:val="none" w:sz="0" w:space="0" w:color="auto"/>
      </w:divBdr>
    </w:div>
    <w:div w:id="832530846">
      <w:bodyDiv w:val="1"/>
      <w:marLeft w:val="0"/>
      <w:marRight w:val="0"/>
      <w:marTop w:val="0"/>
      <w:marBottom w:val="0"/>
      <w:divBdr>
        <w:top w:val="none" w:sz="0" w:space="0" w:color="auto"/>
        <w:left w:val="none" w:sz="0" w:space="0" w:color="auto"/>
        <w:bottom w:val="none" w:sz="0" w:space="0" w:color="auto"/>
        <w:right w:val="none" w:sz="0" w:space="0" w:color="auto"/>
      </w:divBdr>
    </w:div>
    <w:div w:id="832571598">
      <w:bodyDiv w:val="1"/>
      <w:marLeft w:val="0"/>
      <w:marRight w:val="0"/>
      <w:marTop w:val="0"/>
      <w:marBottom w:val="0"/>
      <w:divBdr>
        <w:top w:val="none" w:sz="0" w:space="0" w:color="auto"/>
        <w:left w:val="none" w:sz="0" w:space="0" w:color="auto"/>
        <w:bottom w:val="none" w:sz="0" w:space="0" w:color="auto"/>
        <w:right w:val="none" w:sz="0" w:space="0" w:color="auto"/>
      </w:divBdr>
    </w:div>
    <w:div w:id="833110061">
      <w:bodyDiv w:val="1"/>
      <w:marLeft w:val="0"/>
      <w:marRight w:val="0"/>
      <w:marTop w:val="0"/>
      <w:marBottom w:val="0"/>
      <w:divBdr>
        <w:top w:val="none" w:sz="0" w:space="0" w:color="auto"/>
        <w:left w:val="none" w:sz="0" w:space="0" w:color="auto"/>
        <w:bottom w:val="none" w:sz="0" w:space="0" w:color="auto"/>
        <w:right w:val="none" w:sz="0" w:space="0" w:color="auto"/>
      </w:divBdr>
    </w:div>
    <w:div w:id="833186745">
      <w:bodyDiv w:val="1"/>
      <w:marLeft w:val="0"/>
      <w:marRight w:val="0"/>
      <w:marTop w:val="0"/>
      <w:marBottom w:val="0"/>
      <w:divBdr>
        <w:top w:val="none" w:sz="0" w:space="0" w:color="auto"/>
        <w:left w:val="none" w:sz="0" w:space="0" w:color="auto"/>
        <w:bottom w:val="none" w:sz="0" w:space="0" w:color="auto"/>
        <w:right w:val="none" w:sz="0" w:space="0" w:color="auto"/>
      </w:divBdr>
    </w:div>
    <w:div w:id="833572651">
      <w:bodyDiv w:val="1"/>
      <w:marLeft w:val="0"/>
      <w:marRight w:val="0"/>
      <w:marTop w:val="0"/>
      <w:marBottom w:val="0"/>
      <w:divBdr>
        <w:top w:val="none" w:sz="0" w:space="0" w:color="auto"/>
        <w:left w:val="none" w:sz="0" w:space="0" w:color="auto"/>
        <w:bottom w:val="none" w:sz="0" w:space="0" w:color="auto"/>
        <w:right w:val="none" w:sz="0" w:space="0" w:color="auto"/>
      </w:divBdr>
    </w:div>
    <w:div w:id="833767005">
      <w:bodyDiv w:val="1"/>
      <w:marLeft w:val="0"/>
      <w:marRight w:val="0"/>
      <w:marTop w:val="0"/>
      <w:marBottom w:val="0"/>
      <w:divBdr>
        <w:top w:val="none" w:sz="0" w:space="0" w:color="auto"/>
        <w:left w:val="none" w:sz="0" w:space="0" w:color="auto"/>
        <w:bottom w:val="none" w:sz="0" w:space="0" w:color="auto"/>
        <w:right w:val="none" w:sz="0" w:space="0" w:color="auto"/>
      </w:divBdr>
    </w:div>
    <w:div w:id="834302215">
      <w:bodyDiv w:val="1"/>
      <w:marLeft w:val="0"/>
      <w:marRight w:val="0"/>
      <w:marTop w:val="0"/>
      <w:marBottom w:val="0"/>
      <w:divBdr>
        <w:top w:val="none" w:sz="0" w:space="0" w:color="auto"/>
        <w:left w:val="none" w:sz="0" w:space="0" w:color="auto"/>
        <w:bottom w:val="none" w:sz="0" w:space="0" w:color="auto"/>
        <w:right w:val="none" w:sz="0" w:space="0" w:color="auto"/>
      </w:divBdr>
    </w:div>
    <w:div w:id="834566430">
      <w:bodyDiv w:val="1"/>
      <w:marLeft w:val="0"/>
      <w:marRight w:val="0"/>
      <w:marTop w:val="0"/>
      <w:marBottom w:val="0"/>
      <w:divBdr>
        <w:top w:val="none" w:sz="0" w:space="0" w:color="auto"/>
        <w:left w:val="none" w:sz="0" w:space="0" w:color="auto"/>
        <w:bottom w:val="none" w:sz="0" w:space="0" w:color="auto"/>
        <w:right w:val="none" w:sz="0" w:space="0" w:color="auto"/>
      </w:divBdr>
    </w:div>
    <w:div w:id="834800010">
      <w:bodyDiv w:val="1"/>
      <w:marLeft w:val="0"/>
      <w:marRight w:val="0"/>
      <w:marTop w:val="0"/>
      <w:marBottom w:val="0"/>
      <w:divBdr>
        <w:top w:val="none" w:sz="0" w:space="0" w:color="auto"/>
        <w:left w:val="none" w:sz="0" w:space="0" w:color="auto"/>
        <w:bottom w:val="none" w:sz="0" w:space="0" w:color="auto"/>
        <w:right w:val="none" w:sz="0" w:space="0" w:color="auto"/>
      </w:divBdr>
    </w:div>
    <w:div w:id="835807418">
      <w:bodyDiv w:val="1"/>
      <w:marLeft w:val="0"/>
      <w:marRight w:val="0"/>
      <w:marTop w:val="0"/>
      <w:marBottom w:val="0"/>
      <w:divBdr>
        <w:top w:val="none" w:sz="0" w:space="0" w:color="auto"/>
        <w:left w:val="none" w:sz="0" w:space="0" w:color="auto"/>
        <w:bottom w:val="none" w:sz="0" w:space="0" w:color="auto"/>
        <w:right w:val="none" w:sz="0" w:space="0" w:color="auto"/>
      </w:divBdr>
    </w:div>
    <w:div w:id="836771172">
      <w:bodyDiv w:val="1"/>
      <w:marLeft w:val="0"/>
      <w:marRight w:val="0"/>
      <w:marTop w:val="0"/>
      <w:marBottom w:val="0"/>
      <w:divBdr>
        <w:top w:val="none" w:sz="0" w:space="0" w:color="auto"/>
        <w:left w:val="none" w:sz="0" w:space="0" w:color="auto"/>
        <w:bottom w:val="none" w:sz="0" w:space="0" w:color="auto"/>
        <w:right w:val="none" w:sz="0" w:space="0" w:color="auto"/>
      </w:divBdr>
    </w:div>
    <w:div w:id="837690350">
      <w:bodyDiv w:val="1"/>
      <w:marLeft w:val="0"/>
      <w:marRight w:val="0"/>
      <w:marTop w:val="0"/>
      <w:marBottom w:val="0"/>
      <w:divBdr>
        <w:top w:val="none" w:sz="0" w:space="0" w:color="auto"/>
        <w:left w:val="none" w:sz="0" w:space="0" w:color="auto"/>
        <w:bottom w:val="none" w:sz="0" w:space="0" w:color="auto"/>
        <w:right w:val="none" w:sz="0" w:space="0" w:color="auto"/>
      </w:divBdr>
    </w:div>
    <w:div w:id="838498078">
      <w:bodyDiv w:val="1"/>
      <w:marLeft w:val="0"/>
      <w:marRight w:val="0"/>
      <w:marTop w:val="0"/>
      <w:marBottom w:val="0"/>
      <w:divBdr>
        <w:top w:val="none" w:sz="0" w:space="0" w:color="auto"/>
        <w:left w:val="none" w:sz="0" w:space="0" w:color="auto"/>
        <w:bottom w:val="none" w:sz="0" w:space="0" w:color="auto"/>
        <w:right w:val="none" w:sz="0" w:space="0" w:color="auto"/>
      </w:divBdr>
    </w:div>
    <w:div w:id="840119843">
      <w:bodyDiv w:val="1"/>
      <w:marLeft w:val="0"/>
      <w:marRight w:val="0"/>
      <w:marTop w:val="0"/>
      <w:marBottom w:val="0"/>
      <w:divBdr>
        <w:top w:val="none" w:sz="0" w:space="0" w:color="auto"/>
        <w:left w:val="none" w:sz="0" w:space="0" w:color="auto"/>
        <w:bottom w:val="none" w:sz="0" w:space="0" w:color="auto"/>
        <w:right w:val="none" w:sz="0" w:space="0" w:color="auto"/>
      </w:divBdr>
    </w:div>
    <w:div w:id="840975530">
      <w:bodyDiv w:val="1"/>
      <w:marLeft w:val="0"/>
      <w:marRight w:val="0"/>
      <w:marTop w:val="0"/>
      <w:marBottom w:val="0"/>
      <w:divBdr>
        <w:top w:val="none" w:sz="0" w:space="0" w:color="auto"/>
        <w:left w:val="none" w:sz="0" w:space="0" w:color="auto"/>
        <w:bottom w:val="none" w:sz="0" w:space="0" w:color="auto"/>
        <w:right w:val="none" w:sz="0" w:space="0" w:color="auto"/>
      </w:divBdr>
    </w:div>
    <w:div w:id="841553766">
      <w:bodyDiv w:val="1"/>
      <w:marLeft w:val="0"/>
      <w:marRight w:val="0"/>
      <w:marTop w:val="0"/>
      <w:marBottom w:val="0"/>
      <w:divBdr>
        <w:top w:val="none" w:sz="0" w:space="0" w:color="auto"/>
        <w:left w:val="none" w:sz="0" w:space="0" w:color="auto"/>
        <w:bottom w:val="none" w:sz="0" w:space="0" w:color="auto"/>
        <w:right w:val="none" w:sz="0" w:space="0" w:color="auto"/>
      </w:divBdr>
    </w:div>
    <w:div w:id="841621984">
      <w:bodyDiv w:val="1"/>
      <w:marLeft w:val="0"/>
      <w:marRight w:val="0"/>
      <w:marTop w:val="0"/>
      <w:marBottom w:val="0"/>
      <w:divBdr>
        <w:top w:val="none" w:sz="0" w:space="0" w:color="auto"/>
        <w:left w:val="none" w:sz="0" w:space="0" w:color="auto"/>
        <w:bottom w:val="none" w:sz="0" w:space="0" w:color="auto"/>
        <w:right w:val="none" w:sz="0" w:space="0" w:color="auto"/>
      </w:divBdr>
    </w:div>
    <w:div w:id="841814815">
      <w:bodyDiv w:val="1"/>
      <w:marLeft w:val="0"/>
      <w:marRight w:val="0"/>
      <w:marTop w:val="0"/>
      <w:marBottom w:val="0"/>
      <w:divBdr>
        <w:top w:val="none" w:sz="0" w:space="0" w:color="auto"/>
        <w:left w:val="none" w:sz="0" w:space="0" w:color="auto"/>
        <w:bottom w:val="none" w:sz="0" w:space="0" w:color="auto"/>
        <w:right w:val="none" w:sz="0" w:space="0" w:color="auto"/>
      </w:divBdr>
    </w:div>
    <w:div w:id="841941321">
      <w:bodyDiv w:val="1"/>
      <w:marLeft w:val="0"/>
      <w:marRight w:val="0"/>
      <w:marTop w:val="0"/>
      <w:marBottom w:val="0"/>
      <w:divBdr>
        <w:top w:val="none" w:sz="0" w:space="0" w:color="auto"/>
        <w:left w:val="none" w:sz="0" w:space="0" w:color="auto"/>
        <w:bottom w:val="none" w:sz="0" w:space="0" w:color="auto"/>
        <w:right w:val="none" w:sz="0" w:space="0" w:color="auto"/>
      </w:divBdr>
    </w:div>
    <w:div w:id="841965447">
      <w:bodyDiv w:val="1"/>
      <w:marLeft w:val="0"/>
      <w:marRight w:val="0"/>
      <w:marTop w:val="0"/>
      <w:marBottom w:val="0"/>
      <w:divBdr>
        <w:top w:val="none" w:sz="0" w:space="0" w:color="auto"/>
        <w:left w:val="none" w:sz="0" w:space="0" w:color="auto"/>
        <w:bottom w:val="none" w:sz="0" w:space="0" w:color="auto"/>
        <w:right w:val="none" w:sz="0" w:space="0" w:color="auto"/>
      </w:divBdr>
    </w:div>
    <w:div w:id="842359040">
      <w:bodyDiv w:val="1"/>
      <w:marLeft w:val="0"/>
      <w:marRight w:val="0"/>
      <w:marTop w:val="0"/>
      <w:marBottom w:val="0"/>
      <w:divBdr>
        <w:top w:val="none" w:sz="0" w:space="0" w:color="auto"/>
        <w:left w:val="none" w:sz="0" w:space="0" w:color="auto"/>
        <w:bottom w:val="none" w:sz="0" w:space="0" w:color="auto"/>
        <w:right w:val="none" w:sz="0" w:space="0" w:color="auto"/>
      </w:divBdr>
    </w:div>
    <w:div w:id="844320464">
      <w:bodyDiv w:val="1"/>
      <w:marLeft w:val="0"/>
      <w:marRight w:val="0"/>
      <w:marTop w:val="0"/>
      <w:marBottom w:val="0"/>
      <w:divBdr>
        <w:top w:val="none" w:sz="0" w:space="0" w:color="auto"/>
        <w:left w:val="none" w:sz="0" w:space="0" w:color="auto"/>
        <w:bottom w:val="none" w:sz="0" w:space="0" w:color="auto"/>
        <w:right w:val="none" w:sz="0" w:space="0" w:color="auto"/>
      </w:divBdr>
    </w:div>
    <w:div w:id="845485967">
      <w:bodyDiv w:val="1"/>
      <w:marLeft w:val="0"/>
      <w:marRight w:val="0"/>
      <w:marTop w:val="0"/>
      <w:marBottom w:val="0"/>
      <w:divBdr>
        <w:top w:val="none" w:sz="0" w:space="0" w:color="auto"/>
        <w:left w:val="none" w:sz="0" w:space="0" w:color="auto"/>
        <w:bottom w:val="none" w:sz="0" w:space="0" w:color="auto"/>
        <w:right w:val="none" w:sz="0" w:space="0" w:color="auto"/>
      </w:divBdr>
    </w:div>
    <w:div w:id="845510779">
      <w:bodyDiv w:val="1"/>
      <w:marLeft w:val="0"/>
      <w:marRight w:val="0"/>
      <w:marTop w:val="0"/>
      <w:marBottom w:val="0"/>
      <w:divBdr>
        <w:top w:val="none" w:sz="0" w:space="0" w:color="auto"/>
        <w:left w:val="none" w:sz="0" w:space="0" w:color="auto"/>
        <w:bottom w:val="none" w:sz="0" w:space="0" w:color="auto"/>
        <w:right w:val="none" w:sz="0" w:space="0" w:color="auto"/>
      </w:divBdr>
    </w:div>
    <w:div w:id="845633958">
      <w:bodyDiv w:val="1"/>
      <w:marLeft w:val="0"/>
      <w:marRight w:val="0"/>
      <w:marTop w:val="0"/>
      <w:marBottom w:val="0"/>
      <w:divBdr>
        <w:top w:val="none" w:sz="0" w:space="0" w:color="auto"/>
        <w:left w:val="none" w:sz="0" w:space="0" w:color="auto"/>
        <w:bottom w:val="none" w:sz="0" w:space="0" w:color="auto"/>
        <w:right w:val="none" w:sz="0" w:space="0" w:color="auto"/>
      </w:divBdr>
    </w:div>
    <w:div w:id="846167509">
      <w:bodyDiv w:val="1"/>
      <w:marLeft w:val="0"/>
      <w:marRight w:val="0"/>
      <w:marTop w:val="0"/>
      <w:marBottom w:val="0"/>
      <w:divBdr>
        <w:top w:val="none" w:sz="0" w:space="0" w:color="auto"/>
        <w:left w:val="none" w:sz="0" w:space="0" w:color="auto"/>
        <w:bottom w:val="none" w:sz="0" w:space="0" w:color="auto"/>
        <w:right w:val="none" w:sz="0" w:space="0" w:color="auto"/>
      </w:divBdr>
    </w:div>
    <w:div w:id="846284800">
      <w:bodyDiv w:val="1"/>
      <w:marLeft w:val="0"/>
      <w:marRight w:val="0"/>
      <w:marTop w:val="0"/>
      <w:marBottom w:val="0"/>
      <w:divBdr>
        <w:top w:val="none" w:sz="0" w:space="0" w:color="auto"/>
        <w:left w:val="none" w:sz="0" w:space="0" w:color="auto"/>
        <w:bottom w:val="none" w:sz="0" w:space="0" w:color="auto"/>
        <w:right w:val="none" w:sz="0" w:space="0" w:color="auto"/>
      </w:divBdr>
    </w:div>
    <w:div w:id="847135203">
      <w:bodyDiv w:val="1"/>
      <w:marLeft w:val="0"/>
      <w:marRight w:val="0"/>
      <w:marTop w:val="0"/>
      <w:marBottom w:val="0"/>
      <w:divBdr>
        <w:top w:val="none" w:sz="0" w:space="0" w:color="auto"/>
        <w:left w:val="none" w:sz="0" w:space="0" w:color="auto"/>
        <w:bottom w:val="none" w:sz="0" w:space="0" w:color="auto"/>
        <w:right w:val="none" w:sz="0" w:space="0" w:color="auto"/>
      </w:divBdr>
    </w:div>
    <w:div w:id="847135550">
      <w:bodyDiv w:val="1"/>
      <w:marLeft w:val="0"/>
      <w:marRight w:val="0"/>
      <w:marTop w:val="0"/>
      <w:marBottom w:val="0"/>
      <w:divBdr>
        <w:top w:val="none" w:sz="0" w:space="0" w:color="auto"/>
        <w:left w:val="none" w:sz="0" w:space="0" w:color="auto"/>
        <w:bottom w:val="none" w:sz="0" w:space="0" w:color="auto"/>
        <w:right w:val="none" w:sz="0" w:space="0" w:color="auto"/>
      </w:divBdr>
    </w:div>
    <w:div w:id="847405299">
      <w:bodyDiv w:val="1"/>
      <w:marLeft w:val="0"/>
      <w:marRight w:val="0"/>
      <w:marTop w:val="0"/>
      <w:marBottom w:val="0"/>
      <w:divBdr>
        <w:top w:val="none" w:sz="0" w:space="0" w:color="auto"/>
        <w:left w:val="none" w:sz="0" w:space="0" w:color="auto"/>
        <w:bottom w:val="none" w:sz="0" w:space="0" w:color="auto"/>
        <w:right w:val="none" w:sz="0" w:space="0" w:color="auto"/>
      </w:divBdr>
    </w:div>
    <w:div w:id="848063452">
      <w:bodyDiv w:val="1"/>
      <w:marLeft w:val="0"/>
      <w:marRight w:val="0"/>
      <w:marTop w:val="0"/>
      <w:marBottom w:val="0"/>
      <w:divBdr>
        <w:top w:val="none" w:sz="0" w:space="0" w:color="auto"/>
        <w:left w:val="none" w:sz="0" w:space="0" w:color="auto"/>
        <w:bottom w:val="none" w:sz="0" w:space="0" w:color="auto"/>
        <w:right w:val="none" w:sz="0" w:space="0" w:color="auto"/>
      </w:divBdr>
    </w:div>
    <w:div w:id="848717683">
      <w:bodyDiv w:val="1"/>
      <w:marLeft w:val="0"/>
      <w:marRight w:val="0"/>
      <w:marTop w:val="0"/>
      <w:marBottom w:val="0"/>
      <w:divBdr>
        <w:top w:val="none" w:sz="0" w:space="0" w:color="auto"/>
        <w:left w:val="none" w:sz="0" w:space="0" w:color="auto"/>
        <w:bottom w:val="none" w:sz="0" w:space="0" w:color="auto"/>
        <w:right w:val="none" w:sz="0" w:space="0" w:color="auto"/>
      </w:divBdr>
    </w:div>
    <w:div w:id="849031239">
      <w:bodyDiv w:val="1"/>
      <w:marLeft w:val="0"/>
      <w:marRight w:val="0"/>
      <w:marTop w:val="0"/>
      <w:marBottom w:val="0"/>
      <w:divBdr>
        <w:top w:val="none" w:sz="0" w:space="0" w:color="auto"/>
        <w:left w:val="none" w:sz="0" w:space="0" w:color="auto"/>
        <w:bottom w:val="none" w:sz="0" w:space="0" w:color="auto"/>
        <w:right w:val="none" w:sz="0" w:space="0" w:color="auto"/>
      </w:divBdr>
    </w:div>
    <w:div w:id="850534196">
      <w:bodyDiv w:val="1"/>
      <w:marLeft w:val="0"/>
      <w:marRight w:val="0"/>
      <w:marTop w:val="0"/>
      <w:marBottom w:val="0"/>
      <w:divBdr>
        <w:top w:val="none" w:sz="0" w:space="0" w:color="auto"/>
        <w:left w:val="none" w:sz="0" w:space="0" w:color="auto"/>
        <w:bottom w:val="none" w:sz="0" w:space="0" w:color="auto"/>
        <w:right w:val="none" w:sz="0" w:space="0" w:color="auto"/>
      </w:divBdr>
    </w:div>
    <w:div w:id="851527591">
      <w:bodyDiv w:val="1"/>
      <w:marLeft w:val="0"/>
      <w:marRight w:val="0"/>
      <w:marTop w:val="0"/>
      <w:marBottom w:val="0"/>
      <w:divBdr>
        <w:top w:val="none" w:sz="0" w:space="0" w:color="auto"/>
        <w:left w:val="none" w:sz="0" w:space="0" w:color="auto"/>
        <w:bottom w:val="none" w:sz="0" w:space="0" w:color="auto"/>
        <w:right w:val="none" w:sz="0" w:space="0" w:color="auto"/>
      </w:divBdr>
    </w:div>
    <w:div w:id="851603312">
      <w:bodyDiv w:val="1"/>
      <w:marLeft w:val="0"/>
      <w:marRight w:val="0"/>
      <w:marTop w:val="0"/>
      <w:marBottom w:val="0"/>
      <w:divBdr>
        <w:top w:val="none" w:sz="0" w:space="0" w:color="auto"/>
        <w:left w:val="none" w:sz="0" w:space="0" w:color="auto"/>
        <w:bottom w:val="none" w:sz="0" w:space="0" w:color="auto"/>
        <w:right w:val="none" w:sz="0" w:space="0" w:color="auto"/>
      </w:divBdr>
    </w:div>
    <w:div w:id="851838041">
      <w:bodyDiv w:val="1"/>
      <w:marLeft w:val="0"/>
      <w:marRight w:val="0"/>
      <w:marTop w:val="0"/>
      <w:marBottom w:val="0"/>
      <w:divBdr>
        <w:top w:val="none" w:sz="0" w:space="0" w:color="auto"/>
        <w:left w:val="none" w:sz="0" w:space="0" w:color="auto"/>
        <w:bottom w:val="none" w:sz="0" w:space="0" w:color="auto"/>
        <w:right w:val="none" w:sz="0" w:space="0" w:color="auto"/>
      </w:divBdr>
    </w:div>
    <w:div w:id="851989137">
      <w:bodyDiv w:val="1"/>
      <w:marLeft w:val="0"/>
      <w:marRight w:val="0"/>
      <w:marTop w:val="0"/>
      <w:marBottom w:val="0"/>
      <w:divBdr>
        <w:top w:val="none" w:sz="0" w:space="0" w:color="auto"/>
        <w:left w:val="none" w:sz="0" w:space="0" w:color="auto"/>
        <w:bottom w:val="none" w:sz="0" w:space="0" w:color="auto"/>
        <w:right w:val="none" w:sz="0" w:space="0" w:color="auto"/>
      </w:divBdr>
    </w:div>
    <w:div w:id="852035765">
      <w:bodyDiv w:val="1"/>
      <w:marLeft w:val="0"/>
      <w:marRight w:val="0"/>
      <w:marTop w:val="0"/>
      <w:marBottom w:val="0"/>
      <w:divBdr>
        <w:top w:val="none" w:sz="0" w:space="0" w:color="auto"/>
        <w:left w:val="none" w:sz="0" w:space="0" w:color="auto"/>
        <w:bottom w:val="none" w:sz="0" w:space="0" w:color="auto"/>
        <w:right w:val="none" w:sz="0" w:space="0" w:color="auto"/>
      </w:divBdr>
    </w:div>
    <w:div w:id="852039294">
      <w:bodyDiv w:val="1"/>
      <w:marLeft w:val="0"/>
      <w:marRight w:val="0"/>
      <w:marTop w:val="0"/>
      <w:marBottom w:val="0"/>
      <w:divBdr>
        <w:top w:val="none" w:sz="0" w:space="0" w:color="auto"/>
        <w:left w:val="none" w:sz="0" w:space="0" w:color="auto"/>
        <w:bottom w:val="none" w:sz="0" w:space="0" w:color="auto"/>
        <w:right w:val="none" w:sz="0" w:space="0" w:color="auto"/>
      </w:divBdr>
    </w:div>
    <w:div w:id="852190484">
      <w:bodyDiv w:val="1"/>
      <w:marLeft w:val="0"/>
      <w:marRight w:val="0"/>
      <w:marTop w:val="0"/>
      <w:marBottom w:val="0"/>
      <w:divBdr>
        <w:top w:val="none" w:sz="0" w:space="0" w:color="auto"/>
        <w:left w:val="none" w:sz="0" w:space="0" w:color="auto"/>
        <w:bottom w:val="none" w:sz="0" w:space="0" w:color="auto"/>
        <w:right w:val="none" w:sz="0" w:space="0" w:color="auto"/>
      </w:divBdr>
    </w:div>
    <w:div w:id="852494308">
      <w:bodyDiv w:val="1"/>
      <w:marLeft w:val="0"/>
      <w:marRight w:val="0"/>
      <w:marTop w:val="0"/>
      <w:marBottom w:val="0"/>
      <w:divBdr>
        <w:top w:val="none" w:sz="0" w:space="0" w:color="auto"/>
        <w:left w:val="none" w:sz="0" w:space="0" w:color="auto"/>
        <w:bottom w:val="none" w:sz="0" w:space="0" w:color="auto"/>
        <w:right w:val="none" w:sz="0" w:space="0" w:color="auto"/>
      </w:divBdr>
    </w:div>
    <w:div w:id="854684187">
      <w:bodyDiv w:val="1"/>
      <w:marLeft w:val="0"/>
      <w:marRight w:val="0"/>
      <w:marTop w:val="0"/>
      <w:marBottom w:val="0"/>
      <w:divBdr>
        <w:top w:val="none" w:sz="0" w:space="0" w:color="auto"/>
        <w:left w:val="none" w:sz="0" w:space="0" w:color="auto"/>
        <w:bottom w:val="none" w:sz="0" w:space="0" w:color="auto"/>
        <w:right w:val="none" w:sz="0" w:space="0" w:color="auto"/>
      </w:divBdr>
    </w:div>
    <w:div w:id="854852159">
      <w:bodyDiv w:val="1"/>
      <w:marLeft w:val="0"/>
      <w:marRight w:val="0"/>
      <w:marTop w:val="0"/>
      <w:marBottom w:val="0"/>
      <w:divBdr>
        <w:top w:val="none" w:sz="0" w:space="0" w:color="auto"/>
        <w:left w:val="none" w:sz="0" w:space="0" w:color="auto"/>
        <w:bottom w:val="none" w:sz="0" w:space="0" w:color="auto"/>
        <w:right w:val="none" w:sz="0" w:space="0" w:color="auto"/>
      </w:divBdr>
    </w:div>
    <w:div w:id="854879339">
      <w:bodyDiv w:val="1"/>
      <w:marLeft w:val="0"/>
      <w:marRight w:val="0"/>
      <w:marTop w:val="0"/>
      <w:marBottom w:val="0"/>
      <w:divBdr>
        <w:top w:val="none" w:sz="0" w:space="0" w:color="auto"/>
        <w:left w:val="none" w:sz="0" w:space="0" w:color="auto"/>
        <w:bottom w:val="none" w:sz="0" w:space="0" w:color="auto"/>
        <w:right w:val="none" w:sz="0" w:space="0" w:color="auto"/>
      </w:divBdr>
      <w:divsChild>
        <w:div w:id="179970111">
          <w:marLeft w:val="640"/>
          <w:marRight w:val="0"/>
          <w:marTop w:val="0"/>
          <w:marBottom w:val="0"/>
          <w:divBdr>
            <w:top w:val="none" w:sz="0" w:space="0" w:color="auto"/>
            <w:left w:val="none" w:sz="0" w:space="0" w:color="auto"/>
            <w:bottom w:val="none" w:sz="0" w:space="0" w:color="auto"/>
            <w:right w:val="none" w:sz="0" w:space="0" w:color="auto"/>
          </w:divBdr>
        </w:div>
        <w:div w:id="256907967">
          <w:marLeft w:val="640"/>
          <w:marRight w:val="0"/>
          <w:marTop w:val="0"/>
          <w:marBottom w:val="0"/>
          <w:divBdr>
            <w:top w:val="none" w:sz="0" w:space="0" w:color="auto"/>
            <w:left w:val="none" w:sz="0" w:space="0" w:color="auto"/>
            <w:bottom w:val="none" w:sz="0" w:space="0" w:color="auto"/>
            <w:right w:val="none" w:sz="0" w:space="0" w:color="auto"/>
          </w:divBdr>
        </w:div>
        <w:div w:id="566232783">
          <w:marLeft w:val="640"/>
          <w:marRight w:val="0"/>
          <w:marTop w:val="0"/>
          <w:marBottom w:val="0"/>
          <w:divBdr>
            <w:top w:val="none" w:sz="0" w:space="0" w:color="auto"/>
            <w:left w:val="none" w:sz="0" w:space="0" w:color="auto"/>
            <w:bottom w:val="none" w:sz="0" w:space="0" w:color="auto"/>
            <w:right w:val="none" w:sz="0" w:space="0" w:color="auto"/>
          </w:divBdr>
        </w:div>
        <w:div w:id="649212713">
          <w:marLeft w:val="640"/>
          <w:marRight w:val="0"/>
          <w:marTop w:val="0"/>
          <w:marBottom w:val="0"/>
          <w:divBdr>
            <w:top w:val="none" w:sz="0" w:space="0" w:color="auto"/>
            <w:left w:val="none" w:sz="0" w:space="0" w:color="auto"/>
            <w:bottom w:val="none" w:sz="0" w:space="0" w:color="auto"/>
            <w:right w:val="none" w:sz="0" w:space="0" w:color="auto"/>
          </w:divBdr>
        </w:div>
        <w:div w:id="704670961">
          <w:marLeft w:val="640"/>
          <w:marRight w:val="0"/>
          <w:marTop w:val="0"/>
          <w:marBottom w:val="0"/>
          <w:divBdr>
            <w:top w:val="none" w:sz="0" w:space="0" w:color="auto"/>
            <w:left w:val="none" w:sz="0" w:space="0" w:color="auto"/>
            <w:bottom w:val="none" w:sz="0" w:space="0" w:color="auto"/>
            <w:right w:val="none" w:sz="0" w:space="0" w:color="auto"/>
          </w:divBdr>
        </w:div>
        <w:div w:id="716779926">
          <w:marLeft w:val="640"/>
          <w:marRight w:val="0"/>
          <w:marTop w:val="0"/>
          <w:marBottom w:val="0"/>
          <w:divBdr>
            <w:top w:val="none" w:sz="0" w:space="0" w:color="auto"/>
            <w:left w:val="none" w:sz="0" w:space="0" w:color="auto"/>
            <w:bottom w:val="none" w:sz="0" w:space="0" w:color="auto"/>
            <w:right w:val="none" w:sz="0" w:space="0" w:color="auto"/>
          </w:divBdr>
        </w:div>
        <w:div w:id="752439193">
          <w:marLeft w:val="640"/>
          <w:marRight w:val="0"/>
          <w:marTop w:val="0"/>
          <w:marBottom w:val="0"/>
          <w:divBdr>
            <w:top w:val="none" w:sz="0" w:space="0" w:color="auto"/>
            <w:left w:val="none" w:sz="0" w:space="0" w:color="auto"/>
            <w:bottom w:val="none" w:sz="0" w:space="0" w:color="auto"/>
            <w:right w:val="none" w:sz="0" w:space="0" w:color="auto"/>
          </w:divBdr>
        </w:div>
        <w:div w:id="831024769">
          <w:marLeft w:val="640"/>
          <w:marRight w:val="0"/>
          <w:marTop w:val="0"/>
          <w:marBottom w:val="0"/>
          <w:divBdr>
            <w:top w:val="none" w:sz="0" w:space="0" w:color="auto"/>
            <w:left w:val="none" w:sz="0" w:space="0" w:color="auto"/>
            <w:bottom w:val="none" w:sz="0" w:space="0" w:color="auto"/>
            <w:right w:val="none" w:sz="0" w:space="0" w:color="auto"/>
          </w:divBdr>
        </w:div>
        <w:div w:id="842208728">
          <w:marLeft w:val="640"/>
          <w:marRight w:val="0"/>
          <w:marTop w:val="0"/>
          <w:marBottom w:val="0"/>
          <w:divBdr>
            <w:top w:val="none" w:sz="0" w:space="0" w:color="auto"/>
            <w:left w:val="none" w:sz="0" w:space="0" w:color="auto"/>
            <w:bottom w:val="none" w:sz="0" w:space="0" w:color="auto"/>
            <w:right w:val="none" w:sz="0" w:space="0" w:color="auto"/>
          </w:divBdr>
        </w:div>
        <w:div w:id="903374651">
          <w:marLeft w:val="640"/>
          <w:marRight w:val="0"/>
          <w:marTop w:val="0"/>
          <w:marBottom w:val="0"/>
          <w:divBdr>
            <w:top w:val="none" w:sz="0" w:space="0" w:color="auto"/>
            <w:left w:val="none" w:sz="0" w:space="0" w:color="auto"/>
            <w:bottom w:val="none" w:sz="0" w:space="0" w:color="auto"/>
            <w:right w:val="none" w:sz="0" w:space="0" w:color="auto"/>
          </w:divBdr>
        </w:div>
        <w:div w:id="1125464225">
          <w:marLeft w:val="640"/>
          <w:marRight w:val="0"/>
          <w:marTop w:val="0"/>
          <w:marBottom w:val="0"/>
          <w:divBdr>
            <w:top w:val="none" w:sz="0" w:space="0" w:color="auto"/>
            <w:left w:val="none" w:sz="0" w:space="0" w:color="auto"/>
            <w:bottom w:val="none" w:sz="0" w:space="0" w:color="auto"/>
            <w:right w:val="none" w:sz="0" w:space="0" w:color="auto"/>
          </w:divBdr>
        </w:div>
        <w:div w:id="1164050674">
          <w:marLeft w:val="640"/>
          <w:marRight w:val="0"/>
          <w:marTop w:val="0"/>
          <w:marBottom w:val="0"/>
          <w:divBdr>
            <w:top w:val="none" w:sz="0" w:space="0" w:color="auto"/>
            <w:left w:val="none" w:sz="0" w:space="0" w:color="auto"/>
            <w:bottom w:val="none" w:sz="0" w:space="0" w:color="auto"/>
            <w:right w:val="none" w:sz="0" w:space="0" w:color="auto"/>
          </w:divBdr>
        </w:div>
        <w:div w:id="1416705230">
          <w:marLeft w:val="640"/>
          <w:marRight w:val="0"/>
          <w:marTop w:val="0"/>
          <w:marBottom w:val="0"/>
          <w:divBdr>
            <w:top w:val="none" w:sz="0" w:space="0" w:color="auto"/>
            <w:left w:val="none" w:sz="0" w:space="0" w:color="auto"/>
            <w:bottom w:val="none" w:sz="0" w:space="0" w:color="auto"/>
            <w:right w:val="none" w:sz="0" w:space="0" w:color="auto"/>
          </w:divBdr>
        </w:div>
        <w:div w:id="1611860497">
          <w:marLeft w:val="640"/>
          <w:marRight w:val="0"/>
          <w:marTop w:val="0"/>
          <w:marBottom w:val="0"/>
          <w:divBdr>
            <w:top w:val="none" w:sz="0" w:space="0" w:color="auto"/>
            <w:left w:val="none" w:sz="0" w:space="0" w:color="auto"/>
            <w:bottom w:val="none" w:sz="0" w:space="0" w:color="auto"/>
            <w:right w:val="none" w:sz="0" w:space="0" w:color="auto"/>
          </w:divBdr>
        </w:div>
        <w:div w:id="1683168352">
          <w:marLeft w:val="640"/>
          <w:marRight w:val="0"/>
          <w:marTop w:val="0"/>
          <w:marBottom w:val="0"/>
          <w:divBdr>
            <w:top w:val="none" w:sz="0" w:space="0" w:color="auto"/>
            <w:left w:val="none" w:sz="0" w:space="0" w:color="auto"/>
            <w:bottom w:val="none" w:sz="0" w:space="0" w:color="auto"/>
            <w:right w:val="none" w:sz="0" w:space="0" w:color="auto"/>
          </w:divBdr>
        </w:div>
        <w:div w:id="1745031300">
          <w:marLeft w:val="640"/>
          <w:marRight w:val="0"/>
          <w:marTop w:val="0"/>
          <w:marBottom w:val="0"/>
          <w:divBdr>
            <w:top w:val="none" w:sz="0" w:space="0" w:color="auto"/>
            <w:left w:val="none" w:sz="0" w:space="0" w:color="auto"/>
            <w:bottom w:val="none" w:sz="0" w:space="0" w:color="auto"/>
            <w:right w:val="none" w:sz="0" w:space="0" w:color="auto"/>
          </w:divBdr>
        </w:div>
        <w:div w:id="1786121311">
          <w:marLeft w:val="640"/>
          <w:marRight w:val="0"/>
          <w:marTop w:val="0"/>
          <w:marBottom w:val="0"/>
          <w:divBdr>
            <w:top w:val="none" w:sz="0" w:space="0" w:color="auto"/>
            <w:left w:val="none" w:sz="0" w:space="0" w:color="auto"/>
            <w:bottom w:val="none" w:sz="0" w:space="0" w:color="auto"/>
            <w:right w:val="none" w:sz="0" w:space="0" w:color="auto"/>
          </w:divBdr>
        </w:div>
        <w:div w:id="1804500558">
          <w:marLeft w:val="640"/>
          <w:marRight w:val="0"/>
          <w:marTop w:val="0"/>
          <w:marBottom w:val="0"/>
          <w:divBdr>
            <w:top w:val="none" w:sz="0" w:space="0" w:color="auto"/>
            <w:left w:val="none" w:sz="0" w:space="0" w:color="auto"/>
            <w:bottom w:val="none" w:sz="0" w:space="0" w:color="auto"/>
            <w:right w:val="none" w:sz="0" w:space="0" w:color="auto"/>
          </w:divBdr>
        </w:div>
        <w:div w:id="2064912431">
          <w:marLeft w:val="640"/>
          <w:marRight w:val="0"/>
          <w:marTop w:val="0"/>
          <w:marBottom w:val="0"/>
          <w:divBdr>
            <w:top w:val="none" w:sz="0" w:space="0" w:color="auto"/>
            <w:left w:val="none" w:sz="0" w:space="0" w:color="auto"/>
            <w:bottom w:val="none" w:sz="0" w:space="0" w:color="auto"/>
            <w:right w:val="none" w:sz="0" w:space="0" w:color="auto"/>
          </w:divBdr>
        </w:div>
      </w:divsChild>
    </w:div>
    <w:div w:id="854884041">
      <w:bodyDiv w:val="1"/>
      <w:marLeft w:val="0"/>
      <w:marRight w:val="0"/>
      <w:marTop w:val="0"/>
      <w:marBottom w:val="0"/>
      <w:divBdr>
        <w:top w:val="none" w:sz="0" w:space="0" w:color="auto"/>
        <w:left w:val="none" w:sz="0" w:space="0" w:color="auto"/>
        <w:bottom w:val="none" w:sz="0" w:space="0" w:color="auto"/>
        <w:right w:val="none" w:sz="0" w:space="0" w:color="auto"/>
      </w:divBdr>
    </w:div>
    <w:div w:id="855077737">
      <w:bodyDiv w:val="1"/>
      <w:marLeft w:val="0"/>
      <w:marRight w:val="0"/>
      <w:marTop w:val="0"/>
      <w:marBottom w:val="0"/>
      <w:divBdr>
        <w:top w:val="none" w:sz="0" w:space="0" w:color="auto"/>
        <w:left w:val="none" w:sz="0" w:space="0" w:color="auto"/>
        <w:bottom w:val="none" w:sz="0" w:space="0" w:color="auto"/>
        <w:right w:val="none" w:sz="0" w:space="0" w:color="auto"/>
      </w:divBdr>
    </w:div>
    <w:div w:id="855386788">
      <w:bodyDiv w:val="1"/>
      <w:marLeft w:val="0"/>
      <w:marRight w:val="0"/>
      <w:marTop w:val="0"/>
      <w:marBottom w:val="0"/>
      <w:divBdr>
        <w:top w:val="none" w:sz="0" w:space="0" w:color="auto"/>
        <w:left w:val="none" w:sz="0" w:space="0" w:color="auto"/>
        <w:bottom w:val="none" w:sz="0" w:space="0" w:color="auto"/>
        <w:right w:val="none" w:sz="0" w:space="0" w:color="auto"/>
      </w:divBdr>
      <w:divsChild>
        <w:div w:id="1202139">
          <w:marLeft w:val="640"/>
          <w:marRight w:val="0"/>
          <w:marTop w:val="0"/>
          <w:marBottom w:val="0"/>
          <w:divBdr>
            <w:top w:val="none" w:sz="0" w:space="0" w:color="auto"/>
            <w:left w:val="none" w:sz="0" w:space="0" w:color="auto"/>
            <w:bottom w:val="none" w:sz="0" w:space="0" w:color="auto"/>
            <w:right w:val="none" w:sz="0" w:space="0" w:color="auto"/>
          </w:divBdr>
        </w:div>
        <w:div w:id="29382601">
          <w:marLeft w:val="640"/>
          <w:marRight w:val="0"/>
          <w:marTop w:val="0"/>
          <w:marBottom w:val="0"/>
          <w:divBdr>
            <w:top w:val="none" w:sz="0" w:space="0" w:color="auto"/>
            <w:left w:val="none" w:sz="0" w:space="0" w:color="auto"/>
            <w:bottom w:val="none" w:sz="0" w:space="0" w:color="auto"/>
            <w:right w:val="none" w:sz="0" w:space="0" w:color="auto"/>
          </w:divBdr>
        </w:div>
        <w:div w:id="36979856">
          <w:marLeft w:val="640"/>
          <w:marRight w:val="0"/>
          <w:marTop w:val="0"/>
          <w:marBottom w:val="0"/>
          <w:divBdr>
            <w:top w:val="none" w:sz="0" w:space="0" w:color="auto"/>
            <w:left w:val="none" w:sz="0" w:space="0" w:color="auto"/>
            <w:bottom w:val="none" w:sz="0" w:space="0" w:color="auto"/>
            <w:right w:val="none" w:sz="0" w:space="0" w:color="auto"/>
          </w:divBdr>
        </w:div>
        <w:div w:id="80764596">
          <w:marLeft w:val="640"/>
          <w:marRight w:val="0"/>
          <w:marTop w:val="0"/>
          <w:marBottom w:val="0"/>
          <w:divBdr>
            <w:top w:val="none" w:sz="0" w:space="0" w:color="auto"/>
            <w:left w:val="none" w:sz="0" w:space="0" w:color="auto"/>
            <w:bottom w:val="none" w:sz="0" w:space="0" w:color="auto"/>
            <w:right w:val="none" w:sz="0" w:space="0" w:color="auto"/>
          </w:divBdr>
        </w:div>
        <w:div w:id="106313928">
          <w:marLeft w:val="640"/>
          <w:marRight w:val="0"/>
          <w:marTop w:val="0"/>
          <w:marBottom w:val="0"/>
          <w:divBdr>
            <w:top w:val="none" w:sz="0" w:space="0" w:color="auto"/>
            <w:left w:val="none" w:sz="0" w:space="0" w:color="auto"/>
            <w:bottom w:val="none" w:sz="0" w:space="0" w:color="auto"/>
            <w:right w:val="none" w:sz="0" w:space="0" w:color="auto"/>
          </w:divBdr>
        </w:div>
        <w:div w:id="149905954">
          <w:marLeft w:val="640"/>
          <w:marRight w:val="0"/>
          <w:marTop w:val="0"/>
          <w:marBottom w:val="0"/>
          <w:divBdr>
            <w:top w:val="none" w:sz="0" w:space="0" w:color="auto"/>
            <w:left w:val="none" w:sz="0" w:space="0" w:color="auto"/>
            <w:bottom w:val="none" w:sz="0" w:space="0" w:color="auto"/>
            <w:right w:val="none" w:sz="0" w:space="0" w:color="auto"/>
          </w:divBdr>
        </w:div>
        <w:div w:id="224533751">
          <w:marLeft w:val="640"/>
          <w:marRight w:val="0"/>
          <w:marTop w:val="0"/>
          <w:marBottom w:val="0"/>
          <w:divBdr>
            <w:top w:val="none" w:sz="0" w:space="0" w:color="auto"/>
            <w:left w:val="none" w:sz="0" w:space="0" w:color="auto"/>
            <w:bottom w:val="none" w:sz="0" w:space="0" w:color="auto"/>
            <w:right w:val="none" w:sz="0" w:space="0" w:color="auto"/>
          </w:divBdr>
        </w:div>
        <w:div w:id="247428822">
          <w:marLeft w:val="640"/>
          <w:marRight w:val="0"/>
          <w:marTop w:val="0"/>
          <w:marBottom w:val="0"/>
          <w:divBdr>
            <w:top w:val="none" w:sz="0" w:space="0" w:color="auto"/>
            <w:left w:val="none" w:sz="0" w:space="0" w:color="auto"/>
            <w:bottom w:val="none" w:sz="0" w:space="0" w:color="auto"/>
            <w:right w:val="none" w:sz="0" w:space="0" w:color="auto"/>
          </w:divBdr>
        </w:div>
        <w:div w:id="371030285">
          <w:marLeft w:val="640"/>
          <w:marRight w:val="0"/>
          <w:marTop w:val="0"/>
          <w:marBottom w:val="0"/>
          <w:divBdr>
            <w:top w:val="none" w:sz="0" w:space="0" w:color="auto"/>
            <w:left w:val="none" w:sz="0" w:space="0" w:color="auto"/>
            <w:bottom w:val="none" w:sz="0" w:space="0" w:color="auto"/>
            <w:right w:val="none" w:sz="0" w:space="0" w:color="auto"/>
          </w:divBdr>
        </w:div>
        <w:div w:id="679434510">
          <w:marLeft w:val="640"/>
          <w:marRight w:val="0"/>
          <w:marTop w:val="0"/>
          <w:marBottom w:val="0"/>
          <w:divBdr>
            <w:top w:val="none" w:sz="0" w:space="0" w:color="auto"/>
            <w:left w:val="none" w:sz="0" w:space="0" w:color="auto"/>
            <w:bottom w:val="none" w:sz="0" w:space="0" w:color="auto"/>
            <w:right w:val="none" w:sz="0" w:space="0" w:color="auto"/>
          </w:divBdr>
        </w:div>
        <w:div w:id="697200629">
          <w:marLeft w:val="640"/>
          <w:marRight w:val="0"/>
          <w:marTop w:val="0"/>
          <w:marBottom w:val="0"/>
          <w:divBdr>
            <w:top w:val="none" w:sz="0" w:space="0" w:color="auto"/>
            <w:left w:val="none" w:sz="0" w:space="0" w:color="auto"/>
            <w:bottom w:val="none" w:sz="0" w:space="0" w:color="auto"/>
            <w:right w:val="none" w:sz="0" w:space="0" w:color="auto"/>
          </w:divBdr>
        </w:div>
        <w:div w:id="723482534">
          <w:marLeft w:val="640"/>
          <w:marRight w:val="0"/>
          <w:marTop w:val="0"/>
          <w:marBottom w:val="0"/>
          <w:divBdr>
            <w:top w:val="none" w:sz="0" w:space="0" w:color="auto"/>
            <w:left w:val="none" w:sz="0" w:space="0" w:color="auto"/>
            <w:bottom w:val="none" w:sz="0" w:space="0" w:color="auto"/>
            <w:right w:val="none" w:sz="0" w:space="0" w:color="auto"/>
          </w:divBdr>
        </w:div>
        <w:div w:id="724446759">
          <w:marLeft w:val="640"/>
          <w:marRight w:val="0"/>
          <w:marTop w:val="0"/>
          <w:marBottom w:val="0"/>
          <w:divBdr>
            <w:top w:val="none" w:sz="0" w:space="0" w:color="auto"/>
            <w:left w:val="none" w:sz="0" w:space="0" w:color="auto"/>
            <w:bottom w:val="none" w:sz="0" w:space="0" w:color="auto"/>
            <w:right w:val="none" w:sz="0" w:space="0" w:color="auto"/>
          </w:divBdr>
        </w:div>
        <w:div w:id="736590179">
          <w:marLeft w:val="640"/>
          <w:marRight w:val="0"/>
          <w:marTop w:val="0"/>
          <w:marBottom w:val="0"/>
          <w:divBdr>
            <w:top w:val="none" w:sz="0" w:space="0" w:color="auto"/>
            <w:left w:val="none" w:sz="0" w:space="0" w:color="auto"/>
            <w:bottom w:val="none" w:sz="0" w:space="0" w:color="auto"/>
            <w:right w:val="none" w:sz="0" w:space="0" w:color="auto"/>
          </w:divBdr>
        </w:div>
        <w:div w:id="815147680">
          <w:marLeft w:val="640"/>
          <w:marRight w:val="0"/>
          <w:marTop w:val="0"/>
          <w:marBottom w:val="0"/>
          <w:divBdr>
            <w:top w:val="none" w:sz="0" w:space="0" w:color="auto"/>
            <w:left w:val="none" w:sz="0" w:space="0" w:color="auto"/>
            <w:bottom w:val="none" w:sz="0" w:space="0" w:color="auto"/>
            <w:right w:val="none" w:sz="0" w:space="0" w:color="auto"/>
          </w:divBdr>
        </w:div>
        <w:div w:id="931009550">
          <w:marLeft w:val="640"/>
          <w:marRight w:val="0"/>
          <w:marTop w:val="0"/>
          <w:marBottom w:val="0"/>
          <w:divBdr>
            <w:top w:val="none" w:sz="0" w:space="0" w:color="auto"/>
            <w:left w:val="none" w:sz="0" w:space="0" w:color="auto"/>
            <w:bottom w:val="none" w:sz="0" w:space="0" w:color="auto"/>
            <w:right w:val="none" w:sz="0" w:space="0" w:color="auto"/>
          </w:divBdr>
        </w:div>
        <w:div w:id="960460902">
          <w:marLeft w:val="640"/>
          <w:marRight w:val="0"/>
          <w:marTop w:val="0"/>
          <w:marBottom w:val="0"/>
          <w:divBdr>
            <w:top w:val="none" w:sz="0" w:space="0" w:color="auto"/>
            <w:left w:val="none" w:sz="0" w:space="0" w:color="auto"/>
            <w:bottom w:val="none" w:sz="0" w:space="0" w:color="auto"/>
            <w:right w:val="none" w:sz="0" w:space="0" w:color="auto"/>
          </w:divBdr>
        </w:div>
        <w:div w:id="1165247179">
          <w:marLeft w:val="640"/>
          <w:marRight w:val="0"/>
          <w:marTop w:val="0"/>
          <w:marBottom w:val="0"/>
          <w:divBdr>
            <w:top w:val="none" w:sz="0" w:space="0" w:color="auto"/>
            <w:left w:val="none" w:sz="0" w:space="0" w:color="auto"/>
            <w:bottom w:val="none" w:sz="0" w:space="0" w:color="auto"/>
            <w:right w:val="none" w:sz="0" w:space="0" w:color="auto"/>
          </w:divBdr>
        </w:div>
        <w:div w:id="1307663118">
          <w:marLeft w:val="640"/>
          <w:marRight w:val="0"/>
          <w:marTop w:val="0"/>
          <w:marBottom w:val="0"/>
          <w:divBdr>
            <w:top w:val="none" w:sz="0" w:space="0" w:color="auto"/>
            <w:left w:val="none" w:sz="0" w:space="0" w:color="auto"/>
            <w:bottom w:val="none" w:sz="0" w:space="0" w:color="auto"/>
            <w:right w:val="none" w:sz="0" w:space="0" w:color="auto"/>
          </w:divBdr>
        </w:div>
        <w:div w:id="1431194205">
          <w:marLeft w:val="640"/>
          <w:marRight w:val="0"/>
          <w:marTop w:val="0"/>
          <w:marBottom w:val="0"/>
          <w:divBdr>
            <w:top w:val="none" w:sz="0" w:space="0" w:color="auto"/>
            <w:left w:val="none" w:sz="0" w:space="0" w:color="auto"/>
            <w:bottom w:val="none" w:sz="0" w:space="0" w:color="auto"/>
            <w:right w:val="none" w:sz="0" w:space="0" w:color="auto"/>
          </w:divBdr>
        </w:div>
        <w:div w:id="1503621851">
          <w:marLeft w:val="640"/>
          <w:marRight w:val="0"/>
          <w:marTop w:val="0"/>
          <w:marBottom w:val="0"/>
          <w:divBdr>
            <w:top w:val="none" w:sz="0" w:space="0" w:color="auto"/>
            <w:left w:val="none" w:sz="0" w:space="0" w:color="auto"/>
            <w:bottom w:val="none" w:sz="0" w:space="0" w:color="auto"/>
            <w:right w:val="none" w:sz="0" w:space="0" w:color="auto"/>
          </w:divBdr>
        </w:div>
        <w:div w:id="1583366359">
          <w:marLeft w:val="640"/>
          <w:marRight w:val="0"/>
          <w:marTop w:val="0"/>
          <w:marBottom w:val="0"/>
          <w:divBdr>
            <w:top w:val="none" w:sz="0" w:space="0" w:color="auto"/>
            <w:left w:val="none" w:sz="0" w:space="0" w:color="auto"/>
            <w:bottom w:val="none" w:sz="0" w:space="0" w:color="auto"/>
            <w:right w:val="none" w:sz="0" w:space="0" w:color="auto"/>
          </w:divBdr>
        </w:div>
        <w:div w:id="1603495951">
          <w:marLeft w:val="640"/>
          <w:marRight w:val="0"/>
          <w:marTop w:val="0"/>
          <w:marBottom w:val="0"/>
          <w:divBdr>
            <w:top w:val="none" w:sz="0" w:space="0" w:color="auto"/>
            <w:left w:val="none" w:sz="0" w:space="0" w:color="auto"/>
            <w:bottom w:val="none" w:sz="0" w:space="0" w:color="auto"/>
            <w:right w:val="none" w:sz="0" w:space="0" w:color="auto"/>
          </w:divBdr>
        </w:div>
        <w:div w:id="1631016493">
          <w:marLeft w:val="640"/>
          <w:marRight w:val="0"/>
          <w:marTop w:val="0"/>
          <w:marBottom w:val="0"/>
          <w:divBdr>
            <w:top w:val="none" w:sz="0" w:space="0" w:color="auto"/>
            <w:left w:val="none" w:sz="0" w:space="0" w:color="auto"/>
            <w:bottom w:val="none" w:sz="0" w:space="0" w:color="auto"/>
            <w:right w:val="none" w:sz="0" w:space="0" w:color="auto"/>
          </w:divBdr>
        </w:div>
        <w:div w:id="1644694079">
          <w:marLeft w:val="640"/>
          <w:marRight w:val="0"/>
          <w:marTop w:val="0"/>
          <w:marBottom w:val="0"/>
          <w:divBdr>
            <w:top w:val="none" w:sz="0" w:space="0" w:color="auto"/>
            <w:left w:val="none" w:sz="0" w:space="0" w:color="auto"/>
            <w:bottom w:val="none" w:sz="0" w:space="0" w:color="auto"/>
            <w:right w:val="none" w:sz="0" w:space="0" w:color="auto"/>
          </w:divBdr>
        </w:div>
        <w:div w:id="1671758234">
          <w:marLeft w:val="640"/>
          <w:marRight w:val="0"/>
          <w:marTop w:val="0"/>
          <w:marBottom w:val="0"/>
          <w:divBdr>
            <w:top w:val="none" w:sz="0" w:space="0" w:color="auto"/>
            <w:left w:val="none" w:sz="0" w:space="0" w:color="auto"/>
            <w:bottom w:val="none" w:sz="0" w:space="0" w:color="auto"/>
            <w:right w:val="none" w:sz="0" w:space="0" w:color="auto"/>
          </w:divBdr>
        </w:div>
        <w:div w:id="1690058399">
          <w:marLeft w:val="640"/>
          <w:marRight w:val="0"/>
          <w:marTop w:val="0"/>
          <w:marBottom w:val="0"/>
          <w:divBdr>
            <w:top w:val="none" w:sz="0" w:space="0" w:color="auto"/>
            <w:left w:val="none" w:sz="0" w:space="0" w:color="auto"/>
            <w:bottom w:val="none" w:sz="0" w:space="0" w:color="auto"/>
            <w:right w:val="none" w:sz="0" w:space="0" w:color="auto"/>
          </w:divBdr>
        </w:div>
        <w:div w:id="1774011924">
          <w:marLeft w:val="640"/>
          <w:marRight w:val="0"/>
          <w:marTop w:val="0"/>
          <w:marBottom w:val="0"/>
          <w:divBdr>
            <w:top w:val="none" w:sz="0" w:space="0" w:color="auto"/>
            <w:left w:val="none" w:sz="0" w:space="0" w:color="auto"/>
            <w:bottom w:val="none" w:sz="0" w:space="0" w:color="auto"/>
            <w:right w:val="none" w:sz="0" w:space="0" w:color="auto"/>
          </w:divBdr>
        </w:div>
        <w:div w:id="1865626653">
          <w:marLeft w:val="640"/>
          <w:marRight w:val="0"/>
          <w:marTop w:val="0"/>
          <w:marBottom w:val="0"/>
          <w:divBdr>
            <w:top w:val="none" w:sz="0" w:space="0" w:color="auto"/>
            <w:left w:val="none" w:sz="0" w:space="0" w:color="auto"/>
            <w:bottom w:val="none" w:sz="0" w:space="0" w:color="auto"/>
            <w:right w:val="none" w:sz="0" w:space="0" w:color="auto"/>
          </w:divBdr>
        </w:div>
        <w:div w:id="1914511224">
          <w:marLeft w:val="640"/>
          <w:marRight w:val="0"/>
          <w:marTop w:val="0"/>
          <w:marBottom w:val="0"/>
          <w:divBdr>
            <w:top w:val="none" w:sz="0" w:space="0" w:color="auto"/>
            <w:left w:val="none" w:sz="0" w:space="0" w:color="auto"/>
            <w:bottom w:val="none" w:sz="0" w:space="0" w:color="auto"/>
            <w:right w:val="none" w:sz="0" w:space="0" w:color="auto"/>
          </w:divBdr>
        </w:div>
        <w:div w:id="1937441211">
          <w:marLeft w:val="640"/>
          <w:marRight w:val="0"/>
          <w:marTop w:val="0"/>
          <w:marBottom w:val="0"/>
          <w:divBdr>
            <w:top w:val="none" w:sz="0" w:space="0" w:color="auto"/>
            <w:left w:val="none" w:sz="0" w:space="0" w:color="auto"/>
            <w:bottom w:val="none" w:sz="0" w:space="0" w:color="auto"/>
            <w:right w:val="none" w:sz="0" w:space="0" w:color="auto"/>
          </w:divBdr>
        </w:div>
        <w:div w:id="2002540821">
          <w:marLeft w:val="640"/>
          <w:marRight w:val="0"/>
          <w:marTop w:val="0"/>
          <w:marBottom w:val="0"/>
          <w:divBdr>
            <w:top w:val="none" w:sz="0" w:space="0" w:color="auto"/>
            <w:left w:val="none" w:sz="0" w:space="0" w:color="auto"/>
            <w:bottom w:val="none" w:sz="0" w:space="0" w:color="auto"/>
            <w:right w:val="none" w:sz="0" w:space="0" w:color="auto"/>
          </w:divBdr>
        </w:div>
      </w:divsChild>
    </w:div>
    <w:div w:id="855537289">
      <w:bodyDiv w:val="1"/>
      <w:marLeft w:val="0"/>
      <w:marRight w:val="0"/>
      <w:marTop w:val="0"/>
      <w:marBottom w:val="0"/>
      <w:divBdr>
        <w:top w:val="none" w:sz="0" w:space="0" w:color="auto"/>
        <w:left w:val="none" w:sz="0" w:space="0" w:color="auto"/>
        <w:bottom w:val="none" w:sz="0" w:space="0" w:color="auto"/>
        <w:right w:val="none" w:sz="0" w:space="0" w:color="auto"/>
      </w:divBdr>
      <w:divsChild>
        <w:div w:id="184445458">
          <w:marLeft w:val="640"/>
          <w:marRight w:val="0"/>
          <w:marTop w:val="0"/>
          <w:marBottom w:val="0"/>
          <w:divBdr>
            <w:top w:val="none" w:sz="0" w:space="0" w:color="auto"/>
            <w:left w:val="none" w:sz="0" w:space="0" w:color="auto"/>
            <w:bottom w:val="none" w:sz="0" w:space="0" w:color="auto"/>
            <w:right w:val="none" w:sz="0" w:space="0" w:color="auto"/>
          </w:divBdr>
        </w:div>
        <w:div w:id="226771416">
          <w:marLeft w:val="640"/>
          <w:marRight w:val="0"/>
          <w:marTop w:val="0"/>
          <w:marBottom w:val="0"/>
          <w:divBdr>
            <w:top w:val="none" w:sz="0" w:space="0" w:color="auto"/>
            <w:left w:val="none" w:sz="0" w:space="0" w:color="auto"/>
            <w:bottom w:val="none" w:sz="0" w:space="0" w:color="auto"/>
            <w:right w:val="none" w:sz="0" w:space="0" w:color="auto"/>
          </w:divBdr>
        </w:div>
        <w:div w:id="456027914">
          <w:marLeft w:val="640"/>
          <w:marRight w:val="0"/>
          <w:marTop w:val="0"/>
          <w:marBottom w:val="0"/>
          <w:divBdr>
            <w:top w:val="none" w:sz="0" w:space="0" w:color="auto"/>
            <w:left w:val="none" w:sz="0" w:space="0" w:color="auto"/>
            <w:bottom w:val="none" w:sz="0" w:space="0" w:color="auto"/>
            <w:right w:val="none" w:sz="0" w:space="0" w:color="auto"/>
          </w:divBdr>
        </w:div>
        <w:div w:id="668290535">
          <w:marLeft w:val="640"/>
          <w:marRight w:val="0"/>
          <w:marTop w:val="0"/>
          <w:marBottom w:val="0"/>
          <w:divBdr>
            <w:top w:val="none" w:sz="0" w:space="0" w:color="auto"/>
            <w:left w:val="none" w:sz="0" w:space="0" w:color="auto"/>
            <w:bottom w:val="none" w:sz="0" w:space="0" w:color="auto"/>
            <w:right w:val="none" w:sz="0" w:space="0" w:color="auto"/>
          </w:divBdr>
        </w:div>
        <w:div w:id="670566469">
          <w:marLeft w:val="640"/>
          <w:marRight w:val="0"/>
          <w:marTop w:val="0"/>
          <w:marBottom w:val="0"/>
          <w:divBdr>
            <w:top w:val="none" w:sz="0" w:space="0" w:color="auto"/>
            <w:left w:val="none" w:sz="0" w:space="0" w:color="auto"/>
            <w:bottom w:val="none" w:sz="0" w:space="0" w:color="auto"/>
            <w:right w:val="none" w:sz="0" w:space="0" w:color="auto"/>
          </w:divBdr>
        </w:div>
        <w:div w:id="1112092248">
          <w:marLeft w:val="640"/>
          <w:marRight w:val="0"/>
          <w:marTop w:val="0"/>
          <w:marBottom w:val="0"/>
          <w:divBdr>
            <w:top w:val="none" w:sz="0" w:space="0" w:color="auto"/>
            <w:left w:val="none" w:sz="0" w:space="0" w:color="auto"/>
            <w:bottom w:val="none" w:sz="0" w:space="0" w:color="auto"/>
            <w:right w:val="none" w:sz="0" w:space="0" w:color="auto"/>
          </w:divBdr>
        </w:div>
        <w:div w:id="1141120526">
          <w:marLeft w:val="640"/>
          <w:marRight w:val="0"/>
          <w:marTop w:val="0"/>
          <w:marBottom w:val="0"/>
          <w:divBdr>
            <w:top w:val="none" w:sz="0" w:space="0" w:color="auto"/>
            <w:left w:val="none" w:sz="0" w:space="0" w:color="auto"/>
            <w:bottom w:val="none" w:sz="0" w:space="0" w:color="auto"/>
            <w:right w:val="none" w:sz="0" w:space="0" w:color="auto"/>
          </w:divBdr>
        </w:div>
        <w:div w:id="1498306573">
          <w:marLeft w:val="640"/>
          <w:marRight w:val="0"/>
          <w:marTop w:val="0"/>
          <w:marBottom w:val="0"/>
          <w:divBdr>
            <w:top w:val="none" w:sz="0" w:space="0" w:color="auto"/>
            <w:left w:val="none" w:sz="0" w:space="0" w:color="auto"/>
            <w:bottom w:val="none" w:sz="0" w:space="0" w:color="auto"/>
            <w:right w:val="none" w:sz="0" w:space="0" w:color="auto"/>
          </w:divBdr>
        </w:div>
        <w:div w:id="2133818121">
          <w:marLeft w:val="640"/>
          <w:marRight w:val="0"/>
          <w:marTop w:val="0"/>
          <w:marBottom w:val="0"/>
          <w:divBdr>
            <w:top w:val="none" w:sz="0" w:space="0" w:color="auto"/>
            <w:left w:val="none" w:sz="0" w:space="0" w:color="auto"/>
            <w:bottom w:val="none" w:sz="0" w:space="0" w:color="auto"/>
            <w:right w:val="none" w:sz="0" w:space="0" w:color="auto"/>
          </w:divBdr>
        </w:div>
      </w:divsChild>
    </w:div>
    <w:div w:id="855926479">
      <w:bodyDiv w:val="1"/>
      <w:marLeft w:val="0"/>
      <w:marRight w:val="0"/>
      <w:marTop w:val="0"/>
      <w:marBottom w:val="0"/>
      <w:divBdr>
        <w:top w:val="none" w:sz="0" w:space="0" w:color="auto"/>
        <w:left w:val="none" w:sz="0" w:space="0" w:color="auto"/>
        <w:bottom w:val="none" w:sz="0" w:space="0" w:color="auto"/>
        <w:right w:val="none" w:sz="0" w:space="0" w:color="auto"/>
      </w:divBdr>
    </w:div>
    <w:div w:id="856039343">
      <w:bodyDiv w:val="1"/>
      <w:marLeft w:val="0"/>
      <w:marRight w:val="0"/>
      <w:marTop w:val="0"/>
      <w:marBottom w:val="0"/>
      <w:divBdr>
        <w:top w:val="none" w:sz="0" w:space="0" w:color="auto"/>
        <w:left w:val="none" w:sz="0" w:space="0" w:color="auto"/>
        <w:bottom w:val="none" w:sz="0" w:space="0" w:color="auto"/>
        <w:right w:val="none" w:sz="0" w:space="0" w:color="auto"/>
      </w:divBdr>
    </w:div>
    <w:div w:id="856194514">
      <w:bodyDiv w:val="1"/>
      <w:marLeft w:val="0"/>
      <w:marRight w:val="0"/>
      <w:marTop w:val="0"/>
      <w:marBottom w:val="0"/>
      <w:divBdr>
        <w:top w:val="none" w:sz="0" w:space="0" w:color="auto"/>
        <w:left w:val="none" w:sz="0" w:space="0" w:color="auto"/>
        <w:bottom w:val="none" w:sz="0" w:space="0" w:color="auto"/>
        <w:right w:val="none" w:sz="0" w:space="0" w:color="auto"/>
      </w:divBdr>
    </w:div>
    <w:div w:id="857079863">
      <w:bodyDiv w:val="1"/>
      <w:marLeft w:val="0"/>
      <w:marRight w:val="0"/>
      <w:marTop w:val="0"/>
      <w:marBottom w:val="0"/>
      <w:divBdr>
        <w:top w:val="none" w:sz="0" w:space="0" w:color="auto"/>
        <w:left w:val="none" w:sz="0" w:space="0" w:color="auto"/>
        <w:bottom w:val="none" w:sz="0" w:space="0" w:color="auto"/>
        <w:right w:val="none" w:sz="0" w:space="0" w:color="auto"/>
      </w:divBdr>
    </w:div>
    <w:div w:id="857164162">
      <w:bodyDiv w:val="1"/>
      <w:marLeft w:val="0"/>
      <w:marRight w:val="0"/>
      <w:marTop w:val="0"/>
      <w:marBottom w:val="0"/>
      <w:divBdr>
        <w:top w:val="none" w:sz="0" w:space="0" w:color="auto"/>
        <w:left w:val="none" w:sz="0" w:space="0" w:color="auto"/>
        <w:bottom w:val="none" w:sz="0" w:space="0" w:color="auto"/>
        <w:right w:val="none" w:sz="0" w:space="0" w:color="auto"/>
      </w:divBdr>
    </w:div>
    <w:div w:id="857278870">
      <w:bodyDiv w:val="1"/>
      <w:marLeft w:val="0"/>
      <w:marRight w:val="0"/>
      <w:marTop w:val="0"/>
      <w:marBottom w:val="0"/>
      <w:divBdr>
        <w:top w:val="none" w:sz="0" w:space="0" w:color="auto"/>
        <w:left w:val="none" w:sz="0" w:space="0" w:color="auto"/>
        <w:bottom w:val="none" w:sz="0" w:space="0" w:color="auto"/>
        <w:right w:val="none" w:sz="0" w:space="0" w:color="auto"/>
      </w:divBdr>
    </w:div>
    <w:div w:id="858198387">
      <w:bodyDiv w:val="1"/>
      <w:marLeft w:val="0"/>
      <w:marRight w:val="0"/>
      <w:marTop w:val="0"/>
      <w:marBottom w:val="0"/>
      <w:divBdr>
        <w:top w:val="none" w:sz="0" w:space="0" w:color="auto"/>
        <w:left w:val="none" w:sz="0" w:space="0" w:color="auto"/>
        <w:bottom w:val="none" w:sz="0" w:space="0" w:color="auto"/>
        <w:right w:val="none" w:sz="0" w:space="0" w:color="auto"/>
      </w:divBdr>
    </w:div>
    <w:div w:id="860361533">
      <w:bodyDiv w:val="1"/>
      <w:marLeft w:val="0"/>
      <w:marRight w:val="0"/>
      <w:marTop w:val="0"/>
      <w:marBottom w:val="0"/>
      <w:divBdr>
        <w:top w:val="none" w:sz="0" w:space="0" w:color="auto"/>
        <w:left w:val="none" w:sz="0" w:space="0" w:color="auto"/>
        <w:bottom w:val="none" w:sz="0" w:space="0" w:color="auto"/>
        <w:right w:val="none" w:sz="0" w:space="0" w:color="auto"/>
      </w:divBdr>
    </w:div>
    <w:div w:id="860363388">
      <w:bodyDiv w:val="1"/>
      <w:marLeft w:val="0"/>
      <w:marRight w:val="0"/>
      <w:marTop w:val="0"/>
      <w:marBottom w:val="0"/>
      <w:divBdr>
        <w:top w:val="none" w:sz="0" w:space="0" w:color="auto"/>
        <w:left w:val="none" w:sz="0" w:space="0" w:color="auto"/>
        <w:bottom w:val="none" w:sz="0" w:space="0" w:color="auto"/>
        <w:right w:val="none" w:sz="0" w:space="0" w:color="auto"/>
      </w:divBdr>
    </w:div>
    <w:div w:id="860707045">
      <w:bodyDiv w:val="1"/>
      <w:marLeft w:val="0"/>
      <w:marRight w:val="0"/>
      <w:marTop w:val="0"/>
      <w:marBottom w:val="0"/>
      <w:divBdr>
        <w:top w:val="none" w:sz="0" w:space="0" w:color="auto"/>
        <w:left w:val="none" w:sz="0" w:space="0" w:color="auto"/>
        <w:bottom w:val="none" w:sz="0" w:space="0" w:color="auto"/>
        <w:right w:val="none" w:sz="0" w:space="0" w:color="auto"/>
      </w:divBdr>
    </w:div>
    <w:div w:id="861093697">
      <w:bodyDiv w:val="1"/>
      <w:marLeft w:val="0"/>
      <w:marRight w:val="0"/>
      <w:marTop w:val="0"/>
      <w:marBottom w:val="0"/>
      <w:divBdr>
        <w:top w:val="none" w:sz="0" w:space="0" w:color="auto"/>
        <w:left w:val="none" w:sz="0" w:space="0" w:color="auto"/>
        <w:bottom w:val="none" w:sz="0" w:space="0" w:color="auto"/>
        <w:right w:val="none" w:sz="0" w:space="0" w:color="auto"/>
      </w:divBdr>
    </w:div>
    <w:div w:id="861405502">
      <w:bodyDiv w:val="1"/>
      <w:marLeft w:val="0"/>
      <w:marRight w:val="0"/>
      <w:marTop w:val="0"/>
      <w:marBottom w:val="0"/>
      <w:divBdr>
        <w:top w:val="none" w:sz="0" w:space="0" w:color="auto"/>
        <w:left w:val="none" w:sz="0" w:space="0" w:color="auto"/>
        <w:bottom w:val="none" w:sz="0" w:space="0" w:color="auto"/>
        <w:right w:val="none" w:sz="0" w:space="0" w:color="auto"/>
      </w:divBdr>
    </w:div>
    <w:div w:id="861626151">
      <w:bodyDiv w:val="1"/>
      <w:marLeft w:val="0"/>
      <w:marRight w:val="0"/>
      <w:marTop w:val="0"/>
      <w:marBottom w:val="0"/>
      <w:divBdr>
        <w:top w:val="none" w:sz="0" w:space="0" w:color="auto"/>
        <w:left w:val="none" w:sz="0" w:space="0" w:color="auto"/>
        <w:bottom w:val="none" w:sz="0" w:space="0" w:color="auto"/>
        <w:right w:val="none" w:sz="0" w:space="0" w:color="auto"/>
      </w:divBdr>
    </w:div>
    <w:div w:id="862474115">
      <w:bodyDiv w:val="1"/>
      <w:marLeft w:val="0"/>
      <w:marRight w:val="0"/>
      <w:marTop w:val="0"/>
      <w:marBottom w:val="0"/>
      <w:divBdr>
        <w:top w:val="none" w:sz="0" w:space="0" w:color="auto"/>
        <w:left w:val="none" w:sz="0" w:space="0" w:color="auto"/>
        <w:bottom w:val="none" w:sz="0" w:space="0" w:color="auto"/>
        <w:right w:val="none" w:sz="0" w:space="0" w:color="auto"/>
      </w:divBdr>
    </w:div>
    <w:div w:id="862867499">
      <w:bodyDiv w:val="1"/>
      <w:marLeft w:val="0"/>
      <w:marRight w:val="0"/>
      <w:marTop w:val="0"/>
      <w:marBottom w:val="0"/>
      <w:divBdr>
        <w:top w:val="none" w:sz="0" w:space="0" w:color="auto"/>
        <w:left w:val="none" w:sz="0" w:space="0" w:color="auto"/>
        <w:bottom w:val="none" w:sz="0" w:space="0" w:color="auto"/>
        <w:right w:val="none" w:sz="0" w:space="0" w:color="auto"/>
      </w:divBdr>
    </w:div>
    <w:div w:id="862938070">
      <w:bodyDiv w:val="1"/>
      <w:marLeft w:val="0"/>
      <w:marRight w:val="0"/>
      <w:marTop w:val="0"/>
      <w:marBottom w:val="0"/>
      <w:divBdr>
        <w:top w:val="none" w:sz="0" w:space="0" w:color="auto"/>
        <w:left w:val="none" w:sz="0" w:space="0" w:color="auto"/>
        <w:bottom w:val="none" w:sz="0" w:space="0" w:color="auto"/>
        <w:right w:val="none" w:sz="0" w:space="0" w:color="auto"/>
      </w:divBdr>
    </w:div>
    <w:div w:id="863058571">
      <w:bodyDiv w:val="1"/>
      <w:marLeft w:val="0"/>
      <w:marRight w:val="0"/>
      <w:marTop w:val="0"/>
      <w:marBottom w:val="0"/>
      <w:divBdr>
        <w:top w:val="none" w:sz="0" w:space="0" w:color="auto"/>
        <w:left w:val="none" w:sz="0" w:space="0" w:color="auto"/>
        <w:bottom w:val="none" w:sz="0" w:space="0" w:color="auto"/>
        <w:right w:val="none" w:sz="0" w:space="0" w:color="auto"/>
      </w:divBdr>
    </w:div>
    <w:div w:id="863059209">
      <w:bodyDiv w:val="1"/>
      <w:marLeft w:val="0"/>
      <w:marRight w:val="0"/>
      <w:marTop w:val="0"/>
      <w:marBottom w:val="0"/>
      <w:divBdr>
        <w:top w:val="none" w:sz="0" w:space="0" w:color="auto"/>
        <w:left w:val="none" w:sz="0" w:space="0" w:color="auto"/>
        <w:bottom w:val="none" w:sz="0" w:space="0" w:color="auto"/>
        <w:right w:val="none" w:sz="0" w:space="0" w:color="auto"/>
      </w:divBdr>
    </w:div>
    <w:div w:id="863397674">
      <w:bodyDiv w:val="1"/>
      <w:marLeft w:val="0"/>
      <w:marRight w:val="0"/>
      <w:marTop w:val="0"/>
      <w:marBottom w:val="0"/>
      <w:divBdr>
        <w:top w:val="none" w:sz="0" w:space="0" w:color="auto"/>
        <w:left w:val="none" w:sz="0" w:space="0" w:color="auto"/>
        <w:bottom w:val="none" w:sz="0" w:space="0" w:color="auto"/>
        <w:right w:val="none" w:sz="0" w:space="0" w:color="auto"/>
      </w:divBdr>
    </w:div>
    <w:div w:id="863594173">
      <w:bodyDiv w:val="1"/>
      <w:marLeft w:val="0"/>
      <w:marRight w:val="0"/>
      <w:marTop w:val="0"/>
      <w:marBottom w:val="0"/>
      <w:divBdr>
        <w:top w:val="none" w:sz="0" w:space="0" w:color="auto"/>
        <w:left w:val="none" w:sz="0" w:space="0" w:color="auto"/>
        <w:bottom w:val="none" w:sz="0" w:space="0" w:color="auto"/>
        <w:right w:val="none" w:sz="0" w:space="0" w:color="auto"/>
      </w:divBdr>
    </w:div>
    <w:div w:id="863596493">
      <w:bodyDiv w:val="1"/>
      <w:marLeft w:val="0"/>
      <w:marRight w:val="0"/>
      <w:marTop w:val="0"/>
      <w:marBottom w:val="0"/>
      <w:divBdr>
        <w:top w:val="none" w:sz="0" w:space="0" w:color="auto"/>
        <w:left w:val="none" w:sz="0" w:space="0" w:color="auto"/>
        <w:bottom w:val="none" w:sz="0" w:space="0" w:color="auto"/>
        <w:right w:val="none" w:sz="0" w:space="0" w:color="auto"/>
      </w:divBdr>
    </w:div>
    <w:div w:id="864249575">
      <w:bodyDiv w:val="1"/>
      <w:marLeft w:val="0"/>
      <w:marRight w:val="0"/>
      <w:marTop w:val="0"/>
      <w:marBottom w:val="0"/>
      <w:divBdr>
        <w:top w:val="none" w:sz="0" w:space="0" w:color="auto"/>
        <w:left w:val="none" w:sz="0" w:space="0" w:color="auto"/>
        <w:bottom w:val="none" w:sz="0" w:space="0" w:color="auto"/>
        <w:right w:val="none" w:sz="0" w:space="0" w:color="auto"/>
      </w:divBdr>
    </w:div>
    <w:div w:id="864292762">
      <w:bodyDiv w:val="1"/>
      <w:marLeft w:val="0"/>
      <w:marRight w:val="0"/>
      <w:marTop w:val="0"/>
      <w:marBottom w:val="0"/>
      <w:divBdr>
        <w:top w:val="none" w:sz="0" w:space="0" w:color="auto"/>
        <w:left w:val="none" w:sz="0" w:space="0" w:color="auto"/>
        <w:bottom w:val="none" w:sz="0" w:space="0" w:color="auto"/>
        <w:right w:val="none" w:sz="0" w:space="0" w:color="auto"/>
      </w:divBdr>
    </w:div>
    <w:div w:id="865558904">
      <w:bodyDiv w:val="1"/>
      <w:marLeft w:val="0"/>
      <w:marRight w:val="0"/>
      <w:marTop w:val="0"/>
      <w:marBottom w:val="0"/>
      <w:divBdr>
        <w:top w:val="none" w:sz="0" w:space="0" w:color="auto"/>
        <w:left w:val="none" w:sz="0" w:space="0" w:color="auto"/>
        <w:bottom w:val="none" w:sz="0" w:space="0" w:color="auto"/>
        <w:right w:val="none" w:sz="0" w:space="0" w:color="auto"/>
      </w:divBdr>
    </w:div>
    <w:div w:id="866139727">
      <w:bodyDiv w:val="1"/>
      <w:marLeft w:val="0"/>
      <w:marRight w:val="0"/>
      <w:marTop w:val="0"/>
      <w:marBottom w:val="0"/>
      <w:divBdr>
        <w:top w:val="none" w:sz="0" w:space="0" w:color="auto"/>
        <w:left w:val="none" w:sz="0" w:space="0" w:color="auto"/>
        <w:bottom w:val="none" w:sz="0" w:space="0" w:color="auto"/>
        <w:right w:val="none" w:sz="0" w:space="0" w:color="auto"/>
      </w:divBdr>
    </w:div>
    <w:div w:id="866675543">
      <w:bodyDiv w:val="1"/>
      <w:marLeft w:val="0"/>
      <w:marRight w:val="0"/>
      <w:marTop w:val="0"/>
      <w:marBottom w:val="0"/>
      <w:divBdr>
        <w:top w:val="none" w:sz="0" w:space="0" w:color="auto"/>
        <w:left w:val="none" w:sz="0" w:space="0" w:color="auto"/>
        <w:bottom w:val="none" w:sz="0" w:space="0" w:color="auto"/>
        <w:right w:val="none" w:sz="0" w:space="0" w:color="auto"/>
      </w:divBdr>
    </w:div>
    <w:div w:id="866720757">
      <w:bodyDiv w:val="1"/>
      <w:marLeft w:val="0"/>
      <w:marRight w:val="0"/>
      <w:marTop w:val="0"/>
      <w:marBottom w:val="0"/>
      <w:divBdr>
        <w:top w:val="none" w:sz="0" w:space="0" w:color="auto"/>
        <w:left w:val="none" w:sz="0" w:space="0" w:color="auto"/>
        <w:bottom w:val="none" w:sz="0" w:space="0" w:color="auto"/>
        <w:right w:val="none" w:sz="0" w:space="0" w:color="auto"/>
      </w:divBdr>
    </w:div>
    <w:div w:id="866720850">
      <w:bodyDiv w:val="1"/>
      <w:marLeft w:val="0"/>
      <w:marRight w:val="0"/>
      <w:marTop w:val="0"/>
      <w:marBottom w:val="0"/>
      <w:divBdr>
        <w:top w:val="none" w:sz="0" w:space="0" w:color="auto"/>
        <w:left w:val="none" w:sz="0" w:space="0" w:color="auto"/>
        <w:bottom w:val="none" w:sz="0" w:space="0" w:color="auto"/>
        <w:right w:val="none" w:sz="0" w:space="0" w:color="auto"/>
      </w:divBdr>
    </w:div>
    <w:div w:id="867257367">
      <w:bodyDiv w:val="1"/>
      <w:marLeft w:val="0"/>
      <w:marRight w:val="0"/>
      <w:marTop w:val="0"/>
      <w:marBottom w:val="0"/>
      <w:divBdr>
        <w:top w:val="none" w:sz="0" w:space="0" w:color="auto"/>
        <w:left w:val="none" w:sz="0" w:space="0" w:color="auto"/>
        <w:bottom w:val="none" w:sz="0" w:space="0" w:color="auto"/>
        <w:right w:val="none" w:sz="0" w:space="0" w:color="auto"/>
      </w:divBdr>
    </w:div>
    <w:div w:id="867450728">
      <w:bodyDiv w:val="1"/>
      <w:marLeft w:val="0"/>
      <w:marRight w:val="0"/>
      <w:marTop w:val="0"/>
      <w:marBottom w:val="0"/>
      <w:divBdr>
        <w:top w:val="none" w:sz="0" w:space="0" w:color="auto"/>
        <w:left w:val="none" w:sz="0" w:space="0" w:color="auto"/>
        <w:bottom w:val="none" w:sz="0" w:space="0" w:color="auto"/>
        <w:right w:val="none" w:sz="0" w:space="0" w:color="auto"/>
      </w:divBdr>
    </w:div>
    <w:div w:id="868419898">
      <w:bodyDiv w:val="1"/>
      <w:marLeft w:val="0"/>
      <w:marRight w:val="0"/>
      <w:marTop w:val="0"/>
      <w:marBottom w:val="0"/>
      <w:divBdr>
        <w:top w:val="none" w:sz="0" w:space="0" w:color="auto"/>
        <w:left w:val="none" w:sz="0" w:space="0" w:color="auto"/>
        <w:bottom w:val="none" w:sz="0" w:space="0" w:color="auto"/>
        <w:right w:val="none" w:sz="0" w:space="0" w:color="auto"/>
      </w:divBdr>
    </w:div>
    <w:div w:id="868642369">
      <w:bodyDiv w:val="1"/>
      <w:marLeft w:val="0"/>
      <w:marRight w:val="0"/>
      <w:marTop w:val="0"/>
      <w:marBottom w:val="0"/>
      <w:divBdr>
        <w:top w:val="none" w:sz="0" w:space="0" w:color="auto"/>
        <w:left w:val="none" w:sz="0" w:space="0" w:color="auto"/>
        <w:bottom w:val="none" w:sz="0" w:space="0" w:color="auto"/>
        <w:right w:val="none" w:sz="0" w:space="0" w:color="auto"/>
      </w:divBdr>
    </w:div>
    <w:div w:id="868763715">
      <w:bodyDiv w:val="1"/>
      <w:marLeft w:val="0"/>
      <w:marRight w:val="0"/>
      <w:marTop w:val="0"/>
      <w:marBottom w:val="0"/>
      <w:divBdr>
        <w:top w:val="none" w:sz="0" w:space="0" w:color="auto"/>
        <w:left w:val="none" w:sz="0" w:space="0" w:color="auto"/>
        <w:bottom w:val="none" w:sz="0" w:space="0" w:color="auto"/>
        <w:right w:val="none" w:sz="0" w:space="0" w:color="auto"/>
      </w:divBdr>
    </w:div>
    <w:div w:id="868832292">
      <w:bodyDiv w:val="1"/>
      <w:marLeft w:val="0"/>
      <w:marRight w:val="0"/>
      <w:marTop w:val="0"/>
      <w:marBottom w:val="0"/>
      <w:divBdr>
        <w:top w:val="none" w:sz="0" w:space="0" w:color="auto"/>
        <w:left w:val="none" w:sz="0" w:space="0" w:color="auto"/>
        <w:bottom w:val="none" w:sz="0" w:space="0" w:color="auto"/>
        <w:right w:val="none" w:sz="0" w:space="0" w:color="auto"/>
      </w:divBdr>
    </w:div>
    <w:div w:id="869105154">
      <w:bodyDiv w:val="1"/>
      <w:marLeft w:val="0"/>
      <w:marRight w:val="0"/>
      <w:marTop w:val="0"/>
      <w:marBottom w:val="0"/>
      <w:divBdr>
        <w:top w:val="none" w:sz="0" w:space="0" w:color="auto"/>
        <w:left w:val="none" w:sz="0" w:space="0" w:color="auto"/>
        <w:bottom w:val="none" w:sz="0" w:space="0" w:color="auto"/>
        <w:right w:val="none" w:sz="0" w:space="0" w:color="auto"/>
      </w:divBdr>
    </w:div>
    <w:div w:id="870456003">
      <w:bodyDiv w:val="1"/>
      <w:marLeft w:val="0"/>
      <w:marRight w:val="0"/>
      <w:marTop w:val="0"/>
      <w:marBottom w:val="0"/>
      <w:divBdr>
        <w:top w:val="none" w:sz="0" w:space="0" w:color="auto"/>
        <w:left w:val="none" w:sz="0" w:space="0" w:color="auto"/>
        <w:bottom w:val="none" w:sz="0" w:space="0" w:color="auto"/>
        <w:right w:val="none" w:sz="0" w:space="0" w:color="auto"/>
      </w:divBdr>
    </w:div>
    <w:div w:id="871310233">
      <w:bodyDiv w:val="1"/>
      <w:marLeft w:val="0"/>
      <w:marRight w:val="0"/>
      <w:marTop w:val="0"/>
      <w:marBottom w:val="0"/>
      <w:divBdr>
        <w:top w:val="none" w:sz="0" w:space="0" w:color="auto"/>
        <w:left w:val="none" w:sz="0" w:space="0" w:color="auto"/>
        <w:bottom w:val="none" w:sz="0" w:space="0" w:color="auto"/>
        <w:right w:val="none" w:sz="0" w:space="0" w:color="auto"/>
      </w:divBdr>
    </w:div>
    <w:div w:id="871456184">
      <w:bodyDiv w:val="1"/>
      <w:marLeft w:val="0"/>
      <w:marRight w:val="0"/>
      <w:marTop w:val="0"/>
      <w:marBottom w:val="0"/>
      <w:divBdr>
        <w:top w:val="none" w:sz="0" w:space="0" w:color="auto"/>
        <w:left w:val="none" w:sz="0" w:space="0" w:color="auto"/>
        <w:bottom w:val="none" w:sz="0" w:space="0" w:color="auto"/>
        <w:right w:val="none" w:sz="0" w:space="0" w:color="auto"/>
      </w:divBdr>
    </w:div>
    <w:div w:id="871570832">
      <w:bodyDiv w:val="1"/>
      <w:marLeft w:val="0"/>
      <w:marRight w:val="0"/>
      <w:marTop w:val="0"/>
      <w:marBottom w:val="0"/>
      <w:divBdr>
        <w:top w:val="none" w:sz="0" w:space="0" w:color="auto"/>
        <w:left w:val="none" w:sz="0" w:space="0" w:color="auto"/>
        <w:bottom w:val="none" w:sz="0" w:space="0" w:color="auto"/>
        <w:right w:val="none" w:sz="0" w:space="0" w:color="auto"/>
      </w:divBdr>
    </w:div>
    <w:div w:id="871650955">
      <w:bodyDiv w:val="1"/>
      <w:marLeft w:val="0"/>
      <w:marRight w:val="0"/>
      <w:marTop w:val="0"/>
      <w:marBottom w:val="0"/>
      <w:divBdr>
        <w:top w:val="none" w:sz="0" w:space="0" w:color="auto"/>
        <w:left w:val="none" w:sz="0" w:space="0" w:color="auto"/>
        <w:bottom w:val="none" w:sz="0" w:space="0" w:color="auto"/>
        <w:right w:val="none" w:sz="0" w:space="0" w:color="auto"/>
      </w:divBdr>
    </w:div>
    <w:div w:id="871765748">
      <w:bodyDiv w:val="1"/>
      <w:marLeft w:val="0"/>
      <w:marRight w:val="0"/>
      <w:marTop w:val="0"/>
      <w:marBottom w:val="0"/>
      <w:divBdr>
        <w:top w:val="none" w:sz="0" w:space="0" w:color="auto"/>
        <w:left w:val="none" w:sz="0" w:space="0" w:color="auto"/>
        <w:bottom w:val="none" w:sz="0" w:space="0" w:color="auto"/>
        <w:right w:val="none" w:sz="0" w:space="0" w:color="auto"/>
      </w:divBdr>
    </w:div>
    <w:div w:id="871841364">
      <w:bodyDiv w:val="1"/>
      <w:marLeft w:val="0"/>
      <w:marRight w:val="0"/>
      <w:marTop w:val="0"/>
      <w:marBottom w:val="0"/>
      <w:divBdr>
        <w:top w:val="none" w:sz="0" w:space="0" w:color="auto"/>
        <w:left w:val="none" w:sz="0" w:space="0" w:color="auto"/>
        <w:bottom w:val="none" w:sz="0" w:space="0" w:color="auto"/>
        <w:right w:val="none" w:sz="0" w:space="0" w:color="auto"/>
      </w:divBdr>
      <w:divsChild>
        <w:div w:id="337387417">
          <w:marLeft w:val="640"/>
          <w:marRight w:val="0"/>
          <w:marTop w:val="0"/>
          <w:marBottom w:val="0"/>
          <w:divBdr>
            <w:top w:val="none" w:sz="0" w:space="0" w:color="auto"/>
            <w:left w:val="none" w:sz="0" w:space="0" w:color="auto"/>
            <w:bottom w:val="none" w:sz="0" w:space="0" w:color="auto"/>
            <w:right w:val="none" w:sz="0" w:space="0" w:color="auto"/>
          </w:divBdr>
        </w:div>
        <w:div w:id="355157266">
          <w:marLeft w:val="640"/>
          <w:marRight w:val="0"/>
          <w:marTop w:val="0"/>
          <w:marBottom w:val="0"/>
          <w:divBdr>
            <w:top w:val="none" w:sz="0" w:space="0" w:color="auto"/>
            <w:left w:val="none" w:sz="0" w:space="0" w:color="auto"/>
            <w:bottom w:val="none" w:sz="0" w:space="0" w:color="auto"/>
            <w:right w:val="none" w:sz="0" w:space="0" w:color="auto"/>
          </w:divBdr>
        </w:div>
        <w:div w:id="394360211">
          <w:marLeft w:val="640"/>
          <w:marRight w:val="0"/>
          <w:marTop w:val="0"/>
          <w:marBottom w:val="0"/>
          <w:divBdr>
            <w:top w:val="none" w:sz="0" w:space="0" w:color="auto"/>
            <w:left w:val="none" w:sz="0" w:space="0" w:color="auto"/>
            <w:bottom w:val="none" w:sz="0" w:space="0" w:color="auto"/>
            <w:right w:val="none" w:sz="0" w:space="0" w:color="auto"/>
          </w:divBdr>
        </w:div>
        <w:div w:id="478961025">
          <w:marLeft w:val="640"/>
          <w:marRight w:val="0"/>
          <w:marTop w:val="0"/>
          <w:marBottom w:val="0"/>
          <w:divBdr>
            <w:top w:val="none" w:sz="0" w:space="0" w:color="auto"/>
            <w:left w:val="none" w:sz="0" w:space="0" w:color="auto"/>
            <w:bottom w:val="none" w:sz="0" w:space="0" w:color="auto"/>
            <w:right w:val="none" w:sz="0" w:space="0" w:color="auto"/>
          </w:divBdr>
        </w:div>
        <w:div w:id="577718047">
          <w:marLeft w:val="640"/>
          <w:marRight w:val="0"/>
          <w:marTop w:val="0"/>
          <w:marBottom w:val="0"/>
          <w:divBdr>
            <w:top w:val="none" w:sz="0" w:space="0" w:color="auto"/>
            <w:left w:val="none" w:sz="0" w:space="0" w:color="auto"/>
            <w:bottom w:val="none" w:sz="0" w:space="0" w:color="auto"/>
            <w:right w:val="none" w:sz="0" w:space="0" w:color="auto"/>
          </w:divBdr>
        </w:div>
        <w:div w:id="716974704">
          <w:marLeft w:val="640"/>
          <w:marRight w:val="0"/>
          <w:marTop w:val="0"/>
          <w:marBottom w:val="0"/>
          <w:divBdr>
            <w:top w:val="none" w:sz="0" w:space="0" w:color="auto"/>
            <w:left w:val="none" w:sz="0" w:space="0" w:color="auto"/>
            <w:bottom w:val="none" w:sz="0" w:space="0" w:color="auto"/>
            <w:right w:val="none" w:sz="0" w:space="0" w:color="auto"/>
          </w:divBdr>
        </w:div>
        <w:div w:id="778111637">
          <w:marLeft w:val="640"/>
          <w:marRight w:val="0"/>
          <w:marTop w:val="0"/>
          <w:marBottom w:val="0"/>
          <w:divBdr>
            <w:top w:val="none" w:sz="0" w:space="0" w:color="auto"/>
            <w:left w:val="none" w:sz="0" w:space="0" w:color="auto"/>
            <w:bottom w:val="none" w:sz="0" w:space="0" w:color="auto"/>
            <w:right w:val="none" w:sz="0" w:space="0" w:color="auto"/>
          </w:divBdr>
        </w:div>
        <w:div w:id="791704354">
          <w:marLeft w:val="640"/>
          <w:marRight w:val="0"/>
          <w:marTop w:val="0"/>
          <w:marBottom w:val="0"/>
          <w:divBdr>
            <w:top w:val="none" w:sz="0" w:space="0" w:color="auto"/>
            <w:left w:val="none" w:sz="0" w:space="0" w:color="auto"/>
            <w:bottom w:val="none" w:sz="0" w:space="0" w:color="auto"/>
            <w:right w:val="none" w:sz="0" w:space="0" w:color="auto"/>
          </w:divBdr>
        </w:div>
        <w:div w:id="872184402">
          <w:marLeft w:val="640"/>
          <w:marRight w:val="0"/>
          <w:marTop w:val="0"/>
          <w:marBottom w:val="0"/>
          <w:divBdr>
            <w:top w:val="none" w:sz="0" w:space="0" w:color="auto"/>
            <w:left w:val="none" w:sz="0" w:space="0" w:color="auto"/>
            <w:bottom w:val="none" w:sz="0" w:space="0" w:color="auto"/>
            <w:right w:val="none" w:sz="0" w:space="0" w:color="auto"/>
          </w:divBdr>
        </w:div>
        <w:div w:id="994213853">
          <w:marLeft w:val="640"/>
          <w:marRight w:val="0"/>
          <w:marTop w:val="0"/>
          <w:marBottom w:val="0"/>
          <w:divBdr>
            <w:top w:val="none" w:sz="0" w:space="0" w:color="auto"/>
            <w:left w:val="none" w:sz="0" w:space="0" w:color="auto"/>
            <w:bottom w:val="none" w:sz="0" w:space="0" w:color="auto"/>
            <w:right w:val="none" w:sz="0" w:space="0" w:color="auto"/>
          </w:divBdr>
        </w:div>
        <w:div w:id="1025669298">
          <w:marLeft w:val="640"/>
          <w:marRight w:val="0"/>
          <w:marTop w:val="0"/>
          <w:marBottom w:val="0"/>
          <w:divBdr>
            <w:top w:val="none" w:sz="0" w:space="0" w:color="auto"/>
            <w:left w:val="none" w:sz="0" w:space="0" w:color="auto"/>
            <w:bottom w:val="none" w:sz="0" w:space="0" w:color="auto"/>
            <w:right w:val="none" w:sz="0" w:space="0" w:color="auto"/>
          </w:divBdr>
        </w:div>
        <w:div w:id="1058212415">
          <w:marLeft w:val="640"/>
          <w:marRight w:val="0"/>
          <w:marTop w:val="0"/>
          <w:marBottom w:val="0"/>
          <w:divBdr>
            <w:top w:val="none" w:sz="0" w:space="0" w:color="auto"/>
            <w:left w:val="none" w:sz="0" w:space="0" w:color="auto"/>
            <w:bottom w:val="none" w:sz="0" w:space="0" w:color="auto"/>
            <w:right w:val="none" w:sz="0" w:space="0" w:color="auto"/>
          </w:divBdr>
        </w:div>
        <w:div w:id="1064331379">
          <w:marLeft w:val="640"/>
          <w:marRight w:val="0"/>
          <w:marTop w:val="0"/>
          <w:marBottom w:val="0"/>
          <w:divBdr>
            <w:top w:val="none" w:sz="0" w:space="0" w:color="auto"/>
            <w:left w:val="none" w:sz="0" w:space="0" w:color="auto"/>
            <w:bottom w:val="none" w:sz="0" w:space="0" w:color="auto"/>
            <w:right w:val="none" w:sz="0" w:space="0" w:color="auto"/>
          </w:divBdr>
        </w:div>
        <w:div w:id="1069883476">
          <w:marLeft w:val="640"/>
          <w:marRight w:val="0"/>
          <w:marTop w:val="0"/>
          <w:marBottom w:val="0"/>
          <w:divBdr>
            <w:top w:val="none" w:sz="0" w:space="0" w:color="auto"/>
            <w:left w:val="none" w:sz="0" w:space="0" w:color="auto"/>
            <w:bottom w:val="none" w:sz="0" w:space="0" w:color="auto"/>
            <w:right w:val="none" w:sz="0" w:space="0" w:color="auto"/>
          </w:divBdr>
        </w:div>
        <w:div w:id="1220020425">
          <w:marLeft w:val="640"/>
          <w:marRight w:val="0"/>
          <w:marTop w:val="0"/>
          <w:marBottom w:val="0"/>
          <w:divBdr>
            <w:top w:val="none" w:sz="0" w:space="0" w:color="auto"/>
            <w:left w:val="none" w:sz="0" w:space="0" w:color="auto"/>
            <w:bottom w:val="none" w:sz="0" w:space="0" w:color="auto"/>
            <w:right w:val="none" w:sz="0" w:space="0" w:color="auto"/>
          </w:divBdr>
        </w:div>
        <w:div w:id="1496721265">
          <w:marLeft w:val="640"/>
          <w:marRight w:val="0"/>
          <w:marTop w:val="0"/>
          <w:marBottom w:val="0"/>
          <w:divBdr>
            <w:top w:val="none" w:sz="0" w:space="0" w:color="auto"/>
            <w:left w:val="none" w:sz="0" w:space="0" w:color="auto"/>
            <w:bottom w:val="none" w:sz="0" w:space="0" w:color="auto"/>
            <w:right w:val="none" w:sz="0" w:space="0" w:color="auto"/>
          </w:divBdr>
        </w:div>
        <w:div w:id="1580022661">
          <w:marLeft w:val="640"/>
          <w:marRight w:val="0"/>
          <w:marTop w:val="0"/>
          <w:marBottom w:val="0"/>
          <w:divBdr>
            <w:top w:val="none" w:sz="0" w:space="0" w:color="auto"/>
            <w:left w:val="none" w:sz="0" w:space="0" w:color="auto"/>
            <w:bottom w:val="none" w:sz="0" w:space="0" w:color="auto"/>
            <w:right w:val="none" w:sz="0" w:space="0" w:color="auto"/>
          </w:divBdr>
        </w:div>
        <w:div w:id="1595354509">
          <w:marLeft w:val="640"/>
          <w:marRight w:val="0"/>
          <w:marTop w:val="0"/>
          <w:marBottom w:val="0"/>
          <w:divBdr>
            <w:top w:val="none" w:sz="0" w:space="0" w:color="auto"/>
            <w:left w:val="none" w:sz="0" w:space="0" w:color="auto"/>
            <w:bottom w:val="none" w:sz="0" w:space="0" w:color="auto"/>
            <w:right w:val="none" w:sz="0" w:space="0" w:color="auto"/>
          </w:divBdr>
        </w:div>
        <w:div w:id="1629584228">
          <w:marLeft w:val="640"/>
          <w:marRight w:val="0"/>
          <w:marTop w:val="0"/>
          <w:marBottom w:val="0"/>
          <w:divBdr>
            <w:top w:val="none" w:sz="0" w:space="0" w:color="auto"/>
            <w:left w:val="none" w:sz="0" w:space="0" w:color="auto"/>
            <w:bottom w:val="none" w:sz="0" w:space="0" w:color="auto"/>
            <w:right w:val="none" w:sz="0" w:space="0" w:color="auto"/>
          </w:divBdr>
        </w:div>
        <w:div w:id="1640307442">
          <w:marLeft w:val="640"/>
          <w:marRight w:val="0"/>
          <w:marTop w:val="0"/>
          <w:marBottom w:val="0"/>
          <w:divBdr>
            <w:top w:val="none" w:sz="0" w:space="0" w:color="auto"/>
            <w:left w:val="none" w:sz="0" w:space="0" w:color="auto"/>
            <w:bottom w:val="none" w:sz="0" w:space="0" w:color="auto"/>
            <w:right w:val="none" w:sz="0" w:space="0" w:color="auto"/>
          </w:divBdr>
        </w:div>
        <w:div w:id="1748723658">
          <w:marLeft w:val="640"/>
          <w:marRight w:val="0"/>
          <w:marTop w:val="0"/>
          <w:marBottom w:val="0"/>
          <w:divBdr>
            <w:top w:val="none" w:sz="0" w:space="0" w:color="auto"/>
            <w:left w:val="none" w:sz="0" w:space="0" w:color="auto"/>
            <w:bottom w:val="none" w:sz="0" w:space="0" w:color="auto"/>
            <w:right w:val="none" w:sz="0" w:space="0" w:color="auto"/>
          </w:divBdr>
        </w:div>
        <w:div w:id="2022124530">
          <w:marLeft w:val="640"/>
          <w:marRight w:val="0"/>
          <w:marTop w:val="0"/>
          <w:marBottom w:val="0"/>
          <w:divBdr>
            <w:top w:val="none" w:sz="0" w:space="0" w:color="auto"/>
            <w:left w:val="none" w:sz="0" w:space="0" w:color="auto"/>
            <w:bottom w:val="none" w:sz="0" w:space="0" w:color="auto"/>
            <w:right w:val="none" w:sz="0" w:space="0" w:color="auto"/>
          </w:divBdr>
        </w:div>
        <w:div w:id="2031879863">
          <w:marLeft w:val="640"/>
          <w:marRight w:val="0"/>
          <w:marTop w:val="0"/>
          <w:marBottom w:val="0"/>
          <w:divBdr>
            <w:top w:val="none" w:sz="0" w:space="0" w:color="auto"/>
            <w:left w:val="none" w:sz="0" w:space="0" w:color="auto"/>
            <w:bottom w:val="none" w:sz="0" w:space="0" w:color="auto"/>
            <w:right w:val="none" w:sz="0" w:space="0" w:color="auto"/>
          </w:divBdr>
        </w:div>
        <w:div w:id="2071146608">
          <w:marLeft w:val="640"/>
          <w:marRight w:val="0"/>
          <w:marTop w:val="0"/>
          <w:marBottom w:val="0"/>
          <w:divBdr>
            <w:top w:val="none" w:sz="0" w:space="0" w:color="auto"/>
            <w:left w:val="none" w:sz="0" w:space="0" w:color="auto"/>
            <w:bottom w:val="none" w:sz="0" w:space="0" w:color="auto"/>
            <w:right w:val="none" w:sz="0" w:space="0" w:color="auto"/>
          </w:divBdr>
        </w:div>
        <w:div w:id="2076390311">
          <w:marLeft w:val="640"/>
          <w:marRight w:val="0"/>
          <w:marTop w:val="0"/>
          <w:marBottom w:val="0"/>
          <w:divBdr>
            <w:top w:val="none" w:sz="0" w:space="0" w:color="auto"/>
            <w:left w:val="none" w:sz="0" w:space="0" w:color="auto"/>
            <w:bottom w:val="none" w:sz="0" w:space="0" w:color="auto"/>
            <w:right w:val="none" w:sz="0" w:space="0" w:color="auto"/>
          </w:divBdr>
        </w:div>
        <w:div w:id="2096438789">
          <w:marLeft w:val="640"/>
          <w:marRight w:val="0"/>
          <w:marTop w:val="0"/>
          <w:marBottom w:val="0"/>
          <w:divBdr>
            <w:top w:val="none" w:sz="0" w:space="0" w:color="auto"/>
            <w:left w:val="none" w:sz="0" w:space="0" w:color="auto"/>
            <w:bottom w:val="none" w:sz="0" w:space="0" w:color="auto"/>
            <w:right w:val="none" w:sz="0" w:space="0" w:color="auto"/>
          </w:divBdr>
        </w:div>
      </w:divsChild>
    </w:div>
    <w:div w:id="872352907">
      <w:bodyDiv w:val="1"/>
      <w:marLeft w:val="0"/>
      <w:marRight w:val="0"/>
      <w:marTop w:val="0"/>
      <w:marBottom w:val="0"/>
      <w:divBdr>
        <w:top w:val="none" w:sz="0" w:space="0" w:color="auto"/>
        <w:left w:val="none" w:sz="0" w:space="0" w:color="auto"/>
        <w:bottom w:val="none" w:sz="0" w:space="0" w:color="auto"/>
        <w:right w:val="none" w:sz="0" w:space="0" w:color="auto"/>
      </w:divBdr>
    </w:div>
    <w:div w:id="872689976">
      <w:bodyDiv w:val="1"/>
      <w:marLeft w:val="0"/>
      <w:marRight w:val="0"/>
      <w:marTop w:val="0"/>
      <w:marBottom w:val="0"/>
      <w:divBdr>
        <w:top w:val="none" w:sz="0" w:space="0" w:color="auto"/>
        <w:left w:val="none" w:sz="0" w:space="0" w:color="auto"/>
        <w:bottom w:val="none" w:sz="0" w:space="0" w:color="auto"/>
        <w:right w:val="none" w:sz="0" w:space="0" w:color="auto"/>
      </w:divBdr>
    </w:div>
    <w:div w:id="874656211">
      <w:bodyDiv w:val="1"/>
      <w:marLeft w:val="0"/>
      <w:marRight w:val="0"/>
      <w:marTop w:val="0"/>
      <w:marBottom w:val="0"/>
      <w:divBdr>
        <w:top w:val="none" w:sz="0" w:space="0" w:color="auto"/>
        <w:left w:val="none" w:sz="0" w:space="0" w:color="auto"/>
        <w:bottom w:val="none" w:sz="0" w:space="0" w:color="auto"/>
        <w:right w:val="none" w:sz="0" w:space="0" w:color="auto"/>
      </w:divBdr>
    </w:div>
    <w:div w:id="875191224">
      <w:bodyDiv w:val="1"/>
      <w:marLeft w:val="0"/>
      <w:marRight w:val="0"/>
      <w:marTop w:val="0"/>
      <w:marBottom w:val="0"/>
      <w:divBdr>
        <w:top w:val="none" w:sz="0" w:space="0" w:color="auto"/>
        <w:left w:val="none" w:sz="0" w:space="0" w:color="auto"/>
        <w:bottom w:val="none" w:sz="0" w:space="0" w:color="auto"/>
        <w:right w:val="none" w:sz="0" w:space="0" w:color="auto"/>
      </w:divBdr>
    </w:div>
    <w:div w:id="875461362">
      <w:bodyDiv w:val="1"/>
      <w:marLeft w:val="0"/>
      <w:marRight w:val="0"/>
      <w:marTop w:val="0"/>
      <w:marBottom w:val="0"/>
      <w:divBdr>
        <w:top w:val="none" w:sz="0" w:space="0" w:color="auto"/>
        <w:left w:val="none" w:sz="0" w:space="0" w:color="auto"/>
        <w:bottom w:val="none" w:sz="0" w:space="0" w:color="auto"/>
        <w:right w:val="none" w:sz="0" w:space="0" w:color="auto"/>
      </w:divBdr>
    </w:div>
    <w:div w:id="87565484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6">
          <w:marLeft w:val="640"/>
          <w:marRight w:val="0"/>
          <w:marTop w:val="0"/>
          <w:marBottom w:val="0"/>
          <w:divBdr>
            <w:top w:val="none" w:sz="0" w:space="0" w:color="auto"/>
            <w:left w:val="none" w:sz="0" w:space="0" w:color="auto"/>
            <w:bottom w:val="none" w:sz="0" w:space="0" w:color="auto"/>
            <w:right w:val="none" w:sz="0" w:space="0" w:color="auto"/>
          </w:divBdr>
        </w:div>
        <w:div w:id="340468680">
          <w:marLeft w:val="640"/>
          <w:marRight w:val="0"/>
          <w:marTop w:val="0"/>
          <w:marBottom w:val="0"/>
          <w:divBdr>
            <w:top w:val="none" w:sz="0" w:space="0" w:color="auto"/>
            <w:left w:val="none" w:sz="0" w:space="0" w:color="auto"/>
            <w:bottom w:val="none" w:sz="0" w:space="0" w:color="auto"/>
            <w:right w:val="none" w:sz="0" w:space="0" w:color="auto"/>
          </w:divBdr>
        </w:div>
        <w:div w:id="351957774">
          <w:marLeft w:val="640"/>
          <w:marRight w:val="0"/>
          <w:marTop w:val="0"/>
          <w:marBottom w:val="0"/>
          <w:divBdr>
            <w:top w:val="none" w:sz="0" w:space="0" w:color="auto"/>
            <w:left w:val="none" w:sz="0" w:space="0" w:color="auto"/>
            <w:bottom w:val="none" w:sz="0" w:space="0" w:color="auto"/>
            <w:right w:val="none" w:sz="0" w:space="0" w:color="auto"/>
          </w:divBdr>
        </w:div>
        <w:div w:id="769277698">
          <w:marLeft w:val="640"/>
          <w:marRight w:val="0"/>
          <w:marTop w:val="0"/>
          <w:marBottom w:val="0"/>
          <w:divBdr>
            <w:top w:val="none" w:sz="0" w:space="0" w:color="auto"/>
            <w:left w:val="none" w:sz="0" w:space="0" w:color="auto"/>
            <w:bottom w:val="none" w:sz="0" w:space="0" w:color="auto"/>
            <w:right w:val="none" w:sz="0" w:space="0" w:color="auto"/>
          </w:divBdr>
        </w:div>
        <w:div w:id="1006664423">
          <w:marLeft w:val="640"/>
          <w:marRight w:val="0"/>
          <w:marTop w:val="0"/>
          <w:marBottom w:val="0"/>
          <w:divBdr>
            <w:top w:val="none" w:sz="0" w:space="0" w:color="auto"/>
            <w:left w:val="none" w:sz="0" w:space="0" w:color="auto"/>
            <w:bottom w:val="none" w:sz="0" w:space="0" w:color="auto"/>
            <w:right w:val="none" w:sz="0" w:space="0" w:color="auto"/>
          </w:divBdr>
        </w:div>
        <w:div w:id="1363674023">
          <w:marLeft w:val="640"/>
          <w:marRight w:val="0"/>
          <w:marTop w:val="0"/>
          <w:marBottom w:val="0"/>
          <w:divBdr>
            <w:top w:val="none" w:sz="0" w:space="0" w:color="auto"/>
            <w:left w:val="none" w:sz="0" w:space="0" w:color="auto"/>
            <w:bottom w:val="none" w:sz="0" w:space="0" w:color="auto"/>
            <w:right w:val="none" w:sz="0" w:space="0" w:color="auto"/>
          </w:divBdr>
        </w:div>
        <w:div w:id="1380737687">
          <w:marLeft w:val="640"/>
          <w:marRight w:val="0"/>
          <w:marTop w:val="0"/>
          <w:marBottom w:val="0"/>
          <w:divBdr>
            <w:top w:val="none" w:sz="0" w:space="0" w:color="auto"/>
            <w:left w:val="none" w:sz="0" w:space="0" w:color="auto"/>
            <w:bottom w:val="none" w:sz="0" w:space="0" w:color="auto"/>
            <w:right w:val="none" w:sz="0" w:space="0" w:color="auto"/>
          </w:divBdr>
        </w:div>
        <w:div w:id="1513759620">
          <w:marLeft w:val="640"/>
          <w:marRight w:val="0"/>
          <w:marTop w:val="0"/>
          <w:marBottom w:val="0"/>
          <w:divBdr>
            <w:top w:val="none" w:sz="0" w:space="0" w:color="auto"/>
            <w:left w:val="none" w:sz="0" w:space="0" w:color="auto"/>
            <w:bottom w:val="none" w:sz="0" w:space="0" w:color="auto"/>
            <w:right w:val="none" w:sz="0" w:space="0" w:color="auto"/>
          </w:divBdr>
        </w:div>
      </w:divsChild>
    </w:div>
    <w:div w:id="875697551">
      <w:bodyDiv w:val="1"/>
      <w:marLeft w:val="0"/>
      <w:marRight w:val="0"/>
      <w:marTop w:val="0"/>
      <w:marBottom w:val="0"/>
      <w:divBdr>
        <w:top w:val="none" w:sz="0" w:space="0" w:color="auto"/>
        <w:left w:val="none" w:sz="0" w:space="0" w:color="auto"/>
        <w:bottom w:val="none" w:sz="0" w:space="0" w:color="auto"/>
        <w:right w:val="none" w:sz="0" w:space="0" w:color="auto"/>
      </w:divBdr>
    </w:div>
    <w:div w:id="875964029">
      <w:bodyDiv w:val="1"/>
      <w:marLeft w:val="0"/>
      <w:marRight w:val="0"/>
      <w:marTop w:val="0"/>
      <w:marBottom w:val="0"/>
      <w:divBdr>
        <w:top w:val="none" w:sz="0" w:space="0" w:color="auto"/>
        <w:left w:val="none" w:sz="0" w:space="0" w:color="auto"/>
        <w:bottom w:val="none" w:sz="0" w:space="0" w:color="auto"/>
        <w:right w:val="none" w:sz="0" w:space="0" w:color="auto"/>
      </w:divBdr>
    </w:div>
    <w:div w:id="876282552">
      <w:bodyDiv w:val="1"/>
      <w:marLeft w:val="0"/>
      <w:marRight w:val="0"/>
      <w:marTop w:val="0"/>
      <w:marBottom w:val="0"/>
      <w:divBdr>
        <w:top w:val="none" w:sz="0" w:space="0" w:color="auto"/>
        <w:left w:val="none" w:sz="0" w:space="0" w:color="auto"/>
        <w:bottom w:val="none" w:sz="0" w:space="0" w:color="auto"/>
        <w:right w:val="none" w:sz="0" w:space="0" w:color="auto"/>
      </w:divBdr>
      <w:divsChild>
        <w:div w:id="63915718">
          <w:marLeft w:val="640"/>
          <w:marRight w:val="0"/>
          <w:marTop w:val="0"/>
          <w:marBottom w:val="0"/>
          <w:divBdr>
            <w:top w:val="none" w:sz="0" w:space="0" w:color="auto"/>
            <w:left w:val="none" w:sz="0" w:space="0" w:color="auto"/>
            <w:bottom w:val="none" w:sz="0" w:space="0" w:color="auto"/>
            <w:right w:val="none" w:sz="0" w:space="0" w:color="auto"/>
          </w:divBdr>
        </w:div>
        <w:div w:id="96751039">
          <w:marLeft w:val="640"/>
          <w:marRight w:val="0"/>
          <w:marTop w:val="0"/>
          <w:marBottom w:val="0"/>
          <w:divBdr>
            <w:top w:val="none" w:sz="0" w:space="0" w:color="auto"/>
            <w:left w:val="none" w:sz="0" w:space="0" w:color="auto"/>
            <w:bottom w:val="none" w:sz="0" w:space="0" w:color="auto"/>
            <w:right w:val="none" w:sz="0" w:space="0" w:color="auto"/>
          </w:divBdr>
        </w:div>
        <w:div w:id="302126664">
          <w:marLeft w:val="640"/>
          <w:marRight w:val="0"/>
          <w:marTop w:val="0"/>
          <w:marBottom w:val="0"/>
          <w:divBdr>
            <w:top w:val="none" w:sz="0" w:space="0" w:color="auto"/>
            <w:left w:val="none" w:sz="0" w:space="0" w:color="auto"/>
            <w:bottom w:val="none" w:sz="0" w:space="0" w:color="auto"/>
            <w:right w:val="none" w:sz="0" w:space="0" w:color="auto"/>
          </w:divBdr>
        </w:div>
        <w:div w:id="583610204">
          <w:marLeft w:val="640"/>
          <w:marRight w:val="0"/>
          <w:marTop w:val="0"/>
          <w:marBottom w:val="0"/>
          <w:divBdr>
            <w:top w:val="none" w:sz="0" w:space="0" w:color="auto"/>
            <w:left w:val="none" w:sz="0" w:space="0" w:color="auto"/>
            <w:bottom w:val="none" w:sz="0" w:space="0" w:color="auto"/>
            <w:right w:val="none" w:sz="0" w:space="0" w:color="auto"/>
          </w:divBdr>
        </w:div>
        <w:div w:id="608440006">
          <w:marLeft w:val="640"/>
          <w:marRight w:val="0"/>
          <w:marTop w:val="0"/>
          <w:marBottom w:val="0"/>
          <w:divBdr>
            <w:top w:val="none" w:sz="0" w:space="0" w:color="auto"/>
            <w:left w:val="none" w:sz="0" w:space="0" w:color="auto"/>
            <w:bottom w:val="none" w:sz="0" w:space="0" w:color="auto"/>
            <w:right w:val="none" w:sz="0" w:space="0" w:color="auto"/>
          </w:divBdr>
        </w:div>
        <w:div w:id="632642210">
          <w:marLeft w:val="640"/>
          <w:marRight w:val="0"/>
          <w:marTop w:val="0"/>
          <w:marBottom w:val="0"/>
          <w:divBdr>
            <w:top w:val="none" w:sz="0" w:space="0" w:color="auto"/>
            <w:left w:val="none" w:sz="0" w:space="0" w:color="auto"/>
            <w:bottom w:val="none" w:sz="0" w:space="0" w:color="auto"/>
            <w:right w:val="none" w:sz="0" w:space="0" w:color="auto"/>
          </w:divBdr>
        </w:div>
        <w:div w:id="674646146">
          <w:marLeft w:val="640"/>
          <w:marRight w:val="0"/>
          <w:marTop w:val="0"/>
          <w:marBottom w:val="0"/>
          <w:divBdr>
            <w:top w:val="none" w:sz="0" w:space="0" w:color="auto"/>
            <w:left w:val="none" w:sz="0" w:space="0" w:color="auto"/>
            <w:bottom w:val="none" w:sz="0" w:space="0" w:color="auto"/>
            <w:right w:val="none" w:sz="0" w:space="0" w:color="auto"/>
          </w:divBdr>
        </w:div>
        <w:div w:id="683480454">
          <w:marLeft w:val="640"/>
          <w:marRight w:val="0"/>
          <w:marTop w:val="0"/>
          <w:marBottom w:val="0"/>
          <w:divBdr>
            <w:top w:val="none" w:sz="0" w:space="0" w:color="auto"/>
            <w:left w:val="none" w:sz="0" w:space="0" w:color="auto"/>
            <w:bottom w:val="none" w:sz="0" w:space="0" w:color="auto"/>
            <w:right w:val="none" w:sz="0" w:space="0" w:color="auto"/>
          </w:divBdr>
        </w:div>
        <w:div w:id="699622184">
          <w:marLeft w:val="640"/>
          <w:marRight w:val="0"/>
          <w:marTop w:val="0"/>
          <w:marBottom w:val="0"/>
          <w:divBdr>
            <w:top w:val="none" w:sz="0" w:space="0" w:color="auto"/>
            <w:left w:val="none" w:sz="0" w:space="0" w:color="auto"/>
            <w:bottom w:val="none" w:sz="0" w:space="0" w:color="auto"/>
            <w:right w:val="none" w:sz="0" w:space="0" w:color="auto"/>
          </w:divBdr>
        </w:div>
        <w:div w:id="771121089">
          <w:marLeft w:val="640"/>
          <w:marRight w:val="0"/>
          <w:marTop w:val="0"/>
          <w:marBottom w:val="0"/>
          <w:divBdr>
            <w:top w:val="none" w:sz="0" w:space="0" w:color="auto"/>
            <w:left w:val="none" w:sz="0" w:space="0" w:color="auto"/>
            <w:bottom w:val="none" w:sz="0" w:space="0" w:color="auto"/>
            <w:right w:val="none" w:sz="0" w:space="0" w:color="auto"/>
          </w:divBdr>
        </w:div>
        <w:div w:id="888421336">
          <w:marLeft w:val="640"/>
          <w:marRight w:val="0"/>
          <w:marTop w:val="0"/>
          <w:marBottom w:val="0"/>
          <w:divBdr>
            <w:top w:val="none" w:sz="0" w:space="0" w:color="auto"/>
            <w:left w:val="none" w:sz="0" w:space="0" w:color="auto"/>
            <w:bottom w:val="none" w:sz="0" w:space="0" w:color="auto"/>
            <w:right w:val="none" w:sz="0" w:space="0" w:color="auto"/>
          </w:divBdr>
        </w:div>
        <w:div w:id="905452487">
          <w:marLeft w:val="640"/>
          <w:marRight w:val="0"/>
          <w:marTop w:val="0"/>
          <w:marBottom w:val="0"/>
          <w:divBdr>
            <w:top w:val="none" w:sz="0" w:space="0" w:color="auto"/>
            <w:left w:val="none" w:sz="0" w:space="0" w:color="auto"/>
            <w:bottom w:val="none" w:sz="0" w:space="0" w:color="auto"/>
            <w:right w:val="none" w:sz="0" w:space="0" w:color="auto"/>
          </w:divBdr>
        </w:div>
        <w:div w:id="968390395">
          <w:marLeft w:val="640"/>
          <w:marRight w:val="0"/>
          <w:marTop w:val="0"/>
          <w:marBottom w:val="0"/>
          <w:divBdr>
            <w:top w:val="none" w:sz="0" w:space="0" w:color="auto"/>
            <w:left w:val="none" w:sz="0" w:space="0" w:color="auto"/>
            <w:bottom w:val="none" w:sz="0" w:space="0" w:color="auto"/>
            <w:right w:val="none" w:sz="0" w:space="0" w:color="auto"/>
          </w:divBdr>
        </w:div>
        <w:div w:id="1032878019">
          <w:marLeft w:val="640"/>
          <w:marRight w:val="0"/>
          <w:marTop w:val="0"/>
          <w:marBottom w:val="0"/>
          <w:divBdr>
            <w:top w:val="none" w:sz="0" w:space="0" w:color="auto"/>
            <w:left w:val="none" w:sz="0" w:space="0" w:color="auto"/>
            <w:bottom w:val="none" w:sz="0" w:space="0" w:color="auto"/>
            <w:right w:val="none" w:sz="0" w:space="0" w:color="auto"/>
          </w:divBdr>
        </w:div>
        <w:div w:id="1057166552">
          <w:marLeft w:val="640"/>
          <w:marRight w:val="0"/>
          <w:marTop w:val="0"/>
          <w:marBottom w:val="0"/>
          <w:divBdr>
            <w:top w:val="none" w:sz="0" w:space="0" w:color="auto"/>
            <w:left w:val="none" w:sz="0" w:space="0" w:color="auto"/>
            <w:bottom w:val="none" w:sz="0" w:space="0" w:color="auto"/>
            <w:right w:val="none" w:sz="0" w:space="0" w:color="auto"/>
          </w:divBdr>
        </w:div>
        <w:div w:id="1147820630">
          <w:marLeft w:val="640"/>
          <w:marRight w:val="0"/>
          <w:marTop w:val="0"/>
          <w:marBottom w:val="0"/>
          <w:divBdr>
            <w:top w:val="none" w:sz="0" w:space="0" w:color="auto"/>
            <w:left w:val="none" w:sz="0" w:space="0" w:color="auto"/>
            <w:bottom w:val="none" w:sz="0" w:space="0" w:color="auto"/>
            <w:right w:val="none" w:sz="0" w:space="0" w:color="auto"/>
          </w:divBdr>
        </w:div>
        <w:div w:id="1194535097">
          <w:marLeft w:val="640"/>
          <w:marRight w:val="0"/>
          <w:marTop w:val="0"/>
          <w:marBottom w:val="0"/>
          <w:divBdr>
            <w:top w:val="none" w:sz="0" w:space="0" w:color="auto"/>
            <w:left w:val="none" w:sz="0" w:space="0" w:color="auto"/>
            <w:bottom w:val="none" w:sz="0" w:space="0" w:color="auto"/>
            <w:right w:val="none" w:sz="0" w:space="0" w:color="auto"/>
          </w:divBdr>
        </w:div>
        <w:div w:id="1228147661">
          <w:marLeft w:val="640"/>
          <w:marRight w:val="0"/>
          <w:marTop w:val="0"/>
          <w:marBottom w:val="0"/>
          <w:divBdr>
            <w:top w:val="none" w:sz="0" w:space="0" w:color="auto"/>
            <w:left w:val="none" w:sz="0" w:space="0" w:color="auto"/>
            <w:bottom w:val="none" w:sz="0" w:space="0" w:color="auto"/>
            <w:right w:val="none" w:sz="0" w:space="0" w:color="auto"/>
          </w:divBdr>
        </w:div>
        <w:div w:id="1264800060">
          <w:marLeft w:val="640"/>
          <w:marRight w:val="0"/>
          <w:marTop w:val="0"/>
          <w:marBottom w:val="0"/>
          <w:divBdr>
            <w:top w:val="none" w:sz="0" w:space="0" w:color="auto"/>
            <w:left w:val="none" w:sz="0" w:space="0" w:color="auto"/>
            <w:bottom w:val="none" w:sz="0" w:space="0" w:color="auto"/>
            <w:right w:val="none" w:sz="0" w:space="0" w:color="auto"/>
          </w:divBdr>
        </w:div>
        <w:div w:id="1625116254">
          <w:marLeft w:val="640"/>
          <w:marRight w:val="0"/>
          <w:marTop w:val="0"/>
          <w:marBottom w:val="0"/>
          <w:divBdr>
            <w:top w:val="none" w:sz="0" w:space="0" w:color="auto"/>
            <w:left w:val="none" w:sz="0" w:space="0" w:color="auto"/>
            <w:bottom w:val="none" w:sz="0" w:space="0" w:color="auto"/>
            <w:right w:val="none" w:sz="0" w:space="0" w:color="auto"/>
          </w:divBdr>
        </w:div>
        <w:div w:id="1720324201">
          <w:marLeft w:val="640"/>
          <w:marRight w:val="0"/>
          <w:marTop w:val="0"/>
          <w:marBottom w:val="0"/>
          <w:divBdr>
            <w:top w:val="none" w:sz="0" w:space="0" w:color="auto"/>
            <w:left w:val="none" w:sz="0" w:space="0" w:color="auto"/>
            <w:bottom w:val="none" w:sz="0" w:space="0" w:color="auto"/>
            <w:right w:val="none" w:sz="0" w:space="0" w:color="auto"/>
          </w:divBdr>
        </w:div>
        <w:div w:id="1823766216">
          <w:marLeft w:val="640"/>
          <w:marRight w:val="0"/>
          <w:marTop w:val="0"/>
          <w:marBottom w:val="0"/>
          <w:divBdr>
            <w:top w:val="none" w:sz="0" w:space="0" w:color="auto"/>
            <w:left w:val="none" w:sz="0" w:space="0" w:color="auto"/>
            <w:bottom w:val="none" w:sz="0" w:space="0" w:color="auto"/>
            <w:right w:val="none" w:sz="0" w:space="0" w:color="auto"/>
          </w:divBdr>
        </w:div>
        <w:div w:id="1983732521">
          <w:marLeft w:val="640"/>
          <w:marRight w:val="0"/>
          <w:marTop w:val="0"/>
          <w:marBottom w:val="0"/>
          <w:divBdr>
            <w:top w:val="none" w:sz="0" w:space="0" w:color="auto"/>
            <w:left w:val="none" w:sz="0" w:space="0" w:color="auto"/>
            <w:bottom w:val="none" w:sz="0" w:space="0" w:color="auto"/>
            <w:right w:val="none" w:sz="0" w:space="0" w:color="auto"/>
          </w:divBdr>
        </w:div>
      </w:divsChild>
    </w:div>
    <w:div w:id="876284133">
      <w:bodyDiv w:val="1"/>
      <w:marLeft w:val="0"/>
      <w:marRight w:val="0"/>
      <w:marTop w:val="0"/>
      <w:marBottom w:val="0"/>
      <w:divBdr>
        <w:top w:val="none" w:sz="0" w:space="0" w:color="auto"/>
        <w:left w:val="none" w:sz="0" w:space="0" w:color="auto"/>
        <w:bottom w:val="none" w:sz="0" w:space="0" w:color="auto"/>
        <w:right w:val="none" w:sz="0" w:space="0" w:color="auto"/>
      </w:divBdr>
    </w:div>
    <w:div w:id="877274550">
      <w:bodyDiv w:val="1"/>
      <w:marLeft w:val="0"/>
      <w:marRight w:val="0"/>
      <w:marTop w:val="0"/>
      <w:marBottom w:val="0"/>
      <w:divBdr>
        <w:top w:val="none" w:sz="0" w:space="0" w:color="auto"/>
        <w:left w:val="none" w:sz="0" w:space="0" w:color="auto"/>
        <w:bottom w:val="none" w:sz="0" w:space="0" w:color="auto"/>
        <w:right w:val="none" w:sz="0" w:space="0" w:color="auto"/>
      </w:divBdr>
    </w:div>
    <w:div w:id="877932633">
      <w:bodyDiv w:val="1"/>
      <w:marLeft w:val="0"/>
      <w:marRight w:val="0"/>
      <w:marTop w:val="0"/>
      <w:marBottom w:val="0"/>
      <w:divBdr>
        <w:top w:val="none" w:sz="0" w:space="0" w:color="auto"/>
        <w:left w:val="none" w:sz="0" w:space="0" w:color="auto"/>
        <w:bottom w:val="none" w:sz="0" w:space="0" w:color="auto"/>
        <w:right w:val="none" w:sz="0" w:space="0" w:color="auto"/>
      </w:divBdr>
    </w:div>
    <w:div w:id="879509828">
      <w:bodyDiv w:val="1"/>
      <w:marLeft w:val="0"/>
      <w:marRight w:val="0"/>
      <w:marTop w:val="0"/>
      <w:marBottom w:val="0"/>
      <w:divBdr>
        <w:top w:val="none" w:sz="0" w:space="0" w:color="auto"/>
        <w:left w:val="none" w:sz="0" w:space="0" w:color="auto"/>
        <w:bottom w:val="none" w:sz="0" w:space="0" w:color="auto"/>
        <w:right w:val="none" w:sz="0" w:space="0" w:color="auto"/>
      </w:divBdr>
    </w:div>
    <w:div w:id="879514902">
      <w:bodyDiv w:val="1"/>
      <w:marLeft w:val="0"/>
      <w:marRight w:val="0"/>
      <w:marTop w:val="0"/>
      <w:marBottom w:val="0"/>
      <w:divBdr>
        <w:top w:val="none" w:sz="0" w:space="0" w:color="auto"/>
        <w:left w:val="none" w:sz="0" w:space="0" w:color="auto"/>
        <w:bottom w:val="none" w:sz="0" w:space="0" w:color="auto"/>
        <w:right w:val="none" w:sz="0" w:space="0" w:color="auto"/>
      </w:divBdr>
    </w:div>
    <w:div w:id="879703873">
      <w:bodyDiv w:val="1"/>
      <w:marLeft w:val="0"/>
      <w:marRight w:val="0"/>
      <w:marTop w:val="0"/>
      <w:marBottom w:val="0"/>
      <w:divBdr>
        <w:top w:val="none" w:sz="0" w:space="0" w:color="auto"/>
        <w:left w:val="none" w:sz="0" w:space="0" w:color="auto"/>
        <w:bottom w:val="none" w:sz="0" w:space="0" w:color="auto"/>
        <w:right w:val="none" w:sz="0" w:space="0" w:color="auto"/>
      </w:divBdr>
    </w:div>
    <w:div w:id="880096642">
      <w:bodyDiv w:val="1"/>
      <w:marLeft w:val="0"/>
      <w:marRight w:val="0"/>
      <w:marTop w:val="0"/>
      <w:marBottom w:val="0"/>
      <w:divBdr>
        <w:top w:val="none" w:sz="0" w:space="0" w:color="auto"/>
        <w:left w:val="none" w:sz="0" w:space="0" w:color="auto"/>
        <w:bottom w:val="none" w:sz="0" w:space="0" w:color="auto"/>
        <w:right w:val="none" w:sz="0" w:space="0" w:color="auto"/>
      </w:divBdr>
    </w:div>
    <w:div w:id="880753067">
      <w:bodyDiv w:val="1"/>
      <w:marLeft w:val="0"/>
      <w:marRight w:val="0"/>
      <w:marTop w:val="0"/>
      <w:marBottom w:val="0"/>
      <w:divBdr>
        <w:top w:val="none" w:sz="0" w:space="0" w:color="auto"/>
        <w:left w:val="none" w:sz="0" w:space="0" w:color="auto"/>
        <w:bottom w:val="none" w:sz="0" w:space="0" w:color="auto"/>
        <w:right w:val="none" w:sz="0" w:space="0" w:color="auto"/>
      </w:divBdr>
    </w:div>
    <w:div w:id="881214137">
      <w:bodyDiv w:val="1"/>
      <w:marLeft w:val="0"/>
      <w:marRight w:val="0"/>
      <w:marTop w:val="0"/>
      <w:marBottom w:val="0"/>
      <w:divBdr>
        <w:top w:val="none" w:sz="0" w:space="0" w:color="auto"/>
        <w:left w:val="none" w:sz="0" w:space="0" w:color="auto"/>
        <w:bottom w:val="none" w:sz="0" w:space="0" w:color="auto"/>
        <w:right w:val="none" w:sz="0" w:space="0" w:color="auto"/>
      </w:divBdr>
    </w:div>
    <w:div w:id="881215411">
      <w:bodyDiv w:val="1"/>
      <w:marLeft w:val="0"/>
      <w:marRight w:val="0"/>
      <w:marTop w:val="0"/>
      <w:marBottom w:val="0"/>
      <w:divBdr>
        <w:top w:val="none" w:sz="0" w:space="0" w:color="auto"/>
        <w:left w:val="none" w:sz="0" w:space="0" w:color="auto"/>
        <w:bottom w:val="none" w:sz="0" w:space="0" w:color="auto"/>
        <w:right w:val="none" w:sz="0" w:space="0" w:color="auto"/>
      </w:divBdr>
    </w:div>
    <w:div w:id="881478097">
      <w:bodyDiv w:val="1"/>
      <w:marLeft w:val="0"/>
      <w:marRight w:val="0"/>
      <w:marTop w:val="0"/>
      <w:marBottom w:val="0"/>
      <w:divBdr>
        <w:top w:val="none" w:sz="0" w:space="0" w:color="auto"/>
        <w:left w:val="none" w:sz="0" w:space="0" w:color="auto"/>
        <w:bottom w:val="none" w:sz="0" w:space="0" w:color="auto"/>
        <w:right w:val="none" w:sz="0" w:space="0" w:color="auto"/>
      </w:divBdr>
    </w:div>
    <w:div w:id="881945042">
      <w:bodyDiv w:val="1"/>
      <w:marLeft w:val="0"/>
      <w:marRight w:val="0"/>
      <w:marTop w:val="0"/>
      <w:marBottom w:val="0"/>
      <w:divBdr>
        <w:top w:val="none" w:sz="0" w:space="0" w:color="auto"/>
        <w:left w:val="none" w:sz="0" w:space="0" w:color="auto"/>
        <w:bottom w:val="none" w:sz="0" w:space="0" w:color="auto"/>
        <w:right w:val="none" w:sz="0" w:space="0" w:color="auto"/>
      </w:divBdr>
    </w:div>
    <w:div w:id="882523962">
      <w:bodyDiv w:val="1"/>
      <w:marLeft w:val="0"/>
      <w:marRight w:val="0"/>
      <w:marTop w:val="0"/>
      <w:marBottom w:val="0"/>
      <w:divBdr>
        <w:top w:val="none" w:sz="0" w:space="0" w:color="auto"/>
        <w:left w:val="none" w:sz="0" w:space="0" w:color="auto"/>
        <w:bottom w:val="none" w:sz="0" w:space="0" w:color="auto"/>
        <w:right w:val="none" w:sz="0" w:space="0" w:color="auto"/>
      </w:divBdr>
    </w:div>
    <w:div w:id="882861529">
      <w:bodyDiv w:val="1"/>
      <w:marLeft w:val="0"/>
      <w:marRight w:val="0"/>
      <w:marTop w:val="0"/>
      <w:marBottom w:val="0"/>
      <w:divBdr>
        <w:top w:val="none" w:sz="0" w:space="0" w:color="auto"/>
        <w:left w:val="none" w:sz="0" w:space="0" w:color="auto"/>
        <w:bottom w:val="none" w:sz="0" w:space="0" w:color="auto"/>
        <w:right w:val="none" w:sz="0" w:space="0" w:color="auto"/>
      </w:divBdr>
    </w:div>
    <w:div w:id="883713248">
      <w:bodyDiv w:val="1"/>
      <w:marLeft w:val="0"/>
      <w:marRight w:val="0"/>
      <w:marTop w:val="0"/>
      <w:marBottom w:val="0"/>
      <w:divBdr>
        <w:top w:val="none" w:sz="0" w:space="0" w:color="auto"/>
        <w:left w:val="none" w:sz="0" w:space="0" w:color="auto"/>
        <w:bottom w:val="none" w:sz="0" w:space="0" w:color="auto"/>
        <w:right w:val="none" w:sz="0" w:space="0" w:color="auto"/>
      </w:divBdr>
    </w:div>
    <w:div w:id="884096198">
      <w:bodyDiv w:val="1"/>
      <w:marLeft w:val="0"/>
      <w:marRight w:val="0"/>
      <w:marTop w:val="0"/>
      <w:marBottom w:val="0"/>
      <w:divBdr>
        <w:top w:val="none" w:sz="0" w:space="0" w:color="auto"/>
        <w:left w:val="none" w:sz="0" w:space="0" w:color="auto"/>
        <w:bottom w:val="none" w:sz="0" w:space="0" w:color="auto"/>
        <w:right w:val="none" w:sz="0" w:space="0" w:color="auto"/>
      </w:divBdr>
    </w:div>
    <w:div w:id="884218375">
      <w:bodyDiv w:val="1"/>
      <w:marLeft w:val="0"/>
      <w:marRight w:val="0"/>
      <w:marTop w:val="0"/>
      <w:marBottom w:val="0"/>
      <w:divBdr>
        <w:top w:val="none" w:sz="0" w:space="0" w:color="auto"/>
        <w:left w:val="none" w:sz="0" w:space="0" w:color="auto"/>
        <w:bottom w:val="none" w:sz="0" w:space="0" w:color="auto"/>
        <w:right w:val="none" w:sz="0" w:space="0" w:color="auto"/>
      </w:divBdr>
    </w:div>
    <w:div w:id="884949201">
      <w:bodyDiv w:val="1"/>
      <w:marLeft w:val="0"/>
      <w:marRight w:val="0"/>
      <w:marTop w:val="0"/>
      <w:marBottom w:val="0"/>
      <w:divBdr>
        <w:top w:val="none" w:sz="0" w:space="0" w:color="auto"/>
        <w:left w:val="none" w:sz="0" w:space="0" w:color="auto"/>
        <w:bottom w:val="none" w:sz="0" w:space="0" w:color="auto"/>
        <w:right w:val="none" w:sz="0" w:space="0" w:color="auto"/>
      </w:divBdr>
      <w:divsChild>
        <w:div w:id="31421133">
          <w:marLeft w:val="640"/>
          <w:marRight w:val="0"/>
          <w:marTop w:val="0"/>
          <w:marBottom w:val="0"/>
          <w:divBdr>
            <w:top w:val="none" w:sz="0" w:space="0" w:color="auto"/>
            <w:left w:val="none" w:sz="0" w:space="0" w:color="auto"/>
            <w:bottom w:val="none" w:sz="0" w:space="0" w:color="auto"/>
            <w:right w:val="none" w:sz="0" w:space="0" w:color="auto"/>
          </w:divBdr>
        </w:div>
        <w:div w:id="76486070">
          <w:marLeft w:val="640"/>
          <w:marRight w:val="0"/>
          <w:marTop w:val="0"/>
          <w:marBottom w:val="0"/>
          <w:divBdr>
            <w:top w:val="none" w:sz="0" w:space="0" w:color="auto"/>
            <w:left w:val="none" w:sz="0" w:space="0" w:color="auto"/>
            <w:bottom w:val="none" w:sz="0" w:space="0" w:color="auto"/>
            <w:right w:val="none" w:sz="0" w:space="0" w:color="auto"/>
          </w:divBdr>
        </w:div>
        <w:div w:id="86729983">
          <w:marLeft w:val="640"/>
          <w:marRight w:val="0"/>
          <w:marTop w:val="0"/>
          <w:marBottom w:val="0"/>
          <w:divBdr>
            <w:top w:val="none" w:sz="0" w:space="0" w:color="auto"/>
            <w:left w:val="none" w:sz="0" w:space="0" w:color="auto"/>
            <w:bottom w:val="none" w:sz="0" w:space="0" w:color="auto"/>
            <w:right w:val="none" w:sz="0" w:space="0" w:color="auto"/>
          </w:divBdr>
        </w:div>
        <w:div w:id="109135013">
          <w:marLeft w:val="640"/>
          <w:marRight w:val="0"/>
          <w:marTop w:val="0"/>
          <w:marBottom w:val="0"/>
          <w:divBdr>
            <w:top w:val="none" w:sz="0" w:space="0" w:color="auto"/>
            <w:left w:val="none" w:sz="0" w:space="0" w:color="auto"/>
            <w:bottom w:val="none" w:sz="0" w:space="0" w:color="auto"/>
            <w:right w:val="none" w:sz="0" w:space="0" w:color="auto"/>
          </w:divBdr>
        </w:div>
        <w:div w:id="112140847">
          <w:marLeft w:val="640"/>
          <w:marRight w:val="0"/>
          <w:marTop w:val="0"/>
          <w:marBottom w:val="0"/>
          <w:divBdr>
            <w:top w:val="none" w:sz="0" w:space="0" w:color="auto"/>
            <w:left w:val="none" w:sz="0" w:space="0" w:color="auto"/>
            <w:bottom w:val="none" w:sz="0" w:space="0" w:color="auto"/>
            <w:right w:val="none" w:sz="0" w:space="0" w:color="auto"/>
          </w:divBdr>
        </w:div>
        <w:div w:id="115486559">
          <w:marLeft w:val="640"/>
          <w:marRight w:val="0"/>
          <w:marTop w:val="0"/>
          <w:marBottom w:val="0"/>
          <w:divBdr>
            <w:top w:val="none" w:sz="0" w:space="0" w:color="auto"/>
            <w:left w:val="none" w:sz="0" w:space="0" w:color="auto"/>
            <w:bottom w:val="none" w:sz="0" w:space="0" w:color="auto"/>
            <w:right w:val="none" w:sz="0" w:space="0" w:color="auto"/>
          </w:divBdr>
        </w:div>
        <w:div w:id="537350460">
          <w:marLeft w:val="640"/>
          <w:marRight w:val="0"/>
          <w:marTop w:val="0"/>
          <w:marBottom w:val="0"/>
          <w:divBdr>
            <w:top w:val="none" w:sz="0" w:space="0" w:color="auto"/>
            <w:left w:val="none" w:sz="0" w:space="0" w:color="auto"/>
            <w:bottom w:val="none" w:sz="0" w:space="0" w:color="auto"/>
            <w:right w:val="none" w:sz="0" w:space="0" w:color="auto"/>
          </w:divBdr>
        </w:div>
        <w:div w:id="815220369">
          <w:marLeft w:val="640"/>
          <w:marRight w:val="0"/>
          <w:marTop w:val="0"/>
          <w:marBottom w:val="0"/>
          <w:divBdr>
            <w:top w:val="none" w:sz="0" w:space="0" w:color="auto"/>
            <w:left w:val="none" w:sz="0" w:space="0" w:color="auto"/>
            <w:bottom w:val="none" w:sz="0" w:space="0" w:color="auto"/>
            <w:right w:val="none" w:sz="0" w:space="0" w:color="auto"/>
          </w:divBdr>
        </w:div>
        <w:div w:id="864561068">
          <w:marLeft w:val="640"/>
          <w:marRight w:val="0"/>
          <w:marTop w:val="0"/>
          <w:marBottom w:val="0"/>
          <w:divBdr>
            <w:top w:val="none" w:sz="0" w:space="0" w:color="auto"/>
            <w:left w:val="none" w:sz="0" w:space="0" w:color="auto"/>
            <w:bottom w:val="none" w:sz="0" w:space="0" w:color="auto"/>
            <w:right w:val="none" w:sz="0" w:space="0" w:color="auto"/>
          </w:divBdr>
        </w:div>
        <w:div w:id="1196574998">
          <w:marLeft w:val="640"/>
          <w:marRight w:val="0"/>
          <w:marTop w:val="0"/>
          <w:marBottom w:val="0"/>
          <w:divBdr>
            <w:top w:val="none" w:sz="0" w:space="0" w:color="auto"/>
            <w:left w:val="none" w:sz="0" w:space="0" w:color="auto"/>
            <w:bottom w:val="none" w:sz="0" w:space="0" w:color="auto"/>
            <w:right w:val="none" w:sz="0" w:space="0" w:color="auto"/>
          </w:divBdr>
        </w:div>
        <w:div w:id="1333334617">
          <w:marLeft w:val="640"/>
          <w:marRight w:val="0"/>
          <w:marTop w:val="0"/>
          <w:marBottom w:val="0"/>
          <w:divBdr>
            <w:top w:val="none" w:sz="0" w:space="0" w:color="auto"/>
            <w:left w:val="none" w:sz="0" w:space="0" w:color="auto"/>
            <w:bottom w:val="none" w:sz="0" w:space="0" w:color="auto"/>
            <w:right w:val="none" w:sz="0" w:space="0" w:color="auto"/>
          </w:divBdr>
        </w:div>
        <w:div w:id="1566140651">
          <w:marLeft w:val="640"/>
          <w:marRight w:val="0"/>
          <w:marTop w:val="0"/>
          <w:marBottom w:val="0"/>
          <w:divBdr>
            <w:top w:val="none" w:sz="0" w:space="0" w:color="auto"/>
            <w:left w:val="none" w:sz="0" w:space="0" w:color="auto"/>
            <w:bottom w:val="none" w:sz="0" w:space="0" w:color="auto"/>
            <w:right w:val="none" w:sz="0" w:space="0" w:color="auto"/>
          </w:divBdr>
        </w:div>
        <w:div w:id="1691183349">
          <w:marLeft w:val="640"/>
          <w:marRight w:val="0"/>
          <w:marTop w:val="0"/>
          <w:marBottom w:val="0"/>
          <w:divBdr>
            <w:top w:val="none" w:sz="0" w:space="0" w:color="auto"/>
            <w:left w:val="none" w:sz="0" w:space="0" w:color="auto"/>
            <w:bottom w:val="none" w:sz="0" w:space="0" w:color="auto"/>
            <w:right w:val="none" w:sz="0" w:space="0" w:color="auto"/>
          </w:divBdr>
        </w:div>
        <w:div w:id="1722047521">
          <w:marLeft w:val="640"/>
          <w:marRight w:val="0"/>
          <w:marTop w:val="0"/>
          <w:marBottom w:val="0"/>
          <w:divBdr>
            <w:top w:val="none" w:sz="0" w:space="0" w:color="auto"/>
            <w:left w:val="none" w:sz="0" w:space="0" w:color="auto"/>
            <w:bottom w:val="none" w:sz="0" w:space="0" w:color="auto"/>
            <w:right w:val="none" w:sz="0" w:space="0" w:color="auto"/>
          </w:divBdr>
        </w:div>
        <w:div w:id="1851480527">
          <w:marLeft w:val="640"/>
          <w:marRight w:val="0"/>
          <w:marTop w:val="0"/>
          <w:marBottom w:val="0"/>
          <w:divBdr>
            <w:top w:val="none" w:sz="0" w:space="0" w:color="auto"/>
            <w:left w:val="none" w:sz="0" w:space="0" w:color="auto"/>
            <w:bottom w:val="none" w:sz="0" w:space="0" w:color="auto"/>
            <w:right w:val="none" w:sz="0" w:space="0" w:color="auto"/>
          </w:divBdr>
        </w:div>
      </w:divsChild>
    </w:div>
    <w:div w:id="885095763">
      <w:bodyDiv w:val="1"/>
      <w:marLeft w:val="0"/>
      <w:marRight w:val="0"/>
      <w:marTop w:val="0"/>
      <w:marBottom w:val="0"/>
      <w:divBdr>
        <w:top w:val="none" w:sz="0" w:space="0" w:color="auto"/>
        <w:left w:val="none" w:sz="0" w:space="0" w:color="auto"/>
        <w:bottom w:val="none" w:sz="0" w:space="0" w:color="auto"/>
        <w:right w:val="none" w:sz="0" w:space="0" w:color="auto"/>
      </w:divBdr>
    </w:div>
    <w:div w:id="885793392">
      <w:bodyDiv w:val="1"/>
      <w:marLeft w:val="0"/>
      <w:marRight w:val="0"/>
      <w:marTop w:val="0"/>
      <w:marBottom w:val="0"/>
      <w:divBdr>
        <w:top w:val="none" w:sz="0" w:space="0" w:color="auto"/>
        <w:left w:val="none" w:sz="0" w:space="0" w:color="auto"/>
        <w:bottom w:val="none" w:sz="0" w:space="0" w:color="auto"/>
        <w:right w:val="none" w:sz="0" w:space="0" w:color="auto"/>
      </w:divBdr>
    </w:div>
    <w:div w:id="886725231">
      <w:bodyDiv w:val="1"/>
      <w:marLeft w:val="0"/>
      <w:marRight w:val="0"/>
      <w:marTop w:val="0"/>
      <w:marBottom w:val="0"/>
      <w:divBdr>
        <w:top w:val="none" w:sz="0" w:space="0" w:color="auto"/>
        <w:left w:val="none" w:sz="0" w:space="0" w:color="auto"/>
        <w:bottom w:val="none" w:sz="0" w:space="0" w:color="auto"/>
        <w:right w:val="none" w:sz="0" w:space="0" w:color="auto"/>
      </w:divBdr>
    </w:div>
    <w:div w:id="886919452">
      <w:bodyDiv w:val="1"/>
      <w:marLeft w:val="0"/>
      <w:marRight w:val="0"/>
      <w:marTop w:val="0"/>
      <w:marBottom w:val="0"/>
      <w:divBdr>
        <w:top w:val="none" w:sz="0" w:space="0" w:color="auto"/>
        <w:left w:val="none" w:sz="0" w:space="0" w:color="auto"/>
        <w:bottom w:val="none" w:sz="0" w:space="0" w:color="auto"/>
        <w:right w:val="none" w:sz="0" w:space="0" w:color="auto"/>
      </w:divBdr>
    </w:div>
    <w:div w:id="887302257">
      <w:bodyDiv w:val="1"/>
      <w:marLeft w:val="0"/>
      <w:marRight w:val="0"/>
      <w:marTop w:val="0"/>
      <w:marBottom w:val="0"/>
      <w:divBdr>
        <w:top w:val="none" w:sz="0" w:space="0" w:color="auto"/>
        <w:left w:val="none" w:sz="0" w:space="0" w:color="auto"/>
        <w:bottom w:val="none" w:sz="0" w:space="0" w:color="auto"/>
        <w:right w:val="none" w:sz="0" w:space="0" w:color="auto"/>
      </w:divBdr>
    </w:div>
    <w:div w:id="888421924">
      <w:bodyDiv w:val="1"/>
      <w:marLeft w:val="0"/>
      <w:marRight w:val="0"/>
      <w:marTop w:val="0"/>
      <w:marBottom w:val="0"/>
      <w:divBdr>
        <w:top w:val="none" w:sz="0" w:space="0" w:color="auto"/>
        <w:left w:val="none" w:sz="0" w:space="0" w:color="auto"/>
        <w:bottom w:val="none" w:sz="0" w:space="0" w:color="auto"/>
        <w:right w:val="none" w:sz="0" w:space="0" w:color="auto"/>
      </w:divBdr>
    </w:div>
    <w:div w:id="888609577">
      <w:bodyDiv w:val="1"/>
      <w:marLeft w:val="0"/>
      <w:marRight w:val="0"/>
      <w:marTop w:val="0"/>
      <w:marBottom w:val="0"/>
      <w:divBdr>
        <w:top w:val="none" w:sz="0" w:space="0" w:color="auto"/>
        <w:left w:val="none" w:sz="0" w:space="0" w:color="auto"/>
        <w:bottom w:val="none" w:sz="0" w:space="0" w:color="auto"/>
        <w:right w:val="none" w:sz="0" w:space="0" w:color="auto"/>
      </w:divBdr>
    </w:div>
    <w:div w:id="889800308">
      <w:bodyDiv w:val="1"/>
      <w:marLeft w:val="0"/>
      <w:marRight w:val="0"/>
      <w:marTop w:val="0"/>
      <w:marBottom w:val="0"/>
      <w:divBdr>
        <w:top w:val="none" w:sz="0" w:space="0" w:color="auto"/>
        <w:left w:val="none" w:sz="0" w:space="0" w:color="auto"/>
        <w:bottom w:val="none" w:sz="0" w:space="0" w:color="auto"/>
        <w:right w:val="none" w:sz="0" w:space="0" w:color="auto"/>
      </w:divBdr>
    </w:div>
    <w:div w:id="889852381">
      <w:bodyDiv w:val="1"/>
      <w:marLeft w:val="0"/>
      <w:marRight w:val="0"/>
      <w:marTop w:val="0"/>
      <w:marBottom w:val="0"/>
      <w:divBdr>
        <w:top w:val="none" w:sz="0" w:space="0" w:color="auto"/>
        <w:left w:val="none" w:sz="0" w:space="0" w:color="auto"/>
        <w:bottom w:val="none" w:sz="0" w:space="0" w:color="auto"/>
        <w:right w:val="none" w:sz="0" w:space="0" w:color="auto"/>
      </w:divBdr>
    </w:div>
    <w:div w:id="890269317">
      <w:bodyDiv w:val="1"/>
      <w:marLeft w:val="0"/>
      <w:marRight w:val="0"/>
      <w:marTop w:val="0"/>
      <w:marBottom w:val="0"/>
      <w:divBdr>
        <w:top w:val="none" w:sz="0" w:space="0" w:color="auto"/>
        <w:left w:val="none" w:sz="0" w:space="0" w:color="auto"/>
        <w:bottom w:val="none" w:sz="0" w:space="0" w:color="auto"/>
        <w:right w:val="none" w:sz="0" w:space="0" w:color="auto"/>
      </w:divBdr>
    </w:div>
    <w:div w:id="890269807">
      <w:bodyDiv w:val="1"/>
      <w:marLeft w:val="0"/>
      <w:marRight w:val="0"/>
      <w:marTop w:val="0"/>
      <w:marBottom w:val="0"/>
      <w:divBdr>
        <w:top w:val="none" w:sz="0" w:space="0" w:color="auto"/>
        <w:left w:val="none" w:sz="0" w:space="0" w:color="auto"/>
        <w:bottom w:val="none" w:sz="0" w:space="0" w:color="auto"/>
        <w:right w:val="none" w:sz="0" w:space="0" w:color="auto"/>
      </w:divBdr>
    </w:div>
    <w:div w:id="890578916">
      <w:bodyDiv w:val="1"/>
      <w:marLeft w:val="0"/>
      <w:marRight w:val="0"/>
      <w:marTop w:val="0"/>
      <w:marBottom w:val="0"/>
      <w:divBdr>
        <w:top w:val="none" w:sz="0" w:space="0" w:color="auto"/>
        <w:left w:val="none" w:sz="0" w:space="0" w:color="auto"/>
        <w:bottom w:val="none" w:sz="0" w:space="0" w:color="auto"/>
        <w:right w:val="none" w:sz="0" w:space="0" w:color="auto"/>
      </w:divBdr>
    </w:div>
    <w:div w:id="890579639">
      <w:bodyDiv w:val="1"/>
      <w:marLeft w:val="0"/>
      <w:marRight w:val="0"/>
      <w:marTop w:val="0"/>
      <w:marBottom w:val="0"/>
      <w:divBdr>
        <w:top w:val="none" w:sz="0" w:space="0" w:color="auto"/>
        <w:left w:val="none" w:sz="0" w:space="0" w:color="auto"/>
        <w:bottom w:val="none" w:sz="0" w:space="0" w:color="auto"/>
        <w:right w:val="none" w:sz="0" w:space="0" w:color="auto"/>
      </w:divBdr>
    </w:div>
    <w:div w:id="891505716">
      <w:bodyDiv w:val="1"/>
      <w:marLeft w:val="0"/>
      <w:marRight w:val="0"/>
      <w:marTop w:val="0"/>
      <w:marBottom w:val="0"/>
      <w:divBdr>
        <w:top w:val="none" w:sz="0" w:space="0" w:color="auto"/>
        <w:left w:val="none" w:sz="0" w:space="0" w:color="auto"/>
        <w:bottom w:val="none" w:sz="0" w:space="0" w:color="auto"/>
        <w:right w:val="none" w:sz="0" w:space="0" w:color="auto"/>
      </w:divBdr>
    </w:div>
    <w:div w:id="891964367">
      <w:bodyDiv w:val="1"/>
      <w:marLeft w:val="0"/>
      <w:marRight w:val="0"/>
      <w:marTop w:val="0"/>
      <w:marBottom w:val="0"/>
      <w:divBdr>
        <w:top w:val="none" w:sz="0" w:space="0" w:color="auto"/>
        <w:left w:val="none" w:sz="0" w:space="0" w:color="auto"/>
        <w:bottom w:val="none" w:sz="0" w:space="0" w:color="auto"/>
        <w:right w:val="none" w:sz="0" w:space="0" w:color="auto"/>
      </w:divBdr>
    </w:div>
    <w:div w:id="892426995">
      <w:bodyDiv w:val="1"/>
      <w:marLeft w:val="0"/>
      <w:marRight w:val="0"/>
      <w:marTop w:val="0"/>
      <w:marBottom w:val="0"/>
      <w:divBdr>
        <w:top w:val="none" w:sz="0" w:space="0" w:color="auto"/>
        <w:left w:val="none" w:sz="0" w:space="0" w:color="auto"/>
        <w:bottom w:val="none" w:sz="0" w:space="0" w:color="auto"/>
        <w:right w:val="none" w:sz="0" w:space="0" w:color="auto"/>
      </w:divBdr>
    </w:div>
    <w:div w:id="892697283">
      <w:bodyDiv w:val="1"/>
      <w:marLeft w:val="0"/>
      <w:marRight w:val="0"/>
      <w:marTop w:val="0"/>
      <w:marBottom w:val="0"/>
      <w:divBdr>
        <w:top w:val="none" w:sz="0" w:space="0" w:color="auto"/>
        <w:left w:val="none" w:sz="0" w:space="0" w:color="auto"/>
        <w:bottom w:val="none" w:sz="0" w:space="0" w:color="auto"/>
        <w:right w:val="none" w:sz="0" w:space="0" w:color="auto"/>
      </w:divBdr>
    </w:div>
    <w:div w:id="892817399">
      <w:bodyDiv w:val="1"/>
      <w:marLeft w:val="0"/>
      <w:marRight w:val="0"/>
      <w:marTop w:val="0"/>
      <w:marBottom w:val="0"/>
      <w:divBdr>
        <w:top w:val="none" w:sz="0" w:space="0" w:color="auto"/>
        <w:left w:val="none" w:sz="0" w:space="0" w:color="auto"/>
        <w:bottom w:val="none" w:sz="0" w:space="0" w:color="auto"/>
        <w:right w:val="none" w:sz="0" w:space="0" w:color="auto"/>
      </w:divBdr>
    </w:div>
    <w:div w:id="893202717">
      <w:bodyDiv w:val="1"/>
      <w:marLeft w:val="0"/>
      <w:marRight w:val="0"/>
      <w:marTop w:val="0"/>
      <w:marBottom w:val="0"/>
      <w:divBdr>
        <w:top w:val="none" w:sz="0" w:space="0" w:color="auto"/>
        <w:left w:val="none" w:sz="0" w:space="0" w:color="auto"/>
        <w:bottom w:val="none" w:sz="0" w:space="0" w:color="auto"/>
        <w:right w:val="none" w:sz="0" w:space="0" w:color="auto"/>
      </w:divBdr>
    </w:div>
    <w:div w:id="893656981">
      <w:bodyDiv w:val="1"/>
      <w:marLeft w:val="0"/>
      <w:marRight w:val="0"/>
      <w:marTop w:val="0"/>
      <w:marBottom w:val="0"/>
      <w:divBdr>
        <w:top w:val="none" w:sz="0" w:space="0" w:color="auto"/>
        <w:left w:val="none" w:sz="0" w:space="0" w:color="auto"/>
        <w:bottom w:val="none" w:sz="0" w:space="0" w:color="auto"/>
        <w:right w:val="none" w:sz="0" w:space="0" w:color="auto"/>
      </w:divBdr>
    </w:div>
    <w:div w:id="893663526">
      <w:bodyDiv w:val="1"/>
      <w:marLeft w:val="0"/>
      <w:marRight w:val="0"/>
      <w:marTop w:val="0"/>
      <w:marBottom w:val="0"/>
      <w:divBdr>
        <w:top w:val="none" w:sz="0" w:space="0" w:color="auto"/>
        <w:left w:val="none" w:sz="0" w:space="0" w:color="auto"/>
        <w:bottom w:val="none" w:sz="0" w:space="0" w:color="auto"/>
        <w:right w:val="none" w:sz="0" w:space="0" w:color="auto"/>
      </w:divBdr>
    </w:div>
    <w:div w:id="894043831">
      <w:bodyDiv w:val="1"/>
      <w:marLeft w:val="0"/>
      <w:marRight w:val="0"/>
      <w:marTop w:val="0"/>
      <w:marBottom w:val="0"/>
      <w:divBdr>
        <w:top w:val="none" w:sz="0" w:space="0" w:color="auto"/>
        <w:left w:val="none" w:sz="0" w:space="0" w:color="auto"/>
        <w:bottom w:val="none" w:sz="0" w:space="0" w:color="auto"/>
        <w:right w:val="none" w:sz="0" w:space="0" w:color="auto"/>
      </w:divBdr>
    </w:div>
    <w:div w:id="894390663">
      <w:bodyDiv w:val="1"/>
      <w:marLeft w:val="0"/>
      <w:marRight w:val="0"/>
      <w:marTop w:val="0"/>
      <w:marBottom w:val="0"/>
      <w:divBdr>
        <w:top w:val="none" w:sz="0" w:space="0" w:color="auto"/>
        <w:left w:val="none" w:sz="0" w:space="0" w:color="auto"/>
        <w:bottom w:val="none" w:sz="0" w:space="0" w:color="auto"/>
        <w:right w:val="none" w:sz="0" w:space="0" w:color="auto"/>
      </w:divBdr>
    </w:div>
    <w:div w:id="894974197">
      <w:bodyDiv w:val="1"/>
      <w:marLeft w:val="0"/>
      <w:marRight w:val="0"/>
      <w:marTop w:val="0"/>
      <w:marBottom w:val="0"/>
      <w:divBdr>
        <w:top w:val="none" w:sz="0" w:space="0" w:color="auto"/>
        <w:left w:val="none" w:sz="0" w:space="0" w:color="auto"/>
        <w:bottom w:val="none" w:sz="0" w:space="0" w:color="auto"/>
        <w:right w:val="none" w:sz="0" w:space="0" w:color="auto"/>
      </w:divBdr>
    </w:div>
    <w:div w:id="895509409">
      <w:bodyDiv w:val="1"/>
      <w:marLeft w:val="0"/>
      <w:marRight w:val="0"/>
      <w:marTop w:val="0"/>
      <w:marBottom w:val="0"/>
      <w:divBdr>
        <w:top w:val="none" w:sz="0" w:space="0" w:color="auto"/>
        <w:left w:val="none" w:sz="0" w:space="0" w:color="auto"/>
        <w:bottom w:val="none" w:sz="0" w:space="0" w:color="auto"/>
        <w:right w:val="none" w:sz="0" w:space="0" w:color="auto"/>
      </w:divBdr>
    </w:div>
    <w:div w:id="896628719">
      <w:bodyDiv w:val="1"/>
      <w:marLeft w:val="0"/>
      <w:marRight w:val="0"/>
      <w:marTop w:val="0"/>
      <w:marBottom w:val="0"/>
      <w:divBdr>
        <w:top w:val="none" w:sz="0" w:space="0" w:color="auto"/>
        <w:left w:val="none" w:sz="0" w:space="0" w:color="auto"/>
        <w:bottom w:val="none" w:sz="0" w:space="0" w:color="auto"/>
        <w:right w:val="none" w:sz="0" w:space="0" w:color="auto"/>
      </w:divBdr>
    </w:div>
    <w:div w:id="897402456">
      <w:bodyDiv w:val="1"/>
      <w:marLeft w:val="0"/>
      <w:marRight w:val="0"/>
      <w:marTop w:val="0"/>
      <w:marBottom w:val="0"/>
      <w:divBdr>
        <w:top w:val="none" w:sz="0" w:space="0" w:color="auto"/>
        <w:left w:val="none" w:sz="0" w:space="0" w:color="auto"/>
        <w:bottom w:val="none" w:sz="0" w:space="0" w:color="auto"/>
        <w:right w:val="none" w:sz="0" w:space="0" w:color="auto"/>
      </w:divBdr>
    </w:div>
    <w:div w:id="897934507">
      <w:bodyDiv w:val="1"/>
      <w:marLeft w:val="0"/>
      <w:marRight w:val="0"/>
      <w:marTop w:val="0"/>
      <w:marBottom w:val="0"/>
      <w:divBdr>
        <w:top w:val="none" w:sz="0" w:space="0" w:color="auto"/>
        <w:left w:val="none" w:sz="0" w:space="0" w:color="auto"/>
        <w:bottom w:val="none" w:sz="0" w:space="0" w:color="auto"/>
        <w:right w:val="none" w:sz="0" w:space="0" w:color="auto"/>
      </w:divBdr>
    </w:div>
    <w:div w:id="898635520">
      <w:bodyDiv w:val="1"/>
      <w:marLeft w:val="0"/>
      <w:marRight w:val="0"/>
      <w:marTop w:val="0"/>
      <w:marBottom w:val="0"/>
      <w:divBdr>
        <w:top w:val="none" w:sz="0" w:space="0" w:color="auto"/>
        <w:left w:val="none" w:sz="0" w:space="0" w:color="auto"/>
        <w:bottom w:val="none" w:sz="0" w:space="0" w:color="auto"/>
        <w:right w:val="none" w:sz="0" w:space="0" w:color="auto"/>
      </w:divBdr>
    </w:div>
    <w:div w:id="899024166">
      <w:bodyDiv w:val="1"/>
      <w:marLeft w:val="0"/>
      <w:marRight w:val="0"/>
      <w:marTop w:val="0"/>
      <w:marBottom w:val="0"/>
      <w:divBdr>
        <w:top w:val="none" w:sz="0" w:space="0" w:color="auto"/>
        <w:left w:val="none" w:sz="0" w:space="0" w:color="auto"/>
        <w:bottom w:val="none" w:sz="0" w:space="0" w:color="auto"/>
        <w:right w:val="none" w:sz="0" w:space="0" w:color="auto"/>
      </w:divBdr>
    </w:div>
    <w:div w:id="899631451">
      <w:bodyDiv w:val="1"/>
      <w:marLeft w:val="0"/>
      <w:marRight w:val="0"/>
      <w:marTop w:val="0"/>
      <w:marBottom w:val="0"/>
      <w:divBdr>
        <w:top w:val="none" w:sz="0" w:space="0" w:color="auto"/>
        <w:left w:val="none" w:sz="0" w:space="0" w:color="auto"/>
        <w:bottom w:val="none" w:sz="0" w:space="0" w:color="auto"/>
        <w:right w:val="none" w:sz="0" w:space="0" w:color="auto"/>
      </w:divBdr>
    </w:div>
    <w:div w:id="901329330">
      <w:bodyDiv w:val="1"/>
      <w:marLeft w:val="0"/>
      <w:marRight w:val="0"/>
      <w:marTop w:val="0"/>
      <w:marBottom w:val="0"/>
      <w:divBdr>
        <w:top w:val="none" w:sz="0" w:space="0" w:color="auto"/>
        <w:left w:val="none" w:sz="0" w:space="0" w:color="auto"/>
        <w:bottom w:val="none" w:sz="0" w:space="0" w:color="auto"/>
        <w:right w:val="none" w:sz="0" w:space="0" w:color="auto"/>
      </w:divBdr>
    </w:div>
    <w:div w:id="901790186">
      <w:bodyDiv w:val="1"/>
      <w:marLeft w:val="0"/>
      <w:marRight w:val="0"/>
      <w:marTop w:val="0"/>
      <w:marBottom w:val="0"/>
      <w:divBdr>
        <w:top w:val="none" w:sz="0" w:space="0" w:color="auto"/>
        <w:left w:val="none" w:sz="0" w:space="0" w:color="auto"/>
        <w:bottom w:val="none" w:sz="0" w:space="0" w:color="auto"/>
        <w:right w:val="none" w:sz="0" w:space="0" w:color="auto"/>
      </w:divBdr>
    </w:div>
    <w:div w:id="902713518">
      <w:bodyDiv w:val="1"/>
      <w:marLeft w:val="0"/>
      <w:marRight w:val="0"/>
      <w:marTop w:val="0"/>
      <w:marBottom w:val="0"/>
      <w:divBdr>
        <w:top w:val="none" w:sz="0" w:space="0" w:color="auto"/>
        <w:left w:val="none" w:sz="0" w:space="0" w:color="auto"/>
        <w:bottom w:val="none" w:sz="0" w:space="0" w:color="auto"/>
        <w:right w:val="none" w:sz="0" w:space="0" w:color="auto"/>
      </w:divBdr>
      <w:divsChild>
        <w:div w:id="81605317">
          <w:marLeft w:val="640"/>
          <w:marRight w:val="0"/>
          <w:marTop w:val="0"/>
          <w:marBottom w:val="0"/>
          <w:divBdr>
            <w:top w:val="none" w:sz="0" w:space="0" w:color="auto"/>
            <w:left w:val="none" w:sz="0" w:space="0" w:color="auto"/>
            <w:bottom w:val="none" w:sz="0" w:space="0" w:color="auto"/>
            <w:right w:val="none" w:sz="0" w:space="0" w:color="auto"/>
          </w:divBdr>
        </w:div>
        <w:div w:id="220946609">
          <w:marLeft w:val="640"/>
          <w:marRight w:val="0"/>
          <w:marTop w:val="0"/>
          <w:marBottom w:val="0"/>
          <w:divBdr>
            <w:top w:val="none" w:sz="0" w:space="0" w:color="auto"/>
            <w:left w:val="none" w:sz="0" w:space="0" w:color="auto"/>
            <w:bottom w:val="none" w:sz="0" w:space="0" w:color="auto"/>
            <w:right w:val="none" w:sz="0" w:space="0" w:color="auto"/>
          </w:divBdr>
        </w:div>
        <w:div w:id="599332646">
          <w:marLeft w:val="640"/>
          <w:marRight w:val="0"/>
          <w:marTop w:val="0"/>
          <w:marBottom w:val="0"/>
          <w:divBdr>
            <w:top w:val="none" w:sz="0" w:space="0" w:color="auto"/>
            <w:left w:val="none" w:sz="0" w:space="0" w:color="auto"/>
            <w:bottom w:val="none" w:sz="0" w:space="0" w:color="auto"/>
            <w:right w:val="none" w:sz="0" w:space="0" w:color="auto"/>
          </w:divBdr>
        </w:div>
        <w:div w:id="632758041">
          <w:marLeft w:val="640"/>
          <w:marRight w:val="0"/>
          <w:marTop w:val="0"/>
          <w:marBottom w:val="0"/>
          <w:divBdr>
            <w:top w:val="none" w:sz="0" w:space="0" w:color="auto"/>
            <w:left w:val="none" w:sz="0" w:space="0" w:color="auto"/>
            <w:bottom w:val="none" w:sz="0" w:space="0" w:color="auto"/>
            <w:right w:val="none" w:sz="0" w:space="0" w:color="auto"/>
          </w:divBdr>
        </w:div>
        <w:div w:id="663779805">
          <w:marLeft w:val="640"/>
          <w:marRight w:val="0"/>
          <w:marTop w:val="0"/>
          <w:marBottom w:val="0"/>
          <w:divBdr>
            <w:top w:val="none" w:sz="0" w:space="0" w:color="auto"/>
            <w:left w:val="none" w:sz="0" w:space="0" w:color="auto"/>
            <w:bottom w:val="none" w:sz="0" w:space="0" w:color="auto"/>
            <w:right w:val="none" w:sz="0" w:space="0" w:color="auto"/>
          </w:divBdr>
        </w:div>
        <w:div w:id="748424757">
          <w:marLeft w:val="640"/>
          <w:marRight w:val="0"/>
          <w:marTop w:val="0"/>
          <w:marBottom w:val="0"/>
          <w:divBdr>
            <w:top w:val="none" w:sz="0" w:space="0" w:color="auto"/>
            <w:left w:val="none" w:sz="0" w:space="0" w:color="auto"/>
            <w:bottom w:val="none" w:sz="0" w:space="0" w:color="auto"/>
            <w:right w:val="none" w:sz="0" w:space="0" w:color="auto"/>
          </w:divBdr>
        </w:div>
        <w:div w:id="797456320">
          <w:marLeft w:val="640"/>
          <w:marRight w:val="0"/>
          <w:marTop w:val="0"/>
          <w:marBottom w:val="0"/>
          <w:divBdr>
            <w:top w:val="none" w:sz="0" w:space="0" w:color="auto"/>
            <w:left w:val="none" w:sz="0" w:space="0" w:color="auto"/>
            <w:bottom w:val="none" w:sz="0" w:space="0" w:color="auto"/>
            <w:right w:val="none" w:sz="0" w:space="0" w:color="auto"/>
          </w:divBdr>
        </w:div>
        <w:div w:id="855731661">
          <w:marLeft w:val="640"/>
          <w:marRight w:val="0"/>
          <w:marTop w:val="0"/>
          <w:marBottom w:val="0"/>
          <w:divBdr>
            <w:top w:val="none" w:sz="0" w:space="0" w:color="auto"/>
            <w:left w:val="none" w:sz="0" w:space="0" w:color="auto"/>
            <w:bottom w:val="none" w:sz="0" w:space="0" w:color="auto"/>
            <w:right w:val="none" w:sz="0" w:space="0" w:color="auto"/>
          </w:divBdr>
        </w:div>
        <w:div w:id="966088022">
          <w:marLeft w:val="640"/>
          <w:marRight w:val="0"/>
          <w:marTop w:val="0"/>
          <w:marBottom w:val="0"/>
          <w:divBdr>
            <w:top w:val="none" w:sz="0" w:space="0" w:color="auto"/>
            <w:left w:val="none" w:sz="0" w:space="0" w:color="auto"/>
            <w:bottom w:val="none" w:sz="0" w:space="0" w:color="auto"/>
            <w:right w:val="none" w:sz="0" w:space="0" w:color="auto"/>
          </w:divBdr>
        </w:div>
        <w:div w:id="1044057485">
          <w:marLeft w:val="640"/>
          <w:marRight w:val="0"/>
          <w:marTop w:val="0"/>
          <w:marBottom w:val="0"/>
          <w:divBdr>
            <w:top w:val="none" w:sz="0" w:space="0" w:color="auto"/>
            <w:left w:val="none" w:sz="0" w:space="0" w:color="auto"/>
            <w:bottom w:val="none" w:sz="0" w:space="0" w:color="auto"/>
            <w:right w:val="none" w:sz="0" w:space="0" w:color="auto"/>
          </w:divBdr>
        </w:div>
        <w:div w:id="1070075424">
          <w:marLeft w:val="640"/>
          <w:marRight w:val="0"/>
          <w:marTop w:val="0"/>
          <w:marBottom w:val="0"/>
          <w:divBdr>
            <w:top w:val="none" w:sz="0" w:space="0" w:color="auto"/>
            <w:left w:val="none" w:sz="0" w:space="0" w:color="auto"/>
            <w:bottom w:val="none" w:sz="0" w:space="0" w:color="auto"/>
            <w:right w:val="none" w:sz="0" w:space="0" w:color="auto"/>
          </w:divBdr>
        </w:div>
        <w:div w:id="1176723494">
          <w:marLeft w:val="640"/>
          <w:marRight w:val="0"/>
          <w:marTop w:val="0"/>
          <w:marBottom w:val="0"/>
          <w:divBdr>
            <w:top w:val="none" w:sz="0" w:space="0" w:color="auto"/>
            <w:left w:val="none" w:sz="0" w:space="0" w:color="auto"/>
            <w:bottom w:val="none" w:sz="0" w:space="0" w:color="auto"/>
            <w:right w:val="none" w:sz="0" w:space="0" w:color="auto"/>
          </w:divBdr>
        </w:div>
        <w:div w:id="1214459949">
          <w:marLeft w:val="640"/>
          <w:marRight w:val="0"/>
          <w:marTop w:val="0"/>
          <w:marBottom w:val="0"/>
          <w:divBdr>
            <w:top w:val="none" w:sz="0" w:space="0" w:color="auto"/>
            <w:left w:val="none" w:sz="0" w:space="0" w:color="auto"/>
            <w:bottom w:val="none" w:sz="0" w:space="0" w:color="auto"/>
            <w:right w:val="none" w:sz="0" w:space="0" w:color="auto"/>
          </w:divBdr>
        </w:div>
        <w:div w:id="1275138692">
          <w:marLeft w:val="640"/>
          <w:marRight w:val="0"/>
          <w:marTop w:val="0"/>
          <w:marBottom w:val="0"/>
          <w:divBdr>
            <w:top w:val="none" w:sz="0" w:space="0" w:color="auto"/>
            <w:left w:val="none" w:sz="0" w:space="0" w:color="auto"/>
            <w:bottom w:val="none" w:sz="0" w:space="0" w:color="auto"/>
            <w:right w:val="none" w:sz="0" w:space="0" w:color="auto"/>
          </w:divBdr>
        </w:div>
        <w:div w:id="1314993795">
          <w:marLeft w:val="640"/>
          <w:marRight w:val="0"/>
          <w:marTop w:val="0"/>
          <w:marBottom w:val="0"/>
          <w:divBdr>
            <w:top w:val="none" w:sz="0" w:space="0" w:color="auto"/>
            <w:left w:val="none" w:sz="0" w:space="0" w:color="auto"/>
            <w:bottom w:val="none" w:sz="0" w:space="0" w:color="auto"/>
            <w:right w:val="none" w:sz="0" w:space="0" w:color="auto"/>
          </w:divBdr>
        </w:div>
        <w:div w:id="1353460664">
          <w:marLeft w:val="640"/>
          <w:marRight w:val="0"/>
          <w:marTop w:val="0"/>
          <w:marBottom w:val="0"/>
          <w:divBdr>
            <w:top w:val="none" w:sz="0" w:space="0" w:color="auto"/>
            <w:left w:val="none" w:sz="0" w:space="0" w:color="auto"/>
            <w:bottom w:val="none" w:sz="0" w:space="0" w:color="auto"/>
            <w:right w:val="none" w:sz="0" w:space="0" w:color="auto"/>
          </w:divBdr>
        </w:div>
        <w:div w:id="1418139444">
          <w:marLeft w:val="640"/>
          <w:marRight w:val="0"/>
          <w:marTop w:val="0"/>
          <w:marBottom w:val="0"/>
          <w:divBdr>
            <w:top w:val="none" w:sz="0" w:space="0" w:color="auto"/>
            <w:left w:val="none" w:sz="0" w:space="0" w:color="auto"/>
            <w:bottom w:val="none" w:sz="0" w:space="0" w:color="auto"/>
            <w:right w:val="none" w:sz="0" w:space="0" w:color="auto"/>
          </w:divBdr>
        </w:div>
        <w:div w:id="1418597274">
          <w:marLeft w:val="640"/>
          <w:marRight w:val="0"/>
          <w:marTop w:val="0"/>
          <w:marBottom w:val="0"/>
          <w:divBdr>
            <w:top w:val="none" w:sz="0" w:space="0" w:color="auto"/>
            <w:left w:val="none" w:sz="0" w:space="0" w:color="auto"/>
            <w:bottom w:val="none" w:sz="0" w:space="0" w:color="auto"/>
            <w:right w:val="none" w:sz="0" w:space="0" w:color="auto"/>
          </w:divBdr>
        </w:div>
        <w:div w:id="1500345278">
          <w:marLeft w:val="640"/>
          <w:marRight w:val="0"/>
          <w:marTop w:val="0"/>
          <w:marBottom w:val="0"/>
          <w:divBdr>
            <w:top w:val="none" w:sz="0" w:space="0" w:color="auto"/>
            <w:left w:val="none" w:sz="0" w:space="0" w:color="auto"/>
            <w:bottom w:val="none" w:sz="0" w:space="0" w:color="auto"/>
            <w:right w:val="none" w:sz="0" w:space="0" w:color="auto"/>
          </w:divBdr>
        </w:div>
        <w:div w:id="1721053396">
          <w:marLeft w:val="640"/>
          <w:marRight w:val="0"/>
          <w:marTop w:val="0"/>
          <w:marBottom w:val="0"/>
          <w:divBdr>
            <w:top w:val="none" w:sz="0" w:space="0" w:color="auto"/>
            <w:left w:val="none" w:sz="0" w:space="0" w:color="auto"/>
            <w:bottom w:val="none" w:sz="0" w:space="0" w:color="auto"/>
            <w:right w:val="none" w:sz="0" w:space="0" w:color="auto"/>
          </w:divBdr>
        </w:div>
        <w:div w:id="1907371427">
          <w:marLeft w:val="640"/>
          <w:marRight w:val="0"/>
          <w:marTop w:val="0"/>
          <w:marBottom w:val="0"/>
          <w:divBdr>
            <w:top w:val="none" w:sz="0" w:space="0" w:color="auto"/>
            <w:left w:val="none" w:sz="0" w:space="0" w:color="auto"/>
            <w:bottom w:val="none" w:sz="0" w:space="0" w:color="auto"/>
            <w:right w:val="none" w:sz="0" w:space="0" w:color="auto"/>
          </w:divBdr>
        </w:div>
        <w:div w:id="1920292028">
          <w:marLeft w:val="640"/>
          <w:marRight w:val="0"/>
          <w:marTop w:val="0"/>
          <w:marBottom w:val="0"/>
          <w:divBdr>
            <w:top w:val="none" w:sz="0" w:space="0" w:color="auto"/>
            <w:left w:val="none" w:sz="0" w:space="0" w:color="auto"/>
            <w:bottom w:val="none" w:sz="0" w:space="0" w:color="auto"/>
            <w:right w:val="none" w:sz="0" w:space="0" w:color="auto"/>
          </w:divBdr>
        </w:div>
        <w:div w:id="2035031914">
          <w:marLeft w:val="640"/>
          <w:marRight w:val="0"/>
          <w:marTop w:val="0"/>
          <w:marBottom w:val="0"/>
          <w:divBdr>
            <w:top w:val="none" w:sz="0" w:space="0" w:color="auto"/>
            <w:left w:val="none" w:sz="0" w:space="0" w:color="auto"/>
            <w:bottom w:val="none" w:sz="0" w:space="0" w:color="auto"/>
            <w:right w:val="none" w:sz="0" w:space="0" w:color="auto"/>
          </w:divBdr>
        </w:div>
        <w:div w:id="2073191532">
          <w:marLeft w:val="640"/>
          <w:marRight w:val="0"/>
          <w:marTop w:val="0"/>
          <w:marBottom w:val="0"/>
          <w:divBdr>
            <w:top w:val="none" w:sz="0" w:space="0" w:color="auto"/>
            <w:left w:val="none" w:sz="0" w:space="0" w:color="auto"/>
            <w:bottom w:val="none" w:sz="0" w:space="0" w:color="auto"/>
            <w:right w:val="none" w:sz="0" w:space="0" w:color="auto"/>
          </w:divBdr>
        </w:div>
        <w:div w:id="2080709639">
          <w:marLeft w:val="640"/>
          <w:marRight w:val="0"/>
          <w:marTop w:val="0"/>
          <w:marBottom w:val="0"/>
          <w:divBdr>
            <w:top w:val="none" w:sz="0" w:space="0" w:color="auto"/>
            <w:left w:val="none" w:sz="0" w:space="0" w:color="auto"/>
            <w:bottom w:val="none" w:sz="0" w:space="0" w:color="auto"/>
            <w:right w:val="none" w:sz="0" w:space="0" w:color="auto"/>
          </w:divBdr>
        </w:div>
      </w:divsChild>
    </w:div>
    <w:div w:id="903950006">
      <w:bodyDiv w:val="1"/>
      <w:marLeft w:val="0"/>
      <w:marRight w:val="0"/>
      <w:marTop w:val="0"/>
      <w:marBottom w:val="0"/>
      <w:divBdr>
        <w:top w:val="none" w:sz="0" w:space="0" w:color="auto"/>
        <w:left w:val="none" w:sz="0" w:space="0" w:color="auto"/>
        <w:bottom w:val="none" w:sz="0" w:space="0" w:color="auto"/>
        <w:right w:val="none" w:sz="0" w:space="0" w:color="auto"/>
      </w:divBdr>
    </w:div>
    <w:div w:id="904024184">
      <w:bodyDiv w:val="1"/>
      <w:marLeft w:val="0"/>
      <w:marRight w:val="0"/>
      <w:marTop w:val="0"/>
      <w:marBottom w:val="0"/>
      <w:divBdr>
        <w:top w:val="none" w:sz="0" w:space="0" w:color="auto"/>
        <w:left w:val="none" w:sz="0" w:space="0" w:color="auto"/>
        <w:bottom w:val="none" w:sz="0" w:space="0" w:color="auto"/>
        <w:right w:val="none" w:sz="0" w:space="0" w:color="auto"/>
      </w:divBdr>
    </w:div>
    <w:div w:id="904334125">
      <w:bodyDiv w:val="1"/>
      <w:marLeft w:val="0"/>
      <w:marRight w:val="0"/>
      <w:marTop w:val="0"/>
      <w:marBottom w:val="0"/>
      <w:divBdr>
        <w:top w:val="none" w:sz="0" w:space="0" w:color="auto"/>
        <w:left w:val="none" w:sz="0" w:space="0" w:color="auto"/>
        <w:bottom w:val="none" w:sz="0" w:space="0" w:color="auto"/>
        <w:right w:val="none" w:sz="0" w:space="0" w:color="auto"/>
      </w:divBdr>
      <w:divsChild>
        <w:div w:id="10762165">
          <w:marLeft w:val="640"/>
          <w:marRight w:val="0"/>
          <w:marTop w:val="0"/>
          <w:marBottom w:val="0"/>
          <w:divBdr>
            <w:top w:val="none" w:sz="0" w:space="0" w:color="auto"/>
            <w:left w:val="none" w:sz="0" w:space="0" w:color="auto"/>
            <w:bottom w:val="none" w:sz="0" w:space="0" w:color="auto"/>
            <w:right w:val="none" w:sz="0" w:space="0" w:color="auto"/>
          </w:divBdr>
        </w:div>
        <w:div w:id="284117896">
          <w:marLeft w:val="640"/>
          <w:marRight w:val="0"/>
          <w:marTop w:val="0"/>
          <w:marBottom w:val="0"/>
          <w:divBdr>
            <w:top w:val="none" w:sz="0" w:space="0" w:color="auto"/>
            <w:left w:val="none" w:sz="0" w:space="0" w:color="auto"/>
            <w:bottom w:val="none" w:sz="0" w:space="0" w:color="auto"/>
            <w:right w:val="none" w:sz="0" w:space="0" w:color="auto"/>
          </w:divBdr>
        </w:div>
        <w:div w:id="589050834">
          <w:marLeft w:val="640"/>
          <w:marRight w:val="0"/>
          <w:marTop w:val="0"/>
          <w:marBottom w:val="0"/>
          <w:divBdr>
            <w:top w:val="none" w:sz="0" w:space="0" w:color="auto"/>
            <w:left w:val="none" w:sz="0" w:space="0" w:color="auto"/>
            <w:bottom w:val="none" w:sz="0" w:space="0" w:color="auto"/>
            <w:right w:val="none" w:sz="0" w:space="0" w:color="auto"/>
          </w:divBdr>
        </w:div>
      </w:divsChild>
    </w:div>
    <w:div w:id="904409418">
      <w:bodyDiv w:val="1"/>
      <w:marLeft w:val="0"/>
      <w:marRight w:val="0"/>
      <w:marTop w:val="0"/>
      <w:marBottom w:val="0"/>
      <w:divBdr>
        <w:top w:val="none" w:sz="0" w:space="0" w:color="auto"/>
        <w:left w:val="none" w:sz="0" w:space="0" w:color="auto"/>
        <w:bottom w:val="none" w:sz="0" w:space="0" w:color="auto"/>
        <w:right w:val="none" w:sz="0" w:space="0" w:color="auto"/>
      </w:divBdr>
    </w:div>
    <w:div w:id="904411170">
      <w:bodyDiv w:val="1"/>
      <w:marLeft w:val="0"/>
      <w:marRight w:val="0"/>
      <w:marTop w:val="0"/>
      <w:marBottom w:val="0"/>
      <w:divBdr>
        <w:top w:val="none" w:sz="0" w:space="0" w:color="auto"/>
        <w:left w:val="none" w:sz="0" w:space="0" w:color="auto"/>
        <w:bottom w:val="none" w:sz="0" w:space="0" w:color="auto"/>
        <w:right w:val="none" w:sz="0" w:space="0" w:color="auto"/>
      </w:divBdr>
    </w:div>
    <w:div w:id="904684289">
      <w:bodyDiv w:val="1"/>
      <w:marLeft w:val="0"/>
      <w:marRight w:val="0"/>
      <w:marTop w:val="0"/>
      <w:marBottom w:val="0"/>
      <w:divBdr>
        <w:top w:val="none" w:sz="0" w:space="0" w:color="auto"/>
        <w:left w:val="none" w:sz="0" w:space="0" w:color="auto"/>
        <w:bottom w:val="none" w:sz="0" w:space="0" w:color="auto"/>
        <w:right w:val="none" w:sz="0" w:space="0" w:color="auto"/>
      </w:divBdr>
    </w:div>
    <w:div w:id="905146625">
      <w:bodyDiv w:val="1"/>
      <w:marLeft w:val="0"/>
      <w:marRight w:val="0"/>
      <w:marTop w:val="0"/>
      <w:marBottom w:val="0"/>
      <w:divBdr>
        <w:top w:val="none" w:sz="0" w:space="0" w:color="auto"/>
        <w:left w:val="none" w:sz="0" w:space="0" w:color="auto"/>
        <w:bottom w:val="none" w:sz="0" w:space="0" w:color="auto"/>
        <w:right w:val="none" w:sz="0" w:space="0" w:color="auto"/>
      </w:divBdr>
    </w:div>
    <w:div w:id="905727259">
      <w:bodyDiv w:val="1"/>
      <w:marLeft w:val="0"/>
      <w:marRight w:val="0"/>
      <w:marTop w:val="0"/>
      <w:marBottom w:val="0"/>
      <w:divBdr>
        <w:top w:val="none" w:sz="0" w:space="0" w:color="auto"/>
        <w:left w:val="none" w:sz="0" w:space="0" w:color="auto"/>
        <w:bottom w:val="none" w:sz="0" w:space="0" w:color="auto"/>
        <w:right w:val="none" w:sz="0" w:space="0" w:color="auto"/>
      </w:divBdr>
    </w:div>
    <w:div w:id="905870703">
      <w:bodyDiv w:val="1"/>
      <w:marLeft w:val="0"/>
      <w:marRight w:val="0"/>
      <w:marTop w:val="0"/>
      <w:marBottom w:val="0"/>
      <w:divBdr>
        <w:top w:val="none" w:sz="0" w:space="0" w:color="auto"/>
        <w:left w:val="none" w:sz="0" w:space="0" w:color="auto"/>
        <w:bottom w:val="none" w:sz="0" w:space="0" w:color="auto"/>
        <w:right w:val="none" w:sz="0" w:space="0" w:color="auto"/>
      </w:divBdr>
    </w:div>
    <w:div w:id="906114606">
      <w:bodyDiv w:val="1"/>
      <w:marLeft w:val="0"/>
      <w:marRight w:val="0"/>
      <w:marTop w:val="0"/>
      <w:marBottom w:val="0"/>
      <w:divBdr>
        <w:top w:val="none" w:sz="0" w:space="0" w:color="auto"/>
        <w:left w:val="none" w:sz="0" w:space="0" w:color="auto"/>
        <w:bottom w:val="none" w:sz="0" w:space="0" w:color="auto"/>
        <w:right w:val="none" w:sz="0" w:space="0" w:color="auto"/>
      </w:divBdr>
    </w:div>
    <w:div w:id="906381885">
      <w:bodyDiv w:val="1"/>
      <w:marLeft w:val="0"/>
      <w:marRight w:val="0"/>
      <w:marTop w:val="0"/>
      <w:marBottom w:val="0"/>
      <w:divBdr>
        <w:top w:val="none" w:sz="0" w:space="0" w:color="auto"/>
        <w:left w:val="none" w:sz="0" w:space="0" w:color="auto"/>
        <w:bottom w:val="none" w:sz="0" w:space="0" w:color="auto"/>
        <w:right w:val="none" w:sz="0" w:space="0" w:color="auto"/>
      </w:divBdr>
    </w:div>
    <w:div w:id="906696051">
      <w:bodyDiv w:val="1"/>
      <w:marLeft w:val="0"/>
      <w:marRight w:val="0"/>
      <w:marTop w:val="0"/>
      <w:marBottom w:val="0"/>
      <w:divBdr>
        <w:top w:val="none" w:sz="0" w:space="0" w:color="auto"/>
        <w:left w:val="none" w:sz="0" w:space="0" w:color="auto"/>
        <w:bottom w:val="none" w:sz="0" w:space="0" w:color="auto"/>
        <w:right w:val="none" w:sz="0" w:space="0" w:color="auto"/>
      </w:divBdr>
      <w:divsChild>
        <w:div w:id="237597774">
          <w:marLeft w:val="640"/>
          <w:marRight w:val="0"/>
          <w:marTop w:val="0"/>
          <w:marBottom w:val="0"/>
          <w:divBdr>
            <w:top w:val="none" w:sz="0" w:space="0" w:color="auto"/>
            <w:left w:val="none" w:sz="0" w:space="0" w:color="auto"/>
            <w:bottom w:val="none" w:sz="0" w:space="0" w:color="auto"/>
            <w:right w:val="none" w:sz="0" w:space="0" w:color="auto"/>
          </w:divBdr>
        </w:div>
        <w:div w:id="396900195">
          <w:marLeft w:val="640"/>
          <w:marRight w:val="0"/>
          <w:marTop w:val="0"/>
          <w:marBottom w:val="0"/>
          <w:divBdr>
            <w:top w:val="none" w:sz="0" w:space="0" w:color="auto"/>
            <w:left w:val="none" w:sz="0" w:space="0" w:color="auto"/>
            <w:bottom w:val="none" w:sz="0" w:space="0" w:color="auto"/>
            <w:right w:val="none" w:sz="0" w:space="0" w:color="auto"/>
          </w:divBdr>
        </w:div>
        <w:div w:id="512768390">
          <w:marLeft w:val="640"/>
          <w:marRight w:val="0"/>
          <w:marTop w:val="0"/>
          <w:marBottom w:val="0"/>
          <w:divBdr>
            <w:top w:val="none" w:sz="0" w:space="0" w:color="auto"/>
            <w:left w:val="none" w:sz="0" w:space="0" w:color="auto"/>
            <w:bottom w:val="none" w:sz="0" w:space="0" w:color="auto"/>
            <w:right w:val="none" w:sz="0" w:space="0" w:color="auto"/>
          </w:divBdr>
        </w:div>
        <w:div w:id="538398272">
          <w:marLeft w:val="640"/>
          <w:marRight w:val="0"/>
          <w:marTop w:val="0"/>
          <w:marBottom w:val="0"/>
          <w:divBdr>
            <w:top w:val="none" w:sz="0" w:space="0" w:color="auto"/>
            <w:left w:val="none" w:sz="0" w:space="0" w:color="auto"/>
            <w:bottom w:val="none" w:sz="0" w:space="0" w:color="auto"/>
            <w:right w:val="none" w:sz="0" w:space="0" w:color="auto"/>
          </w:divBdr>
        </w:div>
        <w:div w:id="590898173">
          <w:marLeft w:val="640"/>
          <w:marRight w:val="0"/>
          <w:marTop w:val="0"/>
          <w:marBottom w:val="0"/>
          <w:divBdr>
            <w:top w:val="none" w:sz="0" w:space="0" w:color="auto"/>
            <w:left w:val="none" w:sz="0" w:space="0" w:color="auto"/>
            <w:bottom w:val="none" w:sz="0" w:space="0" w:color="auto"/>
            <w:right w:val="none" w:sz="0" w:space="0" w:color="auto"/>
          </w:divBdr>
        </w:div>
        <w:div w:id="626818613">
          <w:marLeft w:val="640"/>
          <w:marRight w:val="0"/>
          <w:marTop w:val="0"/>
          <w:marBottom w:val="0"/>
          <w:divBdr>
            <w:top w:val="none" w:sz="0" w:space="0" w:color="auto"/>
            <w:left w:val="none" w:sz="0" w:space="0" w:color="auto"/>
            <w:bottom w:val="none" w:sz="0" w:space="0" w:color="auto"/>
            <w:right w:val="none" w:sz="0" w:space="0" w:color="auto"/>
          </w:divBdr>
        </w:div>
        <w:div w:id="688871509">
          <w:marLeft w:val="640"/>
          <w:marRight w:val="0"/>
          <w:marTop w:val="0"/>
          <w:marBottom w:val="0"/>
          <w:divBdr>
            <w:top w:val="none" w:sz="0" w:space="0" w:color="auto"/>
            <w:left w:val="none" w:sz="0" w:space="0" w:color="auto"/>
            <w:bottom w:val="none" w:sz="0" w:space="0" w:color="auto"/>
            <w:right w:val="none" w:sz="0" w:space="0" w:color="auto"/>
          </w:divBdr>
        </w:div>
        <w:div w:id="693044376">
          <w:marLeft w:val="640"/>
          <w:marRight w:val="0"/>
          <w:marTop w:val="0"/>
          <w:marBottom w:val="0"/>
          <w:divBdr>
            <w:top w:val="none" w:sz="0" w:space="0" w:color="auto"/>
            <w:left w:val="none" w:sz="0" w:space="0" w:color="auto"/>
            <w:bottom w:val="none" w:sz="0" w:space="0" w:color="auto"/>
            <w:right w:val="none" w:sz="0" w:space="0" w:color="auto"/>
          </w:divBdr>
        </w:div>
        <w:div w:id="882908775">
          <w:marLeft w:val="640"/>
          <w:marRight w:val="0"/>
          <w:marTop w:val="0"/>
          <w:marBottom w:val="0"/>
          <w:divBdr>
            <w:top w:val="none" w:sz="0" w:space="0" w:color="auto"/>
            <w:left w:val="none" w:sz="0" w:space="0" w:color="auto"/>
            <w:bottom w:val="none" w:sz="0" w:space="0" w:color="auto"/>
            <w:right w:val="none" w:sz="0" w:space="0" w:color="auto"/>
          </w:divBdr>
        </w:div>
        <w:div w:id="927465940">
          <w:marLeft w:val="640"/>
          <w:marRight w:val="0"/>
          <w:marTop w:val="0"/>
          <w:marBottom w:val="0"/>
          <w:divBdr>
            <w:top w:val="none" w:sz="0" w:space="0" w:color="auto"/>
            <w:left w:val="none" w:sz="0" w:space="0" w:color="auto"/>
            <w:bottom w:val="none" w:sz="0" w:space="0" w:color="auto"/>
            <w:right w:val="none" w:sz="0" w:space="0" w:color="auto"/>
          </w:divBdr>
        </w:div>
        <w:div w:id="1037467631">
          <w:marLeft w:val="640"/>
          <w:marRight w:val="0"/>
          <w:marTop w:val="0"/>
          <w:marBottom w:val="0"/>
          <w:divBdr>
            <w:top w:val="none" w:sz="0" w:space="0" w:color="auto"/>
            <w:left w:val="none" w:sz="0" w:space="0" w:color="auto"/>
            <w:bottom w:val="none" w:sz="0" w:space="0" w:color="auto"/>
            <w:right w:val="none" w:sz="0" w:space="0" w:color="auto"/>
          </w:divBdr>
        </w:div>
        <w:div w:id="1062174592">
          <w:marLeft w:val="640"/>
          <w:marRight w:val="0"/>
          <w:marTop w:val="0"/>
          <w:marBottom w:val="0"/>
          <w:divBdr>
            <w:top w:val="none" w:sz="0" w:space="0" w:color="auto"/>
            <w:left w:val="none" w:sz="0" w:space="0" w:color="auto"/>
            <w:bottom w:val="none" w:sz="0" w:space="0" w:color="auto"/>
            <w:right w:val="none" w:sz="0" w:space="0" w:color="auto"/>
          </w:divBdr>
        </w:div>
        <w:div w:id="1356424787">
          <w:marLeft w:val="640"/>
          <w:marRight w:val="0"/>
          <w:marTop w:val="0"/>
          <w:marBottom w:val="0"/>
          <w:divBdr>
            <w:top w:val="none" w:sz="0" w:space="0" w:color="auto"/>
            <w:left w:val="none" w:sz="0" w:space="0" w:color="auto"/>
            <w:bottom w:val="none" w:sz="0" w:space="0" w:color="auto"/>
            <w:right w:val="none" w:sz="0" w:space="0" w:color="auto"/>
          </w:divBdr>
        </w:div>
        <w:div w:id="1473519045">
          <w:marLeft w:val="640"/>
          <w:marRight w:val="0"/>
          <w:marTop w:val="0"/>
          <w:marBottom w:val="0"/>
          <w:divBdr>
            <w:top w:val="none" w:sz="0" w:space="0" w:color="auto"/>
            <w:left w:val="none" w:sz="0" w:space="0" w:color="auto"/>
            <w:bottom w:val="none" w:sz="0" w:space="0" w:color="auto"/>
            <w:right w:val="none" w:sz="0" w:space="0" w:color="auto"/>
          </w:divBdr>
        </w:div>
        <w:div w:id="1526750870">
          <w:marLeft w:val="640"/>
          <w:marRight w:val="0"/>
          <w:marTop w:val="0"/>
          <w:marBottom w:val="0"/>
          <w:divBdr>
            <w:top w:val="none" w:sz="0" w:space="0" w:color="auto"/>
            <w:left w:val="none" w:sz="0" w:space="0" w:color="auto"/>
            <w:bottom w:val="none" w:sz="0" w:space="0" w:color="auto"/>
            <w:right w:val="none" w:sz="0" w:space="0" w:color="auto"/>
          </w:divBdr>
        </w:div>
        <w:div w:id="1652321878">
          <w:marLeft w:val="640"/>
          <w:marRight w:val="0"/>
          <w:marTop w:val="0"/>
          <w:marBottom w:val="0"/>
          <w:divBdr>
            <w:top w:val="none" w:sz="0" w:space="0" w:color="auto"/>
            <w:left w:val="none" w:sz="0" w:space="0" w:color="auto"/>
            <w:bottom w:val="none" w:sz="0" w:space="0" w:color="auto"/>
            <w:right w:val="none" w:sz="0" w:space="0" w:color="auto"/>
          </w:divBdr>
        </w:div>
        <w:div w:id="1680690239">
          <w:marLeft w:val="640"/>
          <w:marRight w:val="0"/>
          <w:marTop w:val="0"/>
          <w:marBottom w:val="0"/>
          <w:divBdr>
            <w:top w:val="none" w:sz="0" w:space="0" w:color="auto"/>
            <w:left w:val="none" w:sz="0" w:space="0" w:color="auto"/>
            <w:bottom w:val="none" w:sz="0" w:space="0" w:color="auto"/>
            <w:right w:val="none" w:sz="0" w:space="0" w:color="auto"/>
          </w:divBdr>
        </w:div>
        <w:div w:id="1733891045">
          <w:marLeft w:val="640"/>
          <w:marRight w:val="0"/>
          <w:marTop w:val="0"/>
          <w:marBottom w:val="0"/>
          <w:divBdr>
            <w:top w:val="none" w:sz="0" w:space="0" w:color="auto"/>
            <w:left w:val="none" w:sz="0" w:space="0" w:color="auto"/>
            <w:bottom w:val="none" w:sz="0" w:space="0" w:color="auto"/>
            <w:right w:val="none" w:sz="0" w:space="0" w:color="auto"/>
          </w:divBdr>
        </w:div>
        <w:div w:id="1830753272">
          <w:marLeft w:val="640"/>
          <w:marRight w:val="0"/>
          <w:marTop w:val="0"/>
          <w:marBottom w:val="0"/>
          <w:divBdr>
            <w:top w:val="none" w:sz="0" w:space="0" w:color="auto"/>
            <w:left w:val="none" w:sz="0" w:space="0" w:color="auto"/>
            <w:bottom w:val="none" w:sz="0" w:space="0" w:color="auto"/>
            <w:right w:val="none" w:sz="0" w:space="0" w:color="auto"/>
          </w:divBdr>
        </w:div>
        <w:div w:id="1857038067">
          <w:marLeft w:val="640"/>
          <w:marRight w:val="0"/>
          <w:marTop w:val="0"/>
          <w:marBottom w:val="0"/>
          <w:divBdr>
            <w:top w:val="none" w:sz="0" w:space="0" w:color="auto"/>
            <w:left w:val="none" w:sz="0" w:space="0" w:color="auto"/>
            <w:bottom w:val="none" w:sz="0" w:space="0" w:color="auto"/>
            <w:right w:val="none" w:sz="0" w:space="0" w:color="auto"/>
          </w:divBdr>
        </w:div>
        <w:div w:id="2006321020">
          <w:marLeft w:val="640"/>
          <w:marRight w:val="0"/>
          <w:marTop w:val="0"/>
          <w:marBottom w:val="0"/>
          <w:divBdr>
            <w:top w:val="none" w:sz="0" w:space="0" w:color="auto"/>
            <w:left w:val="none" w:sz="0" w:space="0" w:color="auto"/>
            <w:bottom w:val="none" w:sz="0" w:space="0" w:color="auto"/>
            <w:right w:val="none" w:sz="0" w:space="0" w:color="auto"/>
          </w:divBdr>
        </w:div>
        <w:div w:id="2019966726">
          <w:marLeft w:val="640"/>
          <w:marRight w:val="0"/>
          <w:marTop w:val="0"/>
          <w:marBottom w:val="0"/>
          <w:divBdr>
            <w:top w:val="none" w:sz="0" w:space="0" w:color="auto"/>
            <w:left w:val="none" w:sz="0" w:space="0" w:color="auto"/>
            <w:bottom w:val="none" w:sz="0" w:space="0" w:color="auto"/>
            <w:right w:val="none" w:sz="0" w:space="0" w:color="auto"/>
          </w:divBdr>
        </w:div>
        <w:div w:id="2088528694">
          <w:marLeft w:val="640"/>
          <w:marRight w:val="0"/>
          <w:marTop w:val="0"/>
          <w:marBottom w:val="0"/>
          <w:divBdr>
            <w:top w:val="none" w:sz="0" w:space="0" w:color="auto"/>
            <w:left w:val="none" w:sz="0" w:space="0" w:color="auto"/>
            <w:bottom w:val="none" w:sz="0" w:space="0" w:color="auto"/>
            <w:right w:val="none" w:sz="0" w:space="0" w:color="auto"/>
          </w:divBdr>
        </w:div>
        <w:div w:id="2125271778">
          <w:marLeft w:val="640"/>
          <w:marRight w:val="0"/>
          <w:marTop w:val="0"/>
          <w:marBottom w:val="0"/>
          <w:divBdr>
            <w:top w:val="none" w:sz="0" w:space="0" w:color="auto"/>
            <w:left w:val="none" w:sz="0" w:space="0" w:color="auto"/>
            <w:bottom w:val="none" w:sz="0" w:space="0" w:color="auto"/>
            <w:right w:val="none" w:sz="0" w:space="0" w:color="auto"/>
          </w:divBdr>
        </w:div>
      </w:divsChild>
    </w:div>
    <w:div w:id="907106457">
      <w:bodyDiv w:val="1"/>
      <w:marLeft w:val="0"/>
      <w:marRight w:val="0"/>
      <w:marTop w:val="0"/>
      <w:marBottom w:val="0"/>
      <w:divBdr>
        <w:top w:val="none" w:sz="0" w:space="0" w:color="auto"/>
        <w:left w:val="none" w:sz="0" w:space="0" w:color="auto"/>
        <w:bottom w:val="none" w:sz="0" w:space="0" w:color="auto"/>
        <w:right w:val="none" w:sz="0" w:space="0" w:color="auto"/>
      </w:divBdr>
      <w:divsChild>
        <w:div w:id="155078426">
          <w:marLeft w:val="640"/>
          <w:marRight w:val="0"/>
          <w:marTop w:val="0"/>
          <w:marBottom w:val="0"/>
          <w:divBdr>
            <w:top w:val="none" w:sz="0" w:space="0" w:color="auto"/>
            <w:left w:val="none" w:sz="0" w:space="0" w:color="auto"/>
            <w:bottom w:val="none" w:sz="0" w:space="0" w:color="auto"/>
            <w:right w:val="none" w:sz="0" w:space="0" w:color="auto"/>
          </w:divBdr>
        </w:div>
        <w:div w:id="226497651">
          <w:marLeft w:val="640"/>
          <w:marRight w:val="0"/>
          <w:marTop w:val="0"/>
          <w:marBottom w:val="0"/>
          <w:divBdr>
            <w:top w:val="none" w:sz="0" w:space="0" w:color="auto"/>
            <w:left w:val="none" w:sz="0" w:space="0" w:color="auto"/>
            <w:bottom w:val="none" w:sz="0" w:space="0" w:color="auto"/>
            <w:right w:val="none" w:sz="0" w:space="0" w:color="auto"/>
          </w:divBdr>
        </w:div>
        <w:div w:id="281574666">
          <w:marLeft w:val="640"/>
          <w:marRight w:val="0"/>
          <w:marTop w:val="0"/>
          <w:marBottom w:val="0"/>
          <w:divBdr>
            <w:top w:val="none" w:sz="0" w:space="0" w:color="auto"/>
            <w:left w:val="none" w:sz="0" w:space="0" w:color="auto"/>
            <w:bottom w:val="none" w:sz="0" w:space="0" w:color="auto"/>
            <w:right w:val="none" w:sz="0" w:space="0" w:color="auto"/>
          </w:divBdr>
        </w:div>
        <w:div w:id="373963697">
          <w:marLeft w:val="640"/>
          <w:marRight w:val="0"/>
          <w:marTop w:val="0"/>
          <w:marBottom w:val="0"/>
          <w:divBdr>
            <w:top w:val="none" w:sz="0" w:space="0" w:color="auto"/>
            <w:left w:val="none" w:sz="0" w:space="0" w:color="auto"/>
            <w:bottom w:val="none" w:sz="0" w:space="0" w:color="auto"/>
            <w:right w:val="none" w:sz="0" w:space="0" w:color="auto"/>
          </w:divBdr>
        </w:div>
        <w:div w:id="477305036">
          <w:marLeft w:val="640"/>
          <w:marRight w:val="0"/>
          <w:marTop w:val="0"/>
          <w:marBottom w:val="0"/>
          <w:divBdr>
            <w:top w:val="none" w:sz="0" w:space="0" w:color="auto"/>
            <w:left w:val="none" w:sz="0" w:space="0" w:color="auto"/>
            <w:bottom w:val="none" w:sz="0" w:space="0" w:color="auto"/>
            <w:right w:val="none" w:sz="0" w:space="0" w:color="auto"/>
          </w:divBdr>
        </w:div>
        <w:div w:id="665329779">
          <w:marLeft w:val="640"/>
          <w:marRight w:val="0"/>
          <w:marTop w:val="0"/>
          <w:marBottom w:val="0"/>
          <w:divBdr>
            <w:top w:val="none" w:sz="0" w:space="0" w:color="auto"/>
            <w:left w:val="none" w:sz="0" w:space="0" w:color="auto"/>
            <w:bottom w:val="none" w:sz="0" w:space="0" w:color="auto"/>
            <w:right w:val="none" w:sz="0" w:space="0" w:color="auto"/>
          </w:divBdr>
        </w:div>
        <w:div w:id="686636156">
          <w:marLeft w:val="640"/>
          <w:marRight w:val="0"/>
          <w:marTop w:val="0"/>
          <w:marBottom w:val="0"/>
          <w:divBdr>
            <w:top w:val="none" w:sz="0" w:space="0" w:color="auto"/>
            <w:left w:val="none" w:sz="0" w:space="0" w:color="auto"/>
            <w:bottom w:val="none" w:sz="0" w:space="0" w:color="auto"/>
            <w:right w:val="none" w:sz="0" w:space="0" w:color="auto"/>
          </w:divBdr>
        </w:div>
        <w:div w:id="807625726">
          <w:marLeft w:val="640"/>
          <w:marRight w:val="0"/>
          <w:marTop w:val="0"/>
          <w:marBottom w:val="0"/>
          <w:divBdr>
            <w:top w:val="none" w:sz="0" w:space="0" w:color="auto"/>
            <w:left w:val="none" w:sz="0" w:space="0" w:color="auto"/>
            <w:bottom w:val="none" w:sz="0" w:space="0" w:color="auto"/>
            <w:right w:val="none" w:sz="0" w:space="0" w:color="auto"/>
          </w:divBdr>
        </w:div>
        <w:div w:id="992097339">
          <w:marLeft w:val="640"/>
          <w:marRight w:val="0"/>
          <w:marTop w:val="0"/>
          <w:marBottom w:val="0"/>
          <w:divBdr>
            <w:top w:val="none" w:sz="0" w:space="0" w:color="auto"/>
            <w:left w:val="none" w:sz="0" w:space="0" w:color="auto"/>
            <w:bottom w:val="none" w:sz="0" w:space="0" w:color="auto"/>
            <w:right w:val="none" w:sz="0" w:space="0" w:color="auto"/>
          </w:divBdr>
        </w:div>
        <w:div w:id="1018697070">
          <w:marLeft w:val="640"/>
          <w:marRight w:val="0"/>
          <w:marTop w:val="0"/>
          <w:marBottom w:val="0"/>
          <w:divBdr>
            <w:top w:val="none" w:sz="0" w:space="0" w:color="auto"/>
            <w:left w:val="none" w:sz="0" w:space="0" w:color="auto"/>
            <w:bottom w:val="none" w:sz="0" w:space="0" w:color="auto"/>
            <w:right w:val="none" w:sz="0" w:space="0" w:color="auto"/>
          </w:divBdr>
        </w:div>
        <w:div w:id="1202087539">
          <w:marLeft w:val="640"/>
          <w:marRight w:val="0"/>
          <w:marTop w:val="0"/>
          <w:marBottom w:val="0"/>
          <w:divBdr>
            <w:top w:val="none" w:sz="0" w:space="0" w:color="auto"/>
            <w:left w:val="none" w:sz="0" w:space="0" w:color="auto"/>
            <w:bottom w:val="none" w:sz="0" w:space="0" w:color="auto"/>
            <w:right w:val="none" w:sz="0" w:space="0" w:color="auto"/>
          </w:divBdr>
        </w:div>
        <w:div w:id="1309092310">
          <w:marLeft w:val="640"/>
          <w:marRight w:val="0"/>
          <w:marTop w:val="0"/>
          <w:marBottom w:val="0"/>
          <w:divBdr>
            <w:top w:val="none" w:sz="0" w:space="0" w:color="auto"/>
            <w:left w:val="none" w:sz="0" w:space="0" w:color="auto"/>
            <w:bottom w:val="none" w:sz="0" w:space="0" w:color="auto"/>
            <w:right w:val="none" w:sz="0" w:space="0" w:color="auto"/>
          </w:divBdr>
        </w:div>
        <w:div w:id="1415853491">
          <w:marLeft w:val="640"/>
          <w:marRight w:val="0"/>
          <w:marTop w:val="0"/>
          <w:marBottom w:val="0"/>
          <w:divBdr>
            <w:top w:val="none" w:sz="0" w:space="0" w:color="auto"/>
            <w:left w:val="none" w:sz="0" w:space="0" w:color="auto"/>
            <w:bottom w:val="none" w:sz="0" w:space="0" w:color="auto"/>
            <w:right w:val="none" w:sz="0" w:space="0" w:color="auto"/>
          </w:divBdr>
        </w:div>
        <w:div w:id="1425491775">
          <w:marLeft w:val="640"/>
          <w:marRight w:val="0"/>
          <w:marTop w:val="0"/>
          <w:marBottom w:val="0"/>
          <w:divBdr>
            <w:top w:val="none" w:sz="0" w:space="0" w:color="auto"/>
            <w:left w:val="none" w:sz="0" w:space="0" w:color="auto"/>
            <w:bottom w:val="none" w:sz="0" w:space="0" w:color="auto"/>
            <w:right w:val="none" w:sz="0" w:space="0" w:color="auto"/>
          </w:divBdr>
        </w:div>
        <w:div w:id="1434588854">
          <w:marLeft w:val="640"/>
          <w:marRight w:val="0"/>
          <w:marTop w:val="0"/>
          <w:marBottom w:val="0"/>
          <w:divBdr>
            <w:top w:val="none" w:sz="0" w:space="0" w:color="auto"/>
            <w:left w:val="none" w:sz="0" w:space="0" w:color="auto"/>
            <w:bottom w:val="none" w:sz="0" w:space="0" w:color="auto"/>
            <w:right w:val="none" w:sz="0" w:space="0" w:color="auto"/>
          </w:divBdr>
        </w:div>
        <w:div w:id="1529567347">
          <w:marLeft w:val="640"/>
          <w:marRight w:val="0"/>
          <w:marTop w:val="0"/>
          <w:marBottom w:val="0"/>
          <w:divBdr>
            <w:top w:val="none" w:sz="0" w:space="0" w:color="auto"/>
            <w:left w:val="none" w:sz="0" w:space="0" w:color="auto"/>
            <w:bottom w:val="none" w:sz="0" w:space="0" w:color="auto"/>
            <w:right w:val="none" w:sz="0" w:space="0" w:color="auto"/>
          </w:divBdr>
        </w:div>
        <w:div w:id="1628196693">
          <w:marLeft w:val="640"/>
          <w:marRight w:val="0"/>
          <w:marTop w:val="0"/>
          <w:marBottom w:val="0"/>
          <w:divBdr>
            <w:top w:val="none" w:sz="0" w:space="0" w:color="auto"/>
            <w:left w:val="none" w:sz="0" w:space="0" w:color="auto"/>
            <w:bottom w:val="none" w:sz="0" w:space="0" w:color="auto"/>
            <w:right w:val="none" w:sz="0" w:space="0" w:color="auto"/>
          </w:divBdr>
        </w:div>
        <w:div w:id="1630433894">
          <w:marLeft w:val="640"/>
          <w:marRight w:val="0"/>
          <w:marTop w:val="0"/>
          <w:marBottom w:val="0"/>
          <w:divBdr>
            <w:top w:val="none" w:sz="0" w:space="0" w:color="auto"/>
            <w:left w:val="none" w:sz="0" w:space="0" w:color="auto"/>
            <w:bottom w:val="none" w:sz="0" w:space="0" w:color="auto"/>
            <w:right w:val="none" w:sz="0" w:space="0" w:color="auto"/>
          </w:divBdr>
        </w:div>
        <w:div w:id="1734889600">
          <w:marLeft w:val="640"/>
          <w:marRight w:val="0"/>
          <w:marTop w:val="0"/>
          <w:marBottom w:val="0"/>
          <w:divBdr>
            <w:top w:val="none" w:sz="0" w:space="0" w:color="auto"/>
            <w:left w:val="none" w:sz="0" w:space="0" w:color="auto"/>
            <w:bottom w:val="none" w:sz="0" w:space="0" w:color="auto"/>
            <w:right w:val="none" w:sz="0" w:space="0" w:color="auto"/>
          </w:divBdr>
        </w:div>
        <w:div w:id="1821338831">
          <w:marLeft w:val="640"/>
          <w:marRight w:val="0"/>
          <w:marTop w:val="0"/>
          <w:marBottom w:val="0"/>
          <w:divBdr>
            <w:top w:val="none" w:sz="0" w:space="0" w:color="auto"/>
            <w:left w:val="none" w:sz="0" w:space="0" w:color="auto"/>
            <w:bottom w:val="none" w:sz="0" w:space="0" w:color="auto"/>
            <w:right w:val="none" w:sz="0" w:space="0" w:color="auto"/>
          </w:divBdr>
        </w:div>
        <w:div w:id="1859461727">
          <w:marLeft w:val="640"/>
          <w:marRight w:val="0"/>
          <w:marTop w:val="0"/>
          <w:marBottom w:val="0"/>
          <w:divBdr>
            <w:top w:val="none" w:sz="0" w:space="0" w:color="auto"/>
            <w:left w:val="none" w:sz="0" w:space="0" w:color="auto"/>
            <w:bottom w:val="none" w:sz="0" w:space="0" w:color="auto"/>
            <w:right w:val="none" w:sz="0" w:space="0" w:color="auto"/>
          </w:divBdr>
        </w:div>
        <w:div w:id="1860002922">
          <w:marLeft w:val="640"/>
          <w:marRight w:val="0"/>
          <w:marTop w:val="0"/>
          <w:marBottom w:val="0"/>
          <w:divBdr>
            <w:top w:val="none" w:sz="0" w:space="0" w:color="auto"/>
            <w:left w:val="none" w:sz="0" w:space="0" w:color="auto"/>
            <w:bottom w:val="none" w:sz="0" w:space="0" w:color="auto"/>
            <w:right w:val="none" w:sz="0" w:space="0" w:color="auto"/>
          </w:divBdr>
        </w:div>
        <w:div w:id="1862429014">
          <w:marLeft w:val="640"/>
          <w:marRight w:val="0"/>
          <w:marTop w:val="0"/>
          <w:marBottom w:val="0"/>
          <w:divBdr>
            <w:top w:val="none" w:sz="0" w:space="0" w:color="auto"/>
            <w:left w:val="none" w:sz="0" w:space="0" w:color="auto"/>
            <w:bottom w:val="none" w:sz="0" w:space="0" w:color="auto"/>
            <w:right w:val="none" w:sz="0" w:space="0" w:color="auto"/>
          </w:divBdr>
        </w:div>
        <w:div w:id="1873956471">
          <w:marLeft w:val="640"/>
          <w:marRight w:val="0"/>
          <w:marTop w:val="0"/>
          <w:marBottom w:val="0"/>
          <w:divBdr>
            <w:top w:val="none" w:sz="0" w:space="0" w:color="auto"/>
            <w:left w:val="none" w:sz="0" w:space="0" w:color="auto"/>
            <w:bottom w:val="none" w:sz="0" w:space="0" w:color="auto"/>
            <w:right w:val="none" w:sz="0" w:space="0" w:color="auto"/>
          </w:divBdr>
        </w:div>
        <w:div w:id="2127843430">
          <w:marLeft w:val="640"/>
          <w:marRight w:val="0"/>
          <w:marTop w:val="0"/>
          <w:marBottom w:val="0"/>
          <w:divBdr>
            <w:top w:val="none" w:sz="0" w:space="0" w:color="auto"/>
            <w:left w:val="none" w:sz="0" w:space="0" w:color="auto"/>
            <w:bottom w:val="none" w:sz="0" w:space="0" w:color="auto"/>
            <w:right w:val="none" w:sz="0" w:space="0" w:color="auto"/>
          </w:divBdr>
        </w:div>
      </w:divsChild>
    </w:div>
    <w:div w:id="907154020">
      <w:bodyDiv w:val="1"/>
      <w:marLeft w:val="0"/>
      <w:marRight w:val="0"/>
      <w:marTop w:val="0"/>
      <w:marBottom w:val="0"/>
      <w:divBdr>
        <w:top w:val="none" w:sz="0" w:space="0" w:color="auto"/>
        <w:left w:val="none" w:sz="0" w:space="0" w:color="auto"/>
        <w:bottom w:val="none" w:sz="0" w:space="0" w:color="auto"/>
        <w:right w:val="none" w:sz="0" w:space="0" w:color="auto"/>
      </w:divBdr>
    </w:div>
    <w:div w:id="907349783">
      <w:bodyDiv w:val="1"/>
      <w:marLeft w:val="0"/>
      <w:marRight w:val="0"/>
      <w:marTop w:val="0"/>
      <w:marBottom w:val="0"/>
      <w:divBdr>
        <w:top w:val="none" w:sz="0" w:space="0" w:color="auto"/>
        <w:left w:val="none" w:sz="0" w:space="0" w:color="auto"/>
        <w:bottom w:val="none" w:sz="0" w:space="0" w:color="auto"/>
        <w:right w:val="none" w:sz="0" w:space="0" w:color="auto"/>
      </w:divBdr>
    </w:div>
    <w:div w:id="907811330">
      <w:bodyDiv w:val="1"/>
      <w:marLeft w:val="0"/>
      <w:marRight w:val="0"/>
      <w:marTop w:val="0"/>
      <w:marBottom w:val="0"/>
      <w:divBdr>
        <w:top w:val="none" w:sz="0" w:space="0" w:color="auto"/>
        <w:left w:val="none" w:sz="0" w:space="0" w:color="auto"/>
        <w:bottom w:val="none" w:sz="0" w:space="0" w:color="auto"/>
        <w:right w:val="none" w:sz="0" w:space="0" w:color="auto"/>
      </w:divBdr>
    </w:div>
    <w:div w:id="908148619">
      <w:bodyDiv w:val="1"/>
      <w:marLeft w:val="0"/>
      <w:marRight w:val="0"/>
      <w:marTop w:val="0"/>
      <w:marBottom w:val="0"/>
      <w:divBdr>
        <w:top w:val="none" w:sz="0" w:space="0" w:color="auto"/>
        <w:left w:val="none" w:sz="0" w:space="0" w:color="auto"/>
        <w:bottom w:val="none" w:sz="0" w:space="0" w:color="auto"/>
        <w:right w:val="none" w:sz="0" w:space="0" w:color="auto"/>
      </w:divBdr>
    </w:div>
    <w:div w:id="909270678">
      <w:bodyDiv w:val="1"/>
      <w:marLeft w:val="0"/>
      <w:marRight w:val="0"/>
      <w:marTop w:val="0"/>
      <w:marBottom w:val="0"/>
      <w:divBdr>
        <w:top w:val="none" w:sz="0" w:space="0" w:color="auto"/>
        <w:left w:val="none" w:sz="0" w:space="0" w:color="auto"/>
        <w:bottom w:val="none" w:sz="0" w:space="0" w:color="auto"/>
        <w:right w:val="none" w:sz="0" w:space="0" w:color="auto"/>
      </w:divBdr>
    </w:div>
    <w:div w:id="909657066">
      <w:bodyDiv w:val="1"/>
      <w:marLeft w:val="0"/>
      <w:marRight w:val="0"/>
      <w:marTop w:val="0"/>
      <w:marBottom w:val="0"/>
      <w:divBdr>
        <w:top w:val="none" w:sz="0" w:space="0" w:color="auto"/>
        <w:left w:val="none" w:sz="0" w:space="0" w:color="auto"/>
        <w:bottom w:val="none" w:sz="0" w:space="0" w:color="auto"/>
        <w:right w:val="none" w:sz="0" w:space="0" w:color="auto"/>
      </w:divBdr>
    </w:div>
    <w:div w:id="910046359">
      <w:bodyDiv w:val="1"/>
      <w:marLeft w:val="0"/>
      <w:marRight w:val="0"/>
      <w:marTop w:val="0"/>
      <w:marBottom w:val="0"/>
      <w:divBdr>
        <w:top w:val="none" w:sz="0" w:space="0" w:color="auto"/>
        <w:left w:val="none" w:sz="0" w:space="0" w:color="auto"/>
        <w:bottom w:val="none" w:sz="0" w:space="0" w:color="auto"/>
        <w:right w:val="none" w:sz="0" w:space="0" w:color="auto"/>
      </w:divBdr>
    </w:div>
    <w:div w:id="911279571">
      <w:bodyDiv w:val="1"/>
      <w:marLeft w:val="0"/>
      <w:marRight w:val="0"/>
      <w:marTop w:val="0"/>
      <w:marBottom w:val="0"/>
      <w:divBdr>
        <w:top w:val="none" w:sz="0" w:space="0" w:color="auto"/>
        <w:left w:val="none" w:sz="0" w:space="0" w:color="auto"/>
        <w:bottom w:val="none" w:sz="0" w:space="0" w:color="auto"/>
        <w:right w:val="none" w:sz="0" w:space="0" w:color="auto"/>
      </w:divBdr>
    </w:div>
    <w:div w:id="911504911">
      <w:bodyDiv w:val="1"/>
      <w:marLeft w:val="0"/>
      <w:marRight w:val="0"/>
      <w:marTop w:val="0"/>
      <w:marBottom w:val="0"/>
      <w:divBdr>
        <w:top w:val="none" w:sz="0" w:space="0" w:color="auto"/>
        <w:left w:val="none" w:sz="0" w:space="0" w:color="auto"/>
        <w:bottom w:val="none" w:sz="0" w:space="0" w:color="auto"/>
        <w:right w:val="none" w:sz="0" w:space="0" w:color="auto"/>
      </w:divBdr>
    </w:div>
    <w:div w:id="912009175">
      <w:bodyDiv w:val="1"/>
      <w:marLeft w:val="0"/>
      <w:marRight w:val="0"/>
      <w:marTop w:val="0"/>
      <w:marBottom w:val="0"/>
      <w:divBdr>
        <w:top w:val="none" w:sz="0" w:space="0" w:color="auto"/>
        <w:left w:val="none" w:sz="0" w:space="0" w:color="auto"/>
        <w:bottom w:val="none" w:sz="0" w:space="0" w:color="auto"/>
        <w:right w:val="none" w:sz="0" w:space="0" w:color="auto"/>
      </w:divBdr>
    </w:div>
    <w:div w:id="912011631">
      <w:bodyDiv w:val="1"/>
      <w:marLeft w:val="0"/>
      <w:marRight w:val="0"/>
      <w:marTop w:val="0"/>
      <w:marBottom w:val="0"/>
      <w:divBdr>
        <w:top w:val="none" w:sz="0" w:space="0" w:color="auto"/>
        <w:left w:val="none" w:sz="0" w:space="0" w:color="auto"/>
        <w:bottom w:val="none" w:sz="0" w:space="0" w:color="auto"/>
        <w:right w:val="none" w:sz="0" w:space="0" w:color="auto"/>
      </w:divBdr>
    </w:div>
    <w:div w:id="913467463">
      <w:bodyDiv w:val="1"/>
      <w:marLeft w:val="0"/>
      <w:marRight w:val="0"/>
      <w:marTop w:val="0"/>
      <w:marBottom w:val="0"/>
      <w:divBdr>
        <w:top w:val="none" w:sz="0" w:space="0" w:color="auto"/>
        <w:left w:val="none" w:sz="0" w:space="0" w:color="auto"/>
        <w:bottom w:val="none" w:sz="0" w:space="0" w:color="auto"/>
        <w:right w:val="none" w:sz="0" w:space="0" w:color="auto"/>
      </w:divBdr>
    </w:div>
    <w:div w:id="914700518">
      <w:bodyDiv w:val="1"/>
      <w:marLeft w:val="0"/>
      <w:marRight w:val="0"/>
      <w:marTop w:val="0"/>
      <w:marBottom w:val="0"/>
      <w:divBdr>
        <w:top w:val="none" w:sz="0" w:space="0" w:color="auto"/>
        <w:left w:val="none" w:sz="0" w:space="0" w:color="auto"/>
        <w:bottom w:val="none" w:sz="0" w:space="0" w:color="auto"/>
        <w:right w:val="none" w:sz="0" w:space="0" w:color="auto"/>
      </w:divBdr>
    </w:div>
    <w:div w:id="915239080">
      <w:bodyDiv w:val="1"/>
      <w:marLeft w:val="0"/>
      <w:marRight w:val="0"/>
      <w:marTop w:val="0"/>
      <w:marBottom w:val="0"/>
      <w:divBdr>
        <w:top w:val="none" w:sz="0" w:space="0" w:color="auto"/>
        <w:left w:val="none" w:sz="0" w:space="0" w:color="auto"/>
        <w:bottom w:val="none" w:sz="0" w:space="0" w:color="auto"/>
        <w:right w:val="none" w:sz="0" w:space="0" w:color="auto"/>
      </w:divBdr>
    </w:div>
    <w:div w:id="915475714">
      <w:bodyDiv w:val="1"/>
      <w:marLeft w:val="0"/>
      <w:marRight w:val="0"/>
      <w:marTop w:val="0"/>
      <w:marBottom w:val="0"/>
      <w:divBdr>
        <w:top w:val="none" w:sz="0" w:space="0" w:color="auto"/>
        <w:left w:val="none" w:sz="0" w:space="0" w:color="auto"/>
        <w:bottom w:val="none" w:sz="0" w:space="0" w:color="auto"/>
        <w:right w:val="none" w:sz="0" w:space="0" w:color="auto"/>
      </w:divBdr>
    </w:div>
    <w:div w:id="915553026">
      <w:bodyDiv w:val="1"/>
      <w:marLeft w:val="0"/>
      <w:marRight w:val="0"/>
      <w:marTop w:val="0"/>
      <w:marBottom w:val="0"/>
      <w:divBdr>
        <w:top w:val="none" w:sz="0" w:space="0" w:color="auto"/>
        <w:left w:val="none" w:sz="0" w:space="0" w:color="auto"/>
        <w:bottom w:val="none" w:sz="0" w:space="0" w:color="auto"/>
        <w:right w:val="none" w:sz="0" w:space="0" w:color="auto"/>
      </w:divBdr>
    </w:div>
    <w:div w:id="916088305">
      <w:bodyDiv w:val="1"/>
      <w:marLeft w:val="0"/>
      <w:marRight w:val="0"/>
      <w:marTop w:val="0"/>
      <w:marBottom w:val="0"/>
      <w:divBdr>
        <w:top w:val="none" w:sz="0" w:space="0" w:color="auto"/>
        <w:left w:val="none" w:sz="0" w:space="0" w:color="auto"/>
        <w:bottom w:val="none" w:sz="0" w:space="0" w:color="auto"/>
        <w:right w:val="none" w:sz="0" w:space="0" w:color="auto"/>
      </w:divBdr>
    </w:div>
    <w:div w:id="916092139">
      <w:bodyDiv w:val="1"/>
      <w:marLeft w:val="0"/>
      <w:marRight w:val="0"/>
      <w:marTop w:val="0"/>
      <w:marBottom w:val="0"/>
      <w:divBdr>
        <w:top w:val="none" w:sz="0" w:space="0" w:color="auto"/>
        <w:left w:val="none" w:sz="0" w:space="0" w:color="auto"/>
        <w:bottom w:val="none" w:sz="0" w:space="0" w:color="auto"/>
        <w:right w:val="none" w:sz="0" w:space="0" w:color="auto"/>
      </w:divBdr>
    </w:div>
    <w:div w:id="916136878">
      <w:bodyDiv w:val="1"/>
      <w:marLeft w:val="0"/>
      <w:marRight w:val="0"/>
      <w:marTop w:val="0"/>
      <w:marBottom w:val="0"/>
      <w:divBdr>
        <w:top w:val="none" w:sz="0" w:space="0" w:color="auto"/>
        <w:left w:val="none" w:sz="0" w:space="0" w:color="auto"/>
        <w:bottom w:val="none" w:sz="0" w:space="0" w:color="auto"/>
        <w:right w:val="none" w:sz="0" w:space="0" w:color="auto"/>
      </w:divBdr>
    </w:div>
    <w:div w:id="916595179">
      <w:bodyDiv w:val="1"/>
      <w:marLeft w:val="0"/>
      <w:marRight w:val="0"/>
      <w:marTop w:val="0"/>
      <w:marBottom w:val="0"/>
      <w:divBdr>
        <w:top w:val="none" w:sz="0" w:space="0" w:color="auto"/>
        <w:left w:val="none" w:sz="0" w:space="0" w:color="auto"/>
        <w:bottom w:val="none" w:sz="0" w:space="0" w:color="auto"/>
        <w:right w:val="none" w:sz="0" w:space="0" w:color="auto"/>
      </w:divBdr>
    </w:div>
    <w:div w:id="916983026">
      <w:bodyDiv w:val="1"/>
      <w:marLeft w:val="0"/>
      <w:marRight w:val="0"/>
      <w:marTop w:val="0"/>
      <w:marBottom w:val="0"/>
      <w:divBdr>
        <w:top w:val="none" w:sz="0" w:space="0" w:color="auto"/>
        <w:left w:val="none" w:sz="0" w:space="0" w:color="auto"/>
        <w:bottom w:val="none" w:sz="0" w:space="0" w:color="auto"/>
        <w:right w:val="none" w:sz="0" w:space="0" w:color="auto"/>
      </w:divBdr>
    </w:div>
    <w:div w:id="917056369">
      <w:bodyDiv w:val="1"/>
      <w:marLeft w:val="0"/>
      <w:marRight w:val="0"/>
      <w:marTop w:val="0"/>
      <w:marBottom w:val="0"/>
      <w:divBdr>
        <w:top w:val="none" w:sz="0" w:space="0" w:color="auto"/>
        <w:left w:val="none" w:sz="0" w:space="0" w:color="auto"/>
        <w:bottom w:val="none" w:sz="0" w:space="0" w:color="auto"/>
        <w:right w:val="none" w:sz="0" w:space="0" w:color="auto"/>
      </w:divBdr>
    </w:div>
    <w:div w:id="917330006">
      <w:bodyDiv w:val="1"/>
      <w:marLeft w:val="0"/>
      <w:marRight w:val="0"/>
      <w:marTop w:val="0"/>
      <w:marBottom w:val="0"/>
      <w:divBdr>
        <w:top w:val="none" w:sz="0" w:space="0" w:color="auto"/>
        <w:left w:val="none" w:sz="0" w:space="0" w:color="auto"/>
        <w:bottom w:val="none" w:sz="0" w:space="0" w:color="auto"/>
        <w:right w:val="none" w:sz="0" w:space="0" w:color="auto"/>
      </w:divBdr>
    </w:div>
    <w:div w:id="917835152">
      <w:bodyDiv w:val="1"/>
      <w:marLeft w:val="0"/>
      <w:marRight w:val="0"/>
      <w:marTop w:val="0"/>
      <w:marBottom w:val="0"/>
      <w:divBdr>
        <w:top w:val="none" w:sz="0" w:space="0" w:color="auto"/>
        <w:left w:val="none" w:sz="0" w:space="0" w:color="auto"/>
        <w:bottom w:val="none" w:sz="0" w:space="0" w:color="auto"/>
        <w:right w:val="none" w:sz="0" w:space="0" w:color="auto"/>
      </w:divBdr>
    </w:div>
    <w:div w:id="917902277">
      <w:bodyDiv w:val="1"/>
      <w:marLeft w:val="0"/>
      <w:marRight w:val="0"/>
      <w:marTop w:val="0"/>
      <w:marBottom w:val="0"/>
      <w:divBdr>
        <w:top w:val="none" w:sz="0" w:space="0" w:color="auto"/>
        <w:left w:val="none" w:sz="0" w:space="0" w:color="auto"/>
        <w:bottom w:val="none" w:sz="0" w:space="0" w:color="auto"/>
        <w:right w:val="none" w:sz="0" w:space="0" w:color="auto"/>
      </w:divBdr>
    </w:div>
    <w:div w:id="917979942">
      <w:bodyDiv w:val="1"/>
      <w:marLeft w:val="0"/>
      <w:marRight w:val="0"/>
      <w:marTop w:val="0"/>
      <w:marBottom w:val="0"/>
      <w:divBdr>
        <w:top w:val="none" w:sz="0" w:space="0" w:color="auto"/>
        <w:left w:val="none" w:sz="0" w:space="0" w:color="auto"/>
        <w:bottom w:val="none" w:sz="0" w:space="0" w:color="auto"/>
        <w:right w:val="none" w:sz="0" w:space="0" w:color="auto"/>
      </w:divBdr>
    </w:div>
    <w:div w:id="918446982">
      <w:bodyDiv w:val="1"/>
      <w:marLeft w:val="0"/>
      <w:marRight w:val="0"/>
      <w:marTop w:val="0"/>
      <w:marBottom w:val="0"/>
      <w:divBdr>
        <w:top w:val="none" w:sz="0" w:space="0" w:color="auto"/>
        <w:left w:val="none" w:sz="0" w:space="0" w:color="auto"/>
        <w:bottom w:val="none" w:sz="0" w:space="0" w:color="auto"/>
        <w:right w:val="none" w:sz="0" w:space="0" w:color="auto"/>
      </w:divBdr>
    </w:div>
    <w:div w:id="918558669">
      <w:bodyDiv w:val="1"/>
      <w:marLeft w:val="0"/>
      <w:marRight w:val="0"/>
      <w:marTop w:val="0"/>
      <w:marBottom w:val="0"/>
      <w:divBdr>
        <w:top w:val="none" w:sz="0" w:space="0" w:color="auto"/>
        <w:left w:val="none" w:sz="0" w:space="0" w:color="auto"/>
        <w:bottom w:val="none" w:sz="0" w:space="0" w:color="auto"/>
        <w:right w:val="none" w:sz="0" w:space="0" w:color="auto"/>
      </w:divBdr>
    </w:div>
    <w:div w:id="918906624">
      <w:bodyDiv w:val="1"/>
      <w:marLeft w:val="0"/>
      <w:marRight w:val="0"/>
      <w:marTop w:val="0"/>
      <w:marBottom w:val="0"/>
      <w:divBdr>
        <w:top w:val="none" w:sz="0" w:space="0" w:color="auto"/>
        <w:left w:val="none" w:sz="0" w:space="0" w:color="auto"/>
        <w:bottom w:val="none" w:sz="0" w:space="0" w:color="auto"/>
        <w:right w:val="none" w:sz="0" w:space="0" w:color="auto"/>
      </w:divBdr>
    </w:div>
    <w:div w:id="918947099">
      <w:bodyDiv w:val="1"/>
      <w:marLeft w:val="0"/>
      <w:marRight w:val="0"/>
      <w:marTop w:val="0"/>
      <w:marBottom w:val="0"/>
      <w:divBdr>
        <w:top w:val="none" w:sz="0" w:space="0" w:color="auto"/>
        <w:left w:val="none" w:sz="0" w:space="0" w:color="auto"/>
        <w:bottom w:val="none" w:sz="0" w:space="0" w:color="auto"/>
        <w:right w:val="none" w:sz="0" w:space="0" w:color="auto"/>
      </w:divBdr>
    </w:div>
    <w:div w:id="918951271">
      <w:bodyDiv w:val="1"/>
      <w:marLeft w:val="0"/>
      <w:marRight w:val="0"/>
      <w:marTop w:val="0"/>
      <w:marBottom w:val="0"/>
      <w:divBdr>
        <w:top w:val="none" w:sz="0" w:space="0" w:color="auto"/>
        <w:left w:val="none" w:sz="0" w:space="0" w:color="auto"/>
        <w:bottom w:val="none" w:sz="0" w:space="0" w:color="auto"/>
        <w:right w:val="none" w:sz="0" w:space="0" w:color="auto"/>
      </w:divBdr>
    </w:div>
    <w:div w:id="919026236">
      <w:bodyDiv w:val="1"/>
      <w:marLeft w:val="0"/>
      <w:marRight w:val="0"/>
      <w:marTop w:val="0"/>
      <w:marBottom w:val="0"/>
      <w:divBdr>
        <w:top w:val="none" w:sz="0" w:space="0" w:color="auto"/>
        <w:left w:val="none" w:sz="0" w:space="0" w:color="auto"/>
        <w:bottom w:val="none" w:sz="0" w:space="0" w:color="auto"/>
        <w:right w:val="none" w:sz="0" w:space="0" w:color="auto"/>
      </w:divBdr>
    </w:div>
    <w:div w:id="919411890">
      <w:bodyDiv w:val="1"/>
      <w:marLeft w:val="0"/>
      <w:marRight w:val="0"/>
      <w:marTop w:val="0"/>
      <w:marBottom w:val="0"/>
      <w:divBdr>
        <w:top w:val="none" w:sz="0" w:space="0" w:color="auto"/>
        <w:left w:val="none" w:sz="0" w:space="0" w:color="auto"/>
        <w:bottom w:val="none" w:sz="0" w:space="0" w:color="auto"/>
        <w:right w:val="none" w:sz="0" w:space="0" w:color="auto"/>
      </w:divBdr>
      <w:divsChild>
        <w:div w:id="8915716">
          <w:marLeft w:val="640"/>
          <w:marRight w:val="0"/>
          <w:marTop w:val="0"/>
          <w:marBottom w:val="0"/>
          <w:divBdr>
            <w:top w:val="none" w:sz="0" w:space="0" w:color="auto"/>
            <w:left w:val="none" w:sz="0" w:space="0" w:color="auto"/>
            <w:bottom w:val="none" w:sz="0" w:space="0" w:color="auto"/>
            <w:right w:val="none" w:sz="0" w:space="0" w:color="auto"/>
          </w:divBdr>
        </w:div>
        <w:div w:id="150950255">
          <w:marLeft w:val="640"/>
          <w:marRight w:val="0"/>
          <w:marTop w:val="0"/>
          <w:marBottom w:val="0"/>
          <w:divBdr>
            <w:top w:val="none" w:sz="0" w:space="0" w:color="auto"/>
            <w:left w:val="none" w:sz="0" w:space="0" w:color="auto"/>
            <w:bottom w:val="none" w:sz="0" w:space="0" w:color="auto"/>
            <w:right w:val="none" w:sz="0" w:space="0" w:color="auto"/>
          </w:divBdr>
        </w:div>
        <w:div w:id="266890069">
          <w:marLeft w:val="640"/>
          <w:marRight w:val="0"/>
          <w:marTop w:val="0"/>
          <w:marBottom w:val="0"/>
          <w:divBdr>
            <w:top w:val="none" w:sz="0" w:space="0" w:color="auto"/>
            <w:left w:val="none" w:sz="0" w:space="0" w:color="auto"/>
            <w:bottom w:val="none" w:sz="0" w:space="0" w:color="auto"/>
            <w:right w:val="none" w:sz="0" w:space="0" w:color="auto"/>
          </w:divBdr>
        </w:div>
        <w:div w:id="271784274">
          <w:marLeft w:val="640"/>
          <w:marRight w:val="0"/>
          <w:marTop w:val="0"/>
          <w:marBottom w:val="0"/>
          <w:divBdr>
            <w:top w:val="none" w:sz="0" w:space="0" w:color="auto"/>
            <w:left w:val="none" w:sz="0" w:space="0" w:color="auto"/>
            <w:bottom w:val="none" w:sz="0" w:space="0" w:color="auto"/>
            <w:right w:val="none" w:sz="0" w:space="0" w:color="auto"/>
          </w:divBdr>
        </w:div>
        <w:div w:id="337118007">
          <w:marLeft w:val="640"/>
          <w:marRight w:val="0"/>
          <w:marTop w:val="0"/>
          <w:marBottom w:val="0"/>
          <w:divBdr>
            <w:top w:val="none" w:sz="0" w:space="0" w:color="auto"/>
            <w:left w:val="none" w:sz="0" w:space="0" w:color="auto"/>
            <w:bottom w:val="none" w:sz="0" w:space="0" w:color="auto"/>
            <w:right w:val="none" w:sz="0" w:space="0" w:color="auto"/>
          </w:divBdr>
        </w:div>
        <w:div w:id="675885959">
          <w:marLeft w:val="640"/>
          <w:marRight w:val="0"/>
          <w:marTop w:val="0"/>
          <w:marBottom w:val="0"/>
          <w:divBdr>
            <w:top w:val="none" w:sz="0" w:space="0" w:color="auto"/>
            <w:left w:val="none" w:sz="0" w:space="0" w:color="auto"/>
            <w:bottom w:val="none" w:sz="0" w:space="0" w:color="auto"/>
            <w:right w:val="none" w:sz="0" w:space="0" w:color="auto"/>
          </w:divBdr>
        </w:div>
        <w:div w:id="773867155">
          <w:marLeft w:val="640"/>
          <w:marRight w:val="0"/>
          <w:marTop w:val="0"/>
          <w:marBottom w:val="0"/>
          <w:divBdr>
            <w:top w:val="none" w:sz="0" w:space="0" w:color="auto"/>
            <w:left w:val="none" w:sz="0" w:space="0" w:color="auto"/>
            <w:bottom w:val="none" w:sz="0" w:space="0" w:color="auto"/>
            <w:right w:val="none" w:sz="0" w:space="0" w:color="auto"/>
          </w:divBdr>
        </w:div>
        <w:div w:id="785348195">
          <w:marLeft w:val="640"/>
          <w:marRight w:val="0"/>
          <w:marTop w:val="0"/>
          <w:marBottom w:val="0"/>
          <w:divBdr>
            <w:top w:val="none" w:sz="0" w:space="0" w:color="auto"/>
            <w:left w:val="none" w:sz="0" w:space="0" w:color="auto"/>
            <w:bottom w:val="none" w:sz="0" w:space="0" w:color="auto"/>
            <w:right w:val="none" w:sz="0" w:space="0" w:color="auto"/>
          </w:divBdr>
        </w:div>
        <w:div w:id="1073431776">
          <w:marLeft w:val="640"/>
          <w:marRight w:val="0"/>
          <w:marTop w:val="0"/>
          <w:marBottom w:val="0"/>
          <w:divBdr>
            <w:top w:val="none" w:sz="0" w:space="0" w:color="auto"/>
            <w:left w:val="none" w:sz="0" w:space="0" w:color="auto"/>
            <w:bottom w:val="none" w:sz="0" w:space="0" w:color="auto"/>
            <w:right w:val="none" w:sz="0" w:space="0" w:color="auto"/>
          </w:divBdr>
        </w:div>
        <w:div w:id="1178036003">
          <w:marLeft w:val="640"/>
          <w:marRight w:val="0"/>
          <w:marTop w:val="0"/>
          <w:marBottom w:val="0"/>
          <w:divBdr>
            <w:top w:val="none" w:sz="0" w:space="0" w:color="auto"/>
            <w:left w:val="none" w:sz="0" w:space="0" w:color="auto"/>
            <w:bottom w:val="none" w:sz="0" w:space="0" w:color="auto"/>
            <w:right w:val="none" w:sz="0" w:space="0" w:color="auto"/>
          </w:divBdr>
        </w:div>
        <w:div w:id="1321272401">
          <w:marLeft w:val="640"/>
          <w:marRight w:val="0"/>
          <w:marTop w:val="0"/>
          <w:marBottom w:val="0"/>
          <w:divBdr>
            <w:top w:val="none" w:sz="0" w:space="0" w:color="auto"/>
            <w:left w:val="none" w:sz="0" w:space="0" w:color="auto"/>
            <w:bottom w:val="none" w:sz="0" w:space="0" w:color="auto"/>
            <w:right w:val="none" w:sz="0" w:space="0" w:color="auto"/>
          </w:divBdr>
        </w:div>
        <w:div w:id="1452436367">
          <w:marLeft w:val="640"/>
          <w:marRight w:val="0"/>
          <w:marTop w:val="0"/>
          <w:marBottom w:val="0"/>
          <w:divBdr>
            <w:top w:val="none" w:sz="0" w:space="0" w:color="auto"/>
            <w:left w:val="none" w:sz="0" w:space="0" w:color="auto"/>
            <w:bottom w:val="none" w:sz="0" w:space="0" w:color="auto"/>
            <w:right w:val="none" w:sz="0" w:space="0" w:color="auto"/>
          </w:divBdr>
        </w:div>
        <w:div w:id="1476338529">
          <w:marLeft w:val="640"/>
          <w:marRight w:val="0"/>
          <w:marTop w:val="0"/>
          <w:marBottom w:val="0"/>
          <w:divBdr>
            <w:top w:val="none" w:sz="0" w:space="0" w:color="auto"/>
            <w:left w:val="none" w:sz="0" w:space="0" w:color="auto"/>
            <w:bottom w:val="none" w:sz="0" w:space="0" w:color="auto"/>
            <w:right w:val="none" w:sz="0" w:space="0" w:color="auto"/>
          </w:divBdr>
        </w:div>
        <w:div w:id="1538659836">
          <w:marLeft w:val="640"/>
          <w:marRight w:val="0"/>
          <w:marTop w:val="0"/>
          <w:marBottom w:val="0"/>
          <w:divBdr>
            <w:top w:val="none" w:sz="0" w:space="0" w:color="auto"/>
            <w:left w:val="none" w:sz="0" w:space="0" w:color="auto"/>
            <w:bottom w:val="none" w:sz="0" w:space="0" w:color="auto"/>
            <w:right w:val="none" w:sz="0" w:space="0" w:color="auto"/>
          </w:divBdr>
        </w:div>
        <w:div w:id="1627274093">
          <w:marLeft w:val="640"/>
          <w:marRight w:val="0"/>
          <w:marTop w:val="0"/>
          <w:marBottom w:val="0"/>
          <w:divBdr>
            <w:top w:val="none" w:sz="0" w:space="0" w:color="auto"/>
            <w:left w:val="none" w:sz="0" w:space="0" w:color="auto"/>
            <w:bottom w:val="none" w:sz="0" w:space="0" w:color="auto"/>
            <w:right w:val="none" w:sz="0" w:space="0" w:color="auto"/>
          </w:divBdr>
        </w:div>
        <w:div w:id="1671371871">
          <w:marLeft w:val="640"/>
          <w:marRight w:val="0"/>
          <w:marTop w:val="0"/>
          <w:marBottom w:val="0"/>
          <w:divBdr>
            <w:top w:val="none" w:sz="0" w:space="0" w:color="auto"/>
            <w:left w:val="none" w:sz="0" w:space="0" w:color="auto"/>
            <w:bottom w:val="none" w:sz="0" w:space="0" w:color="auto"/>
            <w:right w:val="none" w:sz="0" w:space="0" w:color="auto"/>
          </w:divBdr>
        </w:div>
        <w:div w:id="1683237318">
          <w:marLeft w:val="640"/>
          <w:marRight w:val="0"/>
          <w:marTop w:val="0"/>
          <w:marBottom w:val="0"/>
          <w:divBdr>
            <w:top w:val="none" w:sz="0" w:space="0" w:color="auto"/>
            <w:left w:val="none" w:sz="0" w:space="0" w:color="auto"/>
            <w:bottom w:val="none" w:sz="0" w:space="0" w:color="auto"/>
            <w:right w:val="none" w:sz="0" w:space="0" w:color="auto"/>
          </w:divBdr>
        </w:div>
        <w:div w:id="1928690707">
          <w:marLeft w:val="640"/>
          <w:marRight w:val="0"/>
          <w:marTop w:val="0"/>
          <w:marBottom w:val="0"/>
          <w:divBdr>
            <w:top w:val="none" w:sz="0" w:space="0" w:color="auto"/>
            <w:left w:val="none" w:sz="0" w:space="0" w:color="auto"/>
            <w:bottom w:val="none" w:sz="0" w:space="0" w:color="auto"/>
            <w:right w:val="none" w:sz="0" w:space="0" w:color="auto"/>
          </w:divBdr>
        </w:div>
        <w:div w:id="1987466991">
          <w:marLeft w:val="640"/>
          <w:marRight w:val="0"/>
          <w:marTop w:val="0"/>
          <w:marBottom w:val="0"/>
          <w:divBdr>
            <w:top w:val="none" w:sz="0" w:space="0" w:color="auto"/>
            <w:left w:val="none" w:sz="0" w:space="0" w:color="auto"/>
            <w:bottom w:val="none" w:sz="0" w:space="0" w:color="auto"/>
            <w:right w:val="none" w:sz="0" w:space="0" w:color="auto"/>
          </w:divBdr>
        </w:div>
        <w:div w:id="2013412999">
          <w:marLeft w:val="640"/>
          <w:marRight w:val="0"/>
          <w:marTop w:val="0"/>
          <w:marBottom w:val="0"/>
          <w:divBdr>
            <w:top w:val="none" w:sz="0" w:space="0" w:color="auto"/>
            <w:left w:val="none" w:sz="0" w:space="0" w:color="auto"/>
            <w:bottom w:val="none" w:sz="0" w:space="0" w:color="auto"/>
            <w:right w:val="none" w:sz="0" w:space="0" w:color="auto"/>
          </w:divBdr>
        </w:div>
        <w:div w:id="2146073949">
          <w:marLeft w:val="640"/>
          <w:marRight w:val="0"/>
          <w:marTop w:val="0"/>
          <w:marBottom w:val="0"/>
          <w:divBdr>
            <w:top w:val="none" w:sz="0" w:space="0" w:color="auto"/>
            <w:left w:val="none" w:sz="0" w:space="0" w:color="auto"/>
            <w:bottom w:val="none" w:sz="0" w:space="0" w:color="auto"/>
            <w:right w:val="none" w:sz="0" w:space="0" w:color="auto"/>
          </w:divBdr>
        </w:div>
      </w:divsChild>
    </w:div>
    <w:div w:id="920606214">
      <w:bodyDiv w:val="1"/>
      <w:marLeft w:val="0"/>
      <w:marRight w:val="0"/>
      <w:marTop w:val="0"/>
      <w:marBottom w:val="0"/>
      <w:divBdr>
        <w:top w:val="none" w:sz="0" w:space="0" w:color="auto"/>
        <w:left w:val="none" w:sz="0" w:space="0" w:color="auto"/>
        <w:bottom w:val="none" w:sz="0" w:space="0" w:color="auto"/>
        <w:right w:val="none" w:sz="0" w:space="0" w:color="auto"/>
      </w:divBdr>
    </w:div>
    <w:div w:id="920725019">
      <w:bodyDiv w:val="1"/>
      <w:marLeft w:val="0"/>
      <w:marRight w:val="0"/>
      <w:marTop w:val="0"/>
      <w:marBottom w:val="0"/>
      <w:divBdr>
        <w:top w:val="none" w:sz="0" w:space="0" w:color="auto"/>
        <w:left w:val="none" w:sz="0" w:space="0" w:color="auto"/>
        <w:bottom w:val="none" w:sz="0" w:space="0" w:color="auto"/>
        <w:right w:val="none" w:sz="0" w:space="0" w:color="auto"/>
      </w:divBdr>
    </w:div>
    <w:div w:id="920990534">
      <w:bodyDiv w:val="1"/>
      <w:marLeft w:val="0"/>
      <w:marRight w:val="0"/>
      <w:marTop w:val="0"/>
      <w:marBottom w:val="0"/>
      <w:divBdr>
        <w:top w:val="none" w:sz="0" w:space="0" w:color="auto"/>
        <w:left w:val="none" w:sz="0" w:space="0" w:color="auto"/>
        <w:bottom w:val="none" w:sz="0" w:space="0" w:color="auto"/>
        <w:right w:val="none" w:sz="0" w:space="0" w:color="auto"/>
      </w:divBdr>
    </w:div>
    <w:div w:id="921180703">
      <w:bodyDiv w:val="1"/>
      <w:marLeft w:val="0"/>
      <w:marRight w:val="0"/>
      <w:marTop w:val="0"/>
      <w:marBottom w:val="0"/>
      <w:divBdr>
        <w:top w:val="none" w:sz="0" w:space="0" w:color="auto"/>
        <w:left w:val="none" w:sz="0" w:space="0" w:color="auto"/>
        <w:bottom w:val="none" w:sz="0" w:space="0" w:color="auto"/>
        <w:right w:val="none" w:sz="0" w:space="0" w:color="auto"/>
      </w:divBdr>
    </w:div>
    <w:div w:id="921337003">
      <w:bodyDiv w:val="1"/>
      <w:marLeft w:val="0"/>
      <w:marRight w:val="0"/>
      <w:marTop w:val="0"/>
      <w:marBottom w:val="0"/>
      <w:divBdr>
        <w:top w:val="none" w:sz="0" w:space="0" w:color="auto"/>
        <w:left w:val="none" w:sz="0" w:space="0" w:color="auto"/>
        <w:bottom w:val="none" w:sz="0" w:space="0" w:color="auto"/>
        <w:right w:val="none" w:sz="0" w:space="0" w:color="auto"/>
      </w:divBdr>
    </w:div>
    <w:div w:id="921644237">
      <w:bodyDiv w:val="1"/>
      <w:marLeft w:val="0"/>
      <w:marRight w:val="0"/>
      <w:marTop w:val="0"/>
      <w:marBottom w:val="0"/>
      <w:divBdr>
        <w:top w:val="none" w:sz="0" w:space="0" w:color="auto"/>
        <w:left w:val="none" w:sz="0" w:space="0" w:color="auto"/>
        <w:bottom w:val="none" w:sz="0" w:space="0" w:color="auto"/>
        <w:right w:val="none" w:sz="0" w:space="0" w:color="auto"/>
      </w:divBdr>
    </w:div>
    <w:div w:id="922179062">
      <w:bodyDiv w:val="1"/>
      <w:marLeft w:val="0"/>
      <w:marRight w:val="0"/>
      <w:marTop w:val="0"/>
      <w:marBottom w:val="0"/>
      <w:divBdr>
        <w:top w:val="none" w:sz="0" w:space="0" w:color="auto"/>
        <w:left w:val="none" w:sz="0" w:space="0" w:color="auto"/>
        <w:bottom w:val="none" w:sz="0" w:space="0" w:color="auto"/>
        <w:right w:val="none" w:sz="0" w:space="0" w:color="auto"/>
      </w:divBdr>
    </w:div>
    <w:div w:id="923033702">
      <w:bodyDiv w:val="1"/>
      <w:marLeft w:val="0"/>
      <w:marRight w:val="0"/>
      <w:marTop w:val="0"/>
      <w:marBottom w:val="0"/>
      <w:divBdr>
        <w:top w:val="none" w:sz="0" w:space="0" w:color="auto"/>
        <w:left w:val="none" w:sz="0" w:space="0" w:color="auto"/>
        <w:bottom w:val="none" w:sz="0" w:space="0" w:color="auto"/>
        <w:right w:val="none" w:sz="0" w:space="0" w:color="auto"/>
      </w:divBdr>
    </w:div>
    <w:div w:id="923297496">
      <w:bodyDiv w:val="1"/>
      <w:marLeft w:val="0"/>
      <w:marRight w:val="0"/>
      <w:marTop w:val="0"/>
      <w:marBottom w:val="0"/>
      <w:divBdr>
        <w:top w:val="none" w:sz="0" w:space="0" w:color="auto"/>
        <w:left w:val="none" w:sz="0" w:space="0" w:color="auto"/>
        <w:bottom w:val="none" w:sz="0" w:space="0" w:color="auto"/>
        <w:right w:val="none" w:sz="0" w:space="0" w:color="auto"/>
      </w:divBdr>
    </w:div>
    <w:div w:id="923412232">
      <w:bodyDiv w:val="1"/>
      <w:marLeft w:val="0"/>
      <w:marRight w:val="0"/>
      <w:marTop w:val="0"/>
      <w:marBottom w:val="0"/>
      <w:divBdr>
        <w:top w:val="none" w:sz="0" w:space="0" w:color="auto"/>
        <w:left w:val="none" w:sz="0" w:space="0" w:color="auto"/>
        <w:bottom w:val="none" w:sz="0" w:space="0" w:color="auto"/>
        <w:right w:val="none" w:sz="0" w:space="0" w:color="auto"/>
      </w:divBdr>
    </w:div>
    <w:div w:id="925724178">
      <w:bodyDiv w:val="1"/>
      <w:marLeft w:val="0"/>
      <w:marRight w:val="0"/>
      <w:marTop w:val="0"/>
      <w:marBottom w:val="0"/>
      <w:divBdr>
        <w:top w:val="none" w:sz="0" w:space="0" w:color="auto"/>
        <w:left w:val="none" w:sz="0" w:space="0" w:color="auto"/>
        <w:bottom w:val="none" w:sz="0" w:space="0" w:color="auto"/>
        <w:right w:val="none" w:sz="0" w:space="0" w:color="auto"/>
      </w:divBdr>
    </w:div>
    <w:div w:id="925764589">
      <w:bodyDiv w:val="1"/>
      <w:marLeft w:val="0"/>
      <w:marRight w:val="0"/>
      <w:marTop w:val="0"/>
      <w:marBottom w:val="0"/>
      <w:divBdr>
        <w:top w:val="none" w:sz="0" w:space="0" w:color="auto"/>
        <w:left w:val="none" w:sz="0" w:space="0" w:color="auto"/>
        <w:bottom w:val="none" w:sz="0" w:space="0" w:color="auto"/>
        <w:right w:val="none" w:sz="0" w:space="0" w:color="auto"/>
      </w:divBdr>
    </w:div>
    <w:div w:id="926383526">
      <w:bodyDiv w:val="1"/>
      <w:marLeft w:val="0"/>
      <w:marRight w:val="0"/>
      <w:marTop w:val="0"/>
      <w:marBottom w:val="0"/>
      <w:divBdr>
        <w:top w:val="none" w:sz="0" w:space="0" w:color="auto"/>
        <w:left w:val="none" w:sz="0" w:space="0" w:color="auto"/>
        <w:bottom w:val="none" w:sz="0" w:space="0" w:color="auto"/>
        <w:right w:val="none" w:sz="0" w:space="0" w:color="auto"/>
      </w:divBdr>
    </w:div>
    <w:div w:id="926693096">
      <w:bodyDiv w:val="1"/>
      <w:marLeft w:val="0"/>
      <w:marRight w:val="0"/>
      <w:marTop w:val="0"/>
      <w:marBottom w:val="0"/>
      <w:divBdr>
        <w:top w:val="none" w:sz="0" w:space="0" w:color="auto"/>
        <w:left w:val="none" w:sz="0" w:space="0" w:color="auto"/>
        <w:bottom w:val="none" w:sz="0" w:space="0" w:color="auto"/>
        <w:right w:val="none" w:sz="0" w:space="0" w:color="auto"/>
      </w:divBdr>
    </w:div>
    <w:div w:id="926814667">
      <w:bodyDiv w:val="1"/>
      <w:marLeft w:val="0"/>
      <w:marRight w:val="0"/>
      <w:marTop w:val="0"/>
      <w:marBottom w:val="0"/>
      <w:divBdr>
        <w:top w:val="none" w:sz="0" w:space="0" w:color="auto"/>
        <w:left w:val="none" w:sz="0" w:space="0" w:color="auto"/>
        <w:bottom w:val="none" w:sz="0" w:space="0" w:color="auto"/>
        <w:right w:val="none" w:sz="0" w:space="0" w:color="auto"/>
      </w:divBdr>
    </w:div>
    <w:div w:id="926960730">
      <w:bodyDiv w:val="1"/>
      <w:marLeft w:val="0"/>
      <w:marRight w:val="0"/>
      <w:marTop w:val="0"/>
      <w:marBottom w:val="0"/>
      <w:divBdr>
        <w:top w:val="none" w:sz="0" w:space="0" w:color="auto"/>
        <w:left w:val="none" w:sz="0" w:space="0" w:color="auto"/>
        <w:bottom w:val="none" w:sz="0" w:space="0" w:color="auto"/>
        <w:right w:val="none" w:sz="0" w:space="0" w:color="auto"/>
      </w:divBdr>
    </w:div>
    <w:div w:id="927079091">
      <w:bodyDiv w:val="1"/>
      <w:marLeft w:val="0"/>
      <w:marRight w:val="0"/>
      <w:marTop w:val="0"/>
      <w:marBottom w:val="0"/>
      <w:divBdr>
        <w:top w:val="none" w:sz="0" w:space="0" w:color="auto"/>
        <w:left w:val="none" w:sz="0" w:space="0" w:color="auto"/>
        <w:bottom w:val="none" w:sz="0" w:space="0" w:color="auto"/>
        <w:right w:val="none" w:sz="0" w:space="0" w:color="auto"/>
      </w:divBdr>
    </w:div>
    <w:div w:id="927692828">
      <w:bodyDiv w:val="1"/>
      <w:marLeft w:val="0"/>
      <w:marRight w:val="0"/>
      <w:marTop w:val="0"/>
      <w:marBottom w:val="0"/>
      <w:divBdr>
        <w:top w:val="none" w:sz="0" w:space="0" w:color="auto"/>
        <w:left w:val="none" w:sz="0" w:space="0" w:color="auto"/>
        <w:bottom w:val="none" w:sz="0" w:space="0" w:color="auto"/>
        <w:right w:val="none" w:sz="0" w:space="0" w:color="auto"/>
      </w:divBdr>
    </w:div>
    <w:div w:id="928005670">
      <w:bodyDiv w:val="1"/>
      <w:marLeft w:val="0"/>
      <w:marRight w:val="0"/>
      <w:marTop w:val="0"/>
      <w:marBottom w:val="0"/>
      <w:divBdr>
        <w:top w:val="none" w:sz="0" w:space="0" w:color="auto"/>
        <w:left w:val="none" w:sz="0" w:space="0" w:color="auto"/>
        <w:bottom w:val="none" w:sz="0" w:space="0" w:color="auto"/>
        <w:right w:val="none" w:sz="0" w:space="0" w:color="auto"/>
      </w:divBdr>
    </w:div>
    <w:div w:id="928269698">
      <w:bodyDiv w:val="1"/>
      <w:marLeft w:val="0"/>
      <w:marRight w:val="0"/>
      <w:marTop w:val="0"/>
      <w:marBottom w:val="0"/>
      <w:divBdr>
        <w:top w:val="none" w:sz="0" w:space="0" w:color="auto"/>
        <w:left w:val="none" w:sz="0" w:space="0" w:color="auto"/>
        <w:bottom w:val="none" w:sz="0" w:space="0" w:color="auto"/>
        <w:right w:val="none" w:sz="0" w:space="0" w:color="auto"/>
      </w:divBdr>
    </w:div>
    <w:div w:id="928544597">
      <w:bodyDiv w:val="1"/>
      <w:marLeft w:val="0"/>
      <w:marRight w:val="0"/>
      <w:marTop w:val="0"/>
      <w:marBottom w:val="0"/>
      <w:divBdr>
        <w:top w:val="none" w:sz="0" w:space="0" w:color="auto"/>
        <w:left w:val="none" w:sz="0" w:space="0" w:color="auto"/>
        <w:bottom w:val="none" w:sz="0" w:space="0" w:color="auto"/>
        <w:right w:val="none" w:sz="0" w:space="0" w:color="auto"/>
      </w:divBdr>
    </w:div>
    <w:div w:id="928660735">
      <w:bodyDiv w:val="1"/>
      <w:marLeft w:val="0"/>
      <w:marRight w:val="0"/>
      <w:marTop w:val="0"/>
      <w:marBottom w:val="0"/>
      <w:divBdr>
        <w:top w:val="none" w:sz="0" w:space="0" w:color="auto"/>
        <w:left w:val="none" w:sz="0" w:space="0" w:color="auto"/>
        <w:bottom w:val="none" w:sz="0" w:space="0" w:color="auto"/>
        <w:right w:val="none" w:sz="0" w:space="0" w:color="auto"/>
      </w:divBdr>
    </w:div>
    <w:div w:id="928736647">
      <w:bodyDiv w:val="1"/>
      <w:marLeft w:val="0"/>
      <w:marRight w:val="0"/>
      <w:marTop w:val="0"/>
      <w:marBottom w:val="0"/>
      <w:divBdr>
        <w:top w:val="none" w:sz="0" w:space="0" w:color="auto"/>
        <w:left w:val="none" w:sz="0" w:space="0" w:color="auto"/>
        <w:bottom w:val="none" w:sz="0" w:space="0" w:color="auto"/>
        <w:right w:val="none" w:sz="0" w:space="0" w:color="auto"/>
      </w:divBdr>
    </w:div>
    <w:div w:id="929047438">
      <w:bodyDiv w:val="1"/>
      <w:marLeft w:val="0"/>
      <w:marRight w:val="0"/>
      <w:marTop w:val="0"/>
      <w:marBottom w:val="0"/>
      <w:divBdr>
        <w:top w:val="none" w:sz="0" w:space="0" w:color="auto"/>
        <w:left w:val="none" w:sz="0" w:space="0" w:color="auto"/>
        <w:bottom w:val="none" w:sz="0" w:space="0" w:color="auto"/>
        <w:right w:val="none" w:sz="0" w:space="0" w:color="auto"/>
      </w:divBdr>
    </w:div>
    <w:div w:id="929192450">
      <w:bodyDiv w:val="1"/>
      <w:marLeft w:val="0"/>
      <w:marRight w:val="0"/>
      <w:marTop w:val="0"/>
      <w:marBottom w:val="0"/>
      <w:divBdr>
        <w:top w:val="none" w:sz="0" w:space="0" w:color="auto"/>
        <w:left w:val="none" w:sz="0" w:space="0" w:color="auto"/>
        <w:bottom w:val="none" w:sz="0" w:space="0" w:color="auto"/>
        <w:right w:val="none" w:sz="0" w:space="0" w:color="auto"/>
      </w:divBdr>
    </w:div>
    <w:div w:id="929388014">
      <w:bodyDiv w:val="1"/>
      <w:marLeft w:val="0"/>
      <w:marRight w:val="0"/>
      <w:marTop w:val="0"/>
      <w:marBottom w:val="0"/>
      <w:divBdr>
        <w:top w:val="none" w:sz="0" w:space="0" w:color="auto"/>
        <w:left w:val="none" w:sz="0" w:space="0" w:color="auto"/>
        <w:bottom w:val="none" w:sz="0" w:space="0" w:color="auto"/>
        <w:right w:val="none" w:sz="0" w:space="0" w:color="auto"/>
      </w:divBdr>
    </w:div>
    <w:div w:id="929586068">
      <w:bodyDiv w:val="1"/>
      <w:marLeft w:val="0"/>
      <w:marRight w:val="0"/>
      <w:marTop w:val="0"/>
      <w:marBottom w:val="0"/>
      <w:divBdr>
        <w:top w:val="none" w:sz="0" w:space="0" w:color="auto"/>
        <w:left w:val="none" w:sz="0" w:space="0" w:color="auto"/>
        <w:bottom w:val="none" w:sz="0" w:space="0" w:color="auto"/>
        <w:right w:val="none" w:sz="0" w:space="0" w:color="auto"/>
      </w:divBdr>
    </w:div>
    <w:div w:id="929856391">
      <w:bodyDiv w:val="1"/>
      <w:marLeft w:val="0"/>
      <w:marRight w:val="0"/>
      <w:marTop w:val="0"/>
      <w:marBottom w:val="0"/>
      <w:divBdr>
        <w:top w:val="none" w:sz="0" w:space="0" w:color="auto"/>
        <w:left w:val="none" w:sz="0" w:space="0" w:color="auto"/>
        <w:bottom w:val="none" w:sz="0" w:space="0" w:color="auto"/>
        <w:right w:val="none" w:sz="0" w:space="0" w:color="auto"/>
      </w:divBdr>
    </w:div>
    <w:div w:id="930235456">
      <w:bodyDiv w:val="1"/>
      <w:marLeft w:val="0"/>
      <w:marRight w:val="0"/>
      <w:marTop w:val="0"/>
      <w:marBottom w:val="0"/>
      <w:divBdr>
        <w:top w:val="none" w:sz="0" w:space="0" w:color="auto"/>
        <w:left w:val="none" w:sz="0" w:space="0" w:color="auto"/>
        <w:bottom w:val="none" w:sz="0" w:space="0" w:color="auto"/>
        <w:right w:val="none" w:sz="0" w:space="0" w:color="auto"/>
      </w:divBdr>
    </w:div>
    <w:div w:id="931276062">
      <w:bodyDiv w:val="1"/>
      <w:marLeft w:val="0"/>
      <w:marRight w:val="0"/>
      <w:marTop w:val="0"/>
      <w:marBottom w:val="0"/>
      <w:divBdr>
        <w:top w:val="none" w:sz="0" w:space="0" w:color="auto"/>
        <w:left w:val="none" w:sz="0" w:space="0" w:color="auto"/>
        <w:bottom w:val="none" w:sz="0" w:space="0" w:color="auto"/>
        <w:right w:val="none" w:sz="0" w:space="0" w:color="auto"/>
      </w:divBdr>
    </w:div>
    <w:div w:id="931355387">
      <w:bodyDiv w:val="1"/>
      <w:marLeft w:val="0"/>
      <w:marRight w:val="0"/>
      <w:marTop w:val="0"/>
      <w:marBottom w:val="0"/>
      <w:divBdr>
        <w:top w:val="none" w:sz="0" w:space="0" w:color="auto"/>
        <w:left w:val="none" w:sz="0" w:space="0" w:color="auto"/>
        <w:bottom w:val="none" w:sz="0" w:space="0" w:color="auto"/>
        <w:right w:val="none" w:sz="0" w:space="0" w:color="auto"/>
      </w:divBdr>
    </w:div>
    <w:div w:id="931544773">
      <w:bodyDiv w:val="1"/>
      <w:marLeft w:val="0"/>
      <w:marRight w:val="0"/>
      <w:marTop w:val="0"/>
      <w:marBottom w:val="0"/>
      <w:divBdr>
        <w:top w:val="none" w:sz="0" w:space="0" w:color="auto"/>
        <w:left w:val="none" w:sz="0" w:space="0" w:color="auto"/>
        <w:bottom w:val="none" w:sz="0" w:space="0" w:color="auto"/>
        <w:right w:val="none" w:sz="0" w:space="0" w:color="auto"/>
      </w:divBdr>
    </w:div>
    <w:div w:id="931813980">
      <w:bodyDiv w:val="1"/>
      <w:marLeft w:val="0"/>
      <w:marRight w:val="0"/>
      <w:marTop w:val="0"/>
      <w:marBottom w:val="0"/>
      <w:divBdr>
        <w:top w:val="none" w:sz="0" w:space="0" w:color="auto"/>
        <w:left w:val="none" w:sz="0" w:space="0" w:color="auto"/>
        <w:bottom w:val="none" w:sz="0" w:space="0" w:color="auto"/>
        <w:right w:val="none" w:sz="0" w:space="0" w:color="auto"/>
      </w:divBdr>
    </w:div>
    <w:div w:id="932785569">
      <w:bodyDiv w:val="1"/>
      <w:marLeft w:val="0"/>
      <w:marRight w:val="0"/>
      <w:marTop w:val="0"/>
      <w:marBottom w:val="0"/>
      <w:divBdr>
        <w:top w:val="none" w:sz="0" w:space="0" w:color="auto"/>
        <w:left w:val="none" w:sz="0" w:space="0" w:color="auto"/>
        <w:bottom w:val="none" w:sz="0" w:space="0" w:color="auto"/>
        <w:right w:val="none" w:sz="0" w:space="0" w:color="auto"/>
      </w:divBdr>
    </w:div>
    <w:div w:id="932855357">
      <w:bodyDiv w:val="1"/>
      <w:marLeft w:val="0"/>
      <w:marRight w:val="0"/>
      <w:marTop w:val="0"/>
      <w:marBottom w:val="0"/>
      <w:divBdr>
        <w:top w:val="none" w:sz="0" w:space="0" w:color="auto"/>
        <w:left w:val="none" w:sz="0" w:space="0" w:color="auto"/>
        <w:bottom w:val="none" w:sz="0" w:space="0" w:color="auto"/>
        <w:right w:val="none" w:sz="0" w:space="0" w:color="auto"/>
      </w:divBdr>
    </w:div>
    <w:div w:id="934557289">
      <w:bodyDiv w:val="1"/>
      <w:marLeft w:val="0"/>
      <w:marRight w:val="0"/>
      <w:marTop w:val="0"/>
      <w:marBottom w:val="0"/>
      <w:divBdr>
        <w:top w:val="none" w:sz="0" w:space="0" w:color="auto"/>
        <w:left w:val="none" w:sz="0" w:space="0" w:color="auto"/>
        <w:bottom w:val="none" w:sz="0" w:space="0" w:color="auto"/>
        <w:right w:val="none" w:sz="0" w:space="0" w:color="auto"/>
      </w:divBdr>
    </w:div>
    <w:div w:id="934821684">
      <w:bodyDiv w:val="1"/>
      <w:marLeft w:val="0"/>
      <w:marRight w:val="0"/>
      <w:marTop w:val="0"/>
      <w:marBottom w:val="0"/>
      <w:divBdr>
        <w:top w:val="none" w:sz="0" w:space="0" w:color="auto"/>
        <w:left w:val="none" w:sz="0" w:space="0" w:color="auto"/>
        <w:bottom w:val="none" w:sz="0" w:space="0" w:color="auto"/>
        <w:right w:val="none" w:sz="0" w:space="0" w:color="auto"/>
      </w:divBdr>
    </w:div>
    <w:div w:id="935016105">
      <w:bodyDiv w:val="1"/>
      <w:marLeft w:val="0"/>
      <w:marRight w:val="0"/>
      <w:marTop w:val="0"/>
      <w:marBottom w:val="0"/>
      <w:divBdr>
        <w:top w:val="none" w:sz="0" w:space="0" w:color="auto"/>
        <w:left w:val="none" w:sz="0" w:space="0" w:color="auto"/>
        <w:bottom w:val="none" w:sz="0" w:space="0" w:color="auto"/>
        <w:right w:val="none" w:sz="0" w:space="0" w:color="auto"/>
      </w:divBdr>
    </w:div>
    <w:div w:id="935595274">
      <w:bodyDiv w:val="1"/>
      <w:marLeft w:val="0"/>
      <w:marRight w:val="0"/>
      <w:marTop w:val="0"/>
      <w:marBottom w:val="0"/>
      <w:divBdr>
        <w:top w:val="none" w:sz="0" w:space="0" w:color="auto"/>
        <w:left w:val="none" w:sz="0" w:space="0" w:color="auto"/>
        <w:bottom w:val="none" w:sz="0" w:space="0" w:color="auto"/>
        <w:right w:val="none" w:sz="0" w:space="0" w:color="auto"/>
      </w:divBdr>
    </w:div>
    <w:div w:id="935746577">
      <w:bodyDiv w:val="1"/>
      <w:marLeft w:val="0"/>
      <w:marRight w:val="0"/>
      <w:marTop w:val="0"/>
      <w:marBottom w:val="0"/>
      <w:divBdr>
        <w:top w:val="none" w:sz="0" w:space="0" w:color="auto"/>
        <w:left w:val="none" w:sz="0" w:space="0" w:color="auto"/>
        <w:bottom w:val="none" w:sz="0" w:space="0" w:color="auto"/>
        <w:right w:val="none" w:sz="0" w:space="0" w:color="auto"/>
      </w:divBdr>
    </w:div>
    <w:div w:id="936062560">
      <w:bodyDiv w:val="1"/>
      <w:marLeft w:val="0"/>
      <w:marRight w:val="0"/>
      <w:marTop w:val="0"/>
      <w:marBottom w:val="0"/>
      <w:divBdr>
        <w:top w:val="none" w:sz="0" w:space="0" w:color="auto"/>
        <w:left w:val="none" w:sz="0" w:space="0" w:color="auto"/>
        <w:bottom w:val="none" w:sz="0" w:space="0" w:color="auto"/>
        <w:right w:val="none" w:sz="0" w:space="0" w:color="auto"/>
      </w:divBdr>
    </w:div>
    <w:div w:id="936258145">
      <w:bodyDiv w:val="1"/>
      <w:marLeft w:val="0"/>
      <w:marRight w:val="0"/>
      <w:marTop w:val="0"/>
      <w:marBottom w:val="0"/>
      <w:divBdr>
        <w:top w:val="none" w:sz="0" w:space="0" w:color="auto"/>
        <w:left w:val="none" w:sz="0" w:space="0" w:color="auto"/>
        <w:bottom w:val="none" w:sz="0" w:space="0" w:color="auto"/>
        <w:right w:val="none" w:sz="0" w:space="0" w:color="auto"/>
      </w:divBdr>
    </w:div>
    <w:div w:id="936521329">
      <w:bodyDiv w:val="1"/>
      <w:marLeft w:val="0"/>
      <w:marRight w:val="0"/>
      <w:marTop w:val="0"/>
      <w:marBottom w:val="0"/>
      <w:divBdr>
        <w:top w:val="none" w:sz="0" w:space="0" w:color="auto"/>
        <w:left w:val="none" w:sz="0" w:space="0" w:color="auto"/>
        <w:bottom w:val="none" w:sz="0" w:space="0" w:color="auto"/>
        <w:right w:val="none" w:sz="0" w:space="0" w:color="auto"/>
      </w:divBdr>
    </w:div>
    <w:div w:id="936790177">
      <w:bodyDiv w:val="1"/>
      <w:marLeft w:val="0"/>
      <w:marRight w:val="0"/>
      <w:marTop w:val="0"/>
      <w:marBottom w:val="0"/>
      <w:divBdr>
        <w:top w:val="none" w:sz="0" w:space="0" w:color="auto"/>
        <w:left w:val="none" w:sz="0" w:space="0" w:color="auto"/>
        <w:bottom w:val="none" w:sz="0" w:space="0" w:color="auto"/>
        <w:right w:val="none" w:sz="0" w:space="0" w:color="auto"/>
      </w:divBdr>
    </w:div>
    <w:div w:id="937059859">
      <w:bodyDiv w:val="1"/>
      <w:marLeft w:val="0"/>
      <w:marRight w:val="0"/>
      <w:marTop w:val="0"/>
      <w:marBottom w:val="0"/>
      <w:divBdr>
        <w:top w:val="none" w:sz="0" w:space="0" w:color="auto"/>
        <w:left w:val="none" w:sz="0" w:space="0" w:color="auto"/>
        <w:bottom w:val="none" w:sz="0" w:space="0" w:color="auto"/>
        <w:right w:val="none" w:sz="0" w:space="0" w:color="auto"/>
      </w:divBdr>
    </w:div>
    <w:div w:id="937444543">
      <w:bodyDiv w:val="1"/>
      <w:marLeft w:val="0"/>
      <w:marRight w:val="0"/>
      <w:marTop w:val="0"/>
      <w:marBottom w:val="0"/>
      <w:divBdr>
        <w:top w:val="none" w:sz="0" w:space="0" w:color="auto"/>
        <w:left w:val="none" w:sz="0" w:space="0" w:color="auto"/>
        <w:bottom w:val="none" w:sz="0" w:space="0" w:color="auto"/>
        <w:right w:val="none" w:sz="0" w:space="0" w:color="auto"/>
      </w:divBdr>
    </w:div>
    <w:div w:id="937560640">
      <w:bodyDiv w:val="1"/>
      <w:marLeft w:val="0"/>
      <w:marRight w:val="0"/>
      <w:marTop w:val="0"/>
      <w:marBottom w:val="0"/>
      <w:divBdr>
        <w:top w:val="none" w:sz="0" w:space="0" w:color="auto"/>
        <w:left w:val="none" w:sz="0" w:space="0" w:color="auto"/>
        <w:bottom w:val="none" w:sz="0" w:space="0" w:color="auto"/>
        <w:right w:val="none" w:sz="0" w:space="0" w:color="auto"/>
      </w:divBdr>
    </w:div>
    <w:div w:id="938178750">
      <w:bodyDiv w:val="1"/>
      <w:marLeft w:val="0"/>
      <w:marRight w:val="0"/>
      <w:marTop w:val="0"/>
      <w:marBottom w:val="0"/>
      <w:divBdr>
        <w:top w:val="none" w:sz="0" w:space="0" w:color="auto"/>
        <w:left w:val="none" w:sz="0" w:space="0" w:color="auto"/>
        <w:bottom w:val="none" w:sz="0" w:space="0" w:color="auto"/>
        <w:right w:val="none" w:sz="0" w:space="0" w:color="auto"/>
      </w:divBdr>
    </w:div>
    <w:div w:id="938372778">
      <w:bodyDiv w:val="1"/>
      <w:marLeft w:val="0"/>
      <w:marRight w:val="0"/>
      <w:marTop w:val="0"/>
      <w:marBottom w:val="0"/>
      <w:divBdr>
        <w:top w:val="none" w:sz="0" w:space="0" w:color="auto"/>
        <w:left w:val="none" w:sz="0" w:space="0" w:color="auto"/>
        <w:bottom w:val="none" w:sz="0" w:space="0" w:color="auto"/>
        <w:right w:val="none" w:sz="0" w:space="0" w:color="auto"/>
      </w:divBdr>
    </w:div>
    <w:div w:id="938374811">
      <w:bodyDiv w:val="1"/>
      <w:marLeft w:val="0"/>
      <w:marRight w:val="0"/>
      <w:marTop w:val="0"/>
      <w:marBottom w:val="0"/>
      <w:divBdr>
        <w:top w:val="none" w:sz="0" w:space="0" w:color="auto"/>
        <w:left w:val="none" w:sz="0" w:space="0" w:color="auto"/>
        <w:bottom w:val="none" w:sz="0" w:space="0" w:color="auto"/>
        <w:right w:val="none" w:sz="0" w:space="0" w:color="auto"/>
      </w:divBdr>
    </w:div>
    <w:div w:id="938610830">
      <w:bodyDiv w:val="1"/>
      <w:marLeft w:val="0"/>
      <w:marRight w:val="0"/>
      <w:marTop w:val="0"/>
      <w:marBottom w:val="0"/>
      <w:divBdr>
        <w:top w:val="none" w:sz="0" w:space="0" w:color="auto"/>
        <w:left w:val="none" w:sz="0" w:space="0" w:color="auto"/>
        <w:bottom w:val="none" w:sz="0" w:space="0" w:color="auto"/>
        <w:right w:val="none" w:sz="0" w:space="0" w:color="auto"/>
      </w:divBdr>
      <w:divsChild>
        <w:div w:id="54282756">
          <w:marLeft w:val="640"/>
          <w:marRight w:val="0"/>
          <w:marTop w:val="0"/>
          <w:marBottom w:val="0"/>
          <w:divBdr>
            <w:top w:val="none" w:sz="0" w:space="0" w:color="auto"/>
            <w:left w:val="none" w:sz="0" w:space="0" w:color="auto"/>
            <w:bottom w:val="none" w:sz="0" w:space="0" w:color="auto"/>
            <w:right w:val="none" w:sz="0" w:space="0" w:color="auto"/>
          </w:divBdr>
        </w:div>
        <w:div w:id="298269725">
          <w:marLeft w:val="640"/>
          <w:marRight w:val="0"/>
          <w:marTop w:val="0"/>
          <w:marBottom w:val="0"/>
          <w:divBdr>
            <w:top w:val="none" w:sz="0" w:space="0" w:color="auto"/>
            <w:left w:val="none" w:sz="0" w:space="0" w:color="auto"/>
            <w:bottom w:val="none" w:sz="0" w:space="0" w:color="auto"/>
            <w:right w:val="none" w:sz="0" w:space="0" w:color="auto"/>
          </w:divBdr>
        </w:div>
        <w:div w:id="466704005">
          <w:marLeft w:val="640"/>
          <w:marRight w:val="0"/>
          <w:marTop w:val="0"/>
          <w:marBottom w:val="0"/>
          <w:divBdr>
            <w:top w:val="none" w:sz="0" w:space="0" w:color="auto"/>
            <w:left w:val="none" w:sz="0" w:space="0" w:color="auto"/>
            <w:bottom w:val="none" w:sz="0" w:space="0" w:color="auto"/>
            <w:right w:val="none" w:sz="0" w:space="0" w:color="auto"/>
          </w:divBdr>
        </w:div>
        <w:div w:id="497042242">
          <w:marLeft w:val="640"/>
          <w:marRight w:val="0"/>
          <w:marTop w:val="0"/>
          <w:marBottom w:val="0"/>
          <w:divBdr>
            <w:top w:val="none" w:sz="0" w:space="0" w:color="auto"/>
            <w:left w:val="none" w:sz="0" w:space="0" w:color="auto"/>
            <w:bottom w:val="none" w:sz="0" w:space="0" w:color="auto"/>
            <w:right w:val="none" w:sz="0" w:space="0" w:color="auto"/>
          </w:divBdr>
        </w:div>
        <w:div w:id="666398803">
          <w:marLeft w:val="640"/>
          <w:marRight w:val="0"/>
          <w:marTop w:val="0"/>
          <w:marBottom w:val="0"/>
          <w:divBdr>
            <w:top w:val="none" w:sz="0" w:space="0" w:color="auto"/>
            <w:left w:val="none" w:sz="0" w:space="0" w:color="auto"/>
            <w:bottom w:val="none" w:sz="0" w:space="0" w:color="auto"/>
            <w:right w:val="none" w:sz="0" w:space="0" w:color="auto"/>
          </w:divBdr>
        </w:div>
        <w:div w:id="717515912">
          <w:marLeft w:val="640"/>
          <w:marRight w:val="0"/>
          <w:marTop w:val="0"/>
          <w:marBottom w:val="0"/>
          <w:divBdr>
            <w:top w:val="none" w:sz="0" w:space="0" w:color="auto"/>
            <w:left w:val="none" w:sz="0" w:space="0" w:color="auto"/>
            <w:bottom w:val="none" w:sz="0" w:space="0" w:color="auto"/>
            <w:right w:val="none" w:sz="0" w:space="0" w:color="auto"/>
          </w:divBdr>
        </w:div>
        <w:div w:id="827282154">
          <w:marLeft w:val="640"/>
          <w:marRight w:val="0"/>
          <w:marTop w:val="0"/>
          <w:marBottom w:val="0"/>
          <w:divBdr>
            <w:top w:val="none" w:sz="0" w:space="0" w:color="auto"/>
            <w:left w:val="none" w:sz="0" w:space="0" w:color="auto"/>
            <w:bottom w:val="none" w:sz="0" w:space="0" w:color="auto"/>
            <w:right w:val="none" w:sz="0" w:space="0" w:color="auto"/>
          </w:divBdr>
        </w:div>
        <w:div w:id="831026309">
          <w:marLeft w:val="640"/>
          <w:marRight w:val="0"/>
          <w:marTop w:val="0"/>
          <w:marBottom w:val="0"/>
          <w:divBdr>
            <w:top w:val="none" w:sz="0" w:space="0" w:color="auto"/>
            <w:left w:val="none" w:sz="0" w:space="0" w:color="auto"/>
            <w:bottom w:val="none" w:sz="0" w:space="0" w:color="auto"/>
            <w:right w:val="none" w:sz="0" w:space="0" w:color="auto"/>
          </w:divBdr>
        </w:div>
        <w:div w:id="1062212945">
          <w:marLeft w:val="640"/>
          <w:marRight w:val="0"/>
          <w:marTop w:val="0"/>
          <w:marBottom w:val="0"/>
          <w:divBdr>
            <w:top w:val="none" w:sz="0" w:space="0" w:color="auto"/>
            <w:left w:val="none" w:sz="0" w:space="0" w:color="auto"/>
            <w:bottom w:val="none" w:sz="0" w:space="0" w:color="auto"/>
            <w:right w:val="none" w:sz="0" w:space="0" w:color="auto"/>
          </w:divBdr>
        </w:div>
        <w:div w:id="1216157939">
          <w:marLeft w:val="640"/>
          <w:marRight w:val="0"/>
          <w:marTop w:val="0"/>
          <w:marBottom w:val="0"/>
          <w:divBdr>
            <w:top w:val="none" w:sz="0" w:space="0" w:color="auto"/>
            <w:left w:val="none" w:sz="0" w:space="0" w:color="auto"/>
            <w:bottom w:val="none" w:sz="0" w:space="0" w:color="auto"/>
            <w:right w:val="none" w:sz="0" w:space="0" w:color="auto"/>
          </w:divBdr>
        </w:div>
        <w:div w:id="1244070429">
          <w:marLeft w:val="640"/>
          <w:marRight w:val="0"/>
          <w:marTop w:val="0"/>
          <w:marBottom w:val="0"/>
          <w:divBdr>
            <w:top w:val="none" w:sz="0" w:space="0" w:color="auto"/>
            <w:left w:val="none" w:sz="0" w:space="0" w:color="auto"/>
            <w:bottom w:val="none" w:sz="0" w:space="0" w:color="auto"/>
            <w:right w:val="none" w:sz="0" w:space="0" w:color="auto"/>
          </w:divBdr>
        </w:div>
        <w:div w:id="1534344925">
          <w:marLeft w:val="640"/>
          <w:marRight w:val="0"/>
          <w:marTop w:val="0"/>
          <w:marBottom w:val="0"/>
          <w:divBdr>
            <w:top w:val="none" w:sz="0" w:space="0" w:color="auto"/>
            <w:left w:val="none" w:sz="0" w:space="0" w:color="auto"/>
            <w:bottom w:val="none" w:sz="0" w:space="0" w:color="auto"/>
            <w:right w:val="none" w:sz="0" w:space="0" w:color="auto"/>
          </w:divBdr>
        </w:div>
        <w:div w:id="1657418619">
          <w:marLeft w:val="640"/>
          <w:marRight w:val="0"/>
          <w:marTop w:val="0"/>
          <w:marBottom w:val="0"/>
          <w:divBdr>
            <w:top w:val="none" w:sz="0" w:space="0" w:color="auto"/>
            <w:left w:val="none" w:sz="0" w:space="0" w:color="auto"/>
            <w:bottom w:val="none" w:sz="0" w:space="0" w:color="auto"/>
            <w:right w:val="none" w:sz="0" w:space="0" w:color="auto"/>
          </w:divBdr>
        </w:div>
        <w:div w:id="1756243412">
          <w:marLeft w:val="640"/>
          <w:marRight w:val="0"/>
          <w:marTop w:val="0"/>
          <w:marBottom w:val="0"/>
          <w:divBdr>
            <w:top w:val="none" w:sz="0" w:space="0" w:color="auto"/>
            <w:left w:val="none" w:sz="0" w:space="0" w:color="auto"/>
            <w:bottom w:val="none" w:sz="0" w:space="0" w:color="auto"/>
            <w:right w:val="none" w:sz="0" w:space="0" w:color="auto"/>
          </w:divBdr>
        </w:div>
      </w:divsChild>
    </w:div>
    <w:div w:id="939065832">
      <w:bodyDiv w:val="1"/>
      <w:marLeft w:val="0"/>
      <w:marRight w:val="0"/>
      <w:marTop w:val="0"/>
      <w:marBottom w:val="0"/>
      <w:divBdr>
        <w:top w:val="none" w:sz="0" w:space="0" w:color="auto"/>
        <w:left w:val="none" w:sz="0" w:space="0" w:color="auto"/>
        <w:bottom w:val="none" w:sz="0" w:space="0" w:color="auto"/>
        <w:right w:val="none" w:sz="0" w:space="0" w:color="auto"/>
      </w:divBdr>
    </w:div>
    <w:div w:id="939072463">
      <w:bodyDiv w:val="1"/>
      <w:marLeft w:val="0"/>
      <w:marRight w:val="0"/>
      <w:marTop w:val="0"/>
      <w:marBottom w:val="0"/>
      <w:divBdr>
        <w:top w:val="none" w:sz="0" w:space="0" w:color="auto"/>
        <w:left w:val="none" w:sz="0" w:space="0" w:color="auto"/>
        <w:bottom w:val="none" w:sz="0" w:space="0" w:color="auto"/>
        <w:right w:val="none" w:sz="0" w:space="0" w:color="auto"/>
      </w:divBdr>
      <w:divsChild>
        <w:div w:id="454062100">
          <w:marLeft w:val="640"/>
          <w:marRight w:val="0"/>
          <w:marTop w:val="0"/>
          <w:marBottom w:val="0"/>
          <w:divBdr>
            <w:top w:val="none" w:sz="0" w:space="0" w:color="auto"/>
            <w:left w:val="none" w:sz="0" w:space="0" w:color="auto"/>
            <w:bottom w:val="none" w:sz="0" w:space="0" w:color="auto"/>
            <w:right w:val="none" w:sz="0" w:space="0" w:color="auto"/>
          </w:divBdr>
        </w:div>
        <w:div w:id="486673066">
          <w:marLeft w:val="640"/>
          <w:marRight w:val="0"/>
          <w:marTop w:val="0"/>
          <w:marBottom w:val="0"/>
          <w:divBdr>
            <w:top w:val="none" w:sz="0" w:space="0" w:color="auto"/>
            <w:left w:val="none" w:sz="0" w:space="0" w:color="auto"/>
            <w:bottom w:val="none" w:sz="0" w:space="0" w:color="auto"/>
            <w:right w:val="none" w:sz="0" w:space="0" w:color="auto"/>
          </w:divBdr>
        </w:div>
        <w:div w:id="592973130">
          <w:marLeft w:val="640"/>
          <w:marRight w:val="0"/>
          <w:marTop w:val="0"/>
          <w:marBottom w:val="0"/>
          <w:divBdr>
            <w:top w:val="none" w:sz="0" w:space="0" w:color="auto"/>
            <w:left w:val="none" w:sz="0" w:space="0" w:color="auto"/>
            <w:bottom w:val="none" w:sz="0" w:space="0" w:color="auto"/>
            <w:right w:val="none" w:sz="0" w:space="0" w:color="auto"/>
          </w:divBdr>
        </w:div>
        <w:div w:id="613168826">
          <w:marLeft w:val="640"/>
          <w:marRight w:val="0"/>
          <w:marTop w:val="0"/>
          <w:marBottom w:val="0"/>
          <w:divBdr>
            <w:top w:val="none" w:sz="0" w:space="0" w:color="auto"/>
            <w:left w:val="none" w:sz="0" w:space="0" w:color="auto"/>
            <w:bottom w:val="none" w:sz="0" w:space="0" w:color="auto"/>
            <w:right w:val="none" w:sz="0" w:space="0" w:color="auto"/>
          </w:divBdr>
        </w:div>
        <w:div w:id="750782540">
          <w:marLeft w:val="640"/>
          <w:marRight w:val="0"/>
          <w:marTop w:val="0"/>
          <w:marBottom w:val="0"/>
          <w:divBdr>
            <w:top w:val="none" w:sz="0" w:space="0" w:color="auto"/>
            <w:left w:val="none" w:sz="0" w:space="0" w:color="auto"/>
            <w:bottom w:val="none" w:sz="0" w:space="0" w:color="auto"/>
            <w:right w:val="none" w:sz="0" w:space="0" w:color="auto"/>
          </w:divBdr>
        </w:div>
        <w:div w:id="882910081">
          <w:marLeft w:val="640"/>
          <w:marRight w:val="0"/>
          <w:marTop w:val="0"/>
          <w:marBottom w:val="0"/>
          <w:divBdr>
            <w:top w:val="none" w:sz="0" w:space="0" w:color="auto"/>
            <w:left w:val="none" w:sz="0" w:space="0" w:color="auto"/>
            <w:bottom w:val="none" w:sz="0" w:space="0" w:color="auto"/>
            <w:right w:val="none" w:sz="0" w:space="0" w:color="auto"/>
          </w:divBdr>
        </w:div>
        <w:div w:id="1246039382">
          <w:marLeft w:val="640"/>
          <w:marRight w:val="0"/>
          <w:marTop w:val="0"/>
          <w:marBottom w:val="0"/>
          <w:divBdr>
            <w:top w:val="none" w:sz="0" w:space="0" w:color="auto"/>
            <w:left w:val="none" w:sz="0" w:space="0" w:color="auto"/>
            <w:bottom w:val="none" w:sz="0" w:space="0" w:color="auto"/>
            <w:right w:val="none" w:sz="0" w:space="0" w:color="auto"/>
          </w:divBdr>
        </w:div>
        <w:div w:id="1358195965">
          <w:marLeft w:val="640"/>
          <w:marRight w:val="0"/>
          <w:marTop w:val="0"/>
          <w:marBottom w:val="0"/>
          <w:divBdr>
            <w:top w:val="none" w:sz="0" w:space="0" w:color="auto"/>
            <w:left w:val="none" w:sz="0" w:space="0" w:color="auto"/>
            <w:bottom w:val="none" w:sz="0" w:space="0" w:color="auto"/>
            <w:right w:val="none" w:sz="0" w:space="0" w:color="auto"/>
          </w:divBdr>
        </w:div>
        <w:div w:id="1485467850">
          <w:marLeft w:val="640"/>
          <w:marRight w:val="0"/>
          <w:marTop w:val="0"/>
          <w:marBottom w:val="0"/>
          <w:divBdr>
            <w:top w:val="none" w:sz="0" w:space="0" w:color="auto"/>
            <w:left w:val="none" w:sz="0" w:space="0" w:color="auto"/>
            <w:bottom w:val="none" w:sz="0" w:space="0" w:color="auto"/>
            <w:right w:val="none" w:sz="0" w:space="0" w:color="auto"/>
          </w:divBdr>
        </w:div>
        <w:div w:id="1745492972">
          <w:marLeft w:val="640"/>
          <w:marRight w:val="0"/>
          <w:marTop w:val="0"/>
          <w:marBottom w:val="0"/>
          <w:divBdr>
            <w:top w:val="none" w:sz="0" w:space="0" w:color="auto"/>
            <w:left w:val="none" w:sz="0" w:space="0" w:color="auto"/>
            <w:bottom w:val="none" w:sz="0" w:space="0" w:color="auto"/>
            <w:right w:val="none" w:sz="0" w:space="0" w:color="auto"/>
          </w:divBdr>
        </w:div>
        <w:div w:id="1748963503">
          <w:marLeft w:val="640"/>
          <w:marRight w:val="0"/>
          <w:marTop w:val="0"/>
          <w:marBottom w:val="0"/>
          <w:divBdr>
            <w:top w:val="none" w:sz="0" w:space="0" w:color="auto"/>
            <w:left w:val="none" w:sz="0" w:space="0" w:color="auto"/>
            <w:bottom w:val="none" w:sz="0" w:space="0" w:color="auto"/>
            <w:right w:val="none" w:sz="0" w:space="0" w:color="auto"/>
          </w:divBdr>
        </w:div>
      </w:divsChild>
    </w:div>
    <w:div w:id="939142462">
      <w:bodyDiv w:val="1"/>
      <w:marLeft w:val="0"/>
      <w:marRight w:val="0"/>
      <w:marTop w:val="0"/>
      <w:marBottom w:val="0"/>
      <w:divBdr>
        <w:top w:val="none" w:sz="0" w:space="0" w:color="auto"/>
        <w:left w:val="none" w:sz="0" w:space="0" w:color="auto"/>
        <w:bottom w:val="none" w:sz="0" w:space="0" w:color="auto"/>
        <w:right w:val="none" w:sz="0" w:space="0" w:color="auto"/>
      </w:divBdr>
      <w:divsChild>
        <w:div w:id="11417153">
          <w:marLeft w:val="640"/>
          <w:marRight w:val="0"/>
          <w:marTop w:val="0"/>
          <w:marBottom w:val="0"/>
          <w:divBdr>
            <w:top w:val="none" w:sz="0" w:space="0" w:color="auto"/>
            <w:left w:val="none" w:sz="0" w:space="0" w:color="auto"/>
            <w:bottom w:val="none" w:sz="0" w:space="0" w:color="auto"/>
            <w:right w:val="none" w:sz="0" w:space="0" w:color="auto"/>
          </w:divBdr>
        </w:div>
        <w:div w:id="34701152">
          <w:marLeft w:val="640"/>
          <w:marRight w:val="0"/>
          <w:marTop w:val="0"/>
          <w:marBottom w:val="0"/>
          <w:divBdr>
            <w:top w:val="none" w:sz="0" w:space="0" w:color="auto"/>
            <w:left w:val="none" w:sz="0" w:space="0" w:color="auto"/>
            <w:bottom w:val="none" w:sz="0" w:space="0" w:color="auto"/>
            <w:right w:val="none" w:sz="0" w:space="0" w:color="auto"/>
          </w:divBdr>
        </w:div>
        <w:div w:id="103422436">
          <w:marLeft w:val="640"/>
          <w:marRight w:val="0"/>
          <w:marTop w:val="0"/>
          <w:marBottom w:val="0"/>
          <w:divBdr>
            <w:top w:val="none" w:sz="0" w:space="0" w:color="auto"/>
            <w:left w:val="none" w:sz="0" w:space="0" w:color="auto"/>
            <w:bottom w:val="none" w:sz="0" w:space="0" w:color="auto"/>
            <w:right w:val="none" w:sz="0" w:space="0" w:color="auto"/>
          </w:divBdr>
        </w:div>
        <w:div w:id="179901207">
          <w:marLeft w:val="640"/>
          <w:marRight w:val="0"/>
          <w:marTop w:val="0"/>
          <w:marBottom w:val="0"/>
          <w:divBdr>
            <w:top w:val="none" w:sz="0" w:space="0" w:color="auto"/>
            <w:left w:val="none" w:sz="0" w:space="0" w:color="auto"/>
            <w:bottom w:val="none" w:sz="0" w:space="0" w:color="auto"/>
            <w:right w:val="none" w:sz="0" w:space="0" w:color="auto"/>
          </w:divBdr>
        </w:div>
        <w:div w:id="218323070">
          <w:marLeft w:val="640"/>
          <w:marRight w:val="0"/>
          <w:marTop w:val="0"/>
          <w:marBottom w:val="0"/>
          <w:divBdr>
            <w:top w:val="none" w:sz="0" w:space="0" w:color="auto"/>
            <w:left w:val="none" w:sz="0" w:space="0" w:color="auto"/>
            <w:bottom w:val="none" w:sz="0" w:space="0" w:color="auto"/>
            <w:right w:val="none" w:sz="0" w:space="0" w:color="auto"/>
          </w:divBdr>
        </w:div>
        <w:div w:id="303312815">
          <w:marLeft w:val="640"/>
          <w:marRight w:val="0"/>
          <w:marTop w:val="0"/>
          <w:marBottom w:val="0"/>
          <w:divBdr>
            <w:top w:val="none" w:sz="0" w:space="0" w:color="auto"/>
            <w:left w:val="none" w:sz="0" w:space="0" w:color="auto"/>
            <w:bottom w:val="none" w:sz="0" w:space="0" w:color="auto"/>
            <w:right w:val="none" w:sz="0" w:space="0" w:color="auto"/>
          </w:divBdr>
        </w:div>
        <w:div w:id="476000532">
          <w:marLeft w:val="640"/>
          <w:marRight w:val="0"/>
          <w:marTop w:val="0"/>
          <w:marBottom w:val="0"/>
          <w:divBdr>
            <w:top w:val="none" w:sz="0" w:space="0" w:color="auto"/>
            <w:left w:val="none" w:sz="0" w:space="0" w:color="auto"/>
            <w:bottom w:val="none" w:sz="0" w:space="0" w:color="auto"/>
            <w:right w:val="none" w:sz="0" w:space="0" w:color="auto"/>
          </w:divBdr>
        </w:div>
        <w:div w:id="490295563">
          <w:marLeft w:val="640"/>
          <w:marRight w:val="0"/>
          <w:marTop w:val="0"/>
          <w:marBottom w:val="0"/>
          <w:divBdr>
            <w:top w:val="none" w:sz="0" w:space="0" w:color="auto"/>
            <w:left w:val="none" w:sz="0" w:space="0" w:color="auto"/>
            <w:bottom w:val="none" w:sz="0" w:space="0" w:color="auto"/>
            <w:right w:val="none" w:sz="0" w:space="0" w:color="auto"/>
          </w:divBdr>
        </w:div>
        <w:div w:id="494034191">
          <w:marLeft w:val="640"/>
          <w:marRight w:val="0"/>
          <w:marTop w:val="0"/>
          <w:marBottom w:val="0"/>
          <w:divBdr>
            <w:top w:val="none" w:sz="0" w:space="0" w:color="auto"/>
            <w:left w:val="none" w:sz="0" w:space="0" w:color="auto"/>
            <w:bottom w:val="none" w:sz="0" w:space="0" w:color="auto"/>
            <w:right w:val="none" w:sz="0" w:space="0" w:color="auto"/>
          </w:divBdr>
        </w:div>
        <w:div w:id="517811380">
          <w:marLeft w:val="640"/>
          <w:marRight w:val="0"/>
          <w:marTop w:val="0"/>
          <w:marBottom w:val="0"/>
          <w:divBdr>
            <w:top w:val="none" w:sz="0" w:space="0" w:color="auto"/>
            <w:left w:val="none" w:sz="0" w:space="0" w:color="auto"/>
            <w:bottom w:val="none" w:sz="0" w:space="0" w:color="auto"/>
            <w:right w:val="none" w:sz="0" w:space="0" w:color="auto"/>
          </w:divBdr>
        </w:div>
        <w:div w:id="521431177">
          <w:marLeft w:val="640"/>
          <w:marRight w:val="0"/>
          <w:marTop w:val="0"/>
          <w:marBottom w:val="0"/>
          <w:divBdr>
            <w:top w:val="none" w:sz="0" w:space="0" w:color="auto"/>
            <w:left w:val="none" w:sz="0" w:space="0" w:color="auto"/>
            <w:bottom w:val="none" w:sz="0" w:space="0" w:color="auto"/>
            <w:right w:val="none" w:sz="0" w:space="0" w:color="auto"/>
          </w:divBdr>
        </w:div>
        <w:div w:id="532500372">
          <w:marLeft w:val="640"/>
          <w:marRight w:val="0"/>
          <w:marTop w:val="0"/>
          <w:marBottom w:val="0"/>
          <w:divBdr>
            <w:top w:val="none" w:sz="0" w:space="0" w:color="auto"/>
            <w:left w:val="none" w:sz="0" w:space="0" w:color="auto"/>
            <w:bottom w:val="none" w:sz="0" w:space="0" w:color="auto"/>
            <w:right w:val="none" w:sz="0" w:space="0" w:color="auto"/>
          </w:divBdr>
        </w:div>
        <w:div w:id="545262469">
          <w:marLeft w:val="640"/>
          <w:marRight w:val="0"/>
          <w:marTop w:val="0"/>
          <w:marBottom w:val="0"/>
          <w:divBdr>
            <w:top w:val="none" w:sz="0" w:space="0" w:color="auto"/>
            <w:left w:val="none" w:sz="0" w:space="0" w:color="auto"/>
            <w:bottom w:val="none" w:sz="0" w:space="0" w:color="auto"/>
            <w:right w:val="none" w:sz="0" w:space="0" w:color="auto"/>
          </w:divBdr>
        </w:div>
        <w:div w:id="598680666">
          <w:marLeft w:val="640"/>
          <w:marRight w:val="0"/>
          <w:marTop w:val="0"/>
          <w:marBottom w:val="0"/>
          <w:divBdr>
            <w:top w:val="none" w:sz="0" w:space="0" w:color="auto"/>
            <w:left w:val="none" w:sz="0" w:space="0" w:color="auto"/>
            <w:bottom w:val="none" w:sz="0" w:space="0" w:color="auto"/>
            <w:right w:val="none" w:sz="0" w:space="0" w:color="auto"/>
          </w:divBdr>
        </w:div>
        <w:div w:id="605388589">
          <w:marLeft w:val="640"/>
          <w:marRight w:val="0"/>
          <w:marTop w:val="0"/>
          <w:marBottom w:val="0"/>
          <w:divBdr>
            <w:top w:val="none" w:sz="0" w:space="0" w:color="auto"/>
            <w:left w:val="none" w:sz="0" w:space="0" w:color="auto"/>
            <w:bottom w:val="none" w:sz="0" w:space="0" w:color="auto"/>
            <w:right w:val="none" w:sz="0" w:space="0" w:color="auto"/>
          </w:divBdr>
        </w:div>
        <w:div w:id="681786289">
          <w:marLeft w:val="640"/>
          <w:marRight w:val="0"/>
          <w:marTop w:val="0"/>
          <w:marBottom w:val="0"/>
          <w:divBdr>
            <w:top w:val="none" w:sz="0" w:space="0" w:color="auto"/>
            <w:left w:val="none" w:sz="0" w:space="0" w:color="auto"/>
            <w:bottom w:val="none" w:sz="0" w:space="0" w:color="auto"/>
            <w:right w:val="none" w:sz="0" w:space="0" w:color="auto"/>
          </w:divBdr>
        </w:div>
        <w:div w:id="707098085">
          <w:marLeft w:val="640"/>
          <w:marRight w:val="0"/>
          <w:marTop w:val="0"/>
          <w:marBottom w:val="0"/>
          <w:divBdr>
            <w:top w:val="none" w:sz="0" w:space="0" w:color="auto"/>
            <w:left w:val="none" w:sz="0" w:space="0" w:color="auto"/>
            <w:bottom w:val="none" w:sz="0" w:space="0" w:color="auto"/>
            <w:right w:val="none" w:sz="0" w:space="0" w:color="auto"/>
          </w:divBdr>
        </w:div>
        <w:div w:id="959646127">
          <w:marLeft w:val="640"/>
          <w:marRight w:val="0"/>
          <w:marTop w:val="0"/>
          <w:marBottom w:val="0"/>
          <w:divBdr>
            <w:top w:val="none" w:sz="0" w:space="0" w:color="auto"/>
            <w:left w:val="none" w:sz="0" w:space="0" w:color="auto"/>
            <w:bottom w:val="none" w:sz="0" w:space="0" w:color="auto"/>
            <w:right w:val="none" w:sz="0" w:space="0" w:color="auto"/>
          </w:divBdr>
        </w:div>
        <w:div w:id="970742392">
          <w:marLeft w:val="640"/>
          <w:marRight w:val="0"/>
          <w:marTop w:val="0"/>
          <w:marBottom w:val="0"/>
          <w:divBdr>
            <w:top w:val="none" w:sz="0" w:space="0" w:color="auto"/>
            <w:left w:val="none" w:sz="0" w:space="0" w:color="auto"/>
            <w:bottom w:val="none" w:sz="0" w:space="0" w:color="auto"/>
            <w:right w:val="none" w:sz="0" w:space="0" w:color="auto"/>
          </w:divBdr>
        </w:div>
        <w:div w:id="1157913372">
          <w:marLeft w:val="640"/>
          <w:marRight w:val="0"/>
          <w:marTop w:val="0"/>
          <w:marBottom w:val="0"/>
          <w:divBdr>
            <w:top w:val="none" w:sz="0" w:space="0" w:color="auto"/>
            <w:left w:val="none" w:sz="0" w:space="0" w:color="auto"/>
            <w:bottom w:val="none" w:sz="0" w:space="0" w:color="auto"/>
            <w:right w:val="none" w:sz="0" w:space="0" w:color="auto"/>
          </w:divBdr>
        </w:div>
        <w:div w:id="1350717876">
          <w:marLeft w:val="640"/>
          <w:marRight w:val="0"/>
          <w:marTop w:val="0"/>
          <w:marBottom w:val="0"/>
          <w:divBdr>
            <w:top w:val="none" w:sz="0" w:space="0" w:color="auto"/>
            <w:left w:val="none" w:sz="0" w:space="0" w:color="auto"/>
            <w:bottom w:val="none" w:sz="0" w:space="0" w:color="auto"/>
            <w:right w:val="none" w:sz="0" w:space="0" w:color="auto"/>
          </w:divBdr>
        </w:div>
        <w:div w:id="1534616913">
          <w:marLeft w:val="640"/>
          <w:marRight w:val="0"/>
          <w:marTop w:val="0"/>
          <w:marBottom w:val="0"/>
          <w:divBdr>
            <w:top w:val="none" w:sz="0" w:space="0" w:color="auto"/>
            <w:left w:val="none" w:sz="0" w:space="0" w:color="auto"/>
            <w:bottom w:val="none" w:sz="0" w:space="0" w:color="auto"/>
            <w:right w:val="none" w:sz="0" w:space="0" w:color="auto"/>
          </w:divBdr>
        </w:div>
        <w:div w:id="1596329254">
          <w:marLeft w:val="640"/>
          <w:marRight w:val="0"/>
          <w:marTop w:val="0"/>
          <w:marBottom w:val="0"/>
          <w:divBdr>
            <w:top w:val="none" w:sz="0" w:space="0" w:color="auto"/>
            <w:left w:val="none" w:sz="0" w:space="0" w:color="auto"/>
            <w:bottom w:val="none" w:sz="0" w:space="0" w:color="auto"/>
            <w:right w:val="none" w:sz="0" w:space="0" w:color="auto"/>
          </w:divBdr>
        </w:div>
        <w:div w:id="1657799161">
          <w:marLeft w:val="640"/>
          <w:marRight w:val="0"/>
          <w:marTop w:val="0"/>
          <w:marBottom w:val="0"/>
          <w:divBdr>
            <w:top w:val="none" w:sz="0" w:space="0" w:color="auto"/>
            <w:left w:val="none" w:sz="0" w:space="0" w:color="auto"/>
            <w:bottom w:val="none" w:sz="0" w:space="0" w:color="auto"/>
            <w:right w:val="none" w:sz="0" w:space="0" w:color="auto"/>
          </w:divBdr>
        </w:div>
        <w:div w:id="1671132563">
          <w:marLeft w:val="640"/>
          <w:marRight w:val="0"/>
          <w:marTop w:val="0"/>
          <w:marBottom w:val="0"/>
          <w:divBdr>
            <w:top w:val="none" w:sz="0" w:space="0" w:color="auto"/>
            <w:left w:val="none" w:sz="0" w:space="0" w:color="auto"/>
            <w:bottom w:val="none" w:sz="0" w:space="0" w:color="auto"/>
            <w:right w:val="none" w:sz="0" w:space="0" w:color="auto"/>
          </w:divBdr>
        </w:div>
        <w:div w:id="1692298600">
          <w:marLeft w:val="640"/>
          <w:marRight w:val="0"/>
          <w:marTop w:val="0"/>
          <w:marBottom w:val="0"/>
          <w:divBdr>
            <w:top w:val="none" w:sz="0" w:space="0" w:color="auto"/>
            <w:left w:val="none" w:sz="0" w:space="0" w:color="auto"/>
            <w:bottom w:val="none" w:sz="0" w:space="0" w:color="auto"/>
            <w:right w:val="none" w:sz="0" w:space="0" w:color="auto"/>
          </w:divBdr>
        </w:div>
        <w:div w:id="1737699015">
          <w:marLeft w:val="640"/>
          <w:marRight w:val="0"/>
          <w:marTop w:val="0"/>
          <w:marBottom w:val="0"/>
          <w:divBdr>
            <w:top w:val="none" w:sz="0" w:space="0" w:color="auto"/>
            <w:left w:val="none" w:sz="0" w:space="0" w:color="auto"/>
            <w:bottom w:val="none" w:sz="0" w:space="0" w:color="auto"/>
            <w:right w:val="none" w:sz="0" w:space="0" w:color="auto"/>
          </w:divBdr>
        </w:div>
        <w:div w:id="1772773211">
          <w:marLeft w:val="640"/>
          <w:marRight w:val="0"/>
          <w:marTop w:val="0"/>
          <w:marBottom w:val="0"/>
          <w:divBdr>
            <w:top w:val="none" w:sz="0" w:space="0" w:color="auto"/>
            <w:left w:val="none" w:sz="0" w:space="0" w:color="auto"/>
            <w:bottom w:val="none" w:sz="0" w:space="0" w:color="auto"/>
            <w:right w:val="none" w:sz="0" w:space="0" w:color="auto"/>
          </w:divBdr>
        </w:div>
        <w:div w:id="1775396473">
          <w:marLeft w:val="640"/>
          <w:marRight w:val="0"/>
          <w:marTop w:val="0"/>
          <w:marBottom w:val="0"/>
          <w:divBdr>
            <w:top w:val="none" w:sz="0" w:space="0" w:color="auto"/>
            <w:left w:val="none" w:sz="0" w:space="0" w:color="auto"/>
            <w:bottom w:val="none" w:sz="0" w:space="0" w:color="auto"/>
            <w:right w:val="none" w:sz="0" w:space="0" w:color="auto"/>
          </w:divBdr>
        </w:div>
        <w:div w:id="1778061931">
          <w:marLeft w:val="640"/>
          <w:marRight w:val="0"/>
          <w:marTop w:val="0"/>
          <w:marBottom w:val="0"/>
          <w:divBdr>
            <w:top w:val="none" w:sz="0" w:space="0" w:color="auto"/>
            <w:left w:val="none" w:sz="0" w:space="0" w:color="auto"/>
            <w:bottom w:val="none" w:sz="0" w:space="0" w:color="auto"/>
            <w:right w:val="none" w:sz="0" w:space="0" w:color="auto"/>
          </w:divBdr>
        </w:div>
        <w:div w:id="1927182649">
          <w:marLeft w:val="640"/>
          <w:marRight w:val="0"/>
          <w:marTop w:val="0"/>
          <w:marBottom w:val="0"/>
          <w:divBdr>
            <w:top w:val="none" w:sz="0" w:space="0" w:color="auto"/>
            <w:left w:val="none" w:sz="0" w:space="0" w:color="auto"/>
            <w:bottom w:val="none" w:sz="0" w:space="0" w:color="auto"/>
            <w:right w:val="none" w:sz="0" w:space="0" w:color="auto"/>
          </w:divBdr>
        </w:div>
        <w:div w:id="1991444065">
          <w:marLeft w:val="640"/>
          <w:marRight w:val="0"/>
          <w:marTop w:val="0"/>
          <w:marBottom w:val="0"/>
          <w:divBdr>
            <w:top w:val="none" w:sz="0" w:space="0" w:color="auto"/>
            <w:left w:val="none" w:sz="0" w:space="0" w:color="auto"/>
            <w:bottom w:val="none" w:sz="0" w:space="0" w:color="auto"/>
            <w:right w:val="none" w:sz="0" w:space="0" w:color="auto"/>
          </w:divBdr>
        </w:div>
        <w:div w:id="2007006020">
          <w:marLeft w:val="640"/>
          <w:marRight w:val="0"/>
          <w:marTop w:val="0"/>
          <w:marBottom w:val="0"/>
          <w:divBdr>
            <w:top w:val="none" w:sz="0" w:space="0" w:color="auto"/>
            <w:left w:val="none" w:sz="0" w:space="0" w:color="auto"/>
            <w:bottom w:val="none" w:sz="0" w:space="0" w:color="auto"/>
            <w:right w:val="none" w:sz="0" w:space="0" w:color="auto"/>
          </w:divBdr>
        </w:div>
      </w:divsChild>
    </w:div>
    <w:div w:id="940721072">
      <w:bodyDiv w:val="1"/>
      <w:marLeft w:val="0"/>
      <w:marRight w:val="0"/>
      <w:marTop w:val="0"/>
      <w:marBottom w:val="0"/>
      <w:divBdr>
        <w:top w:val="none" w:sz="0" w:space="0" w:color="auto"/>
        <w:left w:val="none" w:sz="0" w:space="0" w:color="auto"/>
        <w:bottom w:val="none" w:sz="0" w:space="0" w:color="auto"/>
        <w:right w:val="none" w:sz="0" w:space="0" w:color="auto"/>
      </w:divBdr>
    </w:div>
    <w:div w:id="940721917">
      <w:bodyDiv w:val="1"/>
      <w:marLeft w:val="0"/>
      <w:marRight w:val="0"/>
      <w:marTop w:val="0"/>
      <w:marBottom w:val="0"/>
      <w:divBdr>
        <w:top w:val="none" w:sz="0" w:space="0" w:color="auto"/>
        <w:left w:val="none" w:sz="0" w:space="0" w:color="auto"/>
        <w:bottom w:val="none" w:sz="0" w:space="0" w:color="auto"/>
        <w:right w:val="none" w:sz="0" w:space="0" w:color="auto"/>
      </w:divBdr>
    </w:div>
    <w:div w:id="941767692">
      <w:bodyDiv w:val="1"/>
      <w:marLeft w:val="0"/>
      <w:marRight w:val="0"/>
      <w:marTop w:val="0"/>
      <w:marBottom w:val="0"/>
      <w:divBdr>
        <w:top w:val="none" w:sz="0" w:space="0" w:color="auto"/>
        <w:left w:val="none" w:sz="0" w:space="0" w:color="auto"/>
        <w:bottom w:val="none" w:sz="0" w:space="0" w:color="auto"/>
        <w:right w:val="none" w:sz="0" w:space="0" w:color="auto"/>
      </w:divBdr>
    </w:div>
    <w:div w:id="941913360">
      <w:bodyDiv w:val="1"/>
      <w:marLeft w:val="0"/>
      <w:marRight w:val="0"/>
      <w:marTop w:val="0"/>
      <w:marBottom w:val="0"/>
      <w:divBdr>
        <w:top w:val="none" w:sz="0" w:space="0" w:color="auto"/>
        <w:left w:val="none" w:sz="0" w:space="0" w:color="auto"/>
        <w:bottom w:val="none" w:sz="0" w:space="0" w:color="auto"/>
        <w:right w:val="none" w:sz="0" w:space="0" w:color="auto"/>
      </w:divBdr>
    </w:div>
    <w:div w:id="942297979">
      <w:bodyDiv w:val="1"/>
      <w:marLeft w:val="0"/>
      <w:marRight w:val="0"/>
      <w:marTop w:val="0"/>
      <w:marBottom w:val="0"/>
      <w:divBdr>
        <w:top w:val="none" w:sz="0" w:space="0" w:color="auto"/>
        <w:left w:val="none" w:sz="0" w:space="0" w:color="auto"/>
        <w:bottom w:val="none" w:sz="0" w:space="0" w:color="auto"/>
        <w:right w:val="none" w:sz="0" w:space="0" w:color="auto"/>
      </w:divBdr>
    </w:div>
    <w:div w:id="943151590">
      <w:bodyDiv w:val="1"/>
      <w:marLeft w:val="0"/>
      <w:marRight w:val="0"/>
      <w:marTop w:val="0"/>
      <w:marBottom w:val="0"/>
      <w:divBdr>
        <w:top w:val="none" w:sz="0" w:space="0" w:color="auto"/>
        <w:left w:val="none" w:sz="0" w:space="0" w:color="auto"/>
        <w:bottom w:val="none" w:sz="0" w:space="0" w:color="auto"/>
        <w:right w:val="none" w:sz="0" w:space="0" w:color="auto"/>
      </w:divBdr>
    </w:div>
    <w:div w:id="943613406">
      <w:bodyDiv w:val="1"/>
      <w:marLeft w:val="0"/>
      <w:marRight w:val="0"/>
      <w:marTop w:val="0"/>
      <w:marBottom w:val="0"/>
      <w:divBdr>
        <w:top w:val="none" w:sz="0" w:space="0" w:color="auto"/>
        <w:left w:val="none" w:sz="0" w:space="0" w:color="auto"/>
        <w:bottom w:val="none" w:sz="0" w:space="0" w:color="auto"/>
        <w:right w:val="none" w:sz="0" w:space="0" w:color="auto"/>
      </w:divBdr>
    </w:div>
    <w:div w:id="943653997">
      <w:bodyDiv w:val="1"/>
      <w:marLeft w:val="0"/>
      <w:marRight w:val="0"/>
      <w:marTop w:val="0"/>
      <w:marBottom w:val="0"/>
      <w:divBdr>
        <w:top w:val="none" w:sz="0" w:space="0" w:color="auto"/>
        <w:left w:val="none" w:sz="0" w:space="0" w:color="auto"/>
        <w:bottom w:val="none" w:sz="0" w:space="0" w:color="auto"/>
        <w:right w:val="none" w:sz="0" w:space="0" w:color="auto"/>
      </w:divBdr>
    </w:div>
    <w:div w:id="944580843">
      <w:bodyDiv w:val="1"/>
      <w:marLeft w:val="0"/>
      <w:marRight w:val="0"/>
      <w:marTop w:val="0"/>
      <w:marBottom w:val="0"/>
      <w:divBdr>
        <w:top w:val="none" w:sz="0" w:space="0" w:color="auto"/>
        <w:left w:val="none" w:sz="0" w:space="0" w:color="auto"/>
        <w:bottom w:val="none" w:sz="0" w:space="0" w:color="auto"/>
        <w:right w:val="none" w:sz="0" w:space="0" w:color="auto"/>
      </w:divBdr>
    </w:div>
    <w:div w:id="944847091">
      <w:bodyDiv w:val="1"/>
      <w:marLeft w:val="0"/>
      <w:marRight w:val="0"/>
      <w:marTop w:val="0"/>
      <w:marBottom w:val="0"/>
      <w:divBdr>
        <w:top w:val="none" w:sz="0" w:space="0" w:color="auto"/>
        <w:left w:val="none" w:sz="0" w:space="0" w:color="auto"/>
        <w:bottom w:val="none" w:sz="0" w:space="0" w:color="auto"/>
        <w:right w:val="none" w:sz="0" w:space="0" w:color="auto"/>
      </w:divBdr>
    </w:div>
    <w:div w:id="945044607">
      <w:bodyDiv w:val="1"/>
      <w:marLeft w:val="0"/>
      <w:marRight w:val="0"/>
      <w:marTop w:val="0"/>
      <w:marBottom w:val="0"/>
      <w:divBdr>
        <w:top w:val="none" w:sz="0" w:space="0" w:color="auto"/>
        <w:left w:val="none" w:sz="0" w:space="0" w:color="auto"/>
        <w:bottom w:val="none" w:sz="0" w:space="0" w:color="auto"/>
        <w:right w:val="none" w:sz="0" w:space="0" w:color="auto"/>
      </w:divBdr>
    </w:div>
    <w:div w:id="946305563">
      <w:bodyDiv w:val="1"/>
      <w:marLeft w:val="0"/>
      <w:marRight w:val="0"/>
      <w:marTop w:val="0"/>
      <w:marBottom w:val="0"/>
      <w:divBdr>
        <w:top w:val="none" w:sz="0" w:space="0" w:color="auto"/>
        <w:left w:val="none" w:sz="0" w:space="0" w:color="auto"/>
        <w:bottom w:val="none" w:sz="0" w:space="0" w:color="auto"/>
        <w:right w:val="none" w:sz="0" w:space="0" w:color="auto"/>
      </w:divBdr>
    </w:div>
    <w:div w:id="946738625">
      <w:bodyDiv w:val="1"/>
      <w:marLeft w:val="0"/>
      <w:marRight w:val="0"/>
      <w:marTop w:val="0"/>
      <w:marBottom w:val="0"/>
      <w:divBdr>
        <w:top w:val="none" w:sz="0" w:space="0" w:color="auto"/>
        <w:left w:val="none" w:sz="0" w:space="0" w:color="auto"/>
        <w:bottom w:val="none" w:sz="0" w:space="0" w:color="auto"/>
        <w:right w:val="none" w:sz="0" w:space="0" w:color="auto"/>
      </w:divBdr>
    </w:div>
    <w:div w:id="946740688">
      <w:bodyDiv w:val="1"/>
      <w:marLeft w:val="0"/>
      <w:marRight w:val="0"/>
      <w:marTop w:val="0"/>
      <w:marBottom w:val="0"/>
      <w:divBdr>
        <w:top w:val="none" w:sz="0" w:space="0" w:color="auto"/>
        <w:left w:val="none" w:sz="0" w:space="0" w:color="auto"/>
        <w:bottom w:val="none" w:sz="0" w:space="0" w:color="auto"/>
        <w:right w:val="none" w:sz="0" w:space="0" w:color="auto"/>
      </w:divBdr>
    </w:div>
    <w:div w:id="946816923">
      <w:bodyDiv w:val="1"/>
      <w:marLeft w:val="0"/>
      <w:marRight w:val="0"/>
      <w:marTop w:val="0"/>
      <w:marBottom w:val="0"/>
      <w:divBdr>
        <w:top w:val="none" w:sz="0" w:space="0" w:color="auto"/>
        <w:left w:val="none" w:sz="0" w:space="0" w:color="auto"/>
        <w:bottom w:val="none" w:sz="0" w:space="0" w:color="auto"/>
        <w:right w:val="none" w:sz="0" w:space="0" w:color="auto"/>
      </w:divBdr>
    </w:div>
    <w:div w:id="946889490">
      <w:bodyDiv w:val="1"/>
      <w:marLeft w:val="0"/>
      <w:marRight w:val="0"/>
      <w:marTop w:val="0"/>
      <w:marBottom w:val="0"/>
      <w:divBdr>
        <w:top w:val="none" w:sz="0" w:space="0" w:color="auto"/>
        <w:left w:val="none" w:sz="0" w:space="0" w:color="auto"/>
        <w:bottom w:val="none" w:sz="0" w:space="0" w:color="auto"/>
        <w:right w:val="none" w:sz="0" w:space="0" w:color="auto"/>
      </w:divBdr>
    </w:div>
    <w:div w:id="947585952">
      <w:bodyDiv w:val="1"/>
      <w:marLeft w:val="0"/>
      <w:marRight w:val="0"/>
      <w:marTop w:val="0"/>
      <w:marBottom w:val="0"/>
      <w:divBdr>
        <w:top w:val="none" w:sz="0" w:space="0" w:color="auto"/>
        <w:left w:val="none" w:sz="0" w:space="0" w:color="auto"/>
        <w:bottom w:val="none" w:sz="0" w:space="0" w:color="auto"/>
        <w:right w:val="none" w:sz="0" w:space="0" w:color="auto"/>
      </w:divBdr>
    </w:div>
    <w:div w:id="947660481">
      <w:bodyDiv w:val="1"/>
      <w:marLeft w:val="0"/>
      <w:marRight w:val="0"/>
      <w:marTop w:val="0"/>
      <w:marBottom w:val="0"/>
      <w:divBdr>
        <w:top w:val="none" w:sz="0" w:space="0" w:color="auto"/>
        <w:left w:val="none" w:sz="0" w:space="0" w:color="auto"/>
        <w:bottom w:val="none" w:sz="0" w:space="0" w:color="auto"/>
        <w:right w:val="none" w:sz="0" w:space="0" w:color="auto"/>
      </w:divBdr>
    </w:div>
    <w:div w:id="948194585">
      <w:bodyDiv w:val="1"/>
      <w:marLeft w:val="0"/>
      <w:marRight w:val="0"/>
      <w:marTop w:val="0"/>
      <w:marBottom w:val="0"/>
      <w:divBdr>
        <w:top w:val="none" w:sz="0" w:space="0" w:color="auto"/>
        <w:left w:val="none" w:sz="0" w:space="0" w:color="auto"/>
        <w:bottom w:val="none" w:sz="0" w:space="0" w:color="auto"/>
        <w:right w:val="none" w:sz="0" w:space="0" w:color="auto"/>
      </w:divBdr>
    </w:div>
    <w:div w:id="948270465">
      <w:bodyDiv w:val="1"/>
      <w:marLeft w:val="0"/>
      <w:marRight w:val="0"/>
      <w:marTop w:val="0"/>
      <w:marBottom w:val="0"/>
      <w:divBdr>
        <w:top w:val="none" w:sz="0" w:space="0" w:color="auto"/>
        <w:left w:val="none" w:sz="0" w:space="0" w:color="auto"/>
        <w:bottom w:val="none" w:sz="0" w:space="0" w:color="auto"/>
        <w:right w:val="none" w:sz="0" w:space="0" w:color="auto"/>
      </w:divBdr>
    </w:div>
    <w:div w:id="948900826">
      <w:bodyDiv w:val="1"/>
      <w:marLeft w:val="0"/>
      <w:marRight w:val="0"/>
      <w:marTop w:val="0"/>
      <w:marBottom w:val="0"/>
      <w:divBdr>
        <w:top w:val="none" w:sz="0" w:space="0" w:color="auto"/>
        <w:left w:val="none" w:sz="0" w:space="0" w:color="auto"/>
        <w:bottom w:val="none" w:sz="0" w:space="0" w:color="auto"/>
        <w:right w:val="none" w:sz="0" w:space="0" w:color="auto"/>
      </w:divBdr>
    </w:div>
    <w:div w:id="949119553">
      <w:bodyDiv w:val="1"/>
      <w:marLeft w:val="0"/>
      <w:marRight w:val="0"/>
      <w:marTop w:val="0"/>
      <w:marBottom w:val="0"/>
      <w:divBdr>
        <w:top w:val="none" w:sz="0" w:space="0" w:color="auto"/>
        <w:left w:val="none" w:sz="0" w:space="0" w:color="auto"/>
        <w:bottom w:val="none" w:sz="0" w:space="0" w:color="auto"/>
        <w:right w:val="none" w:sz="0" w:space="0" w:color="auto"/>
      </w:divBdr>
    </w:div>
    <w:div w:id="949120511">
      <w:bodyDiv w:val="1"/>
      <w:marLeft w:val="0"/>
      <w:marRight w:val="0"/>
      <w:marTop w:val="0"/>
      <w:marBottom w:val="0"/>
      <w:divBdr>
        <w:top w:val="none" w:sz="0" w:space="0" w:color="auto"/>
        <w:left w:val="none" w:sz="0" w:space="0" w:color="auto"/>
        <w:bottom w:val="none" w:sz="0" w:space="0" w:color="auto"/>
        <w:right w:val="none" w:sz="0" w:space="0" w:color="auto"/>
      </w:divBdr>
    </w:div>
    <w:div w:id="949776685">
      <w:bodyDiv w:val="1"/>
      <w:marLeft w:val="0"/>
      <w:marRight w:val="0"/>
      <w:marTop w:val="0"/>
      <w:marBottom w:val="0"/>
      <w:divBdr>
        <w:top w:val="none" w:sz="0" w:space="0" w:color="auto"/>
        <w:left w:val="none" w:sz="0" w:space="0" w:color="auto"/>
        <w:bottom w:val="none" w:sz="0" w:space="0" w:color="auto"/>
        <w:right w:val="none" w:sz="0" w:space="0" w:color="auto"/>
      </w:divBdr>
    </w:div>
    <w:div w:id="950820003">
      <w:bodyDiv w:val="1"/>
      <w:marLeft w:val="0"/>
      <w:marRight w:val="0"/>
      <w:marTop w:val="0"/>
      <w:marBottom w:val="0"/>
      <w:divBdr>
        <w:top w:val="none" w:sz="0" w:space="0" w:color="auto"/>
        <w:left w:val="none" w:sz="0" w:space="0" w:color="auto"/>
        <w:bottom w:val="none" w:sz="0" w:space="0" w:color="auto"/>
        <w:right w:val="none" w:sz="0" w:space="0" w:color="auto"/>
      </w:divBdr>
    </w:div>
    <w:div w:id="951475913">
      <w:bodyDiv w:val="1"/>
      <w:marLeft w:val="0"/>
      <w:marRight w:val="0"/>
      <w:marTop w:val="0"/>
      <w:marBottom w:val="0"/>
      <w:divBdr>
        <w:top w:val="none" w:sz="0" w:space="0" w:color="auto"/>
        <w:left w:val="none" w:sz="0" w:space="0" w:color="auto"/>
        <w:bottom w:val="none" w:sz="0" w:space="0" w:color="auto"/>
        <w:right w:val="none" w:sz="0" w:space="0" w:color="auto"/>
      </w:divBdr>
    </w:div>
    <w:div w:id="951782421">
      <w:bodyDiv w:val="1"/>
      <w:marLeft w:val="0"/>
      <w:marRight w:val="0"/>
      <w:marTop w:val="0"/>
      <w:marBottom w:val="0"/>
      <w:divBdr>
        <w:top w:val="none" w:sz="0" w:space="0" w:color="auto"/>
        <w:left w:val="none" w:sz="0" w:space="0" w:color="auto"/>
        <w:bottom w:val="none" w:sz="0" w:space="0" w:color="auto"/>
        <w:right w:val="none" w:sz="0" w:space="0" w:color="auto"/>
      </w:divBdr>
    </w:div>
    <w:div w:id="952053942">
      <w:bodyDiv w:val="1"/>
      <w:marLeft w:val="0"/>
      <w:marRight w:val="0"/>
      <w:marTop w:val="0"/>
      <w:marBottom w:val="0"/>
      <w:divBdr>
        <w:top w:val="none" w:sz="0" w:space="0" w:color="auto"/>
        <w:left w:val="none" w:sz="0" w:space="0" w:color="auto"/>
        <w:bottom w:val="none" w:sz="0" w:space="0" w:color="auto"/>
        <w:right w:val="none" w:sz="0" w:space="0" w:color="auto"/>
      </w:divBdr>
    </w:div>
    <w:div w:id="952135566">
      <w:bodyDiv w:val="1"/>
      <w:marLeft w:val="0"/>
      <w:marRight w:val="0"/>
      <w:marTop w:val="0"/>
      <w:marBottom w:val="0"/>
      <w:divBdr>
        <w:top w:val="none" w:sz="0" w:space="0" w:color="auto"/>
        <w:left w:val="none" w:sz="0" w:space="0" w:color="auto"/>
        <w:bottom w:val="none" w:sz="0" w:space="0" w:color="auto"/>
        <w:right w:val="none" w:sz="0" w:space="0" w:color="auto"/>
      </w:divBdr>
    </w:div>
    <w:div w:id="953562940">
      <w:bodyDiv w:val="1"/>
      <w:marLeft w:val="0"/>
      <w:marRight w:val="0"/>
      <w:marTop w:val="0"/>
      <w:marBottom w:val="0"/>
      <w:divBdr>
        <w:top w:val="none" w:sz="0" w:space="0" w:color="auto"/>
        <w:left w:val="none" w:sz="0" w:space="0" w:color="auto"/>
        <w:bottom w:val="none" w:sz="0" w:space="0" w:color="auto"/>
        <w:right w:val="none" w:sz="0" w:space="0" w:color="auto"/>
      </w:divBdr>
    </w:div>
    <w:div w:id="953898631">
      <w:bodyDiv w:val="1"/>
      <w:marLeft w:val="0"/>
      <w:marRight w:val="0"/>
      <w:marTop w:val="0"/>
      <w:marBottom w:val="0"/>
      <w:divBdr>
        <w:top w:val="none" w:sz="0" w:space="0" w:color="auto"/>
        <w:left w:val="none" w:sz="0" w:space="0" w:color="auto"/>
        <w:bottom w:val="none" w:sz="0" w:space="0" w:color="auto"/>
        <w:right w:val="none" w:sz="0" w:space="0" w:color="auto"/>
      </w:divBdr>
    </w:div>
    <w:div w:id="953904933">
      <w:bodyDiv w:val="1"/>
      <w:marLeft w:val="0"/>
      <w:marRight w:val="0"/>
      <w:marTop w:val="0"/>
      <w:marBottom w:val="0"/>
      <w:divBdr>
        <w:top w:val="none" w:sz="0" w:space="0" w:color="auto"/>
        <w:left w:val="none" w:sz="0" w:space="0" w:color="auto"/>
        <w:bottom w:val="none" w:sz="0" w:space="0" w:color="auto"/>
        <w:right w:val="none" w:sz="0" w:space="0" w:color="auto"/>
      </w:divBdr>
    </w:div>
    <w:div w:id="954096692">
      <w:bodyDiv w:val="1"/>
      <w:marLeft w:val="0"/>
      <w:marRight w:val="0"/>
      <w:marTop w:val="0"/>
      <w:marBottom w:val="0"/>
      <w:divBdr>
        <w:top w:val="none" w:sz="0" w:space="0" w:color="auto"/>
        <w:left w:val="none" w:sz="0" w:space="0" w:color="auto"/>
        <w:bottom w:val="none" w:sz="0" w:space="0" w:color="auto"/>
        <w:right w:val="none" w:sz="0" w:space="0" w:color="auto"/>
      </w:divBdr>
    </w:div>
    <w:div w:id="954557615">
      <w:bodyDiv w:val="1"/>
      <w:marLeft w:val="0"/>
      <w:marRight w:val="0"/>
      <w:marTop w:val="0"/>
      <w:marBottom w:val="0"/>
      <w:divBdr>
        <w:top w:val="none" w:sz="0" w:space="0" w:color="auto"/>
        <w:left w:val="none" w:sz="0" w:space="0" w:color="auto"/>
        <w:bottom w:val="none" w:sz="0" w:space="0" w:color="auto"/>
        <w:right w:val="none" w:sz="0" w:space="0" w:color="auto"/>
      </w:divBdr>
    </w:div>
    <w:div w:id="954680360">
      <w:bodyDiv w:val="1"/>
      <w:marLeft w:val="0"/>
      <w:marRight w:val="0"/>
      <w:marTop w:val="0"/>
      <w:marBottom w:val="0"/>
      <w:divBdr>
        <w:top w:val="none" w:sz="0" w:space="0" w:color="auto"/>
        <w:left w:val="none" w:sz="0" w:space="0" w:color="auto"/>
        <w:bottom w:val="none" w:sz="0" w:space="0" w:color="auto"/>
        <w:right w:val="none" w:sz="0" w:space="0" w:color="auto"/>
      </w:divBdr>
    </w:div>
    <w:div w:id="954867540">
      <w:bodyDiv w:val="1"/>
      <w:marLeft w:val="0"/>
      <w:marRight w:val="0"/>
      <w:marTop w:val="0"/>
      <w:marBottom w:val="0"/>
      <w:divBdr>
        <w:top w:val="none" w:sz="0" w:space="0" w:color="auto"/>
        <w:left w:val="none" w:sz="0" w:space="0" w:color="auto"/>
        <w:bottom w:val="none" w:sz="0" w:space="0" w:color="auto"/>
        <w:right w:val="none" w:sz="0" w:space="0" w:color="auto"/>
      </w:divBdr>
    </w:div>
    <w:div w:id="955021195">
      <w:bodyDiv w:val="1"/>
      <w:marLeft w:val="0"/>
      <w:marRight w:val="0"/>
      <w:marTop w:val="0"/>
      <w:marBottom w:val="0"/>
      <w:divBdr>
        <w:top w:val="none" w:sz="0" w:space="0" w:color="auto"/>
        <w:left w:val="none" w:sz="0" w:space="0" w:color="auto"/>
        <w:bottom w:val="none" w:sz="0" w:space="0" w:color="auto"/>
        <w:right w:val="none" w:sz="0" w:space="0" w:color="auto"/>
      </w:divBdr>
    </w:div>
    <w:div w:id="955405557">
      <w:bodyDiv w:val="1"/>
      <w:marLeft w:val="0"/>
      <w:marRight w:val="0"/>
      <w:marTop w:val="0"/>
      <w:marBottom w:val="0"/>
      <w:divBdr>
        <w:top w:val="none" w:sz="0" w:space="0" w:color="auto"/>
        <w:left w:val="none" w:sz="0" w:space="0" w:color="auto"/>
        <w:bottom w:val="none" w:sz="0" w:space="0" w:color="auto"/>
        <w:right w:val="none" w:sz="0" w:space="0" w:color="auto"/>
      </w:divBdr>
    </w:div>
    <w:div w:id="955595926">
      <w:bodyDiv w:val="1"/>
      <w:marLeft w:val="0"/>
      <w:marRight w:val="0"/>
      <w:marTop w:val="0"/>
      <w:marBottom w:val="0"/>
      <w:divBdr>
        <w:top w:val="none" w:sz="0" w:space="0" w:color="auto"/>
        <w:left w:val="none" w:sz="0" w:space="0" w:color="auto"/>
        <w:bottom w:val="none" w:sz="0" w:space="0" w:color="auto"/>
        <w:right w:val="none" w:sz="0" w:space="0" w:color="auto"/>
      </w:divBdr>
    </w:div>
    <w:div w:id="956108089">
      <w:bodyDiv w:val="1"/>
      <w:marLeft w:val="0"/>
      <w:marRight w:val="0"/>
      <w:marTop w:val="0"/>
      <w:marBottom w:val="0"/>
      <w:divBdr>
        <w:top w:val="none" w:sz="0" w:space="0" w:color="auto"/>
        <w:left w:val="none" w:sz="0" w:space="0" w:color="auto"/>
        <w:bottom w:val="none" w:sz="0" w:space="0" w:color="auto"/>
        <w:right w:val="none" w:sz="0" w:space="0" w:color="auto"/>
      </w:divBdr>
    </w:div>
    <w:div w:id="957250250">
      <w:bodyDiv w:val="1"/>
      <w:marLeft w:val="0"/>
      <w:marRight w:val="0"/>
      <w:marTop w:val="0"/>
      <w:marBottom w:val="0"/>
      <w:divBdr>
        <w:top w:val="none" w:sz="0" w:space="0" w:color="auto"/>
        <w:left w:val="none" w:sz="0" w:space="0" w:color="auto"/>
        <w:bottom w:val="none" w:sz="0" w:space="0" w:color="auto"/>
        <w:right w:val="none" w:sz="0" w:space="0" w:color="auto"/>
      </w:divBdr>
    </w:div>
    <w:div w:id="957296427">
      <w:bodyDiv w:val="1"/>
      <w:marLeft w:val="0"/>
      <w:marRight w:val="0"/>
      <w:marTop w:val="0"/>
      <w:marBottom w:val="0"/>
      <w:divBdr>
        <w:top w:val="none" w:sz="0" w:space="0" w:color="auto"/>
        <w:left w:val="none" w:sz="0" w:space="0" w:color="auto"/>
        <w:bottom w:val="none" w:sz="0" w:space="0" w:color="auto"/>
        <w:right w:val="none" w:sz="0" w:space="0" w:color="auto"/>
      </w:divBdr>
    </w:div>
    <w:div w:id="957296543">
      <w:bodyDiv w:val="1"/>
      <w:marLeft w:val="0"/>
      <w:marRight w:val="0"/>
      <w:marTop w:val="0"/>
      <w:marBottom w:val="0"/>
      <w:divBdr>
        <w:top w:val="none" w:sz="0" w:space="0" w:color="auto"/>
        <w:left w:val="none" w:sz="0" w:space="0" w:color="auto"/>
        <w:bottom w:val="none" w:sz="0" w:space="0" w:color="auto"/>
        <w:right w:val="none" w:sz="0" w:space="0" w:color="auto"/>
      </w:divBdr>
    </w:div>
    <w:div w:id="957377875">
      <w:bodyDiv w:val="1"/>
      <w:marLeft w:val="0"/>
      <w:marRight w:val="0"/>
      <w:marTop w:val="0"/>
      <w:marBottom w:val="0"/>
      <w:divBdr>
        <w:top w:val="none" w:sz="0" w:space="0" w:color="auto"/>
        <w:left w:val="none" w:sz="0" w:space="0" w:color="auto"/>
        <w:bottom w:val="none" w:sz="0" w:space="0" w:color="auto"/>
        <w:right w:val="none" w:sz="0" w:space="0" w:color="auto"/>
      </w:divBdr>
    </w:div>
    <w:div w:id="958754954">
      <w:bodyDiv w:val="1"/>
      <w:marLeft w:val="0"/>
      <w:marRight w:val="0"/>
      <w:marTop w:val="0"/>
      <w:marBottom w:val="0"/>
      <w:divBdr>
        <w:top w:val="none" w:sz="0" w:space="0" w:color="auto"/>
        <w:left w:val="none" w:sz="0" w:space="0" w:color="auto"/>
        <w:bottom w:val="none" w:sz="0" w:space="0" w:color="auto"/>
        <w:right w:val="none" w:sz="0" w:space="0" w:color="auto"/>
      </w:divBdr>
    </w:div>
    <w:div w:id="960306928">
      <w:bodyDiv w:val="1"/>
      <w:marLeft w:val="0"/>
      <w:marRight w:val="0"/>
      <w:marTop w:val="0"/>
      <w:marBottom w:val="0"/>
      <w:divBdr>
        <w:top w:val="none" w:sz="0" w:space="0" w:color="auto"/>
        <w:left w:val="none" w:sz="0" w:space="0" w:color="auto"/>
        <w:bottom w:val="none" w:sz="0" w:space="0" w:color="auto"/>
        <w:right w:val="none" w:sz="0" w:space="0" w:color="auto"/>
      </w:divBdr>
    </w:div>
    <w:div w:id="960649952">
      <w:bodyDiv w:val="1"/>
      <w:marLeft w:val="0"/>
      <w:marRight w:val="0"/>
      <w:marTop w:val="0"/>
      <w:marBottom w:val="0"/>
      <w:divBdr>
        <w:top w:val="none" w:sz="0" w:space="0" w:color="auto"/>
        <w:left w:val="none" w:sz="0" w:space="0" w:color="auto"/>
        <w:bottom w:val="none" w:sz="0" w:space="0" w:color="auto"/>
        <w:right w:val="none" w:sz="0" w:space="0" w:color="auto"/>
      </w:divBdr>
    </w:div>
    <w:div w:id="961225004">
      <w:bodyDiv w:val="1"/>
      <w:marLeft w:val="0"/>
      <w:marRight w:val="0"/>
      <w:marTop w:val="0"/>
      <w:marBottom w:val="0"/>
      <w:divBdr>
        <w:top w:val="none" w:sz="0" w:space="0" w:color="auto"/>
        <w:left w:val="none" w:sz="0" w:space="0" w:color="auto"/>
        <w:bottom w:val="none" w:sz="0" w:space="0" w:color="auto"/>
        <w:right w:val="none" w:sz="0" w:space="0" w:color="auto"/>
      </w:divBdr>
    </w:div>
    <w:div w:id="961378626">
      <w:bodyDiv w:val="1"/>
      <w:marLeft w:val="0"/>
      <w:marRight w:val="0"/>
      <w:marTop w:val="0"/>
      <w:marBottom w:val="0"/>
      <w:divBdr>
        <w:top w:val="none" w:sz="0" w:space="0" w:color="auto"/>
        <w:left w:val="none" w:sz="0" w:space="0" w:color="auto"/>
        <w:bottom w:val="none" w:sz="0" w:space="0" w:color="auto"/>
        <w:right w:val="none" w:sz="0" w:space="0" w:color="auto"/>
      </w:divBdr>
    </w:div>
    <w:div w:id="961616299">
      <w:bodyDiv w:val="1"/>
      <w:marLeft w:val="0"/>
      <w:marRight w:val="0"/>
      <w:marTop w:val="0"/>
      <w:marBottom w:val="0"/>
      <w:divBdr>
        <w:top w:val="none" w:sz="0" w:space="0" w:color="auto"/>
        <w:left w:val="none" w:sz="0" w:space="0" w:color="auto"/>
        <w:bottom w:val="none" w:sz="0" w:space="0" w:color="auto"/>
        <w:right w:val="none" w:sz="0" w:space="0" w:color="auto"/>
      </w:divBdr>
    </w:div>
    <w:div w:id="962007104">
      <w:bodyDiv w:val="1"/>
      <w:marLeft w:val="0"/>
      <w:marRight w:val="0"/>
      <w:marTop w:val="0"/>
      <w:marBottom w:val="0"/>
      <w:divBdr>
        <w:top w:val="none" w:sz="0" w:space="0" w:color="auto"/>
        <w:left w:val="none" w:sz="0" w:space="0" w:color="auto"/>
        <w:bottom w:val="none" w:sz="0" w:space="0" w:color="auto"/>
        <w:right w:val="none" w:sz="0" w:space="0" w:color="auto"/>
      </w:divBdr>
    </w:div>
    <w:div w:id="962349826">
      <w:bodyDiv w:val="1"/>
      <w:marLeft w:val="0"/>
      <w:marRight w:val="0"/>
      <w:marTop w:val="0"/>
      <w:marBottom w:val="0"/>
      <w:divBdr>
        <w:top w:val="none" w:sz="0" w:space="0" w:color="auto"/>
        <w:left w:val="none" w:sz="0" w:space="0" w:color="auto"/>
        <w:bottom w:val="none" w:sz="0" w:space="0" w:color="auto"/>
        <w:right w:val="none" w:sz="0" w:space="0" w:color="auto"/>
      </w:divBdr>
      <w:divsChild>
        <w:div w:id="92480509">
          <w:marLeft w:val="640"/>
          <w:marRight w:val="0"/>
          <w:marTop w:val="0"/>
          <w:marBottom w:val="0"/>
          <w:divBdr>
            <w:top w:val="none" w:sz="0" w:space="0" w:color="auto"/>
            <w:left w:val="none" w:sz="0" w:space="0" w:color="auto"/>
            <w:bottom w:val="none" w:sz="0" w:space="0" w:color="auto"/>
            <w:right w:val="none" w:sz="0" w:space="0" w:color="auto"/>
          </w:divBdr>
        </w:div>
        <w:div w:id="110630968">
          <w:marLeft w:val="640"/>
          <w:marRight w:val="0"/>
          <w:marTop w:val="0"/>
          <w:marBottom w:val="0"/>
          <w:divBdr>
            <w:top w:val="none" w:sz="0" w:space="0" w:color="auto"/>
            <w:left w:val="none" w:sz="0" w:space="0" w:color="auto"/>
            <w:bottom w:val="none" w:sz="0" w:space="0" w:color="auto"/>
            <w:right w:val="none" w:sz="0" w:space="0" w:color="auto"/>
          </w:divBdr>
        </w:div>
        <w:div w:id="182089986">
          <w:marLeft w:val="640"/>
          <w:marRight w:val="0"/>
          <w:marTop w:val="0"/>
          <w:marBottom w:val="0"/>
          <w:divBdr>
            <w:top w:val="none" w:sz="0" w:space="0" w:color="auto"/>
            <w:left w:val="none" w:sz="0" w:space="0" w:color="auto"/>
            <w:bottom w:val="none" w:sz="0" w:space="0" w:color="auto"/>
            <w:right w:val="none" w:sz="0" w:space="0" w:color="auto"/>
          </w:divBdr>
        </w:div>
        <w:div w:id="247886884">
          <w:marLeft w:val="640"/>
          <w:marRight w:val="0"/>
          <w:marTop w:val="0"/>
          <w:marBottom w:val="0"/>
          <w:divBdr>
            <w:top w:val="none" w:sz="0" w:space="0" w:color="auto"/>
            <w:left w:val="none" w:sz="0" w:space="0" w:color="auto"/>
            <w:bottom w:val="none" w:sz="0" w:space="0" w:color="auto"/>
            <w:right w:val="none" w:sz="0" w:space="0" w:color="auto"/>
          </w:divBdr>
        </w:div>
        <w:div w:id="257912998">
          <w:marLeft w:val="640"/>
          <w:marRight w:val="0"/>
          <w:marTop w:val="0"/>
          <w:marBottom w:val="0"/>
          <w:divBdr>
            <w:top w:val="none" w:sz="0" w:space="0" w:color="auto"/>
            <w:left w:val="none" w:sz="0" w:space="0" w:color="auto"/>
            <w:bottom w:val="none" w:sz="0" w:space="0" w:color="auto"/>
            <w:right w:val="none" w:sz="0" w:space="0" w:color="auto"/>
          </w:divBdr>
        </w:div>
        <w:div w:id="285742357">
          <w:marLeft w:val="640"/>
          <w:marRight w:val="0"/>
          <w:marTop w:val="0"/>
          <w:marBottom w:val="0"/>
          <w:divBdr>
            <w:top w:val="none" w:sz="0" w:space="0" w:color="auto"/>
            <w:left w:val="none" w:sz="0" w:space="0" w:color="auto"/>
            <w:bottom w:val="none" w:sz="0" w:space="0" w:color="auto"/>
            <w:right w:val="none" w:sz="0" w:space="0" w:color="auto"/>
          </w:divBdr>
        </w:div>
        <w:div w:id="331684680">
          <w:marLeft w:val="640"/>
          <w:marRight w:val="0"/>
          <w:marTop w:val="0"/>
          <w:marBottom w:val="0"/>
          <w:divBdr>
            <w:top w:val="none" w:sz="0" w:space="0" w:color="auto"/>
            <w:left w:val="none" w:sz="0" w:space="0" w:color="auto"/>
            <w:bottom w:val="none" w:sz="0" w:space="0" w:color="auto"/>
            <w:right w:val="none" w:sz="0" w:space="0" w:color="auto"/>
          </w:divBdr>
        </w:div>
        <w:div w:id="449514483">
          <w:marLeft w:val="640"/>
          <w:marRight w:val="0"/>
          <w:marTop w:val="0"/>
          <w:marBottom w:val="0"/>
          <w:divBdr>
            <w:top w:val="none" w:sz="0" w:space="0" w:color="auto"/>
            <w:left w:val="none" w:sz="0" w:space="0" w:color="auto"/>
            <w:bottom w:val="none" w:sz="0" w:space="0" w:color="auto"/>
            <w:right w:val="none" w:sz="0" w:space="0" w:color="auto"/>
          </w:divBdr>
        </w:div>
        <w:div w:id="591085716">
          <w:marLeft w:val="640"/>
          <w:marRight w:val="0"/>
          <w:marTop w:val="0"/>
          <w:marBottom w:val="0"/>
          <w:divBdr>
            <w:top w:val="none" w:sz="0" w:space="0" w:color="auto"/>
            <w:left w:val="none" w:sz="0" w:space="0" w:color="auto"/>
            <w:bottom w:val="none" w:sz="0" w:space="0" w:color="auto"/>
            <w:right w:val="none" w:sz="0" w:space="0" w:color="auto"/>
          </w:divBdr>
        </w:div>
        <w:div w:id="691804450">
          <w:marLeft w:val="640"/>
          <w:marRight w:val="0"/>
          <w:marTop w:val="0"/>
          <w:marBottom w:val="0"/>
          <w:divBdr>
            <w:top w:val="none" w:sz="0" w:space="0" w:color="auto"/>
            <w:left w:val="none" w:sz="0" w:space="0" w:color="auto"/>
            <w:bottom w:val="none" w:sz="0" w:space="0" w:color="auto"/>
            <w:right w:val="none" w:sz="0" w:space="0" w:color="auto"/>
          </w:divBdr>
        </w:div>
        <w:div w:id="694422787">
          <w:marLeft w:val="640"/>
          <w:marRight w:val="0"/>
          <w:marTop w:val="0"/>
          <w:marBottom w:val="0"/>
          <w:divBdr>
            <w:top w:val="none" w:sz="0" w:space="0" w:color="auto"/>
            <w:left w:val="none" w:sz="0" w:space="0" w:color="auto"/>
            <w:bottom w:val="none" w:sz="0" w:space="0" w:color="auto"/>
            <w:right w:val="none" w:sz="0" w:space="0" w:color="auto"/>
          </w:divBdr>
        </w:div>
        <w:div w:id="757217868">
          <w:marLeft w:val="640"/>
          <w:marRight w:val="0"/>
          <w:marTop w:val="0"/>
          <w:marBottom w:val="0"/>
          <w:divBdr>
            <w:top w:val="none" w:sz="0" w:space="0" w:color="auto"/>
            <w:left w:val="none" w:sz="0" w:space="0" w:color="auto"/>
            <w:bottom w:val="none" w:sz="0" w:space="0" w:color="auto"/>
            <w:right w:val="none" w:sz="0" w:space="0" w:color="auto"/>
          </w:divBdr>
        </w:div>
        <w:div w:id="967126462">
          <w:marLeft w:val="640"/>
          <w:marRight w:val="0"/>
          <w:marTop w:val="0"/>
          <w:marBottom w:val="0"/>
          <w:divBdr>
            <w:top w:val="none" w:sz="0" w:space="0" w:color="auto"/>
            <w:left w:val="none" w:sz="0" w:space="0" w:color="auto"/>
            <w:bottom w:val="none" w:sz="0" w:space="0" w:color="auto"/>
            <w:right w:val="none" w:sz="0" w:space="0" w:color="auto"/>
          </w:divBdr>
        </w:div>
        <w:div w:id="969363569">
          <w:marLeft w:val="640"/>
          <w:marRight w:val="0"/>
          <w:marTop w:val="0"/>
          <w:marBottom w:val="0"/>
          <w:divBdr>
            <w:top w:val="none" w:sz="0" w:space="0" w:color="auto"/>
            <w:left w:val="none" w:sz="0" w:space="0" w:color="auto"/>
            <w:bottom w:val="none" w:sz="0" w:space="0" w:color="auto"/>
            <w:right w:val="none" w:sz="0" w:space="0" w:color="auto"/>
          </w:divBdr>
        </w:div>
        <w:div w:id="1039281797">
          <w:marLeft w:val="640"/>
          <w:marRight w:val="0"/>
          <w:marTop w:val="0"/>
          <w:marBottom w:val="0"/>
          <w:divBdr>
            <w:top w:val="none" w:sz="0" w:space="0" w:color="auto"/>
            <w:left w:val="none" w:sz="0" w:space="0" w:color="auto"/>
            <w:bottom w:val="none" w:sz="0" w:space="0" w:color="auto"/>
            <w:right w:val="none" w:sz="0" w:space="0" w:color="auto"/>
          </w:divBdr>
        </w:div>
        <w:div w:id="1056662281">
          <w:marLeft w:val="640"/>
          <w:marRight w:val="0"/>
          <w:marTop w:val="0"/>
          <w:marBottom w:val="0"/>
          <w:divBdr>
            <w:top w:val="none" w:sz="0" w:space="0" w:color="auto"/>
            <w:left w:val="none" w:sz="0" w:space="0" w:color="auto"/>
            <w:bottom w:val="none" w:sz="0" w:space="0" w:color="auto"/>
            <w:right w:val="none" w:sz="0" w:space="0" w:color="auto"/>
          </w:divBdr>
        </w:div>
        <w:div w:id="1079327584">
          <w:marLeft w:val="640"/>
          <w:marRight w:val="0"/>
          <w:marTop w:val="0"/>
          <w:marBottom w:val="0"/>
          <w:divBdr>
            <w:top w:val="none" w:sz="0" w:space="0" w:color="auto"/>
            <w:left w:val="none" w:sz="0" w:space="0" w:color="auto"/>
            <w:bottom w:val="none" w:sz="0" w:space="0" w:color="auto"/>
            <w:right w:val="none" w:sz="0" w:space="0" w:color="auto"/>
          </w:divBdr>
        </w:div>
        <w:div w:id="1124234132">
          <w:marLeft w:val="640"/>
          <w:marRight w:val="0"/>
          <w:marTop w:val="0"/>
          <w:marBottom w:val="0"/>
          <w:divBdr>
            <w:top w:val="none" w:sz="0" w:space="0" w:color="auto"/>
            <w:left w:val="none" w:sz="0" w:space="0" w:color="auto"/>
            <w:bottom w:val="none" w:sz="0" w:space="0" w:color="auto"/>
            <w:right w:val="none" w:sz="0" w:space="0" w:color="auto"/>
          </w:divBdr>
        </w:div>
        <w:div w:id="1193493506">
          <w:marLeft w:val="640"/>
          <w:marRight w:val="0"/>
          <w:marTop w:val="0"/>
          <w:marBottom w:val="0"/>
          <w:divBdr>
            <w:top w:val="none" w:sz="0" w:space="0" w:color="auto"/>
            <w:left w:val="none" w:sz="0" w:space="0" w:color="auto"/>
            <w:bottom w:val="none" w:sz="0" w:space="0" w:color="auto"/>
            <w:right w:val="none" w:sz="0" w:space="0" w:color="auto"/>
          </w:divBdr>
        </w:div>
        <w:div w:id="1253204214">
          <w:marLeft w:val="640"/>
          <w:marRight w:val="0"/>
          <w:marTop w:val="0"/>
          <w:marBottom w:val="0"/>
          <w:divBdr>
            <w:top w:val="none" w:sz="0" w:space="0" w:color="auto"/>
            <w:left w:val="none" w:sz="0" w:space="0" w:color="auto"/>
            <w:bottom w:val="none" w:sz="0" w:space="0" w:color="auto"/>
            <w:right w:val="none" w:sz="0" w:space="0" w:color="auto"/>
          </w:divBdr>
        </w:div>
        <w:div w:id="1265066026">
          <w:marLeft w:val="640"/>
          <w:marRight w:val="0"/>
          <w:marTop w:val="0"/>
          <w:marBottom w:val="0"/>
          <w:divBdr>
            <w:top w:val="none" w:sz="0" w:space="0" w:color="auto"/>
            <w:left w:val="none" w:sz="0" w:space="0" w:color="auto"/>
            <w:bottom w:val="none" w:sz="0" w:space="0" w:color="auto"/>
            <w:right w:val="none" w:sz="0" w:space="0" w:color="auto"/>
          </w:divBdr>
        </w:div>
        <w:div w:id="1296639282">
          <w:marLeft w:val="640"/>
          <w:marRight w:val="0"/>
          <w:marTop w:val="0"/>
          <w:marBottom w:val="0"/>
          <w:divBdr>
            <w:top w:val="none" w:sz="0" w:space="0" w:color="auto"/>
            <w:left w:val="none" w:sz="0" w:space="0" w:color="auto"/>
            <w:bottom w:val="none" w:sz="0" w:space="0" w:color="auto"/>
            <w:right w:val="none" w:sz="0" w:space="0" w:color="auto"/>
          </w:divBdr>
        </w:div>
        <w:div w:id="1328096244">
          <w:marLeft w:val="640"/>
          <w:marRight w:val="0"/>
          <w:marTop w:val="0"/>
          <w:marBottom w:val="0"/>
          <w:divBdr>
            <w:top w:val="none" w:sz="0" w:space="0" w:color="auto"/>
            <w:left w:val="none" w:sz="0" w:space="0" w:color="auto"/>
            <w:bottom w:val="none" w:sz="0" w:space="0" w:color="auto"/>
            <w:right w:val="none" w:sz="0" w:space="0" w:color="auto"/>
          </w:divBdr>
        </w:div>
        <w:div w:id="1425229922">
          <w:marLeft w:val="640"/>
          <w:marRight w:val="0"/>
          <w:marTop w:val="0"/>
          <w:marBottom w:val="0"/>
          <w:divBdr>
            <w:top w:val="none" w:sz="0" w:space="0" w:color="auto"/>
            <w:left w:val="none" w:sz="0" w:space="0" w:color="auto"/>
            <w:bottom w:val="none" w:sz="0" w:space="0" w:color="auto"/>
            <w:right w:val="none" w:sz="0" w:space="0" w:color="auto"/>
          </w:divBdr>
        </w:div>
        <w:div w:id="1498695313">
          <w:marLeft w:val="640"/>
          <w:marRight w:val="0"/>
          <w:marTop w:val="0"/>
          <w:marBottom w:val="0"/>
          <w:divBdr>
            <w:top w:val="none" w:sz="0" w:space="0" w:color="auto"/>
            <w:left w:val="none" w:sz="0" w:space="0" w:color="auto"/>
            <w:bottom w:val="none" w:sz="0" w:space="0" w:color="auto"/>
            <w:right w:val="none" w:sz="0" w:space="0" w:color="auto"/>
          </w:divBdr>
        </w:div>
        <w:div w:id="1518348414">
          <w:marLeft w:val="640"/>
          <w:marRight w:val="0"/>
          <w:marTop w:val="0"/>
          <w:marBottom w:val="0"/>
          <w:divBdr>
            <w:top w:val="none" w:sz="0" w:space="0" w:color="auto"/>
            <w:left w:val="none" w:sz="0" w:space="0" w:color="auto"/>
            <w:bottom w:val="none" w:sz="0" w:space="0" w:color="auto"/>
            <w:right w:val="none" w:sz="0" w:space="0" w:color="auto"/>
          </w:divBdr>
        </w:div>
        <w:div w:id="1649822613">
          <w:marLeft w:val="640"/>
          <w:marRight w:val="0"/>
          <w:marTop w:val="0"/>
          <w:marBottom w:val="0"/>
          <w:divBdr>
            <w:top w:val="none" w:sz="0" w:space="0" w:color="auto"/>
            <w:left w:val="none" w:sz="0" w:space="0" w:color="auto"/>
            <w:bottom w:val="none" w:sz="0" w:space="0" w:color="auto"/>
            <w:right w:val="none" w:sz="0" w:space="0" w:color="auto"/>
          </w:divBdr>
        </w:div>
        <w:div w:id="1711034601">
          <w:marLeft w:val="640"/>
          <w:marRight w:val="0"/>
          <w:marTop w:val="0"/>
          <w:marBottom w:val="0"/>
          <w:divBdr>
            <w:top w:val="none" w:sz="0" w:space="0" w:color="auto"/>
            <w:left w:val="none" w:sz="0" w:space="0" w:color="auto"/>
            <w:bottom w:val="none" w:sz="0" w:space="0" w:color="auto"/>
            <w:right w:val="none" w:sz="0" w:space="0" w:color="auto"/>
          </w:divBdr>
        </w:div>
        <w:div w:id="1754669243">
          <w:marLeft w:val="640"/>
          <w:marRight w:val="0"/>
          <w:marTop w:val="0"/>
          <w:marBottom w:val="0"/>
          <w:divBdr>
            <w:top w:val="none" w:sz="0" w:space="0" w:color="auto"/>
            <w:left w:val="none" w:sz="0" w:space="0" w:color="auto"/>
            <w:bottom w:val="none" w:sz="0" w:space="0" w:color="auto"/>
            <w:right w:val="none" w:sz="0" w:space="0" w:color="auto"/>
          </w:divBdr>
        </w:div>
        <w:div w:id="1793399404">
          <w:marLeft w:val="640"/>
          <w:marRight w:val="0"/>
          <w:marTop w:val="0"/>
          <w:marBottom w:val="0"/>
          <w:divBdr>
            <w:top w:val="none" w:sz="0" w:space="0" w:color="auto"/>
            <w:left w:val="none" w:sz="0" w:space="0" w:color="auto"/>
            <w:bottom w:val="none" w:sz="0" w:space="0" w:color="auto"/>
            <w:right w:val="none" w:sz="0" w:space="0" w:color="auto"/>
          </w:divBdr>
        </w:div>
        <w:div w:id="2053771925">
          <w:marLeft w:val="640"/>
          <w:marRight w:val="0"/>
          <w:marTop w:val="0"/>
          <w:marBottom w:val="0"/>
          <w:divBdr>
            <w:top w:val="none" w:sz="0" w:space="0" w:color="auto"/>
            <w:left w:val="none" w:sz="0" w:space="0" w:color="auto"/>
            <w:bottom w:val="none" w:sz="0" w:space="0" w:color="auto"/>
            <w:right w:val="none" w:sz="0" w:space="0" w:color="auto"/>
          </w:divBdr>
        </w:div>
      </w:divsChild>
    </w:div>
    <w:div w:id="962659132">
      <w:bodyDiv w:val="1"/>
      <w:marLeft w:val="0"/>
      <w:marRight w:val="0"/>
      <w:marTop w:val="0"/>
      <w:marBottom w:val="0"/>
      <w:divBdr>
        <w:top w:val="none" w:sz="0" w:space="0" w:color="auto"/>
        <w:left w:val="none" w:sz="0" w:space="0" w:color="auto"/>
        <w:bottom w:val="none" w:sz="0" w:space="0" w:color="auto"/>
        <w:right w:val="none" w:sz="0" w:space="0" w:color="auto"/>
      </w:divBdr>
    </w:div>
    <w:div w:id="962804284">
      <w:bodyDiv w:val="1"/>
      <w:marLeft w:val="0"/>
      <w:marRight w:val="0"/>
      <w:marTop w:val="0"/>
      <w:marBottom w:val="0"/>
      <w:divBdr>
        <w:top w:val="none" w:sz="0" w:space="0" w:color="auto"/>
        <w:left w:val="none" w:sz="0" w:space="0" w:color="auto"/>
        <w:bottom w:val="none" w:sz="0" w:space="0" w:color="auto"/>
        <w:right w:val="none" w:sz="0" w:space="0" w:color="auto"/>
      </w:divBdr>
    </w:div>
    <w:div w:id="963580645">
      <w:bodyDiv w:val="1"/>
      <w:marLeft w:val="0"/>
      <w:marRight w:val="0"/>
      <w:marTop w:val="0"/>
      <w:marBottom w:val="0"/>
      <w:divBdr>
        <w:top w:val="none" w:sz="0" w:space="0" w:color="auto"/>
        <w:left w:val="none" w:sz="0" w:space="0" w:color="auto"/>
        <w:bottom w:val="none" w:sz="0" w:space="0" w:color="auto"/>
        <w:right w:val="none" w:sz="0" w:space="0" w:color="auto"/>
      </w:divBdr>
    </w:div>
    <w:div w:id="964045625">
      <w:bodyDiv w:val="1"/>
      <w:marLeft w:val="0"/>
      <w:marRight w:val="0"/>
      <w:marTop w:val="0"/>
      <w:marBottom w:val="0"/>
      <w:divBdr>
        <w:top w:val="none" w:sz="0" w:space="0" w:color="auto"/>
        <w:left w:val="none" w:sz="0" w:space="0" w:color="auto"/>
        <w:bottom w:val="none" w:sz="0" w:space="0" w:color="auto"/>
        <w:right w:val="none" w:sz="0" w:space="0" w:color="auto"/>
      </w:divBdr>
    </w:div>
    <w:div w:id="964193260">
      <w:bodyDiv w:val="1"/>
      <w:marLeft w:val="0"/>
      <w:marRight w:val="0"/>
      <w:marTop w:val="0"/>
      <w:marBottom w:val="0"/>
      <w:divBdr>
        <w:top w:val="none" w:sz="0" w:space="0" w:color="auto"/>
        <w:left w:val="none" w:sz="0" w:space="0" w:color="auto"/>
        <w:bottom w:val="none" w:sz="0" w:space="0" w:color="auto"/>
        <w:right w:val="none" w:sz="0" w:space="0" w:color="auto"/>
      </w:divBdr>
    </w:div>
    <w:div w:id="964500728">
      <w:bodyDiv w:val="1"/>
      <w:marLeft w:val="0"/>
      <w:marRight w:val="0"/>
      <w:marTop w:val="0"/>
      <w:marBottom w:val="0"/>
      <w:divBdr>
        <w:top w:val="none" w:sz="0" w:space="0" w:color="auto"/>
        <w:left w:val="none" w:sz="0" w:space="0" w:color="auto"/>
        <w:bottom w:val="none" w:sz="0" w:space="0" w:color="auto"/>
        <w:right w:val="none" w:sz="0" w:space="0" w:color="auto"/>
      </w:divBdr>
    </w:div>
    <w:div w:id="964699013">
      <w:bodyDiv w:val="1"/>
      <w:marLeft w:val="0"/>
      <w:marRight w:val="0"/>
      <w:marTop w:val="0"/>
      <w:marBottom w:val="0"/>
      <w:divBdr>
        <w:top w:val="none" w:sz="0" w:space="0" w:color="auto"/>
        <w:left w:val="none" w:sz="0" w:space="0" w:color="auto"/>
        <w:bottom w:val="none" w:sz="0" w:space="0" w:color="auto"/>
        <w:right w:val="none" w:sz="0" w:space="0" w:color="auto"/>
      </w:divBdr>
    </w:div>
    <w:div w:id="965618524">
      <w:bodyDiv w:val="1"/>
      <w:marLeft w:val="0"/>
      <w:marRight w:val="0"/>
      <w:marTop w:val="0"/>
      <w:marBottom w:val="0"/>
      <w:divBdr>
        <w:top w:val="none" w:sz="0" w:space="0" w:color="auto"/>
        <w:left w:val="none" w:sz="0" w:space="0" w:color="auto"/>
        <w:bottom w:val="none" w:sz="0" w:space="0" w:color="auto"/>
        <w:right w:val="none" w:sz="0" w:space="0" w:color="auto"/>
      </w:divBdr>
    </w:div>
    <w:div w:id="966083593">
      <w:bodyDiv w:val="1"/>
      <w:marLeft w:val="0"/>
      <w:marRight w:val="0"/>
      <w:marTop w:val="0"/>
      <w:marBottom w:val="0"/>
      <w:divBdr>
        <w:top w:val="none" w:sz="0" w:space="0" w:color="auto"/>
        <w:left w:val="none" w:sz="0" w:space="0" w:color="auto"/>
        <w:bottom w:val="none" w:sz="0" w:space="0" w:color="auto"/>
        <w:right w:val="none" w:sz="0" w:space="0" w:color="auto"/>
      </w:divBdr>
    </w:div>
    <w:div w:id="966467120">
      <w:bodyDiv w:val="1"/>
      <w:marLeft w:val="0"/>
      <w:marRight w:val="0"/>
      <w:marTop w:val="0"/>
      <w:marBottom w:val="0"/>
      <w:divBdr>
        <w:top w:val="none" w:sz="0" w:space="0" w:color="auto"/>
        <w:left w:val="none" w:sz="0" w:space="0" w:color="auto"/>
        <w:bottom w:val="none" w:sz="0" w:space="0" w:color="auto"/>
        <w:right w:val="none" w:sz="0" w:space="0" w:color="auto"/>
      </w:divBdr>
    </w:div>
    <w:div w:id="966811736">
      <w:bodyDiv w:val="1"/>
      <w:marLeft w:val="0"/>
      <w:marRight w:val="0"/>
      <w:marTop w:val="0"/>
      <w:marBottom w:val="0"/>
      <w:divBdr>
        <w:top w:val="none" w:sz="0" w:space="0" w:color="auto"/>
        <w:left w:val="none" w:sz="0" w:space="0" w:color="auto"/>
        <w:bottom w:val="none" w:sz="0" w:space="0" w:color="auto"/>
        <w:right w:val="none" w:sz="0" w:space="0" w:color="auto"/>
      </w:divBdr>
    </w:div>
    <w:div w:id="967320821">
      <w:bodyDiv w:val="1"/>
      <w:marLeft w:val="0"/>
      <w:marRight w:val="0"/>
      <w:marTop w:val="0"/>
      <w:marBottom w:val="0"/>
      <w:divBdr>
        <w:top w:val="none" w:sz="0" w:space="0" w:color="auto"/>
        <w:left w:val="none" w:sz="0" w:space="0" w:color="auto"/>
        <w:bottom w:val="none" w:sz="0" w:space="0" w:color="auto"/>
        <w:right w:val="none" w:sz="0" w:space="0" w:color="auto"/>
      </w:divBdr>
    </w:div>
    <w:div w:id="967513822">
      <w:bodyDiv w:val="1"/>
      <w:marLeft w:val="0"/>
      <w:marRight w:val="0"/>
      <w:marTop w:val="0"/>
      <w:marBottom w:val="0"/>
      <w:divBdr>
        <w:top w:val="none" w:sz="0" w:space="0" w:color="auto"/>
        <w:left w:val="none" w:sz="0" w:space="0" w:color="auto"/>
        <w:bottom w:val="none" w:sz="0" w:space="0" w:color="auto"/>
        <w:right w:val="none" w:sz="0" w:space="0" w:color="auto"/>
      </w:divBdr>
    </w:div>
    <w:div w:id="968363830">
      <w:bodyDiv w:val="1"/>
      <w:marLeft w:val="0"/>
      <w:marRight w:val="0"/>
      <w:marTop w:val="0"/>
      <w:marBottom w:val="0"/>
      <w:divBdr>
        <w:top w:val="none" w:sz="0" w:space="0" w:color="auto"/>
        <w:left w:val="none" w:sz="0" w:space="0" w:color="auto"/>
        <w:bottom w:val="none" w:sz="0" w:space="0" w:color="auto"/>
        <w:right w:val="none" w:sz="0" w:space="0" w:color="auto"/>
      </w:divBdr>
    </w:div>
    <w:div w:id="968703152">
      <w:bodyDiv w:val="1"/>
      <w:marLeft w:val="0"/>
      <w:marRight w:val="0"/>
      <w:marTop w:val="0"/>
      <w:marBottom w:val="0"/>
      <w:divBdr>
        <w:top w:val="none" w:sz="0" w:space="0" w:color="auto"/>
        <w:left w:val="none" w:sz="0" w:space="0" w:color="auto"/>
        <w:bottom w:val="none" w:sz="0" w:space="0" w:color="auto"/>
        <w:right w:val="none" w:sz="0" w:space="0" w:color="auto"/>
      </w:divBdr>
    </w:div>
    <w:div w:id="968971401">
      <w:bodyDiv w:val="1"/>
      <w:marLeft w:val="0"/>
      <w:marRight w:val="0"/>
      <w:marTop w:val="0"/>
      <w:marBottom w:val="0"/>
      <w:divBdr>
        <w:top w:val="none" w:sz="0" w:space="0" w:color="auto"/>
        <w:left w:val="none" w:sz="0" w:space="0" w:color="auto"/>
        <w:bottom w:val="none" w:sz="0" w:space="0" w:color="auto"/>
        <w:right w:val="none" w:sz="0" w:space="0" w:color="auto"/>
      </w:divBdr>
    </w:div>
    <w:div w:id="968975410">
      <w:bodyDiv w:val="1"/>
      <w:marLeft w:val="0"/>
      <w:marRight w:val="0"/>
      <w:marTop w:val="0"/>
      <w:marBottom w:val="0"/>
      <w:divBdr>
        <w:top w:val="none" w:sz="0" w:space="0" w:color="auto"/>
        <w:left w:val="none" w:sz="0" w:space="0" w:color="auto"/>
        <w:bottom w:val="none" w:sz="0" w:space="0" w:color="auto"/>
        <w:right w:val="none" w:sz="0" w:space="0" w:color="auto"/>
      </w:divBdr>
    </w:div>
    <w:div w:id="969358582">
      <w:bodyDiv w:val="1"/>
      <w:marLeft w:val="0"/>
      <w:marRight w:val="0"/>
      <w:marTop w:val="0"/>
      <w:marBottom w:val="0"/>
      <w:divBdr>
        <w:top w:val="none" w:sz="0" w:space="0" w:color="auto"/>
        <w:left w:val="none" w:sz="0" w:space="0" w:color="auto"/>
        <w:bottom w:val="none" w:sz="0" w:space="0" w:color="auto"/>
        <w:right w:val="none" w:sz="0" w:space="0" w:color="auto"/>
      </w:divBdr>
    </w:div>
    <w:div w:id="969433499">
      <w:bodyDiv w:val="1"/>
      <w:marLeft w:val="0"/>
      <w:marRight w:val="0"/>
      <w:marTop w:val="0"/>
      <w:marBottom w:val="0"/>
      <w:divBdr>
        <w:top w:val="none" w:sz="0" w:space="0" w:color="auto"/>
        <w:left w:val="none" w:sz="0" w:space="0" w:color="auto"/>
        <w:bottom w:val="none" w:sz="0" w:space="0" w:color="auto"/>
        <w:right w:val="none" w:sz="0" w:space="0" w:color="auto"/>
      </w:divBdr>
    </w:div>
    <w:div w:id="969434537">
      <w:bodyDiv w:val="1"/>
      <w:marLeft w:val="0"/>
      <w:marRight w:val="0"/>
      <w:marTop w:val="0"/>
      <w:marBottom w:val="0"/>
      <w:divBdr>
        <w:top w:val="none" w:sz="0" w:space="0" w:color="auto"/>
        <w:left w:val="none" w:sz="0" w:space="0" w:color="auto"/>
        <w:bottom w:val="none" w:sz="0" w:space="0" w:color="auto"/>
        <w:right w:val="none" w:sz="0" w:space="0" w:color="auto"/>
      </w:divBdr>
    </w:div>
    <w:div w:id="969626104">
      <w:bodyDiv w:val="1"/>
      <w:marLeft w:val="0"/>
      <w:marRight w:val="0"/>
      <w:marTop w:val="0"/>
      <w:marBottom w:val="0"/>
      <w:divBdr>
        <w:top w:val="none" w:sz="0" w:space="0" w:color="auto"/>
        <w:left w:val="none" w:sz="0" w:space="0" w:color="auto"/>
        <w:bottom w:val="none" w:sz="0" w:space="0" w:color="auto"/>
        <w:right w:val="none" w:sz="0" w:space="0" w:color="auto"/>
      </w:divBdr>
    </w:div>
    <w:div w:id="969826190">
      <w:bodyDiv w:val="1"/>
      <w:marLeft w:val="0"/>
      <w:marRight w:val="0"/>
      <w:marTop w:val="0"/>
      <w:marBottom w:val="0"/>
      <w:divBdr>
        <w:top w:val="none" w:sz="0" w:space="0" w:color="auto"/>
        <w:left w:val="none" w:sz="0" w:space="0" w:color="auto"/>
        <w:bottom w:val="none" w:sz="0" w:space="0" w:color="auto"/>
        <w:right w:val="none" w:sz="0" w:space="0" w:color="auto"/>
      </w:divBdr>
    </w:div>
    <w:div w:id="970481538">
      <w:bodyDiv w:val="1"/>
      <w:marLeft w:val="0"/>
      <w:marRight w:val="0"/>
      <w:marTop w:val="0"/>
      <w:marBottom w:val="0"/>
      <w:divBdr>
        <w:top w:val="none" w:sz="0" w:space="0" w:color="auto"/>
        <w:left w:val="none" w:sz="0" w:space="0" w:color="auto"/>
        <w:bottom w:val="none" w:sz="0" w:space="0" w:color="auto"/>
        <w:right w:val="none" w:sz="0" w:space="0" w:color="auto"/>
      </w:divBdr>
    </w:div>
    <w:div w:id="972440118">
      <w:bodyDiv w:val="1"/>
      <w:marLeft w:val="0"/>
      <w:marRight w:val="0"/>
      <w:marTop w:val="0"/>
      <w:marBottom w:val="0"/>
      <w:divBdr>
        <w:top w:val="none" w:sz="0" w:space="0" w:color="auto"/>
        <w:left w:val="none" w:sz="0" w:space="0" w:color="auto"/>
        <w:bottom w:val="none" w:sz="0" w:space="0" w:color="auto"/>
        <w:right w:val="none" w:sz="0" w:space="0" w:color="auto"/>
      </w:divBdr>
    </w:div>
    <w:div w:id="972488812">
      <w:bodyDiv w:val="1"/>
      <w:marLeft w:val="0"/>
      <w:marRight w:val="0"/>
      <w:marTop w:val="0"/>
      <w:marBottom w:val="0"/>
      <w:divBdr>
        <w:top w:val="none" w:sz="0" w:space="0" w:color="auto"/>
        <w:left w:val="none" w:sz="0" w:space="0" w:color="auto"/>
        <w:bottom w:val="none" w:sz="0" w:space="0" w:color="auto"/>
        <w:right w:val="none" w:sz="0" w:space="0" w:color="auto"/>
      </w:divBdr>
    </w:div>
    <w:div w:id="972712996">
      <w:bodyDiv w:val="1"/>
      <w:marLeft w:val="0"/>
      <w:marRight w:val="0"/>
      <w:marTop w:val="0"/>
      <w:marBottom w:val="0"/>
      <w:divBdr>
        <w:top w:val="none" w:sz="0" w:space="0" w:color="auto"/>
        <w:left w:val="none" w:sz="0" w:space="0" w:color="auto"/>
        <w:bottom w:val="none" w:sz="0" w:space="0" w:color="auto"/>
        <w:right w:val="none" w:sz="0" w:space="0" w:color="auto"/>
      </w:divBdr>
    </w:div>
    <w:div w:id="972978335">
      <w:bodyDiv w:val="1"/>
      <w:marLeft w:val="0"/>
      <w:marRight w:val="0"/>
      <w:marTop w:val="0"/>
      <w:marBottom w:val="0"/>
      <w:divBdr>
        <w:top w:val="none" w:sz="0" w:space="0" w:color="auto"/>
        <w:left w:val="none" w:sz="0" w:space="0" w:color="auto"/>
        <w:bottom w:val="none" w:sz="0" w:space="0" w:color="auto"/>
        <w:right w:val="none" w:sz="0" w:space="0" w:color="auto"/>
      </w:divBdr>
    </w:div>
    <w:div w:id="973024993">
      <w:bodyDiv w:val="1"/>
      <w:marLeft w:val="0"/>
      <w:marRight w:val="0"/>
      <w:marTop w:val="0"/>
      <w:marBottom w:val="0"/>
      <w:divBdr>
        <w:top w:val="none" w:sz="0" w:space="0" w:color="auto"/>
        <w:left w:val="none" w:sz="0" w:space="0" w:color="auto"/>
        <w:bottom w:val="none" w:sz="0" w:space="0" w:color="auto"/>
        <w:right w:val="none" w:sz="0" w:space="0" w:color="auto"/>
      </w:divBdr>
    </w:div>
    <w:div w:id="973144996">
      <w:bodyDiv w:val="1"/>
      <w:marLeft w:val="0"/>
      <w:marRight w:val="0"/>
      <w:marTop w:val="0"/>
      <w:marBottom w:val="0"/>
      <w:divBdr>
        <w:top w:val="none" w:sz="0" w:space="0" w:color="auto"/>
        <w:left w:val="none" w:sz="0" w:space="0" w:color="auto"/>
        <w:bottom w:val="none" w:sz="0" w:space="0" w:color="auto"/>
        <w:right w:val="none" w:sz="0" w:space="0" w:color="auto"/>
      </w:divBdr>
    </w:div>
    <w:div w:id="973215729">
      <w:bodyDiv w:val="1"/>
      <w:marLeft w:val="0"/>
      <w:marRight w:val="0"/>
      <w:marTop w:val="0"/>
      <w:marBottom w:val="0"/>
      <w:divBdr>
        <w:top w:val="none" w:sz="0" w:space="0" w:color="auto"/>
        <w:left w:val="none" w:sz="0" w:space="0" w:color="auto"/>
        <w:bottom w:val="none" w:sz="0" w:space="0" w:color="auto"/>
        <w:right w:val="none" w:sz="0" w:space="0" w:color="auto"/>
      </w:divBdr>
    </w:div>
    <w:div w:id="973218338">
      <w:bodyDiv w:val="1"/>
      <w:marLeft w:val="0"/>
      <w:marRight w:val="0"/>
      <w:marTop w:val="0"/>
      <w:marBottom w:val="0"/>
      <w:divBdr>
        <w:top w:val="none" w:sz="0" w:space="0" w:color="auto"/>
        <w:left w:val="none" w:sz="0" w:space="0" w:color="auto"/>
        <w:bottom w:val="none" w:sz="0" w:space="0" w:color="auto"/>
        <w:right w:val="none" w:sz="0" w:space="0" w:color="auto"/>
      </w:divBdr>
    </w:div>
    <w:div w:id="973800362">
      <w:bodyDiv w:val="1"/>
      <w:marLeft w:val="0"/>
      <w:marRight w:val="0"/>
      <w:marTop w:val="0"/>
      <w:marBottom w:val="0"/>
      <w:divBdr>
        <w:top w:val="none" w:sz="0" w:space="0" w:color="auto"/>
        <w:left w:val="none" w:sz="0" w:space="0" w:color="auto"/>
        <w:bottom w:val="none" w:sz="0" w:space="0" w:color="auto"/>
        <w:right w:val="none" w:sz="0" w:space="0" w:color="auto"/>
      </w:divBdr>
    </w:div>
    <w:div w:id="973948785">
      <w:bodyDiv w:val="1"/>
      <w:marLeft w:val="0"/>
      <w:marRight w:val="0"/>
      <w:marTop w:val="0"/>
      <w:marBottom w:val="0"/>
      <w:divBdr>
        <w:top w:val="none" w:sz="0" w:space="0" w:color="auto"/>
        <w:left w:val="none" w:sz="0" w:space="0" w:color="auto"/>
        <w:bottom w:val="none" w:sz="0" w:space="0" w:color="auto"/>
        <w:right w:val="none" w:sz="0" w:space="0" w:color="auto"/>
      </w:divBdr>
    </w:div>
    <w:div w:id="974139905">
      <w:bodyDiv w:val="1"/>
      <w:marLeft w:val="0"/>
      <w:marRight w:val="0"/>
      <w:marTop w:val="0"/>
      <w:marBottom w:val="0"/>
      <w:divBdr>
        <w:top w:val="none" w:sz="0" w:space="0" w:color="auto"/>
        <w:left w:val="none" w:sz="0" w:space="0" w:color="auto"/>
        <w:bottom w:val="none" w:sz="0" w:space="0" w:color="auto"/>
        <w:right w:val="none" w:sz="0" w:space="0" w:color="auto"/>
      </w:divBdr>
    </w:div>
    <w:div w:id="974214587">
      <w:bodyDiv w:val="1"/>
      <w:marLeft w:val="0"/>
      <w:marRight w:val="0"/>
      <w:marTop w:val="0"/>
      <w:marBottom w:val="0"/>
      <w:divBdr>
        <w:top w:val="none" w:sz="0" w:space="0" w:color="auto"/>
        <w:left w:val="none" w:sz="0" w:space="0" w:color="auto"/>
        <w:bottom w:val="none" w:sz="0" w:space="0" w:color="auto"/>
        <w:right w:val="none" w:sz="0" w:space="0" w:color="auto"/>
      </w:divBdr>
    </w:div>
    <w:div w:id="974408973">
      <w:bodyDiv w:val="1"/>
      <w:marLeft w:val="0"/>
      <w:marRight w:val="0"/>
      <w:marTop w:val="0"/>
      <w:marBottom w:val="0"/>
      <w:divBdr>
        <w:top w:val="none" w:sz="0" w:space="0" w:color="auto"/>
        <w:left w:val="none" w:sz="0" w:space="0" w:color="auto"/>
        <w:bottom w:val="none" w:sz="0" w:space="0" w:color="auto"/>
        <w:right w:val="none" w:sz="0" w:space="0" w:color="auto"/>
      </w:divBdr>
    </w:div>
    <w:div w:id="974526325">
      <w:bodyDiv w:val="1"/>
      <w:marLeft w:val="0"/>
      <w:marRight w:val="0"/>
      <w:marTop w:val="0"/>
      <w:marBottom w:val="0"/>
      <w:divBdr>
        <w:top w:val="none" w:sz="0" w:space="0" w:color="auto"/>
        <w:left w:val="none" w:sz="0" w:space="0" w:color="auto"/>
        <w:bottom w:val="none" w:sz="0" w:space="0" w:color="auto"/>
        <w:right w:val="none" w:sz="0" w:space="0" w:color="auto"/>
      </w:divBdr>
    </w:div>
    <w:div w:id="974527531">
      <w:bodyDiv w:val="1"/>
      <w:marLeft w:val="0"/>
      <w:marRight w:val="0"/>
      <w:marTop w:val="0"/>
      <w:marBottom w:val="0"/>
      <w:divBdr>
        <w:top w:val="none" w:sz="0" w:space="0" w:color="auto"/>
        <w:left w:val="none" w:sz="0" w:space="0" w:color="auto"/>
        <w:bottom w:val="none" w:sz="0" w:space="0" w:color="auto"/>
        <w:right w:val="none" w:sz="0" w:space="0" w:color="auto"/>
      </w:divBdr>
    </w:div>
    <w:div w:id="974791750">
      <w:bodyDiv w:val="1"/>
      <w:marLeft w:val="0"/>
      <w:marRight w:val="0"/>
      <w:marTop w:val="0"/>
      <w:marBottom w:val="0"/>
      <w:divBdr>
        <w:top w:val="none" w:sz="0" w:space="0" w:color="auto"/>
        <w:left w:val="none" w:sz="0" w:space="0" w:color="auto"/>
        <w:bottom w:val="none" w:sz="0" w:space="0" w:color="auto"/>
        <w:right w:val="none" w:sz="0" w:space="0" w:color="auto"/>
      </w:divBdr>
    </w:div>
    <w:div w:id="974793490">
      <w:bodyDiv w:val="1"/>
      <w:marLeft w:val="0"/>
      <w:marRight w:val="0"/>
      <w:marTop w:val="0"/>
      <w:marBottom w:val="0"/>
      <w:divBdr>
        <w:top w:val="none" w:sz="0" w:space="0" w:color="auto"/>
        <w:left w:val="none" w:sz="0" w:space="0" w:color="auto"/>
        <w:bottom w:val="none" w:sz="0" w:space="0" w:color="auto"/>
        <w:right w:val="none" w:sz="0" w:space="0" w:color="auto"/>
      </w:divBdr>
      <w:divsChild>
        <w:div w:id="136799041">
          <w:marLeft w:val="640"/>
          <w:marRight w:val="0"/>
          <w:marTop w:val="0"/>
          <w:marBottom w:val="0"/>
          <w:divBdr>
            <w:top w:val="none" w:sz="0" w:space="0" w:color="auto"/>
            <w:left w:val="none" w:sz="0" w:space="0" w:color="auto"/>
            <w:bottom w:val="none" w:sz="0" w:space="0" w:color="auto"/>
            <w:right w:val="none" w:sz="0" w:space="0" w:color="auto"/>
          </w:divBdr>
        </w:div>
        <w:div w:id="240799562">
          <w:marLeft w:val="640"/>
          <w:marRight w:val="0"/>
          <w:marTop w:val="0"/>
          <w:marBottom w:val="0"/>
          <w:divBdr>
            <w:top w:val="none" w:sz="0" w:space="0" w:color="auto"/>
            <w:left w:val="none" w:sz="0" w:space="0" w:color="auto"/>
            <w:bottom w:val="none" w:sz="0" w:space="0" w:color="auto"/>
            <w:right w:val="none" w:sz="0" w:space="0" w:color="auto"/>
          </w:divBdr>
        </w:div>
        <w:div w:id="269432038">
          <w:marLeft w:val="640"/>
          <w:marRight w:val="0"/>
          <w:marTop w:val="0"/>
          <w:marBottom w:val="0"/>
          <w:divBdr>
            <w:top w:val="none" w:sz="0" w:space="0" w:color="auto"/>
            <w:left w:val="none" w:sz="0" w:space="0" w:color="auto"/>
            <w:bottom w:val="none" w:sz="0" w:space="0" w:color="auto"/>
            <w:right w:val="none" w:sz="0" w:space="0" w:color="auto"/>
          </w:divBdr>
        </w:div>
        <w:div w:id="323123304">
          <w:marLeft w:val="640"/>
          <w:marRight w:val="0"/>
          <w:marTop w:val="0"/>
          <w:marBottom w:val="0"/>
          <w:divBdr>
            <w:top w:val="none" w:sz="0" w:space="0" w:color="auto"/>
            <w:left w:val="none" w:sz="0" w:space="0" w:color="auto"/>
            <w:bottom w:val="none" w:sz="0" w:space="0" w:color="auto"/>
            <w:right w:val="none" w:sz="0" w:space="0" w:color="auto"/>
          </w:divBdr>
        </w:div>
        <w:div w:id="326371291">
          <w:marLeft w:val="640"/>
          <w:marRight w:val="0"/>
          <w:marTop w:val="0"/>
          <w:marBottom w:val="0"/>
          <w:divBdr>
            <w:top w:val="none" w:sz="0" w:space="0" w:color="auto"/>
            <w:left w:val="none" w:sz="0" w:space="0" w:color="auto"/>
            <w:bottom w:val="none" w:sz="0" w:space="0" w:color="auto"/>
            <w:right w:val="none" w:sz="0" w:space="0" w:color="auto"/>
          </w:divBdr>
        </w:div>
        <w:div w:id="506529844">
          <w:marLeft w:val="640"/>
          <w:marRight w:val="0"/>
          <w:marTop w:val="0"/>
          <w:marBottom w:val="0"/>
          <w:divBdr>
            <w:top w:val="none" w:sz="0" w:space="0" w:color="auto"/>
            <w:left w:val="none" w:sz="0" w:space="0" w:color="auto"/>
            <w:bottom w:val="none" w:sz="0" w:space="0" w:color="auto"/>
            <w:right w:val="none" w:sz="0" w:space="0" w:color="auto"/>
          </w:divBdr>
        </w:div>
        <w:div w:id="535654952">
          <w:marLeft w:val="640"/>
          <w:marRight w:val="0"/>
          <w:marTop w:val="0"/>
          <w:marBottom w:val="0"/>
          <w:divBdr>
            <w:top w:val="none" w:sz="0" w:space="0" w:color="auto"/>
            <w:left w:val="none" w:sz="0" w:space="0" w:color="auto"/>
            <w:bottom w:val="none" w:sz="0" w:space="0" w:color="auto"/>
            <w:right w:val="none" w:sz="0" w:space="0" w:color="auto"/>
          </w:divBdr>
        </w:div>
        <w:div w:id="890775842">
          <w:marLeft w:val="640"/>
          <w:marRight w:val="0"/>
          <w:marTop w:val="0"/>
          <w:marBottom w:val="0"/>
          <w:divBdr>
            <w:top w:val="none" w:sz="0" w:space="0" w:color="auto"/>
            <w:left w:val="none" w:sz="0" w:space="0" w:color="auto"/>
            <w:bottom w:val="none" w:sz="0" w:space="0" w:color="auto"/>
            <w:right w:val="none" w:sz="0" w:space="0" w:color="auto"/>
          </w:divBdr>
        </w:div>
        <w:div w:id="966280314">
          <w:marLeft w:val="640"/>
          <w:marRight w:val="0"/>
          <w:marTop w:val="0"/>
          <w:marBottom w:val="0"/>
          <w:divBdr>
            <w:top w:val="none" w:sz="0" w:space="0" w:color="auto"/>
            <w:left w:val="none" w:sz="0" w:space="0" w:color="auto"/>
            <w:bottom w:val="none" w:sz="0" w:space="0" w:color="auto"/>
            <w:right w:val="none" w:sz="0" w:space="0" w:color="auto"/>
          </w:divBdr>
        </w:div>
        <w:div w:id="1055469875">
          <w:marLeft w:val="640"/>
          <w:marRight w:val="0"/>
          <w:marTop w:val="0"/>
          <w:marBottom w:val="0"/>
          <w:divBdr>
            <w:top w:val="none" w:sz="0" w:space="0" w:color="auto"/>
            <w:left w:val="none" w:sz="0" w:space="0" w:color="auto"/>
            <w:bottom w:val="none" w:sz="0" w:space="0" w:color="auto"/>
            <w:right w:val="none" w:sz="0" w:space="0" w:color="auto"/>
          </w:divBdr>
        </w:div>
        <w:div w:id="1059327693">
          <w:marLeft w:val="640"/>
          <w:marRight w:val="0"/>
          <w:marTop w:val="0"/>
          <w:marBottom w:val="0"/>
          <w:divBdr>
            <w:top w:val="none" w:sz="0" w:space="0" w:color="auto"/>
            <w:left w:val="none" w:sz="0" w:space="0" w:color="auto"/>
            <w:bottom w:val="none" w:sz="0" w:space="0" w:color="auto"/>
            <w:right w:val="none" w:sz="0" w:space="0" w:color="auto"/>
          </w:divBdr>
        </w:div>
        <w:div w:id="1227688721">
          <w:marLeft w:val="640"/>
          <w:marRight w:val="0"/>
          <w:marTop w:val="0"/>
          <w:marBottom w:val="0"/>
          <w:divBdr>
            <w:top w:val="none" w:sz="0" w:space="0" w:color="auto"/>
            <w:left w:val="none" w:sz="0" w:space="0" w:color="auto"/>
            <w:bottom w:val="none" w:sz="0" w:space="0" w:color="auto"/>
            <w:right w:val="none" w:sz="0" w:space="0" w:color="auto"/>
          </w:divBdr>
        </w:div>
        <w:div w:id="1320692350">
          <w:marLeft w:val="640"/>
          <w:marRight w:val="0"/>
          <w:marTop w:val="0"/>
          <w:marBottom w:val="0"/>
          <w:divBdr>
            <w:top w:val="none" w:sz="0" w:space="0" w:color="auto"/>
            <w:left w:val="none" w:sz="0" w:space="0" w:color="auto"/>
            <w:bottom w:val="none" w:sz="0" w:space="0" w:color="auto"/>
            <w:right w:val="none" w:sz="0" w:space="0" w:color="auto"/>
          </w:divBdr>
        </w:div>
        <w:div w:id="1340540438">
          <w:marLeft w:val="640"/>
          <w:marRight w:val="0"/>
          <w:marTop w:val="0"/>
          <w:marBottom w:val="0"/>
          <w:divBdr>
            <w:top w:val="none" w:sz="0" w:space="0" w:color="auto"/>
            <w:left w:val="none" w:sz="0" w:space="0" w:color="auto"/>
            <w:bottom w:val="none" w:sz="0" w:space="0" w:color="auto"/>
            <w:right w:val="none" w:sz="0" w:space="0" w:color="auto"/>
          </w:divBdr>
        </w:div>
        <w:div w:id="1418138931">
          <w:marLeft w:val="640"/>
          <w:marRight w:val="0"/>
          <w:marTop w:val="0"/>
          <w:marBottom w:val="0"/>
          <w:divBdr>
            <w:top w:val="none" w:sz="0" w:space="0" w:color="auto"/>
            <w:left w:val="none" w:sz="0" w:space="0" w:color="auto"/>
            <w:bottom w:val="none" w:sz="0" w:space="0" w:color="auto"/>
            <w:right w:val="none" w:sz="0" w:space="0" w:color="auto"/>
          </w:divBdr>
        </w:div>
        <w:div w:id="1538739734">
          <w:marLeft w:val="640"/>
          <w:marRight w:val="0"/>
          <w:marTop w:val="0"/>
          <w:marBottom w:val="0"/>
          <w:divBdr>
            <w:top w:val="none" w:sz="0" w:space="0" w:color="auto"/>
            <w:left w:val="none" w:sz="0" w:space="0" w:color="auto"/>
            <w:bottom w:val="none" w:sz="0" w:space="0" w:color="auto"/>
            <w:right w:val="none" w:sz="0" w:space="0" w:color="auto"/>
          </w:divBdr>
        </w:div>
        <w:div w:id="1596982325">
          <w:marLeft w:val="640"/>
          <w:marRight w:val="0"/>
          <w:marTop w:val="0"/>
          <w:marBottom w:val="0"/>
          <w:divBdr>
            <w:top w:val="none" w:sz="0" w:space="0" w:color="auto"/>
            <w:left w:val="none" w:sz="0" w:space="0" w:color="auto"/>
            <w:bottom w:val="none" w:sz="0" w:space="0" w:color="auto"/>
            <w:right w:val="none" w:sz="0" w:space="0" w:color="auto"/>
          </w:divBdr>
        </w:div>
        <w:div w:id="1734501358">
          <w:marLeft w:val="640"/>
          <w:marRight w:val="0"/>
          <w:marTop w:val="0"/>
          <w:marBottom w:val="0"/>
          <w:divBdr>
            <w:top w:val="none" w:sz="0" w:space="0" w:color="auto"/>
            <w:left w:val="none" w:sz="0" w:space="0" w:color="auto"/>
            <w:bottom w:val="none" w:sz="0" w:space="0" w:color="auto"/>
            <w:right w:val="none" w:sz="0" w:space="0" w:color="auto"/>
          </w:divBdr>
        </w:div>
        <w:div w:id="1826358954">
          <w:marLeft w:val="640"/>
          <w:marRight w:val="0"/>
          <w:marTop w:val="0"/>
          <w:marBottom w:val="0"/>
          <w:divBdr>
            <w:top w:val="none" w:sz="0" w:space="0" w:color="auto"/>
            <w:left w:val="none" w:sz="0" w:space="0" w:color="auto"/>
            <w:bottom w:val="none" w:sz="0" w:space="0" w:color="auto"/>
            <w:right w:val="none" w:sz="0" w:space="0" w:color="auto"/>
          </w:divBdr>
        </w:div>
        <w:div w:id="1995722475">
          <w:marLeft w:val="640"/>
          <w:marRight w:val="0"/>
          <w:marTop w:val="0"/>
          <w:marBottom w:val="0"/>
          <w:divBdr>
            <w:top w:val="none" w:sz="0" w:space="0" w:color="auto"/>
            <w:left w:val="none" w:sz="0" w:space="0" w:color="auto"/>
            <w:bottom w:val="none" w:sz="0" w:space="0" w:color="auto"/>
            <w:right w:val="none" w:sz="0" w:space="0" w:color="auto"/>
          </w:divBdr>
        </w:div>
        <w:div w:id="2016571962">
          <w:marLeft w:val="640"/>
          <w:marRight w:val="0"/>
          <w:marTop w:val="0"/>
          <w:marBottom w:val="0"/>
          <w:divBdr>
            <w:top w:val="none" w:sz="0" w:space="0" w:color="auto"/>
            <w:left w:val="none" w:sz="0" w:space="0" w:color="auto"/>
            <w:bottom w:val="none" w:sz="0" w:space="0" w:color="auto"/>
            <w:right w:val="none" w:sz="0" w:space="0" w:color="auto"/>
          </w:divBdr>
        </w:div>
        <w:div w:id="2037609676">
          <w:marLeft w:val="640"/>
          <w:marRight w:val="0"/>
          <w:marTop w:val="0"/>
          <w:marBottom w:val="0"/>
          <w:divBdr>
            <w:top w:val="none" w:sz="0" w:space="0" w:color="auto"/>
            <w:left w:val="none" w:sz="0" w:space="0" w:color="auto"/>
            <w:bottom w:val="none" w:sz="0" w:space="0" w:color="auto"/>
            <w:right w:val="none" w:sz="0" w:space="0" w:color="auto"/>
          </w:divBdr>
        </w:div>
      </w:divsChild>
    </w:div>
    <w:div w:id="974993483">
      <w:bodyDiv w:val="1"/>
      <w:marLeft w:val="0"/>
      <w:marRight w:val="0"/>
      <w:marTop w:val="0"/>
      <w:marBottom w:val="0"/>
      <w:divBdr>
        <w:top w:val="none" w:sz="0" w:space="0" w:color="auto"/>
        <w:left w:val="none" w:sz="0" w:space="0" w:color="auto"/>
        <w:bottom w:val="none" w:sz="0" w:space="0" w:color="auto"/>
        <w:right w:val="none" w:sz="0" w:space="0" w:color="auto"/>
      </w:divBdr>
    </w:div>
    <w:div w:id="975792549">
      <w:bodyDiv w:val="1"/>
      <w:marLeft w:val="0"/>
      <w:marRight w:val="0"/>
      <w:marTop w:val="0"/>
      <w:marBottom w:val="0"/>
      <w:divBdr>
        <w:top w:val="none" w:sz="0" w:space="0" w:color="auto"/>
        <w:left w:val="none" w:sz="0" w:space="0" w:color="auto"/>
        <w:bottom w:val="none" w:sz="0" w:space="0" w:color="auto"/>
        <w:right w:val="none" w:sz="0" w:space="0" w:color="auto"/>
      </w:divBdr>
    </w:div>
    <w:div w:id="976372707">
      <w:bodyDiv w:val="1"/>
      <w:marLeft w:val="0"/>
      <w:marRight w:val="0"/>
      <w:marTop w:val="0"/>
      <w:marBottom w:val="0"/>
      <w:divBdr>
        <w:top w:val="none" w:sz="0" w:space="0" w:color="auto"/>
        <w:left w:val="none" w:sz="0" w:space="0" w:color="auto"/>
        <w:bottom w:val="none" w:sz="0" w:space="0" w:color="auto"/>
        <w:right w:val="none" w:sz="0" w:space="0" w:color="auto"/>
      </w:divBdr>
    </w:div>
    <w:div w:id="976376739">
      <w:bodyDiv w:val="1"/>
      <w:marLeft w:val="0"/>
      <w:marRight w:val="0"/>
      <w:marTop w:val="0"/>
      <w:marBottom w:val="0"/>
      <w:divBdr>
        <w:top w:val="none" w:sz="0" w:space="0" w:color="auto"/>
        <w:left w:val="none" w:sz="0" w:space="0" w:color="auto"/>
        <w:bottom w:val="none" w:sz="0" w:space="0" w:color="auto"/>
        <w:right w:val="none" w:sz="0" w:space="0" w:color="auto"/>
      </w:divBdr>
    </w:div>
    <w:div w:id="977144875">
      <w:bodyDiv w:val="1"/>
      <w:marLeft w:val="0"/>
      <w:marRight w:val="0"/>
      <w:marTop w:val="0"/>
      <w:marBottom w:val="0"/>
      <w:divBdr>
        <w:top w:val="none" w:sz="0" w:space="0" w:color="auto"/>
        <w:left w:val="none" w:sz="0" w:space="0" w:color="auto"/>
        <w:bottom w:val="none" w:sz="0" w:space="0" w:color="auto"/>
        <w:right w:val="none" w:sz="0" w:space="0" w:color="auto"/>
      </w:divBdr>
      <w:divsChild>
        <w:div w:id="10955204">
          <w:marLeft w:val="640"/>
          <w:marRight w:val="0"/>
          <w:marTop w:val="0"/>
          <w:marBottom w:val="0"/>
          <w:divBdr>
            <w:top w:val="none" w:sz="0" w:space="0" w:color="auto"/>
            <w:left w:val="none" w:sz="0" w:space="0" w:color="auto"/>
            <w:bottom w:val="none" w:sz="0" w:space="0" w:color="auto"/>
            <w:right w:val="none" w:sz="0" w:space="0" w:color="auto"/>
          </w:divBdr>
        </w:div>
        <w:div w:id="23404705">
          <w:marLeft w:val="640"/>
          <w:marRight w:val="0"/>
          <w:marTop w:val="0"/>
          <w:marBottom w:val="0"/>
          <w:divBdr>
            <w:top w:val="none" w:sz="0" w:space="0" w:color="auto"/>
            <w:left w:val="none" w:sz="0" w:space="0" w:color="auto"/>
            <w:bottom w:val="none" w:sz="0" w:space="0" w:color="auto"/>
            <w:right w:val="none" w:sz="0" w:space="0" w:color="auto"/>
          </w:divBdr>
        </w:div>
        <w:div w:id="172840431">
          <w:marLeft w:val="640"/>
          <w:marRight w:val="0"/>
          <w:marTop w:val="0"/>
          <w:marBottom w:val="0"/>
          <w:divBdr>
            <w:top w:val="none" w:sz="0" w:space="0" w:color="auto"/>
            <w:left w:val="none" w:sz="0" w:space="0" w:color="auto"/>
            <w:bottom w:val="none" w:sz="0" w:space="0" w:color="auto"/>
            <w:right w:val="none" w:sz="0" w:space="0" w:color="auto"/>
          </w:divBdr>
        </w:div>
        <w:div w:id="219757407">
          <w:marLeft w:val="640"/>
          <w:marRight w:val="0"/>
          <w:marTop w:val="0"/>
          <w:marBottom w:val="0"/>
          <w:divBdr>
            <w:top w:val="none" w:sz="0" w:space="0" w:color="auto"/>
            <w:left w:val="none" w:sz="0" w:space="0" w:color="auto"/>
            <w:bottom w:val="none" w:sz="0" w:space="0" w:color="auto"/>
            <w:right w:val="none" w:sz="0" w:space="0" w:color="auto"/>
          </w:divBdr>
        </w:div>
        <w:div w:id="376125683">
          <w:marLeft w:val="640"/>
          <w:marRight w:val="0"/>
          <w:marTop w:val="0"/>
          <w:marBottom w:val="0"/>
          <w:divBdr>
            <w:top w:val="none" w:sz="0" w:space="0" w:color="auto"/>
            <w:left w:val="none" w:sz="0" w:space="0" w:color="auto"/>
            <w:bottom w:val="none" w:sz="0" w:space="0" w:color="auto"/>
            <w:right w:val="none" w:sz="0" w:space="0" w:color="auto"/>
          </w:divBdr>
        </w:div>
        <w:div w:id="534731455">
          <w:marLeft w:val="640"/>
          <w:marRight w:val="0"/>
          <w:marTop w:val="0"/>
          <w:marBottom w:val="0"/>
          <w:divBdr>
            <w:top w:val="none" w:sz="0" w:space="0" w:color="auto"/>
            <w:left w:val="none" w:sz="0" w:space="0" w:color="auto"/>
            <w:bottom w:val="none" w:sz="0" w:space="0" w:color="auto"/>
            <w:right w:val="none" w:sz="0" w:space="0" w:color="auto"/>
          </w:divBdr>
        </w:div>
        <w:div w:id="865287831">
          <w:marLeft w:val="640"/>
          <w:marRight w:val="0"/>
          <w:marTop w:val="0"/>
          <w:marBottom w:val="0"/>
          <w:divBdr>
            <w:top w:val="none" w:sz="0" w:space="0" w:color="auto"/>
            <w:left w:val="none" w:sz="0" w:space="0" w:color="auto"/>
            <w:bottom w:val="none" w:sz="0" w:space="0" w:color="auto"/>
            <w:right w:val="none" w:sz="0" w:space="0" w:color="auto"/>
          </w:divBdr>
        </w:div>
        <w:div w:id="969673986">
          <w:marLeft w:val="640"/>
          <w:marRight w:val="0"/>
          <w:marTop w:val="0"/>
          <w:marBottom w:val="0"/>
          <w:divBdr>
            <w:top w:val="none" w:sz="0" w:space="0" w:color="auto"/>
            <w:left w:val="none" w:sz="0" w:space="0" w:color="auto"/>
            <w:bottom w:val="none" w:sz="0" w:space="0" w:color="auto"/>
            <w:right w:val="none" w:sz="0" w:space="0" w:color="auto"/>
          </w:divBdr>
        </w:div>
        <w:div w:id="999502575">
          <w:marLeft w:val="640"/>
          <w:marRight w:val="0"/>
          <w:marTop w:val="0"/>
          <w:marBottom w:val="0"/>
          <w:divBdr>
            <w:top w:val="none" w:sz="0" w:space="0" w:color="auto"/>
            <w:left w:val="none" w:sz="0" w:space="0" w:color="auto"/>
            <w:bottom w:val="none" w:sz="0" w:space="0" w:color="auto"/>
            <w:right w:val="none" w:sz="0" w:space="0" w:color="auto"/>
          </w:divBdr>
        </w:div>
        <w:div w:id="1207332355">
          <w:marLeft w:val="640"/>
          <w:marRight w:val="0"/>
          <w:marTop w:val="0"/>
          <w:marBottom w:val="0"/>
          <w:divBdr>
            <w:top w:val="none" w:sz="0" w:space="0" w:color="auto"/>
            <w:left w:val="none" w:sz="0" w:space="0" w:color="auto"/>
            <w:bottom w:val="none" w:sz="0" w:space="0" w:color="auto"/>
            <w:right w:val="none" w:sz="0" w:space="0" w:color="auto"/>
          </w:divBdr>
        </w:div>
        <w:div w:id="1256741928">
          <w:marLeft w:val="640"/>
          <w:marRight w:val="0"/>
          <w:marTop w:val="0"/>
          <w:marBottom w:val="0"/>
          <w:divBdr>
            <w:top w:val="none" w:sz="0" w:space="0" w:color="auto"/>
            <w:left w:val="none" w:sz="0" w:space="0" w:color="auto"/>
            <w:bottom w:val="none" w:sz="0" w:space="0" w:color="auto"/>
            <w:right w:val="none" w:sz="0" w:space="0" w:color="auto"/>
          </w:divBdr>
        </w:div>
        <w:div w:id="1345129969">
          <w:marLeft w:val="640"/>
          <w:marRight w:val="0"/>
          <w:marTop w:val="0"/>
          <w:marBottom w:val="0"/>
          <w:divBdr>
            <w:top w:val="none" w:sz="0" w:space="0" w:color="auto"/>
            <w:left w:val="none" w:sz="0" w:space="0" w:color="auto"/>
            <w:bottom w:val="none" w:sz="0" w:space="0" w:color="auto"/>
            <w:right w:val="none" w:sz="0" w:space="0" w:color="auto"/>
          </w:divBdr>
        </w:div>
        <w:div w:id="1358846065">
          <w:marLeft w:val="640"/>
          <w:marRight w:val="0"/>
          <w:marTop w:val="0"/>
          <w:marBottom w:val="0"/>
          <w:divBdr>
            <w:top w:val="none" w:sz="0" w:space="0" w:color="auto"/>
            <w:left w:val="none" w:sz="0" w:space="0" w:color="auto"/>
            <w:bottom w:val="none" w:sz="0" w:space="0" w:color="auto"/>
            <w:right w:val="none" w:sz="0" w:space="0" w:color="auto"/>
          </w:divBdr>
        </w:div>
        <w:div w:id="1362243142">
          <w:marLeft w:val="640"/>
          <w:marRight w:val="0"/>
          <w:marTop w:val="0"/>
          <w:marBottom w:val="0"/>
          <w:divBdr>
            <w:top w:val="none" w:sz="0" w:space="0" w:color="auto"/>
            <w:left w:val="none" w:sz="0" w:space="0" w:color="auto"/>
            <w:bottom w:val="none" w:sz="0" w:space="0" w:color="auto"/>
            <w:right w:val="none" w:sz="0" w:space="0" w:color="auto"/>
          </w:divBdr>
        </w:div>
        <w:div w:id="1371302023">
          <w:marLeft w:val="640"/>
          <w:marRight w:val="0"/>
          <w:marTop w:val="0"/>
          <w:marBottom w:val="0"/>
          <w:divBdr>
            <w:top w:val="none" w:sz="0" w:space="0" w:color="auto"/>
            <w:left w:val="none" w:sz="0" w:space="0" w:color="auto"/>
            <w:bottom w:val="none" w:sz="0" w:space="0" w:color="auto"/>
            <w:right w:val="none" w:sz="0" w:space="0" w:color="auto"/>
          </w:divBdr>
        </w:div>
        <w:div w:id="1444493477">
          <w:marLeft w:val="640"/>
          <w:marRight w:val="0"/>
          <w:marTop w:val="0"/>
          <w:marBottom w:val="0"/>
          <w:divBdr>
            <w:top w:val="none" w:sz="0" w:space="0" w:color="auto"/>
            <w:left w:val="none" w:sz="0" w:space="0" w:color="auto"/>
            <w:bottom w:val="none" w:sz="0" w:space="0" w:color="auto"/>
            <w:right w:val="none" w:sz="0" w:space="0" w:color="auto"/>
          </w:divBdr>
        </w:div>
        <w:div w:id="1467704090">
          <w:marLeft w:val="640"/>
          <w:marRight w:val="0"/>
          <w:marTop w:val="0"/>
          <w:marBottom w:val="0"/>
          <w:divBdr>
            <w:top w:val="none" w:sz="0" w:space="0" w:color="auto"/>
            <w:left w:val="none" w:sz="0" w:space="0" w:color="auto"/>
            <w:bottom w:val="none" w:sz="0" w:space="0" w:color="auto"/>
            <w:right w:val="none" w:sz="0" w:space="0" w:color="auto"/>
          </w:divBdr>
        </w:div>
        <w:div w:id="1469014115">
          <w:marLeft w:val="640"/>
          <w:marRight w:val="0"/>
          <w:marTop w:val="0"/>
          <w:marBottom w:val="0"/>
          <w:divBdr>
            <w:top w:val="none" w:sz="0" w:space="0" w:color="auto"/>
            <w:left w:val="none" w:sz="0" w:space="0" w:color="auto"/>
            <w:bottom w:val="none" w:sz="0" w:space="0" w:color="auto"/>
            <w:right w:val="none" w:sz="0" w:space="0" w:color="auto"/>
          </w:divBdr>
        </w:div>
        <w:div w:id="1526284294">
          <w:marLeft w:val="640"/>
          <w:marRight w:val="0"/>
          <w:marTop w:val="0"/>
          <w:marBottom w:val="0"/>
          <w:divBdr>
            <w:top w:val="none" w:sz="0" w:space="0" w:color="auto"/>
            <w:left w:val="none" w:sz="0" w:space="0" w:color="auto"/>
            <w:bottom w:val="none" w:sz="0" w:space="0" w:color="auto"/>
            <w:right w:val="none" w:sz="0" w:space="0" w:color="auto"/>
          </w:divBdr>
        </w:div>
        <w:div w:id="1530221075">
          <w:marLeft w:val="640"/>
          <w:marRight w:val="0"/>
          <w:marTop w:val="0"/>
          <w:marBottom w:val="0"/>
          <w:divBdr>
            <w:top w:val="none" w:sz="0" w:space="0" w:color="auto"/>
            <w:left w:val="none" w:sz="0" w:space="0" w:color="auto"/>
            <w:bottom w:val="none" w:sz="0" w:space="0" w:color="auto"/>
            <w:right w:val="none" w:sz="0" w:space="0" w:color="auto"/>
          </w:divBdr>
        </w:div>
        <w:div w:id="1898474594">
          <w:marLeft w:val="640"/>
          <w:marRight w:val="0"/>
          <w:marTop w:val="0"/>
          <w:marBottom w:val="0"/>
          <w:divBdr>
            <w:top w:val="none" w:sz="0" w:space="0" w:color="auto"/>
            <w:left w:val="none" w:sz="0" w:space="0" w:color="auto"/>
            <w:bottom w:val="none" w:sz="0" w:space="0" w:color="auto"/>
            <w:right w:val="none" w:sz="0" w:space="0" w:color="auto"/>
          </w:divBdr>
        </w:div>
        <w:div w:id="2128424829">
          <w:marLeft w:val="640"/>
          <w:marRight w:val="0"/>
          <w:marTop w:val="0"/>
          <w:marBottom w:val="0"/>
          <w:divBdr>
            <w:top w:val="none" w:sz="0" w:space="0" w:color="auto"/>
            <w:left w:val="none" w:sz="0" w:space="0" w:color="auto"/>
            <w:bottom w:val="none" w:sz="0" w:space="0" w:color="auto"/>
            <w:right w:val="none" w:sz="0" w:space="0" w:color="auto"/>
          </w:divBdr>
        </w:div>
      </w:divsChild>
    </w:div>
    <w:div w:id="977227165">
      <w:bodyDiv w:val="1"/>
      <w:marLeft w:val="0"/>
      <w:marRight w:val="0"/>
      <w:marTop w:val="0"/>
      <w:marBottom w:val="0"/>
      <w:divBdr>
        <w:top w:val="none" w:sz="0" w:space="0" w:color="auto"/>
        <w:left w:val="none" w:sz="0" w:space="0" w:color="auto"/>
        <w:bottom w:val="none" w:sz="0" w:space="0" w:color="auto"/>
        <w:right w:val="none" w:sz="0" w:space="0" w:color="auto"/>
      </w:divBdr>
    </w:div>
    <w:div w:id="977489125">
      <w:bodyDiv w:val="1"/>
      <w:marLeft w:val="0"/>
      <w:marRight w:val="0"/>
      <w:marTop w:val="0"/>
      <w:marBottom w:val="0"/>
      <w:divBdr>
        <w:top w:val="none" w:sz="0" w:space="0" w:color="auto"/>
        <w:left w:val="none" w:sz="0" w:space="0" w:color="auto"/>
        <w:bottom w:val="none" w:sz="0" w:space="0" w:color="auto"/>
        <w:right w:val="none" w:sz="0" w:space="0" w:color="auto"/>
      </w:divBdr>
    </w:div>
    <w:div w:id="977807368">
      <w:bodyDiv w:val="1"/>
      <w:marLeft w:val="0"/>
      <w:marRight w:val="0"/>
      <w:marTop w:val="0"/>
      <w:marBottom w:val="0"/>
      <w:divBdr>
        <w:top w:val="none" w:sz="0" w:space="0" w:color="auto"/>
        <w:left w:val="none" w:sz="0" w:space="0" w:color="auto"/>
        <w:bottom w:val="none" w:sz="0" w:space="0" w:color="auto"/>
        <w:right w:val="none" w:sz="0" w:space="0" w:color="auto"/>
      </w:divBdr>
    </w:div>
    <w:div w:id="978068343">
      <w:bodyDiv w:val="1"/>
      <w:marLeft w:val="0"/>
      <w:marRight w:val="0"/>
      <w:marTop w:val="0"/>
      <w:marBottom w:val="0"/>
      <w:divBdr>
        <w:top w:val="none" w:sz="0" w:space="0" w:color="auto"/>
        <w:left w:val="none" w:sz="0" w:space="0" w:color="auto"/>
        <w:bottom w:val="none" w:sz="0" w:space="0" w:color="auto"/>
        <w:right w:val="none" w:sz="0" w:space="0" w:color="auto"/>
      </w:divBdr>
    </w:div>
    <w:div w:id="978077416">
      <w:bodyDiv w:val="1"/>
      <w:marLeft w:val="0"/>
      <w:marRight w:val="0"/>
      <w:marTop w:val="0"/>
      <w:marBottom w:val="0"/>
      <w:divBdr>
        <w:top w:val="none" w:sz="0" w:space="0" w:color="auto"/>
        <w:left w:val="none" w:sz="0" w:space="0" w:color="auto"/>
        <w:bottom w:val="none" w:sz="0" w:space="0" w:color="auto"/>
        <w:right w:val="none" w:sz="0" w:space="0" w:color="auto"/>
      </w:divBdr>
    </w:div>
    <w:div w:id="978992544">
      <w:bodyDiv w:val="1"/>
      <w:marLeft w:val="0"/>
      <w:marRight w:val="0"/>
      <w:marTop w:val="0"/>
      <w:marBottom w:val="0"/>
      <w:divBdr>
        <w:top w:val="none" w:sz="0" w:space="0" w:color="auto"/>
        <w:left w:val="none" w:sz="0" w:space="0" w:color="auto"/>
        <w:bottom w:val="none" w:sz="0" w:space="0" w:color="auto"/>
        <w:right w:val="none" w:sz="0" w:space="0" w:color="auto"/>
      </w:divBdr>
    </w:div>
    <w:div w:id="979000419">
      <w:bodyDiv w:val="1"/>
      <w:marLeft w:val="0"/>
      <w:marRight w:val="0"/>
      <w:marTop w:val="0"/>
      <w:marBottom w:val="0"/>
      <w:divBdr>
        <w:top w:val="none" w:sz="0" w:space="0" w:color="auto"/>
        <w:left w:val="none" w:sz="0" w:space="0" w:color="auto"/>
        <w:bottom w:val="none" w:sz="0" w:space="0" w:color="auto"/>
        <w:right w:val="none" w:sz="0" w:space="0" w:color="auto"/>
      </w:divBdr>
    </w:div>
    <w:div w:id="979503428">
      <w:bodyDiv w:val="1"/>
      <w:marLeft w:val="0"/>
      <w:marRight w:val="0"/>
      <w:marTop w:val="0"/>
      <w:marBottom w:val="0"/>
      <w:divBdr>
        <w:top w:val="none" w:sz="0" w:space="0" w:color="auto"/>
        <w:left w:val="none" w:sz="0" w:space="0" w:color="auto"/>
        <w:bottom w:val="none" w:sz="0" w:space="0" w:color="auto"/>
        <w:right w:val="none" w:sz="0" w:space="0" w:color="auto"/>
      </w:divBdr>
    </w:div>
    <w:div w:id="980043149">
      <w:bodyDiv w:val="1"/>
      <w:marLeft w:val="0"/>
      <w:marRight w:val="0"/>
      <w:marTop w:val="0"/>
      <w:marBottom w:val="0"/>
      <w:divBdr>
        <w:top w:val="none" w:sz="0" w:space="0" w:color="auto"/>
        <w:left w:val="none" w:sz="0" w:space="0" w:color="auto"/>
        <w:bottom w:val="none" w:sz="0" w:space="0" w:color="auto"/>
        <w:right w:val="none" w:sz="0" w:space="0" w:color="auto"/>
      </w:divBdr>
    </w:div>
    <w:div w:id="980577283">
      <w:bodyDiv w:val="1"/>
      <w:marLeft w:val="0"/>
      <w:marRight w:val="0"/>
      <w:marTop w:val="0"/>
      <w:marBottom w:val="0"/>
      <w:divBdr>
        <w:top w:val="none" w:sz="0" w:space="0" w:color="auto"/>
        <w:left w:val="none" w:sz="0" w:space="0" w:color="auto"/>
        <w:bottom w:val="none" w:sz="0" w:space="0" w:color="auto"/>
        <w:right w:val="none" w:sz="0" w:space="0" w:color="auto"/>
      </w:divBdr>
    </w:div>
    <w:div w:id="981351278">
      <w:bodyDiv w:val="1"/>
      <w:marLeft w:val="0"/>
      <w:marRight w:val="0"/>
      <w:marTop w:val="0"/>
      <w:marBottom w:val="0"/>
      <w:divBdr>
        <w:top w:val="none" w:sz="0" w:space="0" w:color="auto"/>
        <w:left w:val="none" w:sz="0" w:space="0" w:color="auto"/>
        <w:bottom w:val="none" w:sz="0" w:space="0" w:color="auto"/>
        <w:right w:val="none" w:sz="0" w:space="0" w:color="auto"/>
      </w:divBdr>
    </w:div>
    <w:div w:id="982268277">
      <w:bodyDiv w:val="1"/>
      <w:marLeft w:val="0"/>
      <w:marRight w:val="0"/>
      <w:marTop w:val="0"/>
      <w:marBottom w:val="0"/>
      <w:divBdr>
        <w:top w:val="none" w:sz="0" w:space="0" w:color="auto"/>
        <w:left w:val="none" w:sz="0" w:space="0" w:color="auto"/>
        <w:bottom w:val="none" w:sz="0" w:space="0" w:color="auto"/>
        <w:right w:val="none" w:sz="0" w:space="0" w:color="auto"/>
      </w:divBdr>
    </w:div>
    <w:div w:id="982544735">
      <w:bodyDiv w:val="1"/>
      <w:marLeft w:val="0"/>
      <w:marRight w:val="0"/>
      <w:marTop w:val="0"/>
      <w:marBottom w:val="0"/>
      <w:divBdr>
        <w:top w:val="none" w:sz="0" w:space="0" w:color="auto"/>
        <w:left w:val="none" w:sz="0" w:space="0" w:color="auto"/>
        <w:bottom w:val="none" w:sz="0" w:space="0" w:color="auto"/>
        <w:right w:val="none" w:sz="0" w:space="0" w:color="auto"/>
      </w:divBdr>
    </w:div>
    <w:div w:id="982546704">
      <w:bodyDiv w:val="1"/>
      <w:marLeft w:val="0"/>
      <w:marRight w:val="0"/>
      <w:marTop w:val="0"/>
      <w:marBottom w:val="0"/>
      <w:divBdr>
        <w:top w:val="none" w:sz="0" w:space="0" w:color="auto"/>
        <w:left w:val="none" w:sz="0" w:space="0" w:color="auto"/>
        <w:bottom w:val="none" w:sz="0" w:space="0" w:color="auto"/>
        <w:right w:val="none" w:sz="0" w:space="0" w:color="auto"/>
      </w:divBdr>
    </w:div>
    <w:div w:id="983001634">
      <w:bodyDiv w:val="1"/>
      <w:marLeft w:val="0"/>
      <w:marRight w:val="0"/>
      <w:marTop w:val="0"/>
      <w:marBottom w:val="0"/>
      <w:divBdr>
        <w:top w:val="none" w:sz="0" w:space="0" w:color="auto"/>
        <w:left w:val="none" w:sz="0" w:space="0" w:color="auto"/>
        <w:bottom w:val="none" w:sz="0" w:space="0" w:color="auto"/>
        <w:right w:val="none" w:sz="0" w:space="0" w:color="auto"/>
      </w:divBdr>
    </w:div>
    <w:div w:id="984117638">
      <w:bodyDiv w:val="1"/>
      <w:marLeft w:val="0"/>
      <w:marRight w:val="0"/>
      <w:marTop w:val="0"/>
      <w:marBottom w:val="0"/>
      <w:divBdr>
        <w:top w:val="none" w:sz="0" w:space="0" w:color="auto"/>
        <w:left w:val="none" w:sz="0" w:space="0" w:color="auto"/>
        <w:bottom w:val="none" w:sz="0" w:space="0" w:color="auto"/>
        <w:right w:val="none" w:sz="0" w:space="0" w:color="auto"/>
      </w:divBdr>
    </w:div>
    <w:div w:id="984163345">
      <w:bodyDiv w:val="1"/>
      <w:marLeft w:val="0"/>
      <w:marRight w:val="0"/>
      <w:marTop w:val="0"/>
      <w:marBottom w:val="0"/>
      <w:divBdr>
        <w:top w:val="none" w:sz="0" w:space="0" w:color="auto"/>
        <w:left w:val="none" w:sz="0" w:space="0" w:color="auto"/>
        <w:bottom w:val="none" w:sz="0" w:space="0" w:color="auto"/>
        <w:right w:val="none" w:sz="0" w:space="0" w:color="auto"/>
      </w:divBdr>
    </w:div>
    <w:div w:id="984427539">
      <w:bodyDiv w:val="1"/>
      <w:marLeft w:val="0"/>
      <w:marRight w:val="0"/>
      <w:marTop w:val="0"/>
      <w:marBottom w:val="0"/>
      <w:divBdr>
        <w:top w:val="none" w:sz="0" w:space="0" w:color="auto"/>
        <w:left w:val="none" w:sz="0" w:space="0" w:color="auto"/>
        <w:bottom w:val="none" w:sz="0" w:space="0" w:color="auto"/>
        <w:right w:val="none" w:sz="0" w:space="0" w:color="auto"/>
      </w:divBdr>
    </w:div>
    <w:div w:id="984626067">
      <w:bodyDiv w:val="1"/>
      <w:marLeft w:val="0"/>
      <w:marRight w:val="0"/>
      <w:marTop w:val="0"/>
      <w:marBottom w:val="0"/>
      <w:divBdr>
        <w:top w:val="none" w:sz="0" w:space="0" w:color="auto"/>
        <w:left w:val="none" w:sz="0" w:space="0" w:color="auto"/>
        <w:bottom w:val="none" w:sz="0" w:space="0" w:color="auto"/>
        <w:right w:val="none" w:sz="0" w:space="0" w:color="auto"/>
      </w:divBdr>
    </w:div>
    <w:div w:id="984701380">
      <w:bodyDiv w:val="1"/>
      <w:marLeft w:val="0"/>
      <w:marRight w:val="0"/>
      <w:marTop w:val="0"/>
      <w:marBottom w:val="0"/>
      <w:divBdr>
        <w:top w:val="none" w:sz="0" w:space="0" w:color="auto"/>
        <w:left w:val="none" w:sz="0" w:space="0" w:color="auto"/>
        <w:bottom w:val="none" w:sz="0" w:space="0" w:color="auto"/>
        <w:right w:val="none" w:sz="0" w:space="0" w:color="auto"/>
      </w:divBdr>
    </w:div>
    <w:div w:id="984744312">
      <w:bodyDiv w:val="1"/>
      <w:marLeft w:val="0"/>
      <w:marRight w:val="0"/>
      <w:marTop w:val="0"/>
      <w:marBottom w:val="0"/>
      <w:divBdr>
        <w:top w:val="none" w:sz="0" w:space="0" w:color="auto"/>
        <w:left w:val="none" w:sz="0" w:space="0" w:color="auto"/>
        <w:bottom w:val="none" w:sz="0" w:space="0" w:color="auto"/>
        <w:right w:val="none" w:sz="0" w:space="0" w:color="auto"/>
      </w:divBdr>
    </w:div>
    <w:div w:id="984969252">
      <w:bodyDiv w:val="1"/>
      <w:marLeft w:val="0"/>
      <w:marRight w:val="0"/>
      <w:marTop w:val="0"/>
      <w:marBottom w:val="0"/>
      <w:divBdr>
        <w:top w:val="none" w:sz="0" w:space="0" w:color="auto"/>
        <w:left w:val="none" w:sz="0" w:space="0" w:color="auto"/>
        <w:bottom w:val="none" w:sz="0" w:space="0" w:color="auto"/>
        <w:right w:val="none" w:sz="0" w:space="0" w:color="auto"/>
      </w:divBdr>
      <w:divsChild>
        <w:div w:id="34936204">
          <w:marLeft w:val="640"/>
          <w:marRight w:val="0"/>
          <w:marTop w:val="0"/>
          <w:marBottom w:val="0"/>
          <w:divBdr>
            <w:top w:val="none" w:sz="0" w:space="0" w:color="auto"/>
            <w:left w:val="none" w:sz="0" w:space="0" w:color="auto"/>
            <w:bottom w:val="none" w:sz="0" w:space="0" w:color="auto"/>
            <w:right w:val="none" w:sz="0" w:space="0" w:color="auto"/>
          </w:divBdr>
        </w:div>
        <w:div w:id="77752315">
          <w:marLeft w:val="640"/>
          <w:marRight w:val="0"/>
          <w:marTop w:val="0"/>
          <w:marBottom w:val="0"/>
          <w:divBdr>
            <w:top w:val="none" w:sz="0" w:space="0" w:color="auto"/>
            <w:left w:val="none" w:sz="0" w:space="0" w:color="auto"/>
            <w:bottom w:val="none" w:sz="0" w:space="0" w:color="auto"/>
            <w:right w:val="none" w:sz="0" w:space="0" w:color="auto"/>
          </w:divBdr>
        </w:div>
        <w:div w:id="125052725">
          <w:marLeft w:val="640"/>
          <w:marRight w:val="0"/>
          <w:marTop w:val="0"/>
          <w:marBottom w:val="0"/>
          <w:divBdr>
            <w:top w:val="none" w:sz="0" w:space="0" w:color="auto"/>
            <w:left w:val="none" w:sz="0" w:space="0" w:color="auto"/>
            <w:bottom w:val="none" w:sz="0" w:space="0" w:color="auto"/>
            <w:right w:val="none" w:sz="0" w:space="0" w:color="auto"/>
          </w:divBdr>
        </w:div>
        <w:div w:id="335766804">
          <w:marLeft w:val="640"/>
          <w:marRight w:val="0"/>
          <w:marTop w:val="0"/>
          <w:marBottom w:val="0"/>
          <w:divBdr>
            <w:top w:val="none" w:sz="0" w:space="0" w:color="auto"/>
            <w:left w:val="none" w:sz="0" w:space="0" w:color="auto"/>
            <w:bottom w:val="none" w:sz="0" w:space="0" w:color="auto"/>
            <w:right w:val="none" w:sz="0" w:space="0" w:color="auto"/>
          </w:divBdr>
        </w:div>
        <w:div w:id="455680526">
          <w:marLeft w:val="640"/>
          <w:marRight w:val="0"/>
          <w:marTop w:val="0"/>
          <w:marBottom w:val="0"/>
          <w:divBdr>
            <w:top w:val="none" w:sz="0" w:space="0" w:color="auto"/>
            <w:left w:val="none" w:sz="0" w:space="0" w:color="auto"/>
            <w:bottom w:val="none" w:sz="0" w:space="0" w:color="auto"/>
            <w:right w:val="none" w:sz="0" w:space="0" w:color="auto"/>
          </w:divBdr>
        </w:div>
        <w:div w:id="603804205">
          <w:marLeft w:val="640"/>
          <w:marRight w:val="0"/>
          <w:marTop w:val="0"/>
          <w:marBottom w:val="0"/>
          <w:divBdr>
            <w:top w:val="none" w:sz="0" w:space="0" w:color="auto"/>
            <w:left w:val="none" w:sz="0" w:space="0" w:color="auto"/>
            <w:bottom w:val="none" w:sz="0" w:space="0" w:color="auto"/>
            <w:right w:val="none" w:sz="0" w:space="0" w:color="auto"/>
          </w:divBdr>
        </w:div>
        <w:div w:id="871916927">
          <w:marLeft w:val="640"/>
          <w:marRight w:val="0"/>
          <w:marTop w:val="0"/>
          <w:marBottom w:val="0"/>
          <w:divBdr>
            <w:top w:val="none" w:sz="0" w:space="0" w:color="auto"/>
            <w:left w:val="none" w:sz="0" w:space="0" w:color="auto"/>
            <w:bottom w:val="none" w:sz="0" w:space="0" w:color="auto"/>
            <w:right w:val="none" w:sz="0" w:space="0" w:color="auto"/>
          </w:divBdr>
        </w:div>
        <w:div w:id="1087310705">
          <w:marLeft w:val="640"/>
          <w:marRight w:val="0"/>
          <w:marTop w:val="0"/>
          <w:marBottom w:val="0"/>
          <w:divBdr>
            <w:top w:val="none" w:sz="0" w:space="0" w:color="auto"/>
            <w:left w:val="none" w:sz="0" w:space="0" w:color="auto"/>
            <w:bottom w:val="none" w:sz="0" w:space="0" w:color="auto"/>
            <w:right w:val="none" w:sz="0" w:space="0" w:color="auto"/>
          </w:divBdr>
        </w:div>
        <w:div w:id="1160386132">
          <w:marLeft w:val="640"/>
          <w:marRight w:val="0"/>
          <w:marTop w:val="0"/>
          <w:marBottom w:val="0"/>
          <w:divBdr>
            <w:top w:val="none" w:sz="0" w:space="0" w:color="auto"/>
            <w:left w:val="none" w:sz="0" w:space="0" w:color="auto"/>
            <w:bottom w:val="none" w:sz="0" w:space="0" w:color="auto"/>
            <w:right w:val="none" w:sz="0" w:space="0" w:color="auto"/>
          </w:divBdr>
        </w:div>
        <w:div w:id="1171483565">
          <w:marLeft w:val="640"/>
          <w:marRight w:val="0"/>
          <w:marTop w:val="0"/>
          <w:marBottom w:val="0"/>
          <w:divBdr>
            <w:top w:val="none" w:sz="0" w:space="0" w:color="auto"/>
            <w:left w:val="none" w:sz="0" w:space="0" w:color="auto"/>
            <w:bottom w:val="none" w:sz="0" w:space="0" w:color="auto"/>
            <w:right w:val="none" w:sz="0" w:space="0" w:color="auto"/>
          </w:divBdr>
        </w:div>
        <w:div w:id="1373195182">
          <w:marLeft w:val="640"/>
          <w:marRight w:val="0"/>
          <w:marTop w:val="0"/>
          <w:marBottom w:val="0"/>
          <w:divBdr>
            <w:top w:val="none" w:sz="0" w:space="0" w:color="auto"/>
            <w:left w:val="none" w:sz="0" w:space="0" w:color="auto"/>
            <w:bottom w:val="none" w:sz="0" w:space="0" w:color="auto"/>
            <w:right w:val="none" w:sz="0" w:space="0" w:color="auto"/>
          </w:divBdr>
        </w:div>
        <w:div w:id="1641882115">
          <w:marLeft w:val="640"/>
          <w:marRight w:val="0"/>
          <w:marTop w:val="0"/>
          <w:marBottom w:val="0"/>
          <w:divBdr>
            <w:top w:val="none" w:sz="0" w:space="0" w:color="auto"/>
            <w:left w:val="none" w:sz="0" w:space="0" w:color="auto"/>
            <w:bottom w:val="none" w:sz="0" w:space="0" w:color="auto"/>
            <w:right w:val="none" w:sz="0" w:space="0" w:color="auto"/>
          </w:divBdr>
        </w:div>
        <w:div w:id="1911427928">
          <w:marLeft w:val="640"/>
          <w:marRight w:val="0"/>
          <w:marTop w:val="0"/>
          <w:marBottom w:val="0"/>
          <w:divBdr>
            <w:top w:val="none" w:sz="0" w:space="0" w:color="auto"/>
            <w:left w:val="none" w:sz="0" w:space="0" w:color="auto"/>
            <w:bottom w:val="none" w:sz="0" w:space="0" w:color="auto"/>
            <w:right w:val="none" w:sz="0" w:space="0" w:color="auto"/>
          </w:divBdr>
        </w:div>
        <w:div w:id="2000307197">
          <w:marLeft w:val="640"/>
          <w:marRight w:val="0"/>
          <w:marTop w:val="0"/>
          <w:marBottom w:val="0"/>
          <w:divBdr>
            <w:top w:val="none" w:sz="0" w:space="0" w:color="auto"/>
            <w:left w:val="none" w:sz="0" w:space="0" w:color="auto"/>
            <w:bottom w:val="none" w:sz="0" w:space="0" w:color="auto"/>
            <w:right w:val="none" w:sz="0" w:space="0" w:color="auto"/>
          </w:divBdr>
        </w:div>
        <w:div w:id="2022510283">
          <w:marLeft w:val="640"/>
          <w:marRight w:val="0"/>
          <w:marTop w:val="0"/>
          <w:marBottom w:val="0"/>
          <w:divBdr>
            <w:top w:val="none" w:sz="0" w:space="0" w:color="auto"/>
            <w:left w:val="none" w:sz="0" w:space="0" w:color="auto"/>
            <w:bottom w:val="none" w:sz="0" w:space="0" w:color="auto"/>
            <w:right w:val="none" w:sz="0" w:space="0" w:color="auto"/>
          </w:divBdr>
        </w:div>
        <w:div w:id="2119794237">
          <w:marLeft w:val="640"/>
          <w:marRight w:val="0"/>
          <w:marTop w:val="0"/>
          <w:marBottom w:val="0"/>
          <w:divBdr>
            <w:top w:val="none" w:sz="0" w:space="0" w:color="auto"/>
            <w:left w:val="none" w:sz="0" w:space="0" w:color="auto"/>
            <w:bottom w:val="none" w:sz="0" w:space="0" w:color="auto"/>
            <w:right w:val="none" w:sz="0" w:space="0" w:color="auto"/>
          </w:divBdr>
        </w:div>
        <w:div w:id="2130933064">
          <w:marLeft w:val="640"/>
          <w:marRight w:val="0"/>
          <w:marTop w:val="0"/>
          <w:marBottom w:val="0"/>
          <w:divBdr>
            <w:top w:val="none" w:sz="0" w:space="0" w:color="auto"/>
            <w:left w:val="none" w:sz="0" w:space="0" w:color="auto"/>
            <w:bottom w:val="none" w:sz="0" w:space="0" w:color="auto"/>
            <w:right w:val="none" w:sz="0" w:space="0" w:color="auto"/>
          </w:divBdr>
        </w:div>
      </w:divsChild>
    </w:div>
    <w:div w:id="985665031">
      <w:bodyDiv w:val="1"/>
      <w:marLeft w:val="0"/>
      <w:marRight w:val="0"/>
      <w:marTop w:val="0"/>
      <w:marBottom w:val="0"/>
      <w:divBdr>
        <w:top w:val="none" w:sz="0" w:space="0" w:color="auto"/>
        <w:left w:val="none" w:sz="0" w:space="0" w:color="auto"/>
        <w:bottom w:val="none" w:sz="0" w:space="0" w:color="auto"/>
        <w:right w:val="none" w:sz="0" w:space="0" w:color="auto"/>
      </w:divBdr>
    </w:div>
    <w:div w:id="986785782">
      <w:bodyDiv w:val="1"/>
      <w:marLeft w:val="0"/>
      <w:marRight w:val="0"/>
      <w:marTop w:val="0"/>
      <w:marBottom w:val="0"/>
      <w:divBdr>
        <w:top w:val="none" w:sz="0" w:space="0" w:color="auto"/>
        <w:left w:val="none" w:sz="0" w:space="0" w:color="auto"/>
        <w:bottom w:val="none" w:sz="0" w:space="0" w:color="auto"/>
        <w:right w:val="none" w:sz="0" w:space="0" w:color="auto"/>
      </w:divBdr>
    </w:div>
    <w:div w:id="987784145">
      <w:bodyDiv w:val="1"/>
      <w:marLeft w:val="0"/>
      <w:marRight w:val="0"/>
      <w:marTop w:val="0"/>
      <w:marBottom w:val="0"/>
      <w:divBdr>
        <w:top w:val="none" w:sz="0" w:space="0" w:color="auto"/>
        <w:left w:val="none" w:sz="0" w:space="0" w:color="auto"/>
        <w:bottom w:val="none" w:sz="0" w:space="0" w:color="auto"/>
        <w:right w:val="none" w:sz="0" w:space="0" w:color="auto"/>
      </w:divBdr>
    </w:div>
    <w:div w:id="987788469">
      <w:bodyDiv w:val="1"/>
      <w:marLeft w:val="0"/>
      <w:marRight w:val="0"/>
      <w:marTop w:val="0"/>
      <w:marBottom w:val="0"/>
      <w:divBdr>
        <w:top w:val="none" w:sz="0" w:space="0" w:color="auto"/>
        <w:left w:val="none" w:sz="0" w:space="0" w:color="auto"/>
        <w:bottom w:val="none" w:sz="0" w:space="0" w:color="auto"/>
        <w:right w:val="none" w:sz="0" w:space="0" w:color="auto"/>
      </w:divBdr>
    </w:div>
    <w:div w:id="988946075">
      <w:bodyDiv w:val="1"/>
      <w:marLeft w:val="0"/>
      <w:marRight w:val="0"/>
      <w:marTop w:val="0"/>
      <w:marBottom w:val="0"/>
      <w:divBdr>
        <w:top w:val="none" w:sz="0" w:space="0" w:color="auto"/>
        <w:left w:val="none" w:sz="0" w:space="0" w:color="auto"/>
        <w:bottom w:val="none" w:sz="0" w:space="0" w:color="auto"/>
        <w:right w:val="none" w:sz="0" w:space="0" w:color="auto"/>
      </w:divBdr>
    </w:div>
    <w:div w:id="988946276">
      <w:bodyDiv w:val="1"/>
      <w:marLeft w:val="0"/>
      <w:marRight w:val="0"/>
      <w:marTop w:val="0"/>
      <w:marBottom w:val="0"/>
      <w:divBdr>
        <w:top w:val="none" w:sz="0" w:space="0" w:color="auto"/>
        <w:left w:val="none" w:sz="0" w:space="0" w:color="auto"/>
        <w:bottom w:val="none" w:sz="0" w:space="0" w:color="auto"/>
        <w:right w:val="none" w:sz="0" w:space="0" w:color="auto"/>
      </w:divBdr>
    </w:div>
    <w:div w:id="989481969">
      <w:bodyDiv w:val="1"/>
      <w:marLeft w:val="0"/>
      <w:marRight w:val="0"/>
      <w:marTop w:val="0"/>
      <w:marBottom w:val="0"/>
      <w:divBdr>
        <w:top w:val="none" w:sz="0" w:space="0" w:color="auto"/>
        <w:left w:val="none" w:sz="0" w:space="0" w:color="auto"/>
        <w:bottom w:val="none" w:sz="0" w:space="0" w:color="auto"/>
        <w:right w:val="none" w:sz="0" w:space="0" w:color="auto"/>
      </w:divBdr>
    </w:div>
    <w:div w:id="989485927">
      <w:bodyDiv w:val="1"/>
      <w:marLeft w:val="0"/>
      <w:marRight w:val="0"/>
      <w:marTop w:val="0"/>
      <w:marBottom w:val="0"/>
      <w:divBdr>
        <w:top w:val="none" w:sz="0" w:space="0" w:color="auto"/>
        <w:left w:val="none" w:sz="0" w:space="0" w:color="auto"/>
        <w:bottom w:val="none" w:sz="0" w:space="0" w:color="auto"/>
        <w:right w:val="none" w:sz="0" w:space="0" w:color="auto"/>
      </w:divBdr>
    </w:div>
    <w:div w:id="989595137">
      <w:bodyDiv w:val="1"/>
      <w:marLeft w:val="0"/>
      <w:marRight w:val="0"/>
      <w:marTop w:val="0"/>
      <w:marBottom w:val="0"/>
      <w:divBdr>
        <w:top w:val="none" w:sz="0" w:space="0" w:color="auto"/>
        <w:left w:val="none" w:sz="0" w:space="0" w:color="auto"/>
        <w:bottom w:val="none" w:sz="0" w:space="0" w:color="auto"/>
        <w:right w:val="none" w:sz="0" w:space="0" w:color="auto"/>
      </w:divBdr>
    </w:div>
    <w:div w:id="989600717">
      <w:bodyDiv w:val="1"/>
      <w:marLeft w:val="0"/>
      <w:marRight w:val="0"/>
      <w:marTop w:val="0"/>
      <w:marBottom w:val="0"/>
      <w:divBdr>
        <w:top w:val="none" w:sz="0" w:space="0" w:color="auto"/>
        <w:left w:val="none" w:sz="0" w:space="0" w:color="auto"/>
        <w:bottom w:val="none" w:sz="0" w:space="0" w:color="auto"/>
        <w:right w:val="none" w:sz="0" w:space="0" w:color="auto"/>
      </w:divBdr>
    </w:div>
    <w:div w:id="990132345">
      <w:bodyDiv w:val="1"/>
      <w:marLeft w:val="0"/>
      <w:marRight w:val="0"/>
      <w:marTop w:val="0"/>
      <w:marBottom w:val="0"/>
      <w:divBdr>
        <w:top w:val="none" w:sz="0" w:space="0" w:color="auto"/>
        <w:left w:val="none" w:sz="0" w:space="0" w:color="auto"/>
        <w:bottom w:val="none" w:sz="0" w:space="0" w:color="auto"/>
        <w:right w:val="none" w:sz="0" w:space="0" w:color="auto"/>
      </w:divBdr>
    </w:div>
    <w:div w:id="990672914">
      <w:bodyDiv w:val="1"/>
      <w:marLeft w:val="0"/>
      <w:marRight w:val="0"/>
      <w:marTop w:val="0"/>
      <w:marBottom w:val="0"/>
      <w:divBdr>
        <w:top w:val="none" w:sz="0" w:space="0" w:color="auto"/>
        <w:left w:val="none" w:sz="0" w:space="0" w:color="auto"/>
        <w:bottom w:val="none" w:sz="0" w:space="0" w:color="auto"/>
        <w:right w:val="none" w:sz="0" w:space="0" w:color="auto"/>
      </w:divBdr>
    </w:div>
    <w:div w:id="990718345">
      <w:bodyDiv w:val="1"/>
      <w:marLeft w:val="0"/>
      <w:marRight w:val="0"/>
      <w:marTop w:val="0"/>
      <w:marBottom w:val="0"/>
      <w:divBdr>
        <w:top w:val="none" w:sz="0" w:space="0" w:color="auto"/>
        <w:left w:val="none" w:sz="0" w:space="0" w:color="auto"/>
        <w:bottom w:val="none" w:sz="0" w:space="0" w:color="auto"/>
        <w:right w:val="none" w:sz="0" w:space="0" w:color="auto"/>
      </w:divBdr>
    </w:div>
    <w:div w:id="990989616">
      <w:bodyDiv w:val="1"/>
      <w:marLeft w:val="0"/>
      <w:marRight w:val="0"/>
      <w:marTop w:val="0"/>
      <w:marBottom w:val="0"/>
      <w:divBdr>
        <w:top w:val="none" w:sz="0" w:space="0" w:color="auto"/>
        <w:left w:val="none" w:sz="0" w:space="0" w:color="auto"/>
        <w:bottom w:val="none" w:sz="0" w:space="0" w:color="auto"/>
        <w:right w:val="none" w:sz="0" w:space="0" w:color="auto"/>
      </w:divBdr>
    </w:div>
    <w:div w:id="991829461">
      <w:bodyDiv w:val="1"/>
      <w:marLeft w:val="0"/>
      <w:marRight w:val="0"/>
      <w:marTop w:val="0"/>
      <w:marBottom w:val="0"/>
      <w:divBdr>
        <w:top w:val="none" w:sz="0" w:space="0" w:color="auto"/>
        <w:left w:val="none" w:sz="0" w:space="0" w:color="auto"/>
        <w:bottom w:val="none" w:sz="0" w:space="0" w:color="auto"/>
        <w:right w:val="none" w:sz="0" w:space="0" w:color="auto"/>
      </w:divBdr>
    </w:div>
    <w:div w:id="992217373">
      <w:bodyDiv w:val="1"/>
      <w:marLeft w:val="0"/>
      <w:marRight w:val="0"/>
      <w:marTop w:val="0"/>
      <w:marBottom w:val="0"/>
      <w:divBdr>
        <w:top w:val="none" w:sz="0" w:space="0" w:color="auto"/>
        <w:left w:val="none" w:sz="0" w:space="0" w:color="auto"/>
        <w:bottom w:val="none" w:sz="0" w:space="0" w:color="auto"/>
        <w:right w:val="none" w:sz="0" w:space="0" w:color="auto"/>
      </w:divBdr>
    </w:div>
    <w:div w:id="992295413">
      <w:bodyDiv w:val="1"/>
      <w:marLeft w:val="0"/>
      <w:marRight w:val="0"/>
      <w:marTop w:val="0"/>
      <w:marBottom w:val="0"/>
      <w:divBdr>
        <w:top w:val="none" w:sz="0" w:space="0" w:color="auto"/>
        <w:left w:val="none" w:sz="0" w:space="0" w:color="auto"/>
        <w:bottom w:val="none" w:sz="0" w:space="0" w:color="auto"/>
        <w:right w:val="none" w:sz="0" w:space="0" w:color="auto"/>
      </w:divBdr>
    </w:div>
    <w:div w:id="993989035">
      <w:bodyDiv w:val="1"/>
      <w:marLeft w:val="0"/>
      <w:marRight w:val="0"/>
      <w:marTop w:val="0"/>
      <w:marBottom w:val="0"/>
      <w:divBdr>
        <w:top w:val="none" w:sz="0" w:space="0" w:color="auto"/>
        <w:left w:val="none" w:sz="0" w:space="0" w:color="auto"/>
        <w:bottom w:val="none" w:sz="0" w:space="0" w:color="auto"/>
        <w:right w:val="none" w:sz="0" w:space="0" w:color="auto"/>
      </w:divBdr>
      <w:divsChild>
        <w:div w:id="255483492">
          <w:marLeft w:val="640"/>
          <w:marRight w:val="0"/>
          <w:marTop w:val="0"/>
          <w:marBottom w:val="0"/>
          <w:divBdr>
            <w:top w:val="none" w:sz="0" w:space="0" w:color="auto"/>
            <w:left w:val="none" w:sz="0" w:space="0" w:color="auto"/>
            <w:bottom w:val="none" w:sz="0" w:space="0" w:color="auto"/>
            <w:right w:val="none" w:sz="0" w:space="0" w:color="auto"/>
          </w:divBdr>
        </w:div>
        <w:div w:id="922378974">
          <w:marLeft w:val="640"/>
          <w:marRight w:val="0"/>
          <w:marTop w:val="0"/>
          <w:marBottom w:val="0"/>
          <w:divBdr>
            <w:top w:val="none" w:sz="0" w:space="0" w:color="auto"/>
            <w:left w:val="none" w:sz="0" w:space="0" w:color="auto"/>
            <w:bottom w:val="none" w:sz="0" w:space="0" w:color="auto"/>
            <w:right w:val="none" w:sz="0" w:space="0" w:color="auto"/>
          </w:divBdr>
        </w:div>
        <w:div w:id="967400082">
          <w:marLeft w:val="640"/>
          <w:marRight w:val="0"/>
          <w:marTop w:val="0"/>
          <w:marBottom w:val="0"/>
          <w:divBdr>
            <w:top w:val="none" w:sz="0" w:space="0" w:color="auto"/>
            <w:left w:val="none" w:sz="0" w:space="0" w:color="auto"/>
            <w:bottom w:val="none" w:sz="0" w:space="0" w:color="auto"/>
            <w:right w:val="none" w:sz="0" w:space="0" w:color="auto"/>
          </w:divBdr>
        </w:div>
        <w:div w:id="1059092655">
          <w:marLeft w:val="640"/>
          <w:marRight w:val="0"/>
          <w:marTop w:val="0"/>
          <w:marBottom w:val="0"/>
          <w:divBdr>
            <w:top w:val="none" w:sz="0" w:space="0" w:color="auto"/>
            <w:left w:val="none" w:sz="0" w:space="0" w:color="auto"/>
            <w:bottom w:val="none" w:sz="0" w:space="0" w:color="auto"/>
            <w:right w:val="none" w:sz="0" w:space="0" w:color="auto"/>
          </w:divBdr>
        </w:div>
        <w:div w:id="1162506137">
          <w:marLeft w:val="640"/>
          <w:marRight w:val="0"/>
          <w:marTop w:val="0"/>
          <w:marBottom w:val="0"/>
          <w:divBdr>
            <w:top w:val="none" w:sz="0" w:space="0" w:color="auto"/>
            <w:left w:val="none" w:sz="0" w:space="0" w:color="auto"/>
            <w:bottom w:val="none" w:sz="0" w:space="0" w:color="auto"/>
            <w:right w:val="none" w:sz="0" w:space="0" w:color="auto"/>
          </w:divBdr>
        </w:div>
        <w:div w:id="1915554084">
          <w:marLeft w:val="640"/>
          <w:marRight w:val="0"/>
          <w:marTop w:val="0"/>
          <w:marBottom w:val="0"/>
          <w:divBdr>
            <w:top w:val="none" w:sz="0" w:space="0" w:color="auto"/>
            <w:left w:val="none" w:sz="0" w:space="0" w:color="auto"/>
            <w:bottom w:val="none" w:sz="0" w:space="0" w:color="auto"/>
            <w:right w:val="none" w:sz="0" w:space="0" w:color="auto"/>
          </w:divBdr>
        </w:div>
        <w:div w:id="1939748751">
          <w:marLeft w:val="640"/>
          <w:marRight w:val="0"/>
          <w:marTop w:val="0"/>
          <w:marBottom w:val="0"/>
          <w:divBdr>
            <w:top w:val="none" w:sz="0" w:space="0" w:color="auto"/>
            <w:left w:val="none" w:sz="0" w:space="0" w:color="auto"/>
            <w:bottom w:val="none" w:sz="0" w:space="0" w:color="auto"/>
            <w:right w:val="none" w:sz="0" w:space="0" w:color="auto"/>
          </w:divBdr>
        </w:div>
        <w:div w:id="2071032270">
          <w:marLeft w:val="640"/>
          <w:marRight w:val="0"/>
          <w:marTop w:val="0"/>
          <w:marBottom w:val="0"/>
          <w:divBdr>
            <w:top w:val="none" w:sz="0" w:space="0" w:color="auto"/>
            <w:left w:val="none" w:sz="0" w:space="0" w:color="auto"/>
            <w:bottom w:val="none" w:sz="0" w:space="0" w:color="auto"/>
            <w:right w:val="none" w:sz="0" w:space="0" w:color="auto"/>
          </w:divBdr>
        </w:div>
        <w:div w:id="2091854929">
          <w:marLeft w:val="640"/>
          <w:marRight w:val="0"/>
          <w:marTop w:val="0"/>
          <w:marBottom w:val="0"/>
          <w:divBdr>
            <w:top w:val="none" w:sz="0" w:space="0" w:color="auto"/>
            <w:left w:val="none" w:sz="0" w:space="0" w:color="auto"/>
            <w:bottom w:val="none" w:sz="0" w:space="0" w:color="auto"/>
            <w:right w:val="none" w:sz="0" w:space="0" w:color="auto"/>
          </w:divBdr>
        </w:div>
        <w:div w:id="2105763520">
          <w:marLeft w:val="640"/>
          <w:marRight w:val="0"/>
          <w:marTop w:val="0"/>
          <w:marBottom w:val="0"/>
          <w:divBdr>
            <w:top w:val="none" w:sz="0" w:space="0" w:color="auto"/>
            <w:left w:val="none" w:sz="0" w:space="0" w:color="auto"/>
            <w:bottom w:val="none" w:sz="0" w:space="0" w:color="auto"/>
            <w:right w:val="none" w:sz="0" w:space="0" w:color="auto"/>
          </w:divBdr>
        </w:div>
      </w:divsChild>
    </w:div>
    <w:div w:id="994456876">
      <w:bodyDiv w:val="1"/>
      <w:marLeft w:val="0"/>
      <w:marRight w:val="0"/>
      <w:marTop w:val="0"/>
      <w:marBottom w:val="0"/>
      <w:divBdr>
        <w:top w:val="none" w:sz="0" w:space="0" w:color="auto"/>
        <w:left w:val="none" w:sz="0" w:space="0" w:color="auto"/>
        <w:bottom w:val="none" w:sz="0" w:space="0" w:color="auto"/>
        <w:right w:val="none" w:sz="0" w:space="0" w:color="auto"/>
      </w:divBdr>
    </w:div>
    <w:div w:id="994529632">
      <w:bodyDiv w:val="1"/>
      <w:marLeft w:val="0"/>
      <w:marRight w:val="0"/>
      <w:marTop w:val="0"/>
      <w:marBottom w:val="0"/>
      <w:divBdr>
        <w:top w:val="none" w:sz="0" w:space="0" w:color="auto"/>
        <w:left w:val="none" w:sz="0" w:space="0" w:color="auto"/>
        <w:bottom w:val="none" w:sz="0" w:space="0" w:color="auto"/>
        <w:right w:val="none" w:sz="0" w:space="0" w:color="auto"/>
      </w:divBdr>
    </w:div>
    <w:div w:id="994531736">
      <w:bodyDiv w:val="1"/>
      <w:marLeft w:val="0"/>
      <w:marRight w:val="0"/>
      <w:marTop w:val="0"/>
      <w:marBottom w:val="0"/>
      <w:divBdr>
        <w:top w:val="none" w:sz="0" w:space="0" w:color="auto"/>
        <w:left w:val="none" w:sz="0" w:space="0" w:color="auto"/>
        <w:bottom w:val="none" w:sz="0" w:space="0" w:color="auto"/>
        <w:right w:val="none" w:sz="0" w:space="0" w:color="auto"/>
      </w:divBdr>
    </w:div>
    <w:div w:id="994643677">
      <w:bodyDiv w:val="1"/>
      <w:marLeft w:val="0"/>
      <w:marRight w:val="0"/>
      <w:marTop w:val="0"/>
      <w:marBottom w:val="0"/>
      <w:divBdr>
        <w:top w:val="none" w:sz="0" w:space="0" w:color="auto"/>
        <w:left w:val="none" w:sz="0" w:space="0" w:color="auto"/>
        <w:bottom w:val="none" w:sz="0" w:space="0" w:color="auto"/>
        <w:right w:val="none" w:sz="0" w:space="0" w:color="auto"/>
      </w:divBdr>
    </w:div>
    <w:div w:id="994649074">
      <w:bodyDiv w:val="1"/>
      <w:marLeft w:val="0"/>
      <w:marRight w:val="0"/>
      <w:marTop w:val="0"/>
      <w:marBottom w:val="0"/>
      <w:divBdr>
        <w:top w:val="none" w:sz="0" w:space="0" w:color="auto"/>
        <w:left w:val="none" w:sz="0" w:space="0" w:color="auto"/>
        <w:bottom w:val="none" w:sz="0" w:space="0" w:color="auto"/>
        <w:right w:val="none" w:sz="0" w:space="0" w:color="auto"/>
      </w:divBdr>
    </w:div>
    <w:div w:id="995188834">
      <w:bodyDiv w:val="1"/>
      <w:marLeft w:val="0"/>
      <w:marRight w:val="0"/>
      <w:marTop w:val="0"/>
      <w:marBottom w:val="0"/>
      <w:divBdr>
        <w:top w:val="none" w:sz="0" w:space="0" w:color="auto"/>
        <w:left w:val="none" w:sz="0" w:space="0" w:color="auto"/>
        <w:bottom w:val="none" w:sz="0" w:space="0" w:color="auto"/>
        <w:right w:val="none" w:sz="0" w:space="0" w:color="auto"/>
      </w:divBdr>
    </w:div>
    <w:div w:id="995260831">
      <w:bodyDiv w:val="1"/>
      <w:marLeft w:val="0"/>
      <w:marRight w:val="0"/>
      <w:marTop w:val="0"/>
      <w:marBottom w:val="0"/>
      <w:divBdr>
        <w:top w:val="none" w:sz="0" w:space="0" w:color="auto"/>
        <w:left w:val="none" w:sz="0" w:space="0" w:color="auto"/>
        <w:bottom w:val="none" w:sz="0" w:space="0" w:color="auto"/>
        <w:right w:val="none" w:sz="0" w:space="0" w:color="auto"/>
      </w:divBdr>
    </w:div>
    <w:div w:id="996036210">
      <w:bodyDiv w:val="1"/>
      <w:marLeft w:val="0"/>
      <w:marRight w:val="0"/>
      <w:marTop w:val="0"/>
      <w:marBottom w:val="0"/>
      <w:divBdr>
        <w:top w:val="none" w:sz="0" w:space="0" w:color="auto"/>
        <w:left w:val="none" w:sz="0" w:space="0" w:color="auto"/>
        <w:bottom w:val="none" w:sz="0" w:space="0" w:color="auto"/>
        <w:right w:val="none" w:sz="0" w:space="0" w:color="auto"/>
      </w:divBdr>
    </w:div>
    <w:div w:id="996222589">
      <w:bodyDiv w:val="1"/>
      <w:marLeft w:val="0"/>
      <w:marRight w:val="0"/>
      <w:marTop w:val="0"/>
      <w:marBottom w:val="0"/>
      <w:divBdr>
        <w:top w:val="none" w:sz="0" w:space="0" w:color="auto"/>
        <w:left w:val="none" w:sz="0" w:space="0" w:color="auto"/>
        <w:bottom w:val="none" w:sz="0" w:space="0" w:color="auto"/>
        <w:right w:val="none" w:sz="0" w:space="0" w:color="auto"/>
      </w:divBdr>
    </w:div>
    <w:div w:id="997146314">
      <w:bodyDiv w:val="1"/>
      <w:marLeft w:val="0"/>
      <w:marRight w:val="0"/>
      <w:marTop w:val="0"/>
      <w:marBottom w:val="0"/>
      <w:divBdr>
        <w:top w:val="none" w:sz="0" w:space="0" w:color="auto"/>
        <w:left w:val="none" w:sz="0" w:space="0" w:color="auto"/>
        <w:bottom w:val="none" w:sz="0" w:space="0" w:color="auto"/>
        <w:right w:val="none" w:sz="0" w:space="0" w:color="auto"/>
      </w:divBdr>
    </w:div>
    <w:div w:id="997809790">
      <w:bodyDiv w:val="1"/>
      <w:marLeft w:val="0"/>
      <w:marRight w:val="0"/>
      <w:marTop w:val="0"/>
      <w:marBottom w:val="0"/>
      <w:divBdr>
        <w:top w:val="none" w:sz="0" w:space="0" w:color="auto"/>
        <w:left w:val="none" w:sz="0" w:space="0" w:color="auto"/>
        <w:bottom w:val="none" w:sz="0" w:space="0" w:color="auto"/>
        <w:right w:val="none" w:sz="0" w:space="0" w:color="auto"/>
      </w:divBdr>
    </w:div>
    <w:div w:id="998340783">
      <w:bodyDiv w:val="1"/>
      <w:marLeft w:val="0"/>
      <w:marRight w:val="0"/>
      <w:marTop w:val="0"/>
      <w:marBottom w:val="0"/>
      <w:divBdr>
        <w:top w:val="none" w:sz="0" w:space="0" w:color="auto"/>
        <w:left w:val="none" w:sz="0" w:space="0" w:color="auto"/>
        <w:bottom w:val="none" w:sz="0" w:space="0" w:color="auto"/>
        <w:right w:val="none" w:sz="0" w:space="0" w:color="auto"/>
      </w:divBdr>
    </w:div>
    <w:div w:id="998581420">
      <w:bodyDiv w:val="1"/>
      <w:marLeft w:val="0"/>
      <w:marRight w:val="0"/>
      <w:marTop w:val="0"/>
      <w:marBottom w:val="0"/>
      <w:divBdr>
        <w:top w:val="none" w:sz="0" w:space="0" w:color="auto"/>
        <w:left w:val="none" w:sz="0" w:space="0" w:color="auto"/>
        <w:bottom w:val="none" w:sz="0" w:space="0" w:color="auto"/>
        <w:right w:val="none" w:sz="0" w:space="0" w:color="auto"/>
      </w:divBdr>
    </w:div>
    <w:div w:id="999194264">
      <w:bodyDiv w:val="1"/>
      <w:marLeft w:val="0"/>
      <w:marRight w:val="0"/>
      <w:marTop w:val="0"/>
      <w:marBottom w:val="0"/>
      <w:divBdr>
        <w:top w:val="none" w:sz="0" w:space="0" w:color="auto"/>
        <w:left w:val="none" w:sz="0" w:space="0" w:color="auto"/>
        <w:bottom w:val="none" w:sz="0" w:space="0" w:color="auto"/>
        <w:right w:val="none" w:sz="0" w:space="0" w:color="auto"/>
      </w:divBdr>
    </w:div>
    <w:div w:id="999313368">
      <w:bodyDiv w:val="1"/>
      <w:marLeft w:val="0"/>
      <w:marRight w:val="0"/>
      <w:marTop w:val="0"/>
      <w:marBottom w:val="0"/>
      <w:divBdr>
        <w:top w:val="none" w:sz="0" w:space="0" w:color="auto"/>
        <w:left w:val="none" w:sz="0" w:space="0" w:color="auto"/>
        <w:bottom w:val="none" w:sz="0" w:space="0" w:color="auto"/>
        <w:right w:val="none" w:sz="0" w:space="0" w:color="auto"/>
      </w:divBdr>
    </w:div>
    <w:div w:id="999652333">
      <w:bodyDiv w:val="1"/>
      <w:marLeft w:val="0"/>
      <w:marRight w:val="0"/>
      <w:marTop w:val="0"/>
      <w:marBottom w:val="0"/>
      <w:divBdr>
        <w:top w:val="none" w:sz="0" w:space="0" w:color="auto"/>
        <w:left w:val="none" w:sz="0" w:space="0" w:color="auto"/>
        <w:bottom w:val="none" w:sz="0" w:space="0" w:color="auto"/>
        <w:right w:val="none" w:sz="0" w:space="0" w:color="auto"/>
      </w:divBdr>
    </w:div>
    <w:div w:id="999849871">
      <w:bodyDiv w:val="1"/>
      <w:marLeft w:val="0"/>
      <w:marRight w:val="0"/>
      <w:marTop w:val="0"/>
      <w:marBottom w:val="0"/>
      <w:divBdr>
        <w:top w:val="none" w:sz="0" w:space="0" w:color="auto"/>
        <w:left w:val="none" w:sz="0" w:space="0" w:color="auto"/>
        <w:bottom w:val="none" w:sz="0" w:space="0" w:color="auto"/>
        <w:right w:val="none" w:sz="0" w:space="0" w:color="auto"/>
      </w:divBdr>
    </w:div>
    <w:div w:id="1000161509">
      <w:bodyDiv w:val="1"/>
      <w:marLeft w:val="0"/>
      <w:marRight w:val="0"/>
      <w:marTop w:val="0"/>
      <w:marBottom w:val="0"/>
      <w:divBdr>
        <w:top w:val="none" w:sz="0" w:space="0" w:color="auto"/>
        <w:left w:val="none" w:sz="0" w:space="0" w:color="auto"/>
        <w:bottom w:val="none" w:sz="0" w:space="0" w:color="auto"/>
        <w:right w:val="none" w:sz="0" w:space="0" w:color="auto"/>
      </w:divBdr>
    </w:div>
    <w:div w:id="1000234717">
      <w:bodyDiv w:val="1"/>
      <w:marLeft w:val="0"/>
      <w:marRight w:val="0"/>
      <w:marTop w:val="0"/>
      <w:marBottom w:val="0"/>
      <w:divBdr>
        <w:top w:val="none" w:sz="0" w:space="0" w:color="auto"/>
        <w:left w:val="none" w:sz="0" w:space="0" w:color="auto"/>
        <w:bottom w:val="none" w:sz="0" w:space="0" w:color="auto"/>
        <w:right w:val="none" w:sz="0" w:space="0" w:color="auto"/>
      </w:divBdr>
    </w:div>
    <w:div w:id="1001155101">
      <w:bodyDiv w:val="1"/>
      <w:marLeft w:val="0"/>
      <w:marRight w:val="0"/>
      <w:marTop w:val="0"/>
      <w:marBottom w:val="0"/>
      <w:divBdr>
        <w:top w:val="none" w:sz="0" w:space="0" w:color="auto"/>
        <w:left w:val="none" w:sz="0" w:space="0" w:color="auto"/>
        <w:bottom w:val="none" w:sz="0" w:space="0" w:color="auto"/>
        <w:right w:val="none" w:sz="0" w:space="0" w:color="auto"/>
      </w:divBdr>
    </w:div>
    <w:div w:id="1001200061">
      <w:bodyDiv w:val="1"/>
      <w:marLeft w:val="0"/>
      <w:marRight w:val="0"/>
      <w:marTop w:val="0"/>
      <w:marBottom w:val="0"/>
      <w:divBdr>
        <w:top w:val="none" w:sz="0" w:space="0" w:color="auto"/>
        <w:left w:val="none" w:sz="0" w:space="0" w:color="auto"/>
        <w:bottom w:val="none" w:sz="0" w:space="0" w:color="auto"/>
        <w:right w:val="none" w:sz="0" w:space="0" w:color="auto"/>
      </w:divBdr>
    </w:div>
    <w:div w:id="1001277709">
      <w:bodyDiv w:val="1"/>
      <w:marLeft w:val="0"/>
      <w:marRight w:val="0"/>
      <w:marTop w:val="0"/>
      <w:marBottom w:val="0"/>
      <w:divBdr>
        <w:top w:val="none" w:sz="0" w:space="0" w:color="auto"/>
        <w:left w:val="none" w:sz="0" w:space="0" w:color="auto"/>
        <w:bottom w:val="none" w:sz="0" w:space="0" w:color="auto"/>
        <w:right w:val="none" w:sz="0" w:space="0" w:color="auto"/>
      </w:divBdr>
    </w:div>
    <w:div w:id="1001588196">
      <w:bodyDiv w:val="1"/>
      <w:marLeft w:val="0"/>
      <w:marRight w:val="0"/>
      <w:marTop w:val="0"/>
      <w:marBottom w:val="0"/>
      <w:divBdr>
        <w:top w:val="none" w:sz="0" w:space="0" w:color="auto"/>
        <w:left w:val="none" w:sz="0" w:space="0" w:color="auto"/>
        <w:bottom w:val="none" w:sz="0" w:space="0" w:color="auto"/>
        <w:right w:val="none" w:sz="0" w:space="0" w:color="auto"/>
      </w:divBdr>
      <w:divsChild>
        <w:div w:id="67922357">
          <w:marLeft w:val="640"/>
          <w:marRight w:val="0"/>
          <w:marTop w:val="0"/>
          <w:marBottom w:val="0"/>
          <w:divBdr>
            <w:top w:val="none" w:sz="0" w:space="0" w:color="auto"/>
            <w:left w:val="none" w:sz="0" w:space="0" w:color="auto"/>
            <w:bottom w:val="none" w:sz="0" w:space="0" w:color="auto"/>
            <w:right w:val="none" w:sz="0" w:space="0" w:color="auto"/>
          </w:divBdr>
        </w:div>
        <w:div w:id="95489967">
          <w:marLeft w:val="640"/>
          <w:marRight w:val="0"/>
          <w:marTop w:val="0"/>
          <w:marBottom w:val="0"/>
          <w:divBdr>
            <w:top w:val="none" w:sz="0" w:space="0" w:color="auto"/>
            <w:left w:val="none" w:sz="0" w:space="0" w:color="auto"/>
            <w:bottom w:val="none" w:sz="0" w:space="0" w:color="auto"/>
            <w:right w:val="none" w:sz="0" w:space="0" w:color="auto"/>
          </w:divBdr>
        </w:div>
        <w:div w:id="727193920">
          <w:marLeft w:val="640"/>
          <w:marRight w:val="0"/>
          <w:marTop w:val="0"/>
          <w:marBottom w:val="0"/>
          <w:divBdr>
            <w:top w:val="none" w:sz="0" w:space="0" w:color="auto"/>
            <w:left w:val="none" w:sz="0" w:space="0" w:color="auto"/>
            <w:bottom w:val="none" w:sz="0" w:space="0" w:color="auto"/>
            <w:right w:val="none" w:sz="0" w:space="0" w:color="auto"/>
          </w:divBdr>
        </w:div>
        <w:div w:id="864903990">
          <w:marLeft w:val="640"/>
          <w:marRight w:val="0"/>
          <w:marTop w:val="0"/>
          <w:marBottom w:val="0"/>
          <w:divBdr>
            <w:top w:val="none" w:sz="0" w:space="0" w:color="auto"/>
            <w:left w:val="none" w:sz="0" w:space="0" w:color="auto"/>
            <w:bottom w:val="none" w:sz="0" w:space="0" w:color="auto"/>
            <w:right w:val="none" w:sz="0" w:space="0" w:color="auto"/>
          </w:divBdr>
        </w:div>
        <w:div w:id="1104034897">
          <w:marLeft w:val="640"/>
          <w:marRight w:val="0"/>
          <w:marTop w:val="0"/>
          <w:marBottom w:val="0"/>
          <w:divBdr>
            <w:top w:val="none" w:sz="0" w:space="0" w:color="auto"/>
            <w:left w:val="none" w:sz="0" w:space="0" w:color="auto"/>
            <w:bottom w:val="none" w:sz="0" w:space="0" w:color="auto"/>
            <w:right w:val="none" w:sz="0" w:space="0" w:color="auto"/>
          </w:divBdr>
        </w:div>
        <w:div w:id="1158419562">
          <w:marLeft w:val="640"/>
          <w:marRight w:val="0"/>
          <w:marTop w:val="0"/>
          <w:marBottom w:val="0"/>
          <w:divBdr>
            <w:top w:val="none" w:sz="0" w:space="0" w:color="auto"/>
            <w:left w:val="none" w:sz="0" w:space="0" w:color="auto"/>
            <w:bottom w:val="none" w:sz="0" w:space="0" w:color="auto"/>
            <w:right w:val="none" w:sz="0" w:space="0" w:color="auto"/>
          </w:divBdr>
        </w:div>
        <w:div w:id="1277329247">
          <w:marLeft w:val="640"/>
          <w:marRight w:val="0"/>
          <w:marTop w:val="0"/>
          <w:marBottom w:val="0"/>
          <w:divBdr>
            <w:top w:val="none" w:sz="0" w:space="0" w:color="auto"/>
            <w:left w:val="none" w:sz="0" w:space="0" w:color="auto"/>
            <w:bottom w:val="none" w:sz="0" w:space="0" w:color="auto"/>
            <w:right w:val="none" w:sz="0" w:space="0" w:color="auto"/>
          </w:divBdr>
        </w:div>
        <w:div w:id="1409226171">
          <w:marLeft w:val="640"/>
          <w:marRight w:val="0"/>
          <w:marTop w:val="0"/>
          <w:marBottom w:val="0"/>
          <w:divBdr>
            <w:top w:val="none" w:sz="0" w:space="0" w:color="auto"/>
            <w:left w:val="none" w:sz="0" w:space="0" w:color="auto"/>
            <w:bottom w:val="none" w:sz="0" w:space="0" w:color="auto"/>
            <w:right w:val="none" w:sz="0" w:space="0" w:color="auto"/>
          </w:divBdr>
        </w:div>
        <w:div w:id="1634095602">
          <w:marLeft w:val="640"/>
          <w:marRight w:val="0"/>
          <w:marTop w:val="0"/>
          <w:marBottom w:val="0"/>
          <w:divBdr>
            <w:top w:val="none" w:sz="0" w:space="0" w:color="auto"/>
            <w:left w:val="none" w:sz="0" w:space="0" w:color="auto"/>
            <w:bottom w:val="none" w:sz="0" w:space="0" w:color="auto"/>
            <w:right w:val="none" w:sz="0" w:space="0" w:color="auto"/>
          </w:divBdr>
        </w:div>
        <w:div w:id="1675256437">
          <w:marLeft w:val="640"/>
          <w:marRight w:val="0"/>
          <w:marTop w:val="0"/>
          <w:marBottom w:val="0"/>
          <w:divBdr>
            <w:top w:val="none" w:sz="0" w:space="0" w:color="auto"/>
            <w:left w:val="none" w:sz="0" w:space="0" w:color="auto"/>
            <w:bottom w:val="none" w:sz="0" w:space="0" w:color="auto"/>
            <w:right w:val="none" w:sz="0" w:space="0" w:color="auto"/>
          </w:divBdr>
        </w:div>
        <w:div w:id="2100713714">
          <w:marLeft w:val="640"/>
          <w:marRight w:val="0"/>
          <w:marTop w:val="0"/>
          <w:marBottom w:val="0"/>
          <w:divBdr>
            <w:top w:val="none" w:sz="0" w:space="0" w:color="auto"/>
            <w:left w:val="none" w:sz="0" w:space="0" w:color="auto"/>
            <w:bottom w:val="none" w:sz="0" w:space="0" w:color="auto"/>
            <w:right w:val="none" w:sz="0" w:space="0" w:color="auto"/>
          </w:divBdr>
        </w:div>
      </w:divsChild>
    </w:div>
    <w:div w:id="1001616251">
      <w:bodyDiv w:val="1"/>
      <w:marLeft w:val="0"/>
      <w:marRight w:val="0"/>
      <w:marTop w:val="0"/>
      <w:marBottom w:val="0"/>
      <w:divBdr>
        <w:top w:val="none" w:sz="0" w:space="0" w:color="auto"/>
        <w:left w:val="none" w:sz="0" w:space="0" w:color="auto"/>
        <w:bottom w:val="none" w:sz="0" w:space="0" w:color="auto"/>
        <w:right w:val="none" w:sz="0" w:space="0" w:color="auto"/>
      </w:divBdr>
    </w:div>
    <w:div w:id="1001658947">
      <w:bodyDiv w:val="1"/>
      <w:marLeft w:val="0"/>
      <w:marRight w:val="0"/>
      <w:marTop w:val="0"/>
      <w:marBottom w:val="0"/>
      <w:divBdr>
        <w:top w:val="none" w:sz="0" w:space="0" w:color="auto"/>
        <w:left w:val="none" w:sz="0" w:space="0" w:color="auto"/>
        <w:bottom w:val="none" w:sz="0" w:space="0" w:color="auto"/>
        <w:right w:val="none" w:sz="0" w:space="0" w:color="auto"/>
      </w:divBdr>
    </w:div>
    <w:div w:id="1001666657">
      <w:bodyDiv w:val="1"/>
      <w:marLeft w:val="0"/>
      <w:marRight w:val="0"/>
      <w:marTop w:val="0"/>
      <w:marBottom w:val="0"/>
      <w:divBdr>
        <w:top w:val="none" w:sz="0" w:space="0" w:color="auto"/>
        <w:left w:val="none" w:sz="0" w:space="0" w:color="auto"/>
        <w:bottom w:val="none" w:sz="0" w:space="0" w:color="auto"/>
        <w:right w:val="none" w:sz="0" w:space="0" w:color="auto"/>
      </w:divBdr>
    </w:div>
    <w:div w:id="1002315632">
      <w:bodyDiv w:val="1"/>
      <w:marLeft w:val="0"/>
      <w:marRight w:val="0"/>
      <w:marTop w:val="0"/>
      <w:marBottom w:val="0"/>
      <w:divBdr>
        <w:top w:val="none" w:sz="0" w:space="0" w:color="auto"/>
        <w:left w:val="none" w:sz="0" w:space="0" w:color="auto"/>
        <w:bottom w:val="none" w:sz="0" w:space="0" w:color="auto"/>
        <w:right w:val="none" w:sz="0" w:space="0" w:color="auto"/>
      </w:divBdr>
    </w:div>
    <w:div w:id="1003582754">
      <w:bodyDiv w:val="1"/>
      <w:marLeft w:val="0"/>
      <w:marRight w:val="0"/>
      <w:marTop w:val="0"/>
      <w:marBottom w:val="0"/>
      <w:divBdr>
        <w:top w:val="none" w:sz="0" w:space="0" w:color="auto"/>
        <w:left w:val="none" w:sz="0" w:space="0" w:color="auto"/>
        <w:bottom w:val="none" w:sz="0" w:space="0" w:color="auto"/>
        <w:right w:val="none" w:sz="0" w:space="0" w:color="auto"/>
      </w:divBdr>
    </w:div>
    <w:div w:id="1003897916">
      <w:bodyDiv w:val="1"/>
      <w:marLeft w:val="0"/>
      <w:marRight w:val="0"/>
      <w:marTop w:val="0"/>
      <w:marBottom w:val="0"/>
      <w:divBdr>
        <w:top w:val="none" w:sz="0" w:space="0" w:color="auto"/>
        <w:left w:val="none" w:sz="0" w:space="0" w:color="auto"/>
        <w:bottom w:val="none" w:sz="0" w:space="0" w:color="auto"/>
        <w:right w:val="none" w:sz="0" w:space="0" w:color="auto"/>
      </w:divBdr>
    </w:div>
    <w:div w:id="1003976026">
      <w:bodyDiv w:val="1"/>
      <w:marLeft w:val="0"/>
      <w:marRight w:val="0"/>
      <w:marTop w:val="0"/>
      <w:marBottom w:val="0"/>
      <w:divBdr>
        <w:top w:val="none" w:sz="0" w:space="0" w:color="auto"/>
        <w:left w:val="none" w:sz="0" w:space="0" w:color="auto"/>
        <w:bottom w:val="none" w:sz="0" w:space="0" w:color="auto"/>
        <w:right w:val="none" w:sz="0" w:space="0" w:color="auto"/>
      </w:divBdr>
    </w:div>
    <w:div w:id="1004555356">
      <w:bodyDiv w:val="1"/>
      <w:marLeft w:val="0"/>
      <w:marRight w:val="0"/>
      <w:marTop w:val="0"/>
      <w:marBottom w:val="0"/>
      <w:divBdr>
        <w:top w:val="none" w:sz="0" w:space="0" w:color="auto"/>
        <w:left w:val="none" w:sz="0" w:space="0" w:color="auto"/>
        <w:bottom w:val="none" w:sz="0" w:space="0" w:color="auto"/>
        <w:right w:val="none" w:sz="0" w:space="0" w:color="auto"/>
      </w:divBdr>
    </w:div>
    <w:div w:id="1005090516">
      <w:bodyDiv w:val="1"/>
      <w:marLeft w:val="0"/>
      <w:marRight w:val="0"/>
      <w:marTop w:val="0"/>
      <w:marBottom w:val="0"/>
      <w:divBdr>
        <w:top w:val="none" w:sz="0" w:space="0" w:color="auto"/>
        <w:left w:val="none" w:sz="0" w:space="0" w:color="auto"/>
        <w:bottom w:val="none" w:sz="0" w:space="0" w:color="auto"/>
        <w:right w:val="none" w:sz="0" w:space="0" w:color="auto"/>
      </w:divBdr>
    </w:div>
    <w:div w:id="1005859422">
      <w:bodyDiv w:val="1"/>
      <w:marLeft w:val="0"/>
      <w:marRight w:val="0"/>
      <w:marTop w:val="0"/>
      <w:marBottom w:val="0"/>
      <w:divBdr>
        <w:top w:val="none" w:sz="0" w:space="0" w:color="auto"/>
        <w:left w:val="none" w:sz="0" w:space="0" w:color="auto"/>
        <w:bottom w:val="none" w:sz="0" w:space="0" w:color="auto"/>
        <w:right w:val="none" w:sz="0" w:space="0" w:color="auto"/>
      </w:divBdr>
    </w:div>
    <w:div w:id="1006128194">
      <w:bodyDiv w:val="1"/>
      <w:marLeft w:val="0"/>
      <w:marRight w:val="0"/>
      <w:marTop w:val="0"/>
      <w:marBottom w:val="0"/>
      <w:divBdr>
        <w:top w:val="none" w:sz="0" w:space="0" w:color="auto"/>
        <w:left w:val="none" w:sz="0" w:space="0" w:color="auto"/>
        <w:bottom w:val="none" w:sz="0" w:space="0" w:color="auto"/>
        <w:right w:val="none" w:sz="0" w:space="0" w:color="auto"/>
      </w:divBdr>
    </w:div>
    <w:div w:id="1006441793">
      <w:bodyDiv w:val="1"/>
      <w:marLeft w:val="0"/>
      <w:marRight w:val="0"/>
      <w:marTop w:val="0"/>
      <w:marBottom w:val="0"/>
      <w:divBdr>
        <w:top w:val="none" w:sz="0" w:space="0" w:color="auto"/>
        <w:left w:val="none" w:sz="0" w:space="0" w:color="auto"/>
        <w:bottom w:val="none" w:sz="0" w:space="0" w:color="auto"/>
        <w:right w:val="none" w:sz="0" w:space="0" w:color="auto"/>
      </w:divBdr>
    </w:div>
    <w:div w:id="1006592437">
      <w:bodyDiv w:val="1"/>
      <w:marLeft w:val="0"/>
      <w:marRight w:val="0"/>
      <w:marTop w:val="0"/>
      <w:marBottom w:val="0"/>
      <w:divBdr>
        <w:top w:val="none" w:sz="0" w:space="0" w:color="auto"/>
        <w:left w:val="none" w:sz="0" w:space="0" w:color="auto"/>
        <w:bottom w:val="none" w:sz="0" w:space="0" w:color="auto"/>
        <w:right w:val="none" w:sz="0" w:space="0" w:color="auto"/>
      </w:divBdr>
    </w:div>
    <w:div w:id="1006707162">
      <w:bodyDiv w:val="1"/>
      <w:marLeft w:val="0"/>
      <w:marRight w:val="0"/>
      <w:marTop w:val="0"/>
      <w:marBottom w:val="0"/>
      <w:divBdr>
        <w:top w:val="none" w:sz="0" w:space="0" w:color="auto"/>
        <w:left w:val="none" w:sz="0" w:space="0" w:color="auto"/>
        <w:bottom w:val="none" w:sz="0" w:space="0" w:color="auto"/>
        <w:right w:val="none" w:sz="0" w:space="0" w:color="auto"/>
      </w:divBdr>
    </w:div>
    <w:div w:id="1006711949">
      <w:bodyDiv w:val="1"/>
      <w:marLeft w:val="0"/>
      <w:marRight w:val="0"/>
      <w:marTop w:val="0"/>
      <w:marBottom w:val="0"/>
      <w:divBdr>
        <w:top w:val="none" w:sz="0" w:space="0" w:color="auto"/>
        <w:left w:val="none" w:sz="0" w:space="0" w:color="auto"/>
        <w:bottom w:val="none" w:sz="0" w:space="0" w:color="auto"/>
        <w:right w:val="none" w:sz="0" w:space="0" w:color="auto"/>
      </w:divBdr>
    </w:div>
    <w:div w:id="1007058639">
      <w:bodyDiv w:val="1"/>
      <w:marLeft w:val="0"/>
      <w:marRight w:val="0"/>
      <w:marTop w:val="0"/>
      <w:marBottom w:val="0"/>
      <w:divBdr>
        <w:top w:val="none" w:sz="0" w:space="0" w:color="auto"/>
        <w:left w:val="none" w:sz="0" w:space="0" w:color="auto"/>
        <w:bottom w:val="none" w:sz="0" w:space="0" w:color="auto"/>
        <w:right w:val="none" w:sz="0" w:space="0" w:color="auto"/>
      </w:divBdr>
    </w:div>
    <w:div w:id="1007173471">
      <w:bodyDiv w:val="1"/>
      <w:marLeft w:val="0"/>
      <w:marRight w:val="0"/>
      <w:marTop w:val="0"/>
      <w:marBottom w:val="0"/>
      <w:divBdr>
        <w:top w:val="none" w:sz="0" w:space="0" w:color="auto"/>
        <w:left w:val="none" w:sz="0" w:space="0" w:color="auto"/>
        <w:bottom w:val="none" w:sz="0" w:space="0" w:color="auto"/>
        <w:right w:val="none" w:sz="0" w:space="0" w:color="auto"/>
      </w:divBdr>
    </w:div>
    <w:div w:id="1007370292">
      <w:bodyDiv w:val="1"/>
      <w:marLeft w:val="0"/>
      <w:marRight w:val="0"/>
      <w:marTop w:val="0"/>
      <w:marBottom w:val="0"/>
      <w:divBdr>
        <w:top w:val="none" w:sz="0" w:space="0" w:color="auto"/>
        <w:left w:val="none" w:sz="0" w:space="0" w:color="auto"/>
        <w:bottom w:val="none" w:sz="0" w:space="0" w:color="auto"/>
        <w:right w:val="none" w:sz="0" w:space="0" w:color="auto"/>
      </w:divBdr>
    </w:div>
    <w:div w:id="1007826001">
      <w:bodyDiv w:val="1"/>
      <w:marLeft w:val="0"/>
      <w:marRight w:val="0"/>
      <w:marTop w:val="0"/>
      <w:marBottom w:val="0"/>
      <w:divBdr>
        <w:top w:val="none" w:sz="0" w:space="0" w:color="auto"/>
        <w:left w:val="none" w:sz="0" w:space="0" w:color="auto"/>
        <w:bottom w:val="none" w:sz="0" w:space="0" w:color="auto"/>
        <w:right w:val="none" w:sz="0" w:space="0" w:color="auto"/>
      </w:divBdr>
    </w:div>
    <w:div w:id="1007830296">
      <w:bodyDiv w:val="1"/>
      <w:marLeft w:val="0"/>
      <w:marRight w:val="0"/>
      <w:marTop w:val="0"/>
      <w:marBottom w:val="0"/>
      <w:divBdr>
        <w:top w:val="none" w:sz="0" w:space="0" w:color="auto"/>
        <w:left w:val="none" w:sz="0" w:space="0" w:color="auto"/>
        <w:bottom w:val="none" w:sz="0" w:space="0" w:color="auto"/>
        <w:right w:val="none" w:sz="0" w:space="0" w:color="auto"/>
      </w:divBdr>
    </w:div>
    <w:div w:id="1008751858">
      <w:bodyDiv w:val="1"/>
      <w:marLeft w:val="0"/>
      <w:marRight w:val="0"/>
      <w:marTop w:val="0"/>
      <w:marBottom w:val="0"/>
      <w:divBdr>
        <w:top w:val="none" w:sz="0" w:space="0" w:color="auto"/>
        <w:left w:val="none" w:sz="0" w:space="0" w:color="auto"/>
        <w:bottom w:val="none" w:sz="0" w:space="0" w:color="auto"/>
        <w:right w:val="none" w:sz="0" w:space="0" w:color="auto"/>
      </w:divBdr>
    </w:div>
    <w:div w:id="1008869414">
      <w:bodyDiv w:val="1"/>
      <w:marLeft w:val="0"/>
      <w:marRight w:val="0"/>
      <w:marTop w:val="0"/>
      <w:marBottom w:val="0"/>
      <w:divBdr>
        <w:top w:val="none" w:sz="0" w:space="0" w:color="auto"/>
        <w:left w:val="none" w:sz="0" w:space="0" w:color="auto"/>
        <w:bottom w:val="none" w:sz="0" w:space="0" w:color="auto"/>
        <w:right w:val="none" w:sz="0" w:space="0" w:color="auto"/>
      </w:divBdr>
    </w:div>
    <w:div w:id="1008944526">
      <w:bodyDiv w:val="1"/>
      <w:marLeft w:val="0"/>
      <w:marRight w:val="0"/>
      <w:marTop w:val="0"/>
      <w:marBottom w:val="0"/>
      <w:divBdr>
        <w:top w:val="none" w:sz="0" w:space="0" w:color="auto"/>
        <w:left w:val="none" w:sz="0" w:space="0" w:color="auto"/>
        <w:bottom w:val="none" w:sz="0" w:space="0" w:color="auto"/>
        <w:right w:val="none" w:sz="0" w:space="0" w:color="auto"/>
      </w:divBdr>
    </w:div>
    <w:div w:id="1008946732">
      <w:bodyDiv w:val="1"/>
      <w:marLeft w:val="0"/>
      <w:marRight w:val="0"/>
      <w:marTop w:val="0"/>
      <w:marBottom w:val="0"/>
      <w:divBdr>
        <w:top w:val="none" w:sz="0" w:space="0" w:color="auto"/>
        <w:left w:val="none" w:sz="0" w:space="0" w:color="auto"/>
        <w:bottom w:val="none" w:sz="0" w:space="0" w:color="auto"/>
        <w:right w:val="none" w:sz="0" w:space="0" w:color="auto"/>
      </w:divBdr>
    </w:div>
    <w:div w:id="1009017569">
      <w:bodyDiv w:val="1"/>
      <w:marLeft w:val="0"/>
      <w:marRight w:val="0"/>
      <w:marTop w:val="0"/>
      <w:marBottom w:val="0"/>
      <w:divBdr>
        <w:top w:val="none" w:sz="0" w:space="0" w:color="auto"/>
        <w:left w:val="none" w:sz="0" w:space="0" w:color="auto"/>
        <w:bottom w:val="none" w:sz="0" w:space="0" w:color="auto"/>
        <w:right w:val="none" w:sz="0" w:space="0" w:color="auto"/>
      </w:divBdr>
    </w:div>
    <w:div w:id="1009063531">
      <w:bodyDiv w:val="1"/>
      <w:marLeft w:val="0"/>
      <w:marRight w:val="0"/>
      <w:marTop w:val="0"/>
      <w:marBottom w:val="0"/>
      <w:divBdr>
        <w:top w:val="none" w:sz="0" w:space="0" w:color="auto"/>
        <w:left w:val="none" w:sz="0" w:space="0" w:color="auto"/>
        <w:bottom w:val="none" w:sz="0" w:space="0" w:color="auto"/>
        <w:right w:val="none" w:sz="0" w:space="0" w:color="auto"/>
      </w:divBdr>
    </w:div>
    <w:div w:id="1009066165">
      <w:bodyDiv w:val="1"/>
      <w:marLeft w:val="0"/>
      <w:marRight w:val="0"/>
      <w:marTop w:val="0"/>
      <w:marBottom w:val="0"/>
      <w:divBdr>
        <w:top w:val="none" w:sz="0" w:space="0" w:color="auto"/>
        <w:left w:val="none" w:sz="0" w:space="0" w:color="auto"/>
        <w:bottom w:val="none" w:sz="0" w:space="0" w:color="auto"/>
        <w:right w:val="none" w:sz="0" w:space="0" w:color="auto"/>
      </w:divBdr>
    </w:div>
    <w:div w:id="1009214533">
      <w:bodyDiv w:val="1"/>
      <w:marLeft w:val="0"/>
      <w:marRight w:val="0"/>
      <w:marTop w:val="0"/>
      <w:marBottom w:val="0"/>
      <w:divBdr>
        <w:top w:val="none" w:sz="0" w:space="0" w:color="auto"/>
        <w:left w:val="none" w:sz="0" w:space="0" w:color="auto"/>
        <w:bottom w:val="none" w:sz="0" w:space="0" w:color="auto"/>
        <w:right w:val="none" w:sz="0" w:space="0" w:color="auto"/>
      </w:divBdr>
    </w:div>
    <w:div w:id="1009714578">
      <w:bodyDiv w:val="1"/>
      <w:marLeft w:val="0"/>
      <w:marRight w:val="0"/>
      <w:marTop w:val="0"/>
      <w:marBottom w:val="0"/>
      <w:divBdr>
        <w:top w:val="none" w:sz="0" w:space="0" w:color="auto"/>
        <w:left w:val="none" w:sz="0" w:space="0" w:color="auto"/>
        <w:bottom w:val="none" w:sz="0" w:space="0" w:color="auto"/>
        <w:right w:val="none" w:sz="0" w:space="0" w:color="auto"/>
      </w:divBdr>
    </w:div>
    <w:div w:id="1010258156">
      <w:bodyDiv w:val="1"/>
      <w:marLeft w:val="0"/>
      <w:marRight w:val="0"/>
      <w:marTop w:val="0"/>
      <w:marBottom w:val="0"/>
      <w:divBdr>
        <w:top w:val="none" w:sz="0" w:space="0" w:color="auto"/>
        <w:left w:val="none" w:sz="0" w:space="0" w:color="auto"/>
        <w:bottom w:val="none" w:sz="0" w:space="0" w:color="auto"/>
        <w:right w:val="none" w:sz="0" w:space="0" w:color="auto"/>
      </w:divBdr>
    </w:div>
    <w:div w:id="1010641723">
      <w:bodyDiv w:val="1"/>
      <w:marLeft w:val="0"/>
      <w:marRight w:val="0"/>
      <w:marTop w:val="0"/>
      <w:marBottom w:val="0"/>
      <w:divBdr>
        <w:top w:val="none" w:sz="0" w:space="0" w:color="auto"/>
        <w:left w:val="none" w:sz="0" w:space="0" w:color="auto"/>
        <w:bottom w:val="none" w:sz="0" w:space="0" w:color="auto"/>
        <w:right w:val="none" w:sz="0" w:space="0" w:color="auto"/>
      </w:divBdr>
    </w:div>
    <w:div w:id="1010763383">
      <w:bodyDiv w:val="1"/>
      <w:marLeft w:val="0"/>
      <w:marRight w:val="0"/>
      <w:marTop w:val="0"/>
      <w:marBottom w:val="0"/>
      <w:divBdr>
        <w:top w:val="none" w:sz="0" w:space="0" w:color="auto"/>
        <w:left w:val="none" w:sz="0" w:space="0" w:color="auto"/>
        <w:bottom w:val="none" w:sz="0" w:space="0" w:color="auto"/>
        <w:right w:val="none" w:sz="0" w:space="0" w:color="auto"/>
      </w:divBdr>
    </w:div>
    <w:div w:id="1010789913">
      <w:bodyDiv w:val="1"/>
      <w:marLeft w:val="0"/>
      <w:marRight w:val="0"/>
      <w:marTop w:val="0"/>
      <w:marBottom w:val="0"/>
      <w:divBdr>
        <w:top w:val="none" w:sz="0" w:space="0" w:color="auto"/>
        <w:left w:val="none" w:sz="0" w:space="0" w:color="auto"/>
        <w:bottom w:val="none" w:sz="0" w:space="0" w:color="auto"/>
        <w:right w:val="none" w:sz="0" w:space="0" w:color="auto"/>
      </w:divBdr>
    </w:div>
    <w:div w:id="1011030212">
      <w:bodyDiv w:val="1"/>
      <w:marLeft w:val="0"/>
      <w:marRight w:val="0"/>
      <w:marTop w:val="0"/>
      <w:marBottom w:val="0"/>
      <w:divBdr>
        <w:top w:val="none" w:sz="0" w:space="0" w:color="auto"/>
        <w:left w:val="none" w:sz="0" w:space="0" w:color="auto"/>
        <w:bottom w:val="none" w:sz="0" w:space="0" w:color="auto"/>
        <w:right w:val="none" w:sz="0" w:space="0" w:color="auto"/>
      </w:divBdr>
    </w:div>
    <w:div w:id="1011222330">
      <w:bodyDiv w:val="1"/>
      <w:marLeft w:val="0"/>
      <w:marRight w:val="0"/>
      <w:marTop w:val="0"/>
      <w:marBottom w:val="0"/>
      <w:divBdr>
        <w:top w:val="none" w:sz="0" w:space="0" w:color="auto"/>
        <w:left w:val="none" w:sz="0" w:space="0" w:color="auto"/>
        <w:bottom w:val="none" w:sz="0" w:space="0" w:color="auto"/>
        <w:right w:val="none" w:sz="0" w:space="0" w:color="auto"/>
      </w:divBdr>
    </w:div>
    <w:div w:id="1011372164">
      <w:bodyDiv w:val="1"/>
      <w:marLeft w:val="0"/>
      <w:marRight w:val="0"/>
      <w:marTop w:val="0"/>
      <w:marBottom w:val="0"/>
      <w:divBdr>
        <w:top w:val="none" w:sz="0" w:space="0" w:color="auto"/>
        <w:left w:val="none" w:sz="0" w:space="0" w:color="auto"/>
        <w:bottom w:val="none" w:sz="0" w:space="0" w:color="auto"/>
        <w:right w:val="none" w:sz="0" w:space="0" w:color="auto"/>
      </w:divBdr>
    </w:div>
    <w:div w:id="1012075465">
      <w:bodyDiv w:val="1"/>
      <w:marLeft w:val="0"/>
      <w:marRight w:val="0"/>
      <w:marTop w:val="0"/>
      <w:marBottom w:val="0"/>
      <w:divBdr>
        <w:top w:val="none" w:sz="0" w:space="0" w:color="auto"/>
        <w:left w:val="none" w:sz="0" w:space="0" w:color="auto"/>
        <w:bottom w:val="none" w:sz="0" w:space="0" w:color="auto"/>
        <w:right w:val="none" w:sz="0" w:space="0" w:color="auto"/>
      </w:divBdr>
    </w:div>
    <w:div w:id="1012757287">
      <w:bodyDiv w:val="1"/>
      <w:marLeft w:val="0"/>
      <w:marRight w:val="0"/>
      <w:marTop w:val="0"/>
      <w:marBottom w:val="0"/>
      <w:divBdr>
        <w:top w:val="none" w:sz="0" w:space="0" w:color="auto"/>
        <w:left w:val="none" w:sz="0" w:space="0" w:color="auto"/>
        <w:bottom w:val="none" w:sz="0" w:space="0" w:color="auto"/>
        <w:right w:val="none" w:sz="0" w:space="0" w:color="auto"/>
      </w:divBdr>
    </w:div>
    <w:div w:id="1012924459">
      <w:bodyDiv w:val="1"/>
      <w:marLeft w:val="0"/>
      <w:marRight w:val="0"/>
      <w:marTop w:val="0"/>
      <w:marBottom w:val="0"/>
      <w:divBdr>
        <w:top w:val="none" w:sz="0" w:space="0" w:color="auto"/>
        <w:left w:val="none" w:sz="0" w:space="0" w:color="auto"/>
        <w:bottom w:val="none" w:sz="0" w:space="0" w:color="auto"/>
        <w:right w:val="none" w:sz="0" w:space="0" w:color="auto"/>
      </w:divBdr>
    </w:div>
    <w:div w:id="1013266253">
      <w:bodyDiv w:val="1"/>
      <w:marLeft w:val="0"/>
      <w:marRight w:val="0"/>
      <w:marTop w:val="0"/>
      <w:marBottom w:val="0"/>
      <w:divBdr>
        <w:top w:val="none" w:sz="0" w:space="0" w:color="auto"/>
        <w:left w:val="none" w:sz="0" w:space="0" w:color="auto"/>
        <w:bottom w:val="none" w:sz="0" w:space="0" w:color="auto"/>
        <w:right w:val="none" w:sz="0" w:space="0" w:color="auto"/>
      </w:divBdr>
    </w:div>
    <w:div w:id="1014070609">
      <w:bodyDiv w:val="1"/>
      <w:marLeft w:val="0"/>
      <w:marRight w:val="0"/>
      <w:marTop w:val="0"/>
      <w:marBottom w:val="0"/>
      <w:divBdr>
        <w:top w:val="none" w:sz="0" w:space="0" w:color="auto"/>
        <w:left w:val="none" w:sz="0" w:space="0" w:color="auto"/>
        <w:bottom w:val="none" w:sz="0" w:space="0" w:color="auto"/>
        <w:right w:val="none" w:sz="0" w:space="0" w:color="auto"/>
      </w:divBdr>
      <w:divsChild>
        <w:div w:id="52852295">
          <w:marLeft w:val="640"/>
          <w:marRight w:val="0"/>
          <w:marTop w:val="0"/>
          <w:marBottom w:val="0"/>
          <w:divBdr>
            <w:top w:val="none" w:sz="0" w:space="0" w:color="auto"/>
            <w:left w:val="none" w:sz="0" w:space="0" w:color="auto"/>
            <w:bottom w:val="none" w:sz="0" w:space="0" w:color="auto"/>
            <w:right w:val="none" w:sz="0" w:space="0" w:color="auto"/>
          </w:divBdr>
        </w:div>
        <w:div w:id="72287784">
          <w:marLeft w:val="640"/>
          <w:marRight w:val="0"/>
          <w:marTop w:val="0"/>
          <w:marBottom w:val="0"/>
          <w:divBdr>
            <w:top w:val="none" w:sz="0" w:space="0" w:color="auto"/>
            <w:left w:val="none" w:sz="0" w:space="0" w:color="auto"/>
            <w:bottom w:val="none" w:sz="0" w:space="0" w:color="auto"/>
            <w:right w:val="none" w:sz="0" w:space="0" w:color="auto"/>
          </w:divBdr>
        </w:div>
        <w:div w:id="87779965">
          <w:marLeft w:val="640"/>
          <w:marRight w:val="0"/>
          <w:marTop w:val="0"/>
          <w:marBottom w:val="0"/>
          <w:divBdr>
            <w:top w:val="none" w:sz="0" w:space="0" w:color="auto"/>
            <w:left w:val="none" w:sz="0" w:space="0" w:color="auto"/>
            <w:bottom w:val="none" w:sz="0" w:space="0" w:color="auto"/>
            <w:right w:val="none" w:sz="0" w:space="0" w:color="auto"/>
          </w:divBdr>
        </w:div>
        <w:div w:id="105738187">
          <w:marLeft w:val="640"/>
          <w:marRight w:val="0"/>
          <w:marTop w:val="0"/>
          <w:marBottom w:val="0"/>
          <w:divBdr>
            <w:top w:val="none" w:sz="0" w:space="0" w:color="auto"/>
            <w:left w:val="none" w:sz="0" w:space="0" w:color="auto"/>
            <w:bottom w:val="none" w:sz="0" w:space="0" w:color="auto"/>
            <w:right w:val="none" w:sz="0" w:space="0" w:color="auto"/>
          </w:divBdr>
        </w:div>
        <w:div w:id="258956044">
          <w:marLeft w:val="640"/>
          <w:marRight w:val="0"/>
          <w:marTop w:val="0"/>
          <w:marBottom w:val="0"/>
          <w:divBdr>
            <w:top w:val="none" w:sz="0" w:space="0" w:color="auto"/>
            <w:left w:val="none" w:sz="0" w:space="0" w:color="auto"/>
            <w:bottom w:val="none" w:sz="0" w:space="0" w:color="auto"/>
            <w:right w:val="none" w:sz="0" w:space="0" w:color="auto"/>
          </w:divBdr>
        </w:div>
        <w:div w:id="759761297">
          <w:marLeft w:val="640"/>
          <w:marRight w:val="0"/>
          <w:marTop w:val="0"/>
          <w:marBottom w:val="0"/>
          <w:divBdr>
            <w:top w:val="none" w:sz="0" w:space="0" w:color="auto"/>
            <w:left w:val="none" w:sz="0" w:space="0" w:color="auto"/>
            <w:bottom w:val="none" w:sz="0" w:space="0" w:color="auto"/>
            <w:right w:val="none" w:sz="0" w:space="0" w:color="auto"/>
          </w:divBdr>
        </w:div>
        <w:div w:id="1120956045">
          <w:marLeft w:val="640"/>
          <w:marRight w:val="0"/>
          <w:marTop w:val="0"/>
          <w:marBottom w:val="0"/>
          <w:divBdr>
            <w:top w:val="none" w:sz="0" w:space="0" w:color="auto"/>
            <w:left w:val="none" w:sz="0" w:space="0" w:color="auto"/>
            <w:bottom w:val="none" w:sz="0" w:space="0" w:color="auto"/>
            <w:right w:val="none" w:sz="0" w:space="0" w:color="auto"/>
          </w:divBdr>
        </w:div>
        <w:div w:id="1131436565">
          <w:marLeft w:val="640"/>
          <w:marRight w:val="0"/>
          <w:marTop w:val="0"/>
          <w:marBottom w:val="0"/>
          <w:divBdr>
            <w:top w:val="none" w:sz="0" w:space="0" w:color="auto"/>
            <w:left w:val="none" w:sz="0" w:space="0" w:color="auto"/>
            <w:bottom w:val="none" w:sz="0" w:space="0" w:color="auto"/>
            <w:right w:val="none" w:sz="0" w:space="0" w:color="auto"/>
          </w:divBdr>
        </w:div>
        <w:div w:id="1291860148">
          <w:marLeft w:val="640"/>
          <w:marRight w:val="0"/>
          <w:marTop w:val="0"/>
          <w:marBottom w:val="0"/>
          <w:divBdr>
            <w:top w:val="none" w:sz="0" w:space="0" w:color="auto"/>
            <w:left w:val="none" w:sz="0" w:space="0" w:color="auto"/>
            <w:bottom w:val="none" w:sz="0" w:space="0" w:color="auto"/>
            <w:right w:val="none" w:sz="0" w:space="0" w:color="auto"/>
          </w:divBdr>
        </w:div>
        <w:div w:id="1391613427">
          <w:marLeft w:val="640"/>
          <w:marRight w:val="0"/>
          <w:marTop w:val="0"/>
          <w:marBottom w:val="0"/>
          <w:divBdr>
            <w:top w:val="none" w:sz="0" w:space="0" w:color="auto"/>
            <w:left w:val="none" w:sz="0" w:space="0" w:color="auto"/>
            <w:bottom w:val="none" w:sz="0" w:space="0" w:color="auto"/>
            <w:right w:val="none" w:sz="0" w:space="0" w:color="auto"/>
          </w:divBdr>
        </w:div>
        <w:div w:id="1548298860">
          <w:marLeft w:val="640"/>
          <w:marRight w:val="0"/>
          <w:marTop w:val="0"/>
          <w:marBottom w:val="0"/>
          <w:divBdr>
            <w:top w:val="none" w:sz="0" w:space="0" w:color="auto"/>
            <w:left w:val="none" w:sz="0" w:space="0" w:color="auto"/>
            <w:bottom w:val="none" w:sz="0" w:space="0" w:color="auto"/>
            <w:right w:val="none" w:sz="0" w:space="0" w:color="auto"/>
          </w:divBdr>
        </w:div>
        <w:div w:id="1841777906">
          <w:marLeft w:val="640"/>
          <w:marRight w:val="0"/>
          <w:marTop w:val="0"/>
          <w:marBottom w:val="0"/>
          <w:divBdr>
            <w:top w:val="none" w:sz="0" w:space="0" w:color="auto"/>
            <w:left w:val="none" w:sz="0" w:space="0" w:color="auto"/>
            <w:bottom w:val="none" w:sz="0" w:space="0" w:color="auto"/>
            <w:right w:val="none" w:sz="0" w:space="0" w:color="auto"/>
          </w:divBdr>
        </w:div>
        <w:div w:id="1969511698">
          <w:marLeft w:val="640"/>
          <w:marRight w:val="0"/>
          <w:marTop w:val="0"/>
          <w:marBottom w:val="0"/>
          <w:divBdr>
            <w:top w:val="none" w:sz="0" w:space="0" w:color="auto"/>
            <w:left w:val="none" w:sz="0" w:space="0" w:color="auto"/>
            <w:bottom w:val="none" w:sz="0" w:space="0" w:color="auto"/>
            <w:right w:val="none" w:sz="0" w:space="0" w:color="auto"/>
          </w:divBdr>
        </w:div>
        <w:div w:id="2138991080">
          <w:marLeft w:val="640"/>
          <w:marRight w:val="0"/>
          <w:marTop w:val="0"/>
          <w:marBottom w:val="0"/>
          <w:divBdr>
            <w:top w:val="none" w:sz="0" w:space="0" w:color="auto"/>
            <w:left w:val="none" w:sz="0" w:space="0" w:color="auto"/>
            <w:bottom w:val="none" w:sz="0" w:space="0" w:color="auto"/>
            <w:right w:val="none" w:sz="0" w:space="0" w:color="auto"/>
          </w:divBdr>
        </w:div>
      </w:divsChild>
    </w:div>
    <w:div w:id="1014310867">
      <w:bodyDiv w:val="1"/>
      <w:marLeft w:val="0"/>
      <w:marRight w:val="0"/>
      <w:marTop w:val="0"/>
      <w:marBottom w:val="0"/>
      <w:divBdr>
        <w:top w:val="none" w:sz="0" w:space="0" w:color="auto"/>
        <w:left w:val="none" w:sz="0" w:space="0" w:color="auto"/>
        <w:bottom w:val="none" w:sz="0" w:space="0" w:color="auto"/>
        <w:right w:val="none" w:sz="0" w:space="0" w:color="auto"/>
      </w:divBdr>
    </w:div>
    <w:div w:id="1014647673">
      <w:bodyDiv w:val="1"/>
      <w:marLeft w:val="0"/>
      <w:marRight w:val="0"/>
      <w:marTop w:val="0"/>
      <w:marBottom w:val="0"/>
      <w:divBdr>
        <w:top w:val="none" w:sz="0" w:space="0" w:color="auto"/>
        <w:left w:val="none" w:sz="0" w:space="0" w:color="auto"/>
        <w:bottom w:val="none" w:sz="0" w:space="0" w:color="auto"/>
        <w:right w:val="none" w:sz="0" w:space="0" w:color="auto"/>
      </w:divBdr>
    </w:div>
    <w:div w:id="1015155602">
      <w:bodyDiv w:val="1"/>
      <w:marLeft w:val="0"/>
      <w:marRight w:val="0"/>
      <w:marTop w:val="0"/>
      <w:marBottom w:val="0"/>
      <w:divBdr>
        <w:top w:val="none" w:sz="0" w:space="0" w:color="auto"/>
        <w:left w:val="none" w:sz="0" w:space="0" w:color="auto"/>
        <w:bottom w:val="none" w:sz="0" w:space="0" w:color="auto"/>
        <w:right w:val="none" w:sz="0" w:space="0" w:color="auto"/>
      </w:divBdr>
    </w:div>
    <w:div w:id="1016154746">
      <w:bodyDiv w:val="1"/>
      <w:marLeft w:val="0"/>
      <w:marRight w:val="0"/>
      <w:marTop w:val="0"/>
      <w:marBottom w:val="0"/>
      <w:divBdr>
        <w:top w:val="none" w:sz="0" w:space="0" w:color="auto"/>
        <w:left w:val="none" w:sz="0" w:space="0" w:color="auto"/>
        <w:bottom w:val="none" w:sz="0" w:space="0" w:color="auto"/>
        <w:right w:val="none" w:sz="0" w:space="0" w:color="auto"/>
      </w:divBdr>
    </w:div>
    <w:div w:id="1016734116">
      <w:bodyDiv w:val="1"/>
      <w:marLeft w:val="0"/>
      <w:marRight w:val="0"/>
      <w:marTop w:val="0"/>
      <w:marBottom w:val="0"/>
      <w:divBdr>
        <w:top w:val="none" w:sz="0" w:space="0" w:color="auto"/>
        <w:left w:val="none" w:sz="0" w:space="0" w:color="auto"/>
        <w:bottom w:val="none" w:sz="0" w:space="0" w:color="auto"/>
        <w:right w:val="none" w:sz="0" w:space="0" w:color="auto"/>
      </w:divBdr>
    </w:div>
    <w:div w:id="1017342547">
      <w:bodyDiv w:val="1"/>
      <w:marLeft w:val="0"/>
      <w:marRight w:val="0"/>
      <w:marTop w:val="0"/>
      <w:marBottom w:val="0"/>
      <w:divBdr>
        <w:top w:val="none" w:sz="0" w:space="0" w:color="auto"/>
        <w:left w:val="none" w:sz="0" w:space="0" w:color="auto"/>
        <w:bottom w:val="none" w:sz="0" w:space="0" w:color="auto"/>
        <w:right w:val="none" w:sz="0" w:space="0" w:color="auto"/>
      </w:divBdr>
    </w:div>
    <w:div w:id="1017729060">
      <w:bodyDiv w:val="1"/>
      <w:marLeft w:val="0"/>
      <w:marRight w:val="0"/>
      <w:marTop w:val="0"/>
      <w:marBottom w:val="0"/>
      <w:divBdr>
        <w:top w:val="none" w:sz="0" w:space="0" w:color="auto"/>
        <w:left w:val="none" w:sz="0" w:space="0" w:color="auto"/>
        <w:bottom w:val="none" w:sz="0" w:space="0" w:color="auto"/>
        <w:right w:val="none" w:sz="0" w:space="0" w:color="auto"/>
      </w:divBdr>
    </w:div>
    <w:div w:id="1018384867">
      <w:bodyDiv w:val="1"/>
      <w:marLeft w:val="0"/>
      <w:marRight w:val="0"/>
      <w:marTop w:val="0"/>
      <w:marBottom w:val="0"/>
      <w:divBdr>
        <w:top w:val="none" w:sz="0" w:space="0" w:color="auto"/>
        <w:left w:val="none" w:sz="0" w:space="0" w:color="auto"/>
        <w:bottom w:val="none" w:sz="0" w:space="0" w:color="auto"/>
        <w:right w:val="none" w:sz="0" w:space="0" w:color="auto"/>
      </w:divBdr>
    </w:div>
    <w:div w:id="1019163377">
      <w:bodyDiv w:val="1"/>
      <w:marLeft w:val="0"/>
      <w:marRight w:val="0"/>
      <w:marTop w:val="0"/>
      <w:marBottom w:val="0"/>
      <w:divBdr>
        <w:top w:val="none" w:sz="0" w:space="0" w:color="auto"/>
        <w:left w:val="none" w:sz="0" w:space="0" w:color="auto"/>
        <w:bottom w:val="none" w:sz="0" w:space="0" w:color="auto"/>
        <w:right w:val="none" w:sz="0" w:space="0" w:color="auto"/>
      </w:divBdr>
    </w:div>
    <w:div w:id="1019547326">
      <w:bodyDiv w:val="1"/>
      <w:marLeft w:val="0"/>
      <w:marRight w:val="0"/>
      <w:marTop w:val="0"/>
      <w:marBottom w:val="0"/>
      <w:divBdr>
        <w:top w:val="none" w:sz="0" w:space="0" w:color="auto"/>
        <w:left w:val="none" w:sz="0" w:space="0" w:color="auto"/>
        <w:bottom w:val="none" w:sz="0" w:space="0" w:color="auto"/>
        <w:right w:val="none" w:sz="0" w:space="0" w:color="auto"/>
      </w:divBdr>
    </w:div>
    <w:div w:id="1019938600">
      <w:bodyDiv w:val="1"/>
      <w:marLeft w:val="0"/>
      <w:marRight w:val="0"/>
      <w:marTop w:val="0"/>
      <w:marBottom w:val="0"/>
      <w:divBdr>
        <w:top w:val="none" w:sz="0" w:space="0" w:color="auto"/>
        <w:left w:val="none" w:sz="0" w:space="0" w:color="auto"/>
        <w:bottom w:val="none" w:sz="0" w:space="0" w:color="auto"/>
        <w:right w:val="none" w:sz="0" w:space="0" w:color="auto"/>
      </w:divBdr>
    </w:div>
    <w:div w:id="1020159247">
      <w:bodyDiv w:val="1"/>
      <w:marLeft w:val="0"/>
      <w:marRight w:val="0"/>
      <w:marTop w:val="0"/>
      <w:marBottom w:val="0"/>
      <w:divBdr>
        <w:top w:val="none" w:sz="0" w:space="0" w:color="auto"/>
        <w:left w:val="none" w:sz="0" w:space="0" w:color="auto"/>
        <w:bottom w:val="none" w:sz="0" w:space="0" w:color="auto"/>
        <w:right w:val="none" w:sz="0" w:space="0" w:color="auto"/>
      </w:divBdr>
    </w:div>
    <w:div w:id="1020355025">
      <w:bodyDiv w:val="1"/>
      <w:marLeft w:val="0"/>
      <w:marRight w:val="0"/>
      <w:marTop w:val="0"/>
      <w:marBottom w:val="0"/>
      <w:divBdr>
        <w:top w:val="none" w:sz="0" w:space="0" w:color="auto"/>
        <w:left w:val="none" w:sz="0" w:space="0" w:color="auto"/>
        <w:bottom w:val="none" w:sz="0" w:space="0" w:color="auto"/>
        <w:right w:val="none" w:sz="0" w:space="0" w:color="auto"/>
      </w:divBdr>
    </w:div>
    <w:div w:id="1020468023">
      <w:bodyDiv w:val="1"/>
      <w:marLeft w:val="0"/>
      <w:marRight w:val="0"/>
      <w:marTop w:val="0"/>
      <w:marBottom w:val="0"/>
      <w:divBdr>
        <w:top w:val="none" w:sz="0" w:space="0" w:color="auto"/>
        <w:left w:val="none" w:sz="0" w:space="0" w:color="auto"/>
        <w:bottom w:val="none" w:sz="0" w:space="0" w:color="auto"/>
        <w:right w:val="none" w:sz="0" w:space="0" w:color="auto"/>
      </w:divBdr>
    </w:div>
    <w:div w:id="1021394851">
      <w:bodyDiv w:val="1"/>
      <w:marLeft w:val="0"/>
      <w:marRight w:val="0"/>
      <w:marTop w:val="0"/>
      <w:marBottom w:val="0"/>
      <w:divBdr>
        <w:top w:val="none" w:sz="0" w:space="0" w:color="auto"/>
        <w:left w:val="none" w:sz="0" w:space="0" w:color="auto"/>
        <w:bottom w:val="none" w:sz="0" w:space="0" w:color="auto"/>
        <w:right w:val="none" w:sz="0" w:space="0" w:color="auto"/>
      </w:divBdr>
    </w:div>
    <w:div w:id="1021665412">
      <w:bodyDiv w:val="1"/>
      <w:marLeft w:val="0"/>
      <w:marRight w:val="0"/>
      <w:marTop w:val="0"/>
      <w:marBottom w:val="0"/>
      <w:divBdr>
        <w:top w:val="none" w:sz="0" w:space="0" w:color="auto"/>
        <w:left w:val="none" w:sz="0" w:space="0" w:color="auto"/>
        <w:bottom w:val="none" w:sz="0" w:space="0" w:color="auto"/>
        <w:right w:val="none" w:sz="0" w:space="0" w:color="auto"/>
      </w:divBdr>
    </w:div>
    <w:div w:id="1022514165">
      <w:bodyDiv w:val="1"/>
      <w:marLeft w:val="0"/>
      <w:marRight w:val="0"/>
      <w:marTop w:val="0"/>
      <w:marBottom w:val="0"/>
      <w:divBdr>
        <w:top w:val="none" w:sz="0" w:space="0" w:color="auto"/>
        <w:left w:val="none" w:sz="0" w:space="0" w:color="auto"/>
        <w:bottom w:val="none" w:sz="0" w:space="0" w:color="auto"/>
        <w:right w:val="none" w:sz="0" w:space="0" w:color="auto"/>
      </w:divBdr>
    </w:div>
    <w:div w:id="1023017490">
      <w:bodyDiv w:val="1"/>
      <w:marLeft w:val="0"/>
      <w:marRight w:val="0"/>
      <w:marTop w:val="0"/>
      <w:marBottom w:val="0"/>
      <w:divBdr>
        <w:top w:val="none" w:sz="0" w:space="0" w:color="auto"/>
        <w:left w:val="none" w:sz="0" w:space="0" w:color="auto"/>
        <w:bottom w:val="none" w:sz="0" w:space="0" w:color="auto"/>
        <w:right w:val="none" w:sz="0" w:space="0" w:color="auto"/>
      </w:divBdr>
    </w:div>
    <w:div w:id="1023282317">
      <w:bodyDiv w:val="1"/>
      <w:marLeft w:val="0"/>
      <w:marRight w:val="0"/>
      <w:marTop w:val="0"/>
      <w:marBottom w:val="0"/>
      <w:divBdr>
        <w:top w:val="none" w:sz="0" w:space="0" w:color="auto"/>
        <w:left w:val="none" w:sz="0" w:space="0" w:color="auto"/>
        <w:bottom w:val="none" w:sz="0" w:space="0" w:color="auto"/>
        <w:right w:val="none" w:sz="0" w:space="0" w:color="auto"/>
      </w:divBdr>
    </w:div>
    <w:div w:id="1023674290">
      <w:bodyDiv w:val="1"/>
      <w:marLeft w:val="0"/>
      <w:marRight w:val="0"/>
      <w:marTop w:val="0"/>
      <w:marBottom w:val="0"/>
      <w:divBdr>
        <w:top w:val="none" w:sz="0" w:space="0" w:color="auto"/>
        <w:left w:val="none" w:sz="0" w:space="0" w:color="auto"/>
        <w:bottom w:val="none" w:sz="0" w:space="0" w:color="auto"/>
        <w:right w:val="none" w:sz="0" w:space="0" w:color="auto"/>
      </w:divBdr>
    </w:div>
    <w:div w:id="1024359854">
      <w:bodyDiv w:val="1"/>
      <w:marLeft w:val="0"/>
      <w:marRight w:val="0"/>
      <w:marTop w:val="0"/>
      <w:marBottom w:val="0"/>
      <w:divBdr>
        <w:top w:val="none" w:sz="0" w:space="0" w:color="auto"/>
        <w:left w:val="none" w:sz="0" w:space="0" w:color="auto"/>
        <w:bottom w:val="none" w:sz="0" w:space="0" w:color="auto"/>
        <w:right w:val="none" w:sz="0" w:space="0" w:color="auto"/>
      </w:divBdr>
    </w:div>
    <w:div w:id="1024405539">
      <w:bodyDiv w:val="1"/>
      <w:marLeft w:val="0"/>
      <w:marRight w:val="0"/>
      <w:marTop w:val="0"/>
      <w:marBottom w:val="0"/>
      <w:divBdr>
        <w:top w:val="none" w:sz="0" w:space="0" w:color="auto"/>
        <w:left w:val="none" w:sz="0" w:space="0" w:color="auto"/>
        <w:bottom w:val="none" w:sz="0" w:space="0" w:color="auto"/>
        <w:right w:val="none" w:sz="0" w:space="0" w:color="auto"/>
      </w:divBdr>
    </w:div>
    <w:div w:id="1024477552">
      <w:bodyDiv w:val="1"/>
      <w:marLeft w:val="0"/>
      <w:marRight w:val="0"/>
      <w:marTop w:val="0"/>
      <w:marBottom w:val="0"/>
      <w:divBdr>
        <w:top w:val="none" w:sz="0" w:space="0" w:color="auto"/>
        <w:left w:val="none" w:sz="0" w:space="0" w:color="auto"/>
        <w:bottom w:val="none" w:sz="0" w:space="0" w:color="auto"/>
        <w:right w:val="none" w:sz="0" w:space="0" w:color="auto"/>
      </w:divBdr>
    </w:div>
    <w:div w:id="1025643386">
      <w:bodyDiv w:val="1"/>
      <w:marLeft w:val="0"/>
      <w:marRight w:val="0"/>
      <w:marTop w:val="0"/>
      <w:marBottom w:val="0"/>
      <w:divBdr>
        <w:top w:val="none" w:sz="0" w:space="0" w:color="auto"/>
        <w:left w:val="none" w:sz="0" w:space="0" w:color="auto"/>
        <w:bottom w:val="none" w:sz="0" w:space="0" w:color="auto"/>
        <w:right w:val="none" w:sz="0" w:space="0" w:color="auto"/>
      </w:divBdr>
    </w:div>
    <w:div w:id="1025866869">
      <w:bodyDiv w:val="1"/>
      <w:marLeft w:val="0"/>
      <w:marRight w:val="0"/>
      <w:marTop w:val="0"/>
      <w:marBottom w:val="0"/>
      <w:divBdr>
        <w:top w:val="none" w:sz="0" w:space="0" w:color="auto"/>
        <w:left w:val="none" w:sz="0" w:space="0" w:color="auto"/>
        <w:bottom w:val="none" w:sz="0" w:space="0" w:color="auto"/>
        <w:right w:val="none" w:sz="0" w:space="0" w:color="auto"/>
      </w:divBdr>
    </w:div>
    <w:div w:id="1025907172">
      <w:bodyDiv w:val="1"/>
      <w:marLeft w:val="0"/>
      <w:marRight w:val="0"/>
      <w:marTop w:val="0"/>
      <w:marBottom w:val="0"/>
      <w:divBdr>
        <w:top w:val="none" w:sz="0" w:space="0" w:color="auto"/>
        <w:left w:val="none" w:sz="0" w:space="0" w:color="auto"/>
        <w:bottom w:val="none" w:sz="0" w:space="0" w:color="auto"/>
        <w:right w:val="none" w:sz="0" w:space="0" w:color="auto"/>
      </w:divBdr>
    </w:div>
    <w:div w:id="1026298299">
      <w:bodyDiv w:val="1"/>
      <w:marLeft w:val="0"/>
      <w:marRight w:val="0"/>
      <w:marTop w:val="0"/>
      <w:marBottom w:val="0"/>
      <w:divBdr>
        <w:top w:val="none" w:sz="0" w:space="0" w:color="auto"/>
        <w:left w:val="none" w:sz="0" w:space="0" w:color="auto"/>
        <w:bottom w:val="none" w:sz="0" w:space="0" w:color="auto"/>
        <w:right w:val="none" w:sz="0" w:space="0" w:color="auto"/>
      </w:divBdr>
    </w:div>
    <w:div w:id="1026448509">
      <w:bodyDiv w:val="1"/>
      <w:marLeft w:val="0"/>
      <w:marRight w:val="0"/>
      <w:marTop w:val="0"/>
      <w:marBottom w:val="0"/>
      <w:divBdr>
        <w:top w:val="none" w:sz="0" w:space="0" w:color="auto"/>
        <w:left w:val="none" w:sz="0" w:space="0" w:color="auto"/>
        <w:bottom w:val="none" w:sz="0" w:space="0" w:color="auto"/>
        <w:right w:val="none" w:sz="0" w:space="0" w:color="auto"/>
      </w:divBdr>
    </w:div>
    <w:div w:id="1026516973">
      <w:bodyDiv w:val="1"/>
      <w:marLeft w:val="0"/>
      <w:marRight w:val="0"/>
      <w:marTop w:val="0"/>
      <w:marBottom w:val="0"/>
      <w:divBdr>
        <w:top w:val="none" w:sz="0" w:space="0" w:color="auto"/>
        <w:left w:val="none" w:sz="0" w:space="0" w:color="auto"/>
        <w:bottom w:val="none" w:sz="0" w:space="0" w:color="auto"/>
        <w:right w:val="none" w:sz="0" w:space="0" w:color="auto"/>
      </w:divBdr>
    </w:div>
    <w:div w:id="1027606558">
      <w:bodyDiv w:val="1"/>
      <w:marLeft w:val="0"/>
      <w:marRight w:val="0"/>
      <w:marTop w:val="0"/>
      <w:marBottom w:val="0"/>
      <w:divBdr>
        <w:top w:val="none" w:sz="0" w:space="0" w:color="auto"/>
        <w:left w:val="none" w:sz="0" w:space="0" w:color="auto"/>
        <w:bottom w:val="none" w:sz="0" w:space="0" w:color="auto"/>
        <w:right w:val="none" w:sz="0" w:space="0" w:color="auto"/>
      </w:divBdr>
    </w:div>
    <w:div w:id="1027829689">
      <w:bodyDiv w:val="1"/>
      <w:marLeft w:val="0"/>
      <w:marRight w:val="0"/>
      <w:marTop w:val="0"/>
      <w:marBottom w:val="0"/>
      <w:divBdr>
        <w:top w:val="none" w:sz="0" w:space="0" w:color="auto"/>
        <w:left w:val="none" w:sz="0" w:space="0" w:color="auto"/>
        <w:bottom w:val="none" w:sz="0" w:space="0" w:color="auto"/>
        <w:right w:val="none" w:sz="0" w:space="0" w:color="auto"/>
      </w:divBdr>
    </w:div>
    <w:div w:id="1027875874">
      <w:bodyDiv w:val="1"/>
      <w:marLeft w:val="0"/>
      <w:marRight w:val="0"/>
      <w:marTop w:val="0"/>
      <w:marBottom w:val="0"/>
      <w:divBdr>
        <w:top w:val="none" w:sz="0" w:space="0" w:color="auto"/>
        <w:left w:val="none" w:sz="0" w:space="0" w:color="auto"/>
        <w:bottom w:val="none" w:sz="0" w:space="0" w:color="auto"/>
        <w:right w:val="none" w:sz="0" w:space="0" w:color="auto"/>
      </w:divBdr>
    </w:div>
    <w:div w:id="1028019933">
      <w:bodyDiv w:val="1"/>
      <w:marLeft w:val="0"/>
      <w:marRight w:val="0"/>
      <w:marTop w:val="0"/>
      <w:marBottom w:val="0"/>
      <w:divBdr>
        <w:top w:val="none" w:sz="0" w:space="0" w:color="auto"/>
        <w:left w:val="none" w:sz="0" w:space="0" w:color="auto"/>
        <w:bottom w:val="none" w:sz="0" w:space="0" w:color="auto"/>
        <w:right w:val="none" w:sz="0" w:space="0" w:color="auto"/>
      </w:divBdr>
    </w:div>
    <w:div w:id="1028332662">
      <w:bodyDiv w:val="1"/>
      <w:marLeft w:val="0"/>
      <w:marRight w:val="0"/>
      <w:marTop w:val="0"/>
      <w:marBottom w:val="0"/>
      <w:divBdr>
        <w:top w:val="none" w:sz="0" w:space="0" w:color="auto"/>
        <w:left w:val="none" w:sz="0" w:space="0" w:color="auto"/>
        <w:bottom w:val="none" w:sz="0" w:space="0" w:color="auto"/>
        <w:right w:val="none" w:sz="0" w:space="0" w:color="auto"/>
      </w:divBdr>
    </w:div>
    <w:div w:id="1028918710">
      <w:bodyDiv w:val="1"/>
      <w:marLeft w:val="0"/>
      <w:marRight w:val="0"/>
      <w:marTop w:val="0"/>
      <w:marBottom w:val="0"/>
      <w:divBdr>
        <w:top w:val="none" w:sz="0" w:space="0" w:color="auto"/>
        <w:left w:val="none" w:sz="0" w:space="0" w:color="auto"/>
        <w:bottom w:val="none" w:sz="0" w:space="0" w:color="auto"/>
        <w:right w:val="none" w:sz="0" w:space="0" w:color="auto"/>
      </w:divBdr>
    </w:div>
    <w:div w:id="1029259519">
      <w:bodyDiv w:val="1"/>
      <w:marLeft w:val="0"/>
      <w:marRight w:val="0"/>
      <w:marTop w:val="0"/>
      <w:marBottom w:val="0"/>
      <w:divBdr>
        <w:top w:val="none" w:sz="0" w:space="0" w:color="auto"/>
        <w:left w:val="none" w:sz="0" w:space="0" w:color="auto"/>
        <w:bottom w:val="none" w:sz="0" w:space="0" w:color="auto"/>
        <w:right w:val="none" w:sz="0" w:space="0" w:color="auto"/>
      </w:divBdr>
    </w:div>
    <w:div w:id="1030107401">
      <w:bodyDiv w:val="1"/>
      <w:marLeft w:val="0"/>
      <w:marRight w:val="0"/>
      <w:marTop w:val="0"/>
      <w:marBottom w:val="0"/>
      <w:divBdr>
        <w:top w:val="none" w:sz="0" w:space="0" w:color="auto"/>
        <w:left w:val="none" w:sz="0" w:space="0" w:color="auto"/>
        <w:bottom w:val="none" w:sz="0" w:space="0" w:color="auto"/>
        <w:right w:val="none" w:sz="0" w:space="0" w:color="auto"/>
      </w:divBdr>
    </w:div>
    <w:div w:id="1030229090">
      <w:bodyDiv w:val="1"/>
      <w:marLeft w:val="0"/>
      <w:marRight w:val="0"/>
      <w:marTop w:val="0"/>
      <w:marBottom w:val="0"/>
      <w:divBdr>
        <w:top w:val="none" w:sz="0" w:space="0" w:color="auto"/>
        <w:left w:val="none" w:sz="0" w:space="0" w:color="auto"/>
        <w:bottom w:val="none" w:sz="0" w:space="0" w:color="auto"/>
        <w:right w:val="none" w:sz="0" w:space="0" w:color="auto"/>
      </w:divBdr>
    </w:div>
    <w:div w:id="1030447788">
      <w:bodyDiv w:val="1"/>
      <w:marLeft w:val="0"/>
      <w:marRight w:val="0"/>
      <w:marTop w:val="0"/>
      <w:marBottom w:val="0"/>
      <w:divBdr>
        <w:top w:val="none" w:sz="0" w:space="0" w:color="auto"/>
        <w:left w:val="none" w:sz="0" w:space="0" w:color="auto"/>
        <w:bottom w:val="none" w:sz="0" w:space="0" w:color="auto"/>
        <w:right w:val="none" w:sz="0" w:space="0" w:color="auto"/>
      </w:divBdr>
    </w:div>
    <w:div w:id="1030685307">
      <w:bodyDiv w:val="1"/>
      <w:marLeft w:val="0"/>
      <w:marRight w:val="0"/>
      <w:marTop w:val="0"/>
      <w:marBottom w:val="0"/>
      <w:divBdr>
        <w:top w:val="none" w:sz="0" w:space="0" w:color="auto"/>
        <w:left w:val="none" w:sz="0" w:space="0" w:color="auto"/>
        <w:bottom w:val="none" w:sz="0" w:space="0" w:color="auto"/>
        <w:right w:val="none" w:sz="0" w:space="0" w:color="auto"/>
      </w:divBdr>
    </w:div>
    <w:div w:id="1031035355">
      <w:bodyDiv w:val="1"/>
      <w:marLeft w:val="0"/>
      <w:marRight w:val="0"/>
      <w:marTop w:val="0"/>
      <w:marBottom w:val="0"/>
      <w:divBdr>
        <w:top w:val="none" w:sz="0" w:space="0" w:color="auto"/>
        <w:left w:val="none" w:sz="0" w:space="0" w:color="auto"/>
        <w:bottom w:val="none" w:sz="0" w:space="0" w:color="auto"/>
        <w:right w:val="none" w:sz="0" w:space="0" w:color="auto"/>
      </w:divBdr>
    </w:div>
    <w:div w:id="1031224050">
      <w:bodyDiv w:val="1"/>
      <w:marLeft w:val="0"/>
      <w:marRight w:val="0"/>
      <w:marTop w:val="0"/>
      <w:marBottom w:val="0"/>
      <w:divBdr>
        <w:top w:val="none" w:sz="0" w:space="0" w:color="auto"/>
        <w:left w:val="none" w:sz="0" w:space="0" w:color="auto"/>
        <w:bottom w:val="none" w:sz="0" w:space="0" w:color="auto"/>
        <w:right w:val="none" w:sz="0" w:space="0" w:color="auto"/>
      </w:divBdr>
    </w:div>
    <w:div w:id="1033917179">
      <w:bodyDiv w:val="1"/>
      <w:marLeft w:val="0"/>
      <w:marRight w:val="0"/>
      <w:marTop w:val="0"/>
      <w:marBottom w:val="0"/>
      <w:divBdr>
        <w:top w:val="none" w:sz="0" w:space="0" w:color="auto"/>
        <w:left w:val="none" w:sz="0" w:space="0" w:color="auto"/>
        <w:bottom w:val="none" w:sz="0" w:space="0" w:color="auto"/>
        <w:right w:val="none" w:sz="0" w:space="0" w:color="auto"/>
      </w:divBdr>
    </w:div>
    <w:div w:id="1033966501">
      <w:bodyDiv w:val="1"/>
      <w:marLeft w:val="0"/>
      <w:marRight w:val="0"/>
      <w:marTop w:val="0"/>
      <w:marBottom w:val="0"/>
      <w:divBdr>
        <w:top w:val="none" w:sz="0" w:space="0" w:color="auto"/>
        <w:left w:val="none" w:sz="0" w:space="0" w:color="auto"/>
        <w:bottom w:val="none" w:sz="0" w:space="0" w:color="auto"/>
        <w:right w:val="none" w:sz="0" w:space="0" w:color="auto"/>
      </w:divBdr>
    </w:div>
    <w:div w:id="1033966935">
      <w:bodyDiv w:val="1"/>
      <w:marLeft w:val="0"/>
      <w:marRight w:val="0"/>
      <w:marTop w:val="0"/>
      <w:marBottom w:val="0"/>
      <w:divBdr>
        <w:top w:val="none" w:sz="0" w:space="0" w:color="auto"/>
        <w:left w:val="none" w:sz="0" w:space="0" w:color="auto"/>
        <w:bottom w:val="none" w:sz="0" w:space="0" w:color="auto"/>
        <w:right w:val="none" w:sz="0" w:space="0" w:color="auto"/>
      </w:divBdr>
    </w:div>
    <w:div w:id="1034035504">
      <w:bodyDiv w:val="1"/>
      <w:marLeft w:val="0"/>
      <w:marRight w:val="0"/>
      <w:marTop w:val="0"/>
      <w:marBottom w:val="0"/>
      <w:divBdr>
        <w:top w:val="none" w:sz="0" w:space="0" w:color="auto"/>
        <w:left w:val="none" w:sz="0" w:space="0" w:color="auto"/>
        <w:bottom w:val="none" w:sz="0" w:space="0" w:color="auto"/>
        <w:right w:val="none" w:sz="0" w:space="0" w:color="auto"/>
      </w:divBdr>
    </w:div>
    <w:div w:id="1034428920">
      <w:bodyDiv w:val="1"/>
      <w:marLeft w:val="0"/>
      <w:marRight w:val="0"/>
      <w:marTop w:val="0"/>
      <w:marBottom w:val="0"/>
      <w:divBdr>
        <w:top w:val="none" w:sz="0" w:space="0" w:color="auto"/>
        <w:left w:val="none" w:sz="0" w:space="0" w:color="auto"/>
        <w:bottom w:val="none" w:sz="0" w:space="0" w:color="auto"/>
        <w:right w:val="none" w:sz="0" w:space="0" w:color="auto"/>
      </w:divBdr>
    </w:div>
    <w:div w:id="1034429605">
      <w:bodyDiv w:val="1"/>
      <w:marLeft w:val="0"/>
      <w:marRight w:val="0"/>
      <w:marTop w:val="0"/>
      <w:marBottom w:val="0"/>
      <w:divBdr>
        <w:top w:val="none" w:sz="0" w:space="0" w:color="auto"/>
        <w:left w:val="none" w:sz="0" w:space="0" w:color="auto"/>
        <w:bottom w:val="none" w:sz="0" w:space="0" w:color="auto"/>
        <w:right w:val="none" w:sz="0" w:space="0" w:color="auto"/>
      </w:divBdr>
    </w:div>
    <w:div w:id="1034648806">
      <w:bodyDiv w:val="1"/>
      <w:marLeft w:val="0"/>
      <w:marRight w:val="0"/>
      <w:marTop w:val="0"/>
      <w:marBottom w:val="0"/>
      <w:divBdr>
        <w:top w:val="none" w:sz="0" w:space="0" w:color="auto"/>
        <w:left w:val="none" w:sz="0" w:space="0" w:color="auto"/>
        <w:bottom w:val="none" w:sz="0" w:space="0" w:color="auto"/>
        <w:right w:val="none" w:sz="0" w:space="0" w:color="auto"/>
      </w:divBdr>
    </w:div>
    <w:div w:id="1034773561">
      <w:bodyDiv w:val="1"/>
      <w:marLeft w:val="0"/>
      <w:marRight w:val="0"/>
      <w:marTop w:val="0"/>
      <w:marBottom w:val="0"/>
      <w:divBdr>
        <w:top w:val="none" w:sz="0" w:space="0" w:color="auto"/>
        <w:left w:val="none" w:sz="0" w:space="0" w:color="auto"/>
        <w:bottom w:val="none" w:sz="0" w:space="0" w:color="auto"/>
        <w:right w:val="none" w:sz="0" w:space="0" w:color="auto"/>
      </w:divBdr>
    </w:div>
    <w:div w:id="1034958655">
      <w:bodyDiv w:val="1"/>
      <w:marLeft w:val="0"/>
      <w:marRight w:val="0"/>
      <w:marTop w:val="0"/>
      <w:marBottom w:val="0"/>
      <w:divBdr>
        <w:top w:val="none" w:sz="0" w:space="0" w:color="auto"/>
        <w:left w:val="none" w:sz="0" w:space="0" w:color="auto"/>
        <w:bottom w:val="none" w:sz="0" w:space="0" w:color="auto"/>
        <w:right w:val="none" w:sz="0" w:space="0" w:color="auto"/>
      </w:divBdr>
    </w:div>
    <w:div w:id="1036663915">
      <w:bodyDiv w:val="1"/>
      <w:marLeft w:val="0"/>
      <w:marRight w:val="0"/>
      <w:marTop w:val="0"/>
      <w:marBottom w:val="0"/>
      <w:divBdr>
        <w:top w:val="none" w:sz="0" w:space="0" w:color="auto"/>
        <w:left w:val="none" w:sz="0" w:space="0" w:color="auto"/>
        <w:bottom w:val="none" w:sz="0" w:space="0" w:color="auto"/>
        <w:right w:val="none" w:sz="0" w:space="0" w:color="auto"/>
      </w:divBdr>
    </w:div>
    <w:div w:id="1036731675">
      <w:bodyDiv w:val="1"/>
      <w:marLeft w:val="0"/>
      <w:marRight w:val="0"/>
      <w:marTop w:val="0"/>
      <w:marBottom w:val="0"/>
      <w:divBdr>
        <w:top w:val="none" w:sz="0" w:space="0" w:color="auto"/>
        <w:left w:val="none" w:sz="0" w:space="0" w:color="auto"/>
        <w:bottom w:val="none" w:sz="0" w:space="0" w:color="auto"/>
        <w:right w:val="none" w:sz="0" w:space="0" w:color="auto"/>
      </w:divBdr>
    </w:div>
    <w:div w:id="1036732879">
      <w:bodyDiv w:val="1"/>
      <w:marLeft w:val="0"/>
      <w:marRight w:val="0"/>
      <w:marTop w:val="0"/>
      <w:marBottom w:val="0"/>
      <w:divBdr>
        <w:top w:val="none" w:sz="0" w:space="0" w:color="auto"/>
        <w:left w:val="none" w:sz="0" w:space="0" w:color="auto"/>
        <w:bottom w:val="none" w:sz="0" w:space="0" w:color="auto"/>
        <w:right w:val="none" w:sz="0" w:space="0" w:color="auto"/>
      </w:divBdr>
    </w:div>
    <w:div w:id="1036734673">
      <w:bodyDiv w:val="1"/>
      <w:marLeft w:val="0"/>
      <w:marRight w:val="0"/>
      <w:marTop w:val="0"/>
      <w:marBottom w:val="0"/>
      <w:divBdr>
        <w:top w:val="none" w:sz="0" w:space="0" w:color="auto"/>
        <w:left w:val="none" w:sz="0" w:space="0" w:color="auto"/>
        <w:bottom w:val="none" w:sz="0" w:space="0" w:color="auto"/>
        <w:right w:val="none" w:sz="0" w:space="0" w:color="auto"/>
      </w:divBdr>
    </w:div>
    <w:div w:id="1036927214">
      <w:bodyDiv w:val="1"/>
      <w:marLeft w:val="0"/>
      <w:marRight w:val="0"/>
      <w:marTop w:val="0"/>
      <w:marBottom w:val="0"/>
      <w:divBdr>
        <w:top w:val="none" w:sz="0" w:space="0" w:color="auto"/>
        <w:left w:val="none" w:sz="0" w:space="0" w:color="auto"/>
        <w:bottom w:val="none" w:sz="0" w:space="0" w:color="auto"/>
        <w:right w:val="none" w:sz="0" w:space="0" w:color="auto"/>
      </w:divBdr>
    </w:div>
    <w:div w:id="1037122832">
      <w:bodyDiv w:val="1"/>
      <w:marLeft w:val="0"/>
      <w:marRight w:val="0"/>
      <w:marTop w:val="0"/>
      <w:marBottom w:val="0"/>
      <w:divBdr>
        <w:top w:val="none" w:sz="0" w:space="0" w:color="auto"/>
        <w:left w:val="none" w:sz="0" w:space="0" w:color="auto"/>
        <w:bottom w:val="none" w:sz="0" w:space="0" w:color="auto"/>
        <w:right w:val="none" w:sz="0" w:space="0" w:color="auto"/>
      </w:divBdr>
    </w:div>
    <w:div w:id="1037389195">
      <w:bodyDiv w:val="1"/>
      <w:marLeft w:val="0"/>
      <w:marRight w:val="0"/>
      <w:marTop w:val="0"/>
      <w:marBottom w:val="0"/>
      <w:divBdr>
        <w:top w:val="none" w:sz="0" w:space="0" w:color="auto"/>
        <w:left w:val="none" w:sz="0" w:space="0" w:color="auto"/>
        <w:bottom w:val="none" w:sz="0" w:space="0" w:color="auto"/>
        <w:right w:val="none" w:sz="0" w:space="0" w:color="auto"/>
      </w:divBdr>
    </w:div>
    <w:div w:id="1037438341">
      <w:bodyDiv w:val="1"/>
      <w:marLeft w:val="0"/>
      <w:marRight w:val="0"/>
      <w:marTop w:val="0"/>
      <w:marBottom w:val="0"/>
      <w:divBdr>
        <w:top w:val="none" w:sz="0" w:space="0" w:color="auto"/>
        <w:left w:val="none" w:sz="0" w:space="0" w:color="auto"/>
        <w:bottom w:val="none" w:sz="0" w:space="0" w:color="auto"/>
        <w:right w:val="none" w:sz="0" w:space="0" w:color="auto"/>
      </w:divBdr>
    </w:div>
    <w:div w:id="1038122087">
      <w:bodyDiv w:val="1"/>
      <w:marLeft w:val="0"/>
      <w:marRight w:val="0"/>
      <w:marTop w:val="0"/>
      <w:marBottom w:val="0"/>
      <w:divBdr>
        <w:top w:val="none" w:sz="0" w:space="0" w:color="auto"/>
        <w:left w:val="none" w:sz="0" w:space="0" w:color="auto"/>
        <w:bottom w:val="none" w:sz="0" w:space="0" w:color="auto"/>
        <w:right w:val="none" w:sz="0" w:space="0" w:color="auto"/>
      </w:divBdr>
    </w:div>
    <w:div w:id="1038354620">
      <w:bodyDiv w:val="1"/>
      <w:marLeft w:val="0"/>
      <w:marRight w:val="0"/>
      <w:marTop w:val="0"/>
      <w:marBottom w:val="0"/>
      <w:divBdr>
        <w:top w:val="none" w:sz="0" w:space="0" w:color="auto"/>
        <w:left w:val="none" w:sz="0" w:space="0" w:color="auto"/>
        <w:bottom w:val="none" w:sz="0" w:space="0" w:color="auto"/>
        <w:right w:val="none" w:sz="0" w:space="0" w:color="auto"/>
      </w:divBdr>
    </w:div>
    <w:div w:id="1038629182">
      <w:bodyDiv w:val="1"/>
      <w:marLeft w:val="0"/>
      <w:marRight w:val="0"/>
      <w:marTop w:val="0"/>
      <w:marBottom w:val="0"/>
      <w:divBdr>
        <w:top w:val="none" w:sz="0" w:space="0" w:color="auto"/>
        <w:left w:val="none" w:sz="0" w:space="0" w:color="auto"/>
        <w:bottom w:val="none" w:sz="0" w:space="0" w:color="auto"/>
        <w:right w:val="none" w:sz="0" w:space="0" w:color="auto"/>
      </w:divBdr>
    </w:div>
    <w:div w:id="1038969355">
      <w:bodyDiv w:val="1"/>
      <w:marLeft w:val="0"/>
      <w:marRight w:val="0"/>
      <w:marTop w:val="0"/>
      <w:marBottom w:val="0"/>
      <w:divBdr>
        <w:top w:val="none" w:sz="0" w:space="0" w:color="auto"/>
        <w:left w:val="none" w:sz="0" w:space="0" w:color="auto"/>
        <w:bottom w:val="none" w:sz="0" w:space="0" w:color="auto"/>
        <w:right w:val="none" w:sz="0" w:space="0" w:color="auto"/>
      </w:divBdr>
    </w:div>
    <w:div w:id="1039427750">
      <w:bodyDiv w:val="1"/>
      <w:marLeft w:val="0"/>
      <w:marRight w:val="0"/>
      <w:marTop w:val="0"/>
      <w:marBottom w:val="0"/>
      <w:divBdr>
        <w:top w:val="none" w:sz="0" w:space="0" w:color="auto"/>
        <w:left w:val="none" w:sz="0" w:space="0" w:color="auto"/>
        <w:bottom w:val="none" w:sz="0" w:space="0" w:color="auto"/>
        <w:right w:val="none" w:sz="0" w:space="0" w:color="auto"/>
      </w:divBdr>
    </w:div>
    <w:div w:id="1039430205">
      <w:bodyDiv w:val="1"/>
      <w:marLeft w:val="0"/>
      <w:marRight w:val="0"/>
      <w:marTop w:val="0"/>
      <w:marBottom w:val="0"/>
      <w:divBdr>
        <w:top w:val="none" w:sz="0" w:space="0" w:color="auto"/>
        <w:left w:val="none" w:sz="0" w:space="0" w:color="auto"/>
        <w:bottom w:val="none" w:sz="0" w:space="0" w:color="auto"/>
        <w:right w:val="none" w:sz="0" w:space="0" w:color="auto"/>
      </w:divBdr>
    </w:div>
    <w:div w:id="1040739924">
      <w:bodyDiv w:val="1"/>
      <w:marLeft w:val="0"/>
      <w:marRight w:val="0"/>
      <w:marTop w:val="0"/>
      <w:marBottom w:val="0"/>
      <w:divBdr>
        <w:top w:val="none" w:sz="0" w:space="0" w:color="auto"/>
        <w:left w:val="none" w:sz="0" w:space="0" w:color="auto"/>
        <w:bottom w:val="none" w:sz="0" w:space="0" w:color="auto"/>
        <w:right w:val="none" w:sz="0" w:space="0" w:color="auto"/>
      </w:divBdr>
    </w:div>
    <w:div w:id="1040865610">
      <w:bodyDiv w:val="1"/>
      <w:marLeft w:val="0"/>
      <w:marRight w:val="0"/>
      <w:marTop w:val="0"/>
      <w:marBottom w:val="0"/>
      <w:divBdr>
        <w:top w:val="none" w:sz="0" w:space="0" w:color="auto"/>
        <w:left w:val="none" w:sz="0" w:space="0" w:color="auto"/>
        <w:bottom w:val="none" w:sz="0" w:space="0" w:color="auto"/>
        <w:right w:val="none" w:sz="0" w:space="0" w:color="auto"/>
      </w:divBdr>
    </w:div>
    <w:div w:id="1040934268">
      <w:bodyDiv w:val="1"/>
      <w:marLeft w:val="0"/>
      <w:marRight w:val="0"/>
      <w:marTop w:val="0"/>
      <w:marBottom w:val="0"/>
      <w:divBdr>
        <w:top w:val="none" w:sz="0" w:space="0" w:color="auto"/>
        <w:left w:val="none" w:sz="0" w:space="0" w:color="auto"/>
        <w:bottom w:val="none" w:sz="0" w:space="0" w:color="auto"/>
        <w:right w:val="none" w:sz="0" w:space="0" w:color="auto"/>
      </w:divBdr>
    </w:div>
    <w:div w:id="1041126919">
      <w:bodyDiv w:val="1"/>
      <w:marLeft w:val="0"/>
      <w:marRight w:val="0"/>
      <w:marTop w:val="0"/>
      <w:marBottom w:val="0"/>
      <w:divBdr>
        <w:top w:val="none" w:sz="0" w:space="0" w:color="auto"/>
        <w:left w:val="none" w:sz="0" w:space="0" w:color="auto"/>
        <w:bottom w:val="none" w:sz="0" w:space="0" w:color="auto"/>
        <w:right w:val="none" w:sz="0" w:space="0" w:color="auto"/>
      </w:divBdr>
    </w:div>
    <w:div w:id="1041326578">
      <w:bodyDiv w:val="1"/>
      <w:marLeft w:val="0"/>
      <w:marRight w:val="0"/>
      <w:marTop w:val="0"/>
      <w:marBottom w:val="0"/>
      <w:divBdr>
        <w:top w:val="none" w:sz="0" w:space="0" w:color="auto"/>
        <w:left w:val="none" w:sz="0" w:space="0" w:color="auto"/>
        <w:bottom w:val="none" w:sz="0" w:space="0" w:color="auto"/>
        <w:right w:val="none" w:sz="0" w:space="0" w:color="auto"/>
      </w:divBdr>
    </w:div>
    <w:div w:id="1041437234">
      <w:bodyDiv w:val="1"/>
      <w:marLeft w:val="0"/>
      <w:marRight w:val="0"/>
      <w:marTop w:val="0"/>
      <w:marBottom w:val="0"/>
      <w:divBdr>
        <w:top w:val="none" w:sz="0" w:space="0" w:color="auto"/>
        <w:left w:val="none" w:sz="0" w:space="0" w:color="auto"/>
        <w:bottom w:val="none" w:sz="0" w:space="0" w:color="auto"/>
        <w:right w:val="none" w:sz="0" w:space="0" w:color="auto"/>
      </w:divBdr>
    </w:div>
    <w:div w:id="1041825865">
      <w:bodyDiv w:val="1"/>
      <w:marLeft w:val="0"/>
      <w:marRight w:val="0"/>
      <w:marTop w:val="0"/>
      <w:marBottom w:val="0"/>
      <w:divBdr>
        <w:top w:val="none" w:sz="0" w:space="0" w:color="auto"/>
        <w:left w:val="none" w:sz="0" w:space="0" w:color="auto"/>
        <w:bottom w:val="none" w:sz="0" w:space="0" w:color="auto"/>
        <w:right w:val="none" w:sz="0" w:space="0" w:color="auto"/>
      </w:divBdr>
    </w:div>
    <w:div w:id="1041903463">
      <w:bodyDiv w:val="1"/>
      <w:marLeft w:val="0"/>
      <w:marRight w:val="0"/>
      <w:marTop w:val="0"/>
      <w:marBottom w:val="0"/>
      <w:divBdr>
        <w:top w:val="none" w:sz="0" w:space="0" w:color="auto"/>
        <w:left w:val="none" w:sz="0" w:space="0" w:color="auto"/>
        <w:bottom w:val="none" w:sz="0" w:space="0" w:color="auto"/>
        <w:right w:val="none" w:sz="0" w:space="0" w:color="auto"/>
      </w:divBdr>
    </w:div>
    <w:div w:id="1042289792">
      <w:bodyDiv w:val="1"/>
      <w:marLeft w:val="0"/>
      <w:marRight w:val="0"/>
      <w:marTop w:val="0"/>
      <w:marBottom w:val="0"/>
      <w:divBdr>
        <w:top w:val="none" w:sz="0" w:space="0" w:color="auto"/>
        <w:left w:val="none" w:sz="0" w:space="0" w:color="auto"/>
        <w:bottom w:val="none" w:sz="0" w:space="0" w:color="auto"/>
        <w:right w:val="none" w:sz="0" w:space="0" w:color="auto"/>
      </w:divBdr>
    </w:div>
    <w:div w:id="1042435644">
      <w:bodyDiv w:val="1"/>
      <w:marLeft w:val="0"/>
      <w:marRight w:val="0"/>
      <w:marTop w:val="0"/>
      <w:marBottom w:val="0"/>
      <w:divBdr>
        <w:top w:val="none" w:sz="0" w:space="0" w:color="auto"/>
        <w:left w:val="none" w:sz="0" w:space="0" w:color="auto"/>
        <w:bottom w:val="none" w:sz="0" w:space="0" w:color="auto"/>
        <w:right w:val="none" w:sz="0" w:space="0" w:color="auto"/>
      </w:divBdr>
    </w:div>
    <w:div w:id="1042512118">
      <w:bodyDiv w:val="1"/>
      <w:marLeft w:val="0"/>
      <w:marRight w:val="0"/>
      <w:marTop w:val="0"/>
      <w:marBottom w:val="0"/>
      <w:divBdr>
        <w:top w:val="none" w:sz="0" w:space="0" w:color="auto"/>
        <w:left w:val="none" w:sz="0" w:space="0" w:color="auto"/>
        <w:bottom w:val="none" w:sz="0" w:space="0" w:color="auto"/>
        <w:right w:val="none" w:sz="0" w:space="0" w:color="auto"/>
      </w:divBdr>
    </w:div>
    <w:div w:id="1043091354">
      <w:bodyDiv w:val="1"/>
      <w:marLeft w:val="0"/>
      <w:marRight w:val="0"/>
      <w:marTop w:val="0"/>
      <w:marBottom w:val="0"/>
      <w:divBdr>
        <w:top w:val="none" w:sz="0" w:space="0" w:color="auto"/>
        <w:left w:val="none" w:sz="0" w:space="0" w:color="auto"/>
        <w:bottom w:val="none" w:sz="0" w:space="0" w:color="auto"/>
        <w:right w:val="none" w:sz="0" w:space="0" w:color="auto"/>
      </w:divBdr>
    </w:div>
    <w:div w:id="1043941271">
      <w:bodyDiv w:val="1"/>
      <w:marLeft w:val="0"/>
      <w:marRight w:val="0"/>
      <w:marTop w:val="0"/>
      <w:marBottom w:val="0"/>
      <w:divBdr>
        <w:top w:val="none" w:sz="0" w:space="0" w:color="auto"/>
        <w:left w:val="none" w:sz="0" w:space="0" w:color="auto"/>
        <w:bottom w:val="none" w:sz="0" w:space="0" w:color="auto"/>
        <w:right w:val="none" w:sz="0" w:space="0" w:color="auto"/>
      </w:divBdr>
      <w:divsChild>
        <w:div w:id="126240304">
          <w:marLeft w:val="640"/>
          <w:marRight w:val="0"/>
          <w:marTop w:val="0"/>
          <w:marBottom w:val="0"/>
          <w:divBdr>
            <w:top w:val="none" w:sz="0" w:space="0" w:color="auto"/>
            <w:left w:val="none" w:sz="0" w:space="0" w:color="auto"/>
            <w:bottom w:val="none" w:sz="0" w:space="0" w:color="auto"/>
            <w:right w:val="none" w:sz="0" w:space="0" w:color="auto"/>
          </w:divBdr>
        </w:div>
        <w:div w:id="741559533">
          <w:marLeft w:val="640"/>
          <w:marRight w:val="0"/>
          <w:marTop w:val="0"/>
          <w:marBottom w:val="0"/>
          <w:divBdr>
            <w:top w:val="none" w:sz="0" w:space="0" w:color="auto"/>
            <w:left w:val="none" w:sz="0" w:space="0" w:color="auto"/>
            <w:bottom w:val="none" w:sz="0" w:space="0" w:color="auto"/>
            <w:right w:val="none" w:sz="0" w:space="0" w:color="auto"/>
          </w:divBdr>
        </w:div>
        <w:div w:id="940989200">
          <w:marLeft w:val="640"/>
          <w:marRight w:val="0"/>
          <w:marTop w:val="0"/>
          <w:marBottom w:val="0"/>
          <w:divBdr>
            <w:top w:val="none" w:sz="0" w:space="0" w:color="auto"/>
            <w:left w:val="none" w:sz="0" w:space="0" w:color="auto"/>
            <w:bottom w:val="none" w:sz="0" w:space="0" w:color="auto"/>
            <w:right w:val="none" w:sz="0" w:space="0" w:color="auto"/>
          </w:divBdr>
        </w:div>
      </w:divsChild>
    </w:div>
    <w:div w:id="1045056247">
      <w:bodyDiv w:val="1"/>
      <w:marLeft w:val="0"/>
      <w:marRight w:val="0"/>
      <w:marTop w:val="0"/>
      <w:marBottom w:val="0"/>
      <w:divBdr>
        <w:top w:val="none" w:sz="0" w:space="0" w:color="auto"/>
        <w:left w:val="none" w:sz="0" w:space="0" w:color="auto"/>
        <w:bottom w:val="none" w:sz="0" w:space="0" w:color="auto"/>
        <w:right w:val="none" w:sz="0" w:space="0" w:color="auto"/>
      </w:divBdr>
    </w:div>
    <w:div w:id="1045107917">
      <w:bodyDiv w:val="1"/>
      <w:marLeft w:val="0"/>
      <w:marRight w:val="0"/>
      <w:marTop w:val="0"/>
      <w:marBottom w:val="0"/>
      <w:divBdr>
        <w:top w:val="none" w:sz="0" w:space="0" w:color="auto"/>
        <w:left w:val="none" w:sz="0" w:space="0" w:color="auto"/>
        <w:bottom w:val="none" w:sz="0" w:space="0" w:color="auto"/>
        <w:right w:val="none" w:sz="0" w:space="0" w:color="auto"/>
      </w:divBdr>
    </w:div>
    <w:div w:id="1045523440">
      <w:bodyDiv w:val="1"/>
      <w:marLeft w:val="0"/>
      <w:marRight w:val="0"/>
      <w:marTop w:val="0"/>
      <w:marBottom w:val="0"/>
      <w:divBdr>
        <w:top w:val="none" w:sz="0" w:space="0" w:color="auto"/>
        <w:left w:val="none" w:sz="0" w:space="0" w:color="auto"/>
        <w:bottom w:val="none" w:sz="0" w:space="0" w:color="auto"/>
        <w:right w:val="none" w:sz="0" w:space="0" w:color="auto"/>
      </w:divBdr>
    </w:div>
    <w:div w:id="1046836733">
      <w:bodyDiv w:val="1"/>
      <w:marLeft w:val="0"/>
      <w:marRight w:val="0"/>
      <w:marTop w:val="0"/>
      <w:marBottom w:val="0"/>
      <w:divBdr>
        <w:top w:val="none" w:sz="0" w:space="0" w:color="auto"/>
        <w:left w:val="none" w:sz="0" w:space="0" w:color="auto"/>
        <w:bottom w:val="none" w:sz="0" w:space="0" w:color="auto"/>
        <w:right w:val="none" w:sz="0" w:space="0" w:color="auto"/>
      </w:divBdr>
    </w:div>
    <w:div w:id="1047148529">
      <w:bodyDiv w:val="1"/>
      <w:marLeft w:val="0"/>
      <w:marRight w:val="0"/>
      <w:marTop w:val="0"/>
      <w:marBottom w:val="0"/>
      <w:divBdr>
        <w:top w:val="none" w:sz="0" w:space="0" w:color="auto"/>
        <w:left w:val="none" w:sz="0" w:space="0" w:color="auto"/>
        <w:bottom w:val="none" w:sz="0" w:space="0" w:color="auto"/>
        <w:right w:val="none" w:sz="0" w:space="0" w:color="auto"/>
      </w:divBdr>
    </w:div>
    <w:div w:id="1047414668">
      <w:bodyDiv w:val="1"/>
      <w:marLeft w:val="0"/>
      <w:marRight w:val="0"/>
      <w:marTop w:val="0"/>
      <w:marBottom w:val="0"/>
      <w:divBdr>
        <w:top w:val="none" w:sz="0" w:space="0" w:color="auto"/>
        <w:left w:val="none" w:sz="0" w:space="0" w:color="auto"/>
        <w:bottom w:val="none" w:sz="0" w:space="0" w:color="auto"/>
        <w:right w:val="none" w:sz="0" w:space="0" w:color="auto"/>
      </w:divBdr>
    </w:div>
    <w:div w:id="1047724785">
      <w:bodyDiv w:val="1"/>
      <w:marLeft w:val="0"/>
      <w:marRight w:val="0"/>
      <w:marTop w:val="0"/>
      <w:marBottom w:val="0"/>
      <w:divBdr>
        <w:top w:val="none" w:sz="0" w:space="0" w:color="auto"/>
        <w:left w:val="none" w:sz="0" w:space="0" w:color="auto"/>
        <w:bottom w:val="none" w:sz="0" w:space="0" w:color="auto"/>
        <w:right w:val="none" w:sz="0" w:space="0" w:color="auto"/>
      </w:divBdr>
    </w:div>
    <w:div w:id="1047952395">
      <w:bodyDiv w:val="1"/>
      <w:marLeft w:val="0"/>
      <w:marRight w:val="0"/>
      <w:marTop w:val="0"/>
      <w:marBottom w:val="0"/>
      <w:divBdr>
        <w:top w:val="none" w:sz="0" w:space="0" w:color="auto"/>
        <w:left w:val="none" w:sz="0" w:space="0" w:color="auto"/>
        <w:bottom w:val="none" w:sz="0" w:space="0" w:color="auto"/>
        <w:right w:val="none" w:sz="0" w:space="0" w:color="auto"/>
      </w:divBdr>
    </w:div>
    <w:div w:id="1048651242">
      <w:bodyDiv w:val="1"/>
      <w:marLeft w:val="0"/>
      <w:marRight w:val="0"/>
      <w:marTop w:val="0"/>
      <w:marBottom w:val="0"/>
      <w:divBdr>
        <w:top w:val="none" w:sz="0" w:space="0" w:color="auto"/>
        <w:left w:val="none" w:sz="0" w:space="0" w:color="auto"/>
        <w:bottom w:val="none" w:sz="0" w:space="0" w:color="auto"/>
        <w:right w:val="none" w:sz="0" w:space="0" w:color="auto"/>
      </w:divBdr>
    </w:div>
    <w:div w:id="1049114131">
      <w:bodyDiv w:val="1"/>
      <w:marLeft w:val="0"/>
      <w:marRight w:val="0"/>
      <w:marTop w:val="0"/>
      <w:marBottom w:val="0"/>
      <w:divBdr>
        <w:top w:val="none" w:sz="0" w:space="0" w:color="auto"/>
        <w:left w:val="none" w:sz="0" w:space="0" w:color="auto"/>
        <w:bottom w:val="none" w:sz="0" w:space="0" w:color="auto"/>
        <w:right w:val="none" w:sz="0" w:space="0" w:color="auto"/>
      </w:divBdr>
    </w:div>
    <w:div w:id="1049918807">
      <w:bodyDiv w:val="1"/>
      <w:marLeft w:val="0"/>
      <w:marRight w:val="0"/>
      <w:marTop w:val="0"/>
      <w:marBottom w:val="0"/>
      <w:divBdr>
        <w:top w:val="none" w:sz="0" w:space="0" w:color="auto"/>
        <w:left w:val="none" w:sz="0" w:space="0" w:color="auto"/>
        <w:bottom w:val="none" w:sz="0" w:space="0" w:color="auto"/>
        <w:right w:val="none" w:sz="0" w:space="0" w:color="auto"/>
      </w:divBdr>
    </w:div>
    <w:div w:id="1050300576">
      <w:bodyDiv w:val="1"/>
      <w:marLeft w:val="0"/>
      <w:marRight w:val="0"/>
      <w:marTop w:val="0"/>
      <w:marBottom w:val="0"/>
      <w:divBdr>
        <w:top w:val="none" w:sz="0" w:space="0" w:color="auto"/>
        <w:left w:val="none" w:sz="0" w:space="0" w:color="auto"/>
        <w:bottom w:val="none" w:sz="0" w:space="0" w:color="auto"/>
        <w:right w:val="none" w:sz="0" w:space="0" w:color="auto"/>
      </w:divBdr>
    </w:div>
    <w:div w:id="1051685219">
      <w:bodyDiv w:val="1"/>
      <w:marLeft w:val="0"/>
      <w:marRight w:val="0"/>
      <w:marTop w:val="0"/>
      <w:marBottom w:val="0"/>
      <w:divBdr>
        <w:top w:val="none" w:sz="0" w:space="0" w:color="auto"/>
        <w:left w:val="none" w:sz="0" w:space="0" w:color="auto"/>
        <w:bottom w:val="none" w:sz="0" w:space="0" w:color="auto"/>
        <w:right w:val="none" w:sz="0" w:space="0" w:color="auto"/>
      </w:divBdr>
    </w:div>
    <w:div w:id="1051688514">
      <w:bodyDiv w:val="1"/>
      <w:marLeft w:val="0"/>
      <w:marRight w:val="0"/>
      <w:marTop w:val="0"/>
      <w:marBottom w:val="0"/>
      <w:divBdr>
        <w:top w:val="none" w:sz="0" w:space="0" w:color="auto"/>
        <w:left w:val="none" w:sz="0" w:space="0" w:color="auto"/>
        <w:bottom w:val="none" w:sz="0" w:space="0" w:color="auto"/>
        <w:right w:val="none" w:sz="0" w:space="0" w:color="auto"/>
      </w:divBdr>
    </w:div>
    <w:div w:id="1051731305">
      <w:bodyDiv w:val="1"/>
      <w:marLeft w:val="0"/>
      <w:marRight w:val="0"/>
      <w:marTop w:val="0"/>
      <w:marBottom w:val="0"/>
      <w:divBdr>
        <w:top w:val="none" w:sz="0" w:space="0" w:color="auto"/>
        <w:left w:val="none" w:sz="0" w:space="0" w:color="auto"/>
        <w:bottom w:val="none" w:sz="0" w:space="0" w:color="auto"/>
        <w:right w:val="none" w:sz="0" w:space="0" w:color="auto"/>
      </w:divBdr>
    </w:div>
    <w:div w:id="1051882818">
      <w:bodyDiv w:val="1"/>
      <w:marLeft w:val="0"/>
      <w:marRight w:val="0"/>
      <w:marTop w:val="0"/>
      <w:marBottom w:val="0"/>
      <w:divBdr>
        <w:top w:val="none" w:sz="0" w:space="0" w:color="auto"/>
        <w:left w:val="none" w:sz="0" w:space="0" w:color="auto"/>
        <w:bottom w:val="none" w:sz="0" w:space="0" w:color="auto"/>
        <w:right w:val="none" w:sz="0" w:space="0" w:color="auto"/>
      </w:divBdr>
      <w:divsChild>
        <w:div w:id="181869865">
          <w:marLeft w:val="640"/>
          <w:marRight w:val="0"/>
          <w:marTop w:val="0"/>
          <w:marBottom w:val="0"/>
          <w:divBdr>
            <w:top w:val="none" w:sz="0" w:space="0" w:color="auto"/>
            <w:left w:val="none" w:sz="0" w:space="0" w:color="auto"/>
            <w:bottom w:val="none" w:sz="0" w:space="0" w:color="auto"/>
            <w:right w:val="none" w:sz="0" w:space="0" w:color="auto"/>
          </w:divBdr>
        </w:div>
        <w:div w:id="386876056">
          <w:marLeft w:val="640"/>
          <w:marRight w:val="0"/>
          <w:marTop w:val="0"/>
          <w:marBottom w:val="0"/>
          <w:divBdr>
            <w:top w:val="none" w:sz="0" w:space="0" w:color="auto"/>
            <w:left w:val="none" w:sz="0" w:space="0" w:color="auto"/>
            <w:bottom w:val="none" w:sz="0" w:space="0" w:color="auto"/>
            <w:right w:val="none" w:sz="0" w:space="0" w:color="auto"/>
          </w:divBdr>
        </w:div>
        <w:div w:id="399258283">
          <w:marLeft w:val="640"/>
          <w:marRight w:val="0"/>
          <w:marTop w:val="0"/>
          <w:marBottom w:val="0"/>
          <w:divBdr>
            <w:top w:val="none" w:sz="0" w:space="0" w:color="auto"/>
            <w:left w:val="none" w:sz="0" w:space="0" w:color="auto"/>
            <w:bottom w:val="none" w:sz="0" w:space="0" w:color="auto"/>
            <w:right w:val="none" w:sz="0" w:space="0" w:color="auto"/>
          </w:divBdr>
        </w:div>
        <w:div w:id="403071278">
          <w:marLeft w:val="640"/>
          <w:marRight w:val="0"/>
          <w:marTop w:val="0"/>
          <w:marBottom w:val="0"/>
          <w:divBdr>
            <w:top w:val="none" w:sz="0" w:space="0" w:color="auto"/>
            <w:left w:val="none" w:sz="0" w:space="0" w:color="auto"/>
            <w:bottom w:val="none" w:sz="0" w:space="0" w:color="auto"/>
            <w:right w:val="none" w:sz="0" w:space="0" w:color="auto"/>
          </w:divBdr>
        </w:div>
        <w:div w:id="429276014">
          <w:marLeft w:val="640"/>
          <w:marRight w:val="0"/>
          <w:marTop w:val="0"/>
          <w:marBottom w:val="0"/>
          <w:divBdr>
            <w:top w:val="none" w:sz="0" w:space="0" w:color="auto"/>
            <w:left w:val="none" w:sz="0" w:space="0" w:color="auto"/>
            <w:bottom w:val="none" w:sz="0" w:space="0" w:color="auto"/>
            <w:right w:val="none" w:sz="0" w:space="0" w:color="auto"/>
          </w:divBdr>
        </w:div>
        <w:div w:id="516236695">
          <w:marLeft w:val="640"/>
          <w:marRight w:val="0"/>
          <w:marTop w:val="0"/>
          <w:marBottom w:val="0"/>
          <w:divBdr>
            <w:top w:val="none" w:sz="0" w:space="0" w:color="auto"/>
            <w:left w:val="none" w:sz="0" w:space="0" w:color="auto"/>
            <w:bottom w:val="none" w:sz="0" w:space="0" w:color="auto"/>
            <w:right w:val="none" w:sz="0" w:space="0" w:color="auto"/>
          </w:divBdr>
        </w:div>
        <w:div w:id="813989497">
          <w:marLeft w:val="640"/>
          <w:marRight w:val="0"/>
          <w:marTop w:val="0"/>
          <w:marBottom w:val="0"/>
          <w:divBdr>
            <w:top w:val="none" w:sz="0" w:space="0" w:color="auto"/>
            <w:left w:val="none" w:sz="0" w:space="0" w:color="auto"/>
            <w:bottom w:val="none" w:sz="0" w:space="0" w:color="auto"/>
            <w:right w:val="none" w:sz="0" w:space="0" w:color="auto"/>
          </w:divBdr>
        </w:div>
        <w:div w:id="913665376">
          <w:marLeft w:val="640"/>
          <w:marRight w:val="0"/>
          <w:marTop w:val="0"/>
          <w:marBottom w:val="0"/>
          <w:divBdr>
            <w:top w:val="none" w:sz="0" w:space="0" w:color="auto"/>
            <w:left w:val="none" w:sz="0" w:space="0" w:color="auto"/>
            <w:bottom w:val="none" w:sz="0" w:space="0" w:color="auto"/>
            <w:right w:val="none" w:sz="0" w:space="0" w:color="auto"/>
          </w:divBdr>
        </w:div>
        <w:div w:id="983781314">
          <w:marLeft w:val="640"/>
          <w:marRight w:val="0"/>
          <w:marTop w:val="0"/>
          <w:marBottom w:val="0"/>
          <w:divBdr>
            <w:top w:val="none" w:sz="0" w:space="0" w:color="auto"/>
            <w:left w:val="none" w:sz="0" w:space="0" w:color="auto"/>
            <w:bottom w:val="none" w:sz="0" w:space="0" w:color="auto"/>
            <w:right w:val="none" w:sz="0" w:space="0" w:color="auto"/>
          </w:divBdr>
        </w:div>
        <w:div w:id="995914606">
          <w:marLeft w:val="640"/>
          <w:marRight w:val="0"/>
          <w:marTop w:val="0"/>
          <w:marBottom w:val="0"/>
          <w:divBdr>
            <w:top w:val="none" w:sz="0" w:space="0" w:color="auto"/>
            <w:left w:val="none" w:sz="0" w:space="0" w:color="auto"/>
            <w:bottom w:val="none" w:sz="0" w:space="0" w:color="auto"/>
            <w:right w:val="none" w:sz="0" w:space="0" w:color="auto"/>
          </w:divBdr>
        </w:div>
        <w:div w:id="1156608446">
          <w:marLeft w:val="640"/>
          <w:marRight w:val="0"/>
          <w:marTop w:val="0"/>
          <w:marBottom w:val="0"/>
          <w:divBdr>
            <w:top w:val="none" w:sz="0" w:space="0" w:color="auto"/>
            <w:left w:val="none" w:sz="0" w:space="0" w:color="auto"/>
            <w:bottom w:val="none" w:sz="0" w:space="0" w:color="auto"/>
            <w:right w:val="none" w:sz="0" w:space="0" w:color="auto"/>
          </w:divBdr>
        </w:div>
        <w:div w:id="1505172369">
          <w:marLeft w:val="640"/>
          <w:marRight w:val="0"/>
          <w:marTop w:val="0"/>
          <w:marBottom w:val="0"/>
          <w:divBdr>
            <w:top w:val="none" w:sz="0" w:space="0" w:color="auto"/>
            <w:left w:val="none" w:sz="0" w:space="0" w:color="auto"/>
            <w:bottom w:val="none" w:sz="0" w:space="0" w:color="auto"/>
            <w:right w:val="none" w:sz="0" w:space="0" w:color="auto"/>
          </w:divBdr>
        </w:div>
        <w:div w:id="1576160823">
          <w:marLeft w:val="640"/>
          <w:marRight w:val="0"/>
          <w:marTop w:val="0"/>
          <w:marBottom w:val="0"/>
          <w:divBdr>
            <w:top w:val="none" w:sz="0" w:space="0" w:color="auto"/>
            <w:left w:val="none" w:sz="0" w:space="0" w:color="auto"/>
            <w:bottom w:val="none" w:sz="0" w:space="0" w:color="auto"/>
            <w:right w:val="none" w:sz="0" w:space="0" w:color="auto"/>
          </w:divBdr>
        </w:div>
        <w:div w:id="1715351558">
          <w:marLeft w:val="640"/>
          <w:marRight w:val="0"/>
          <w:marTop w:val="0"/>
          <w:marBottom w:val="0"/>
          <w:divBdr>
            <w:top w:val="none" w:sz="0" w:space="0" w:color="auto"/>
            <w:left w:val="none" w:sz="0" w:space="0" w:color="auto"/>
            <w:bottom w:val="none" w:sz="0" w:space="0" w:color="auto"/>
            <w:right w:val="none" w:sz="0" w:space="0" w:color="auto"/>
          </w:divBdr>
        </w:div>
        <w:div w:id="1809474456">
          <w:marLeft w:val="640"/>
          <w:marRight w:val="0"/>
          <w:marTop w:val="0"/>
          <w:marBottom w:val="0"/>
          <w:divBdr>
            <w:top w:val="none" w:sz="0" w:space="0" w:color="auto"/>
            <w:left w:val="none" w:sz="0" w:space="0" w:color="auto"/>
            <w:bottom w:val="none" w:sz="0" w:space="0" w:color="auto"/>
            <w:right w:val="none" w:sz="0" w:space="0" w:color="auto"/>
          </w:divBdr>
        </w:div>
        <w:div w:id="1812137114">
          <w:marLeft w:val="640"/>
          <w:marRight w:val="0"/>
          <w:marTop w:val="0"/>
          <w:marBottom w:val="0"/>
          <w:divBdr>
            <w:top w:val="none" w:sz="0" w:space="0" w:color="auto"/>
            <w:left w:val="none" w:sz="0" w:space="0" w:color="auto"/>
            <w:bottom w:val="none" w:sz="0" w:space="0" w:color="auto"/>
            <w:right w:val="none" w:sz="0" w:space="0" w:color="auto"/>
          </w:divBdr>
        </w:div>
        <w:div w:id="1905532249">
          <w:marLeft w:val="640"/>
          <w:marRight w:val="0"/>
          <w:marTop w:val="0"/>
          <w:marBottom w:val="0"/>
          <w:divBdr>
            <w:top w:val="none" w:sz="0" w:space="0" w:color="auto"/>
            <w:left w:val="none" w:sz="0" w:space="0" w:color="auto"/>
            <w:bottom w:val="none" w:sz="0" w:space="0" w:color="auto"/>
            <w:right w:val="none" w:sz="0" w:space="0" w:color="auto"/>
          </w:divBdr>
        </w:div>
        <w:div w:id="1940024973">
          <w:marLeft w:val="640"/>
          <w:marRight w:val="0"/>
          <w:marTop w:val="0"/>
          <w:marBottom w:val="0"/>
          <w:divBdr>
            <w:top w:val="none" w:sz="0" w:space="0" w:color="auto"/>
            <w:left w:val="none" w:sz="0" w:space="0" w:color="auto"/>
            <w:bottom w:val="none" w:sz="0" w:space="0" w:color="auto"/>
            <w:right w:val="none" w:sz="0" w:space="0" w:color="auto"/>
          </w:divBdr>
        </w:div>
        <w:div w:id="2059427762">
          <w:marLeft w:val="640"/>
          <w:marRight w:val="0"/>
          <w:marTop w:val="0"/>
          <w:marBottom w:val="0"/>
          <w:divBdr>
            <w:top w:val="none" w:sz="0" w:space="0" w:color="auto"/>
            <w:left w:val="none" w:sz="0" w:space="0" w:color="auto"/>
            <w:bottom w:val="none" w:sz="0" w:space="0" w:color="auto"/>
            <w:right w:val="none" w:sz="0" w:space="0" w:color="auto"/>
          </w:divBdr>
        </w:div>
      </w:divsChild>
    </w:div>
    <w:div w:id="1052509562">
      <w:bodyDiv w:val="1"/>
      <w:marLeft w:val="0"/>
      <w:marRight w:val="0"/>
      <w:marTop w:val="0"/>
      <w:marBottom w:val="0"/>
      <w:divBdr>
        <w:top w:val="none" w:sz="0" w:space="0" w:color="auto"/>
        <w:left w:val="none" w:sz="0" w:space="0" w:color="auto"/>
        <w:bottom w:val="none" w:sz="0" w:space="0" w:color="auto"/>
        <w:right w:val="none" w:sz="0" w:space="0" w:color="auto"/>
      </w:divBdr>
    </w:div>
    <w:div w:id="1053039158">
      <w:bodyDiv w:val="1"/>
      <w:marLeft w:val="0"/>
      <w:marRight w:val="0"/>
      <w:marTop w:val="0"/>
      <w:marBottom w:val="0"/>
      <w:divBdr>
        <w:top w:val="none" w:sz="0" w:space="0" w:color="auto"/>
        <w:left w:val="none" w:sz="0" w:space="0" w:color="auto"/>
        <w:bottom w:val="none" w:sz="0" w:space="0" w:color="auto"/>
        <w:right w:val="none" w:sz="0" w:space="0" w:color="auto"/>
      </w:divBdr>
    </w:div>
    <w:div w:id="1054237292">
      <w:bodyDiv w:val="1"/>
      <w:marLeft w:val="0"/>
      <w:marRight w:val="0"/>
      <w:marTop w:val="0"/>
      <w:marBottom w:val="0"/>
      <w:divBdr>
        <w:top w:val="none" w:sz="0" w:space="0" w:color="auto"/>
        <w:left w:val="none" w:sz="0" w:space="0" w:color="auto"/>
        <w:bottom w:val="none" w:sz="0" w:space="0" w:color="auto"/>
        <w:right w:val="none" w:sz="0" w:space="0" w:color="auto"/>
      </w:divBdr>
    </w:div>
    <w:div w:id="1054280238">
      <w:bodyDiv w:val="1"/>
      <w:marLeft w:val="0"/>
      <w:marRight w:val="0"/>
      <w:marTop w:val="0"/>
      <w:marBottom w:val="0"/>
      <w:divBdr>
        <w:top w:val="none" w:sz="0" w:space="0" w:color="auto"/>
        <w:left w:val="none" w:sz="0" w:space="0" w:color="auto"/>
        <w:bottom w:val="none" w:sz="0" w:space="0" w:color="auto"/>
        <w:right w:val="none" w:sz="0" w:space="0" w:color="auto"/>
      </w:divBdr>
    </w:div>
    <w:div w:id="1055468590">
      <w:bodyDiv w:val="1"/>
      <w:marLeft w:val="0"/>
      <w:marRight w:val="0"/>
      <w:marTop w:val="0"/>
      <w:marBottom w:val="0"/>
      <w:divBdr>
        <w:top w:val="none" w:sz="0" w:space="0" w:color="auto"/>
        <w:left w:val="none" w:sz="0" w:space="0" w:color="auto"/>
        <w:bottom w:val="none" w:sz="0" w:space="0" w:color="auto"/>
        <w:right w:val="none" w:sz="0" w:space="0" w:color="auto"/>
      </w:divBdr>
    </w:div>
    <w:div w:id="1055471644">
      <w:bodyDiv w:val="1"/>
      <w:marLeft w:val="0"/>
      <w:marRight w:val="0"/>
      <w:marTop w:val="0"/>
      <w:marBottom w:val="0"/>
      <w:divBdr>
        <w:top w:val="none" w:sz="0" w:space="0" w:color="auto"/>
        <w:left w:val="none" w:sz="0" w:space="0" w:color="auto"/>
        <w:bottom w:val="none" w:sz="0" w:space="0" w:color="auto"/>
        <w:right w:val="none" w:sz="0" w:space="0" w:color="auto"/>
      </w:divBdr>
    </w:div>
    <w:div w:id="1055810227">
      <w:bodyDiv w:val="1"/>
      <w:marLeft w:val="0"/>
      <w:marRight w:val="0"/>
      <w:marTop w:val="0"/>
      <w:marBottom w:val="0"/>
      <w:divBdr>
        <w:top w:val="none" w:sz="0" w:space="0" w:color="auto"/>
        <w:left w:val="none" w:sz="0" w:space="0" w:color="auto"/>
        <w:bottom w:val="none" w:sz="0" w:space="0" w:color="auto"/>
        <w:right w:val="none" w:sz="0" w:space="0" w:color="auto"/>
      </w:divBdr>
    </w:div>
    <w:div w:id="1055856474">
      <w:bodyDiv w:val="1"/>
      <w:marLeft w:val="0"/>
      <w:marRight w:val="0"/>
      <w:marTop w:val="0"/>
      <w:marBottom w:val="0"/>
      <w:divBdr>
        <w:top w:val="none" w:sz="0" w:space="0" w:color="auto"/>
        <w:left w:val="none" w:sz="0" w:space="0" w:color="auto"/>
        <w:bottom w:val="none" w:sz="0" w:space="0" w:color="auto"/>
        <w:right w:val="none" w:sz="0" w:space="0" w:color="auto"/>
      </w:divBdr>
    </w:div>
    <w:div w:id="1055931911">
      <w:bodyDiv w:val="1"/>
      <w:marLeft w:val="0"/>
      <w:marRight w:val="0"/>
      <w:marTop w:val="0"/>
      <w:marBottom w:val="0"/>
      <w:divBdr>
        <w:top w:val="none" w:sz="0" w:space="0" w:color="auto"/>
        <w:left w:val="none" w:sz="0" w:space="0" w:color="auto"/>
        <w:bottom w:val="none" w:sz="0" w:space="0" w:color="auto"/>
        <w:right w:val="none" w:sz="0" w:space="0" w:color="auto"/>
      </w:divBdr>
    </w:div>
    <w:div w:id="1056391399">
      <w:bodyDiv w:val="1"/>
      <w:marLeft w:val="0"/>
      <w:marRight w:val="0"/>
      <w:marTop w:val="0"/>
      <w:marBottom w:val="0"/>
      <w:divBdr>
        <w:top w:val="none" w:sz="0" w:space="0" w:color="auto"/>
        <w:left w:val="none" w:sz="0" w:space="0" w:color="auto"/>
        <w:bottom w:val="none" w:sz="0" w:space="0" w:color="auto"/>
        <w:right w:val="none" w:sz="0" w:space="0" w:color="auto"/>
      </w:divBdr>
    </w:div>
    <w:div w:id="1056583199">
      <w:bodyDiv w:val="1"/>
      <w:marLeft w:val="0"/>
      <w:marRight w:val="0"/>
      <w:marTop w:val="0"/>
      <w:marBottom w:val="0"/>
      <w:divBdr>
        <w:top w:val="none" w:sz="0" w:space="0" w:color="auto"/>
        <w:left w:val="none" w:sz="0" w:space="0" w:color="auto"/>
        <w:bottom w:val="none" w:sz="0" w:space="0" w:color="auto"/>
        <w:right w:val="none" w:sz="0" w:space="0" w:color="auto"/>
      </w:divBdr>
    </w:div>
    <w:div w:id="1057127632">
      <w:bodyDiv w:val="1"/>
      <w:marLeft w:val="0"/>
      <w:marRight w:val="0"/>
      <w:marTop w:val="0"/>
      <w:marBottom w:val="0"/>
      <w:divBdr>
        <w:top w:val="none" w:sz="0" w:space="0" w:color="auto"/>
        <w:left w:val="none" w:sz="0" w:space="0" w:color="auto"/>
        <w:bottom w:val="none" w:sz="0" w:space="0" w:color="auto"/>
        <w:right w:val="none" w:sz="0" w:space="0" w:color="auto"/>
      </w:divBdr>
    </w:div>
    <w:div w:id="1057314403">
      <w:bodyDiv w:val="1"/>
      <w:marLeft w:val="0"/>
      <w:marRight w:val="0"/>
      <w:marTop w:val="0"/>
      <w:marBottom w:val="0"/>
      <w:divBdr>
        <w:top w:val="none" w:sz="0" w:space="0" w:color="auto"/>
        <w:left w:val="none" w:sz="0" w:space="0" w:color="auto"/>
        <w:bottom w:val="none" w:sz="0" w:space="0" w:color="auto"/>
        <w:right w:val="none" w:sz="0" w:space="0" w:color="auto"/>
      </w:divBdr>
    </w:div>
    <w:div w:id="1058434418">
      <w:bodyDiv w:val="1"/>
      <w:marLeft w:val="0"/>
      <w:marRight w:val="0"/>
      <w:marTop w:val="0"/>
      <w:marBottom w:val="0"/>
      <w:divBdr>
        <w:top w:val="none" w:sz="0" w:space="0" w:color="auto"/>
        <w:left w:val="none" w:sz="0" w:space="0" w:color="auto"/>
        <w:bottom w:val="none" w:sz="0" w:space="0" w:color="auto"/>
        <w:right w:val="none" w:sz="0" w:space="0" w:color="auto"/>
      </w:divBdr>
      <w:divsChild>
        <w:div w:id="58868946">
          <w:marLeft w:val="640"/>
          <w:marRight w:val="0"/>
          <w:marTop w:val="0"/>
          <w:marBottom w:val="0"/>
          <w:divBdr>
            <w:top w:val="none" w:sz="0" w:space="0" w:color="auto"/>
            <w:left w:val="none" w:sz="0" w:space="0" w:color="auto"/>
            <w:bottom w:val="none" w:sz="0" w:space="0" w:color="auto"/>
            <w:right w:val="none" w:sz="0" w:space="0" w:color="auto"/>
          </w:divBdr>
        </w:div>
        <w:div w:id="92433731">
          <w:marLeft w:val="640"/>
          <w:marRight w:val="0"/>
          <w:marTop w:val="0"/>
          <w:marBottom w:val="0"/>
          <w:divBdr>
            <w:top w:val="none" w:sz="0" w:space="0" w:color="auto"/>
            <w:left w:val="none" w:sz="0" w:space="0" w:color="auto"/>
            <w:bottom w:val="none" w:sz="0" w:space="0" w:color="auto"/>
            <w:right w:val="none" w:sz="0" w:space="0" w:color="auto"/>
          </w:divBdr>
        </w:div>
        <w:div w:id="151408537">
          <w:marLeft w:val="640"/>
          <w:marRight w:val="0"/>
          <w:marTop w:val="0"/>
          <w:marBottom w:val="0"/>
          <w:divBdr>
            <w:top w:val="none" w:sz="0" w:space="0" w:color="auto"/>
            <w:left w:val="none" w:sz="0" w:space="0" w:color="auto"/>
            <w:bottom w:val="none" w:sz="0" w:space="0" w:color="auto"/>
            <w:right w:val="none" w:sz="0" w:space="0" w:color="auto"/>
          </w:divBdr>
        </w:div>
        <w:div w:id="213781486">
          <w:marLeft w:val="640"/>
          <w:marRight w:val="0"/>
          <w:marTop w:val="0"/>
          <w:marBottom w:val="0"/>
          <w:divBdr>
            <w:top w:val="none" w:sz="0" w:space="0" w:color="auto"/>
            <w:left w:val="none" w:sz="0" w:space="0" w:color="auto"/>
            <w:bottom w:val="none" w:sz="0" w:space="0" w:color="auto"/>
            <w:right w:val="none" w:sz="0" w:space="0" w:color="auto"/>
          </w:divBdr>
        </w:div>
        <w:div w:id="225185351">
          <w:marLeft w:val="640"/>
          <w:marRight w:val="0"/>
          <w:marTop w:val="0"/>
          <w:marBottom w:val="0"/>
          <w:divBdr>
            <w:top w:val="none" w:sz="0" w:space="0" w:color="auto"/>
            <w:left w:val="none" w:sz="0" w:space="0" w:color="auto"/>
            <w:bottom w:val="none" w:sz="0" w:space="0" w:color="auto"/>
            <w:right w:val="none" w:sz="0" w:space="0" w:color="auto"/>
          </w:divBdr>
        </w:div>
        <w:div w:id="336658725">
          <w:marLeft w:val="640"/>
          <w:marRight w:val="0"/>
          <w:marTop w:val="0"/>
          <w:marBottom w:val="0"/>
          <w:divBdr>
            <w:top w:val="none" w:sz="0" w:space="0" w:color="auto"/>
            <w:left w:val="none" w:sz="0" w:space="0" w:color="auto"/>
            <w:bottom w:val="none" w:sz="0" w:space="0" w:color="auto"/>
            <w:right w:val="none" w:sz="0" w:space="0" w:color="auto"/>
          </w:divBdr>
        </w:div>
        <w:div w:id="406998217">
          <w:marLeft w:val="640"/>
          <w:marRight w:val="0"/>
          <w:marTop w:val="0"/>
          <w:marBottom w:val="0"/>
          <w:divBdr>
            <w:top w:val="none" w:sz="0" w:space="0" w:color="auto"/>
            <w:left w:val="none" w:sz="0" w:space="0" w:color="auto"/>
            <w:bottom w:val="none" w:sz="0" w:space="0" w:color="auto"/>
            <w:right w:val="none" w:sz="0" w:space="0" w:color="auto"/>
          </w:divBdr>
        </w:div>
        <w:div w:id="507982075">
          <w:marLeft w:val="640"/>
          <w:marRight w:val="0"/>
          <w:marTop w:val="0"/>
          <w:marBottom w:val="0"/>
          <w:divBdr>
            <w:top w:val="none" w:sz="0" w:space="0" w:color="auto"/>
            <w:left w:val="none" w:sz="0" w:space="0" w:color="auto"/>
            <w:bottom w:val="none" w:sz="0" w:space="0" w:color="auto"/>
            <w:right w:val="none" w:sz="0" w:space="0" w:color="auto"/>
          </w:divBdr>
        </w:div>
        <w:div w:id="555121981">
          <w:marLeft w:val="640"/>
          <w:marRight w:val="0"/>
          <w:marTop w:val="0"/>
          <w:marBottom w:val="0"/>
          <w:divBdr>
            <w:top w:val="none" w:sz="0" w:space="0" w:color="auto"/>
            <w:left w:val="none" w:sz="0" w:space="0" w:color="auto"/>
            <w:bottom w:val="none" w:sz="0" w:space="0" w:color="auto"/>
            <w:right w:val="none" w:sz="0" w:space="0" w:color="auto"/>
          </w:divBdr>
        </w:div>
        <w:div w:id="611941315">
          <w:marLeft w:val="640"/>
          <w:marRight w:val="0"/>
          <w:marTop w:val="0"/>
          <w:marBottom w:val="0"/>
          <w:divBdr>
            <w:top w:val="none" w:sz="0" w:space="0" w:color="auto"/>
            <w:left w:val="none" w:sz="0" w:space="0" w:color="auto"/>
            <w:bottom w:val="none" w:sz="0" w:space="0" w:color="auto"/>
            <w:right w:val="none" w:sz="0" w:space="0" w:color="auto"/>
          </w:divBdr>
        </w:div>
        <w:div w:id="682047083">
          <w:marLeft w:val="640"/>
          <w:marRight w:val="0"/>
          <w:marTop w:val="0"/>
          <w:marBottom w:val="0"/>
          <w:divBdr>
            <w:top w:val="none" w:sz="0" w:space="0" w:color="auto"/>
            <w:left w:val="none" w:sz="0" w:space="0" w:color="auto"/>
            <w:bottom w:val="none" w:sz="0" w:space="0" w:color="auto"/>
            <w:right w:val="none" w:sz="0" w:space="0" w:color="auto"/>
          </w:divBdr>
        </w:div>
        <w:div w:id="684670210">
          <w:marLeft w:val="640"/>
          <w:marRight w:val="0"/>
          <w:marTop w:val="0"/>
          <w:marBottom w:val="0"/>
          <w:divBdr>
            <w:top w:val="none" w:sz="0" w:space="0" w:color="auto"/>
            <w:left w:val="none" w:sz="0" w:space="0" w:color="auto"/>
            <w:bottom w:val="none" w:sz="0" w:space="0" w:color="auto"/>
            <w:right w:val="none" w:sz="0" w:space="0" w:color="auto"/>
          </w:divBdr>
        </w:div>
        <w:div w:id="783839973">
          <w:marLeft w:val="640"/>
          <w:marRight w:val="0"/>
          <w:marTop w:val="0"/>
          <w:marBottom w:val="0"/>
          <w:divBdr>
            <w:top w:val="none" w:sz="0" w:space="0" w:color="auto"/>
            <w:left w:val="none" w:sz="0" w:space="0" w:color="auto"/>
            <w:bottom w:val="none" w:sz="0" w:space="0" w:color="auto"/>
            <w:right w:val="none" w:sz="0" w:space="0" w:color="auto"/>
          </w:divBdr>
        </w:div>
        <w:div w:id="821502660">
          <w:marLeft w:val="640"/>
          <w:marRight w:val="0"/>
          <w:marTop w:val="0"/>
          <w:marBottom w:val="0"/>
          <w:divBdr>
            <w:top w:val="none" w:sz="0" w:space="0" w:color="auto"/>
            <w:left w:val="none" w:sz="0" w:space="0" w:color="auto"/>
            <w:bottom w:val="none" w:sz="0" w:space="0" w:color="auto"/>
            <w:right w:val="none" w:sz="0" w:space="0" w:color="auto"/>
          </w:divBdr>
        </w:div>
        <w:div w:id="826821465">
          <w:marLeft w:val="640"/>
          <w:marRight w:val="0"/>
          <w:marTop w:val="0"/>
          <w:marBottom w:val="0"/>
          <w:divBdr>
            <w:top w:val="none" w:sz="0" w:space="0" w:color="auto"/>
            <w:left w:val="none" w:sz="0" w:space="0" w:color="auto"/>
            <w:bottom w:val="none" w:sz="0" w:space="0" w:color="auto"/>
            <w:right w:val="none" w:sz="0" w:space="0" w:color="auto"/>
          </w:divBdr>
        </w:div>
        <w:div w:id="901523515">
          <w:marLeft w:val="640"/>
          <w:marRight w:val="0"/>
          <w:marTop w:val="0"/>
          <w:marBottom w:val="0"/>
          <w:divBdr>
            <w:top w:val="none" w:sz="0" w:space="0" w:color="auto"/>
            <w:left w:val="none" w:sz="0" w:space="0" w:color="auto"/>
            <w:bottom w:val="none" w:sz="0" w:space="0" w:color="auto"/>
            <w:right w:val="none" w:sz="0" w:space="0" w:color="auto"/>
          </w:divBdr>
        </w:div>
        <w:div w:id="1039236685">
          <w:marLeft w:val="640"/>
          <w:marRight w:val="0"/>
          <w:marTop w:val="0"/>
          <w:marBottom w:val="0"/>
          <w:divBdr>
            <w:top w:val="none" w:sz="0" w:space="0" w:color="auto"/>
            <w:left w:val="none" w:sz="0" w:space="0" w:color="auto"/>
            <w:bottom w:val="none" w:sz="0" w:space="0" w:color="auto"/>
            <w:right w:val="none" w:sz="0" w:space="0" w:color="auto"/>
          </w:divBdr>
        </w:div>
        <w:div w:id="1089472126">
          <w:marLeft w:val="640"/>
          <w:marRight w:val="0"/>
          <w:marTop w:val="0"/>
          <w:marBottom w:val="0"/>
          <w:divBdr>
            <w:top w:val="none" w:sz="0" w:space="0" w:color="auto"/>
            <w:left w:val="none" w:sz="0" w:space="0" w:color="auto"/>
            <w:bottom w:val="none" w:sz="0" w:space="0" w:color="auto"/>
            <w:right w:val="none" w:sz="0" w:space="0" w:color="auto"/>
          </w:divBdr>
        </w:div>
        <w:div w:id="1142842928">
          <w:marLeft w:val="640"/>
          <w:marRight w:val="0"/>
          <w:marTop w:val="0"/>
          <w:marBottom w:val="0"/>
          <w:divBdr>
            <w:top w:val="none" w:sz="0" w:space="0" w:color="auto"/>
            <w:left w:val="none" w:sz="0" w:space="0" w:color="auto"/>
            <w:bottom w:val="none" w:sz="0" w:space="0" w:color="auto"/>
            <w:right w:val="none" w:sz="0" w:space="0" w:color="auto"/>
          </w:divBdr>
        </w:div>
        <w:div w:id="1167133548">
          <w:marLeft w:val="640"/>
          <w:marRight w:val="0"/>
          <w:marTop w:val="0"/>
          <w:marBottom w:val="0"/>
          <w:divBdr>
            <w:top w:val="none" w:sz="0" w:space="0" w:color="auto"/>
            <w:left w:val="none" w:sz="0" w:space="0" w:color="auto"/>
            <w:bottom w:val="none" w:sz="0" w:space="0" w:color="auto"/>
            <w:right w:val="none" w:sz="0" w:space="0" w:color="auto"/>
          </w:divBdr>
        </w:div>
        <w:div w:id="1342125847">
          <w:marLeft w:val="640"/>
          <w:marRight w:val="0"/>
          <w:marTop w:val="0"/>
          <w:marBottom w:val="0"/>
          <w:divBdr>
            <w:top w:val="none" w:sz="0" w:space="0" w:color="auto"/>
            <w:left w:val="none" w:sz="0" w:space="0" w:color="auto"/>
            <w:bottom w:val="none" w:sz="0" w:space="0" w:color="auto"/>
            <w:right w:val="none" w:sz="0" w:space="0" w:color="auto"/>
          </w:divBdr>
        </w:div>
        <w:div w:id="1372539938">
          <w:marLeft w:val="640"/>
          <w:marRight w:val="0"/>
          <w:marTop w:val="0"/>
          <w:marBottom w:val="0"/>
          <w:divBdr>
            <w:top w:val="none" w:sz="0" w:space="0" w:color="auto"/>
            <w:left w:val="none" w:sz="0" w:space="0" w:color="auto"/>
            <w:bottom w:val="none" w:sz="0" w:space="0" w:color="auto"/>
            <w:right w:val="none" w:sz="0" w:space="0" w:color="auto"/>
          </w:divBdr>
        </w:div>
        <w:div w:id="1389067340">
          <w:marLeft w:val="640"/>
          <w:marRight w:val="0"/>
          <w:marTop w:val="0"/>
          <w:marBottom w:val="0"/>
          <w:divBdr>
            <w:top w:val="none" w:sz="0" w:space="0" w:color="auto"/>
            <w:left w:val="none" w:sz="0" w:space="0" w:color="auto"/>
            <w:bottom w:val="none" w:sz="0" w:space="0" w:color="auto"/>
            <w:right w:val="none" w:sz="0" w:space="0" w:color="auto"/>
          </w:divBdr>
        </w:div>
        <w:div w:id="1403718734">
          <w:marLeft w:val="640"/>
          <w:marRight w:val="0"/>
          <w:marTop w:val="0"/>
          <w:marBottom w:val="0"/>
          <w:divBdr>
            <w:top w:val="none" w:sz="0" w:space="0" w:color="auto"/>
            <w:left w:val="none" w:sz="0" w:space="0" w:color="auto"/>
            <w:bottom w:val="none" w:sz="0" w:space="0" w:color="auto"/>
            <w:right w:val="none" w:sz="0" w:space="0" w:color="auto"/>
          </w:divBdr>
        </w:div>
        <w:div w:id="1431000758">
          <w:marLeft w:val="640"/>
          <w:marRight w:val="0"/>
          <w:marTop w:val="0"/>
          <w:marBottom w:val="0"/>
          <w:divBdr>
            <w:top w:val="none" w:sz="0" w:space="0" w:color="auto"/>
            <w:left w:val="none" w:sz="0" w:space="0" w:color="auto"/>
            <w:bottom w:val="none" w:sz="0" w:space="0" w:color="auto"/>
            <w:right w:val="none" w:sz="0" w:space="0" w:color="auto"/>
          </w:divBdr>
        </w:div>
        <w:div w:id="1563327663">
          <w:marLeft w:val="640"/>
          <w:marRight w:val="0"/>
          <w:marTop w:val="0"/>
          <w:marBottom w:val="0"/>
          <w:divBdr>
            <w:top w:val="none" w:sz="0" w:space="0" w:color="auto"/>
            <w:left w:val="none" w:sz="0" w:space="0" w:color="auto"/>
            <w:bottom w:val="none" w:sz="0" w:space="0" w:color="auto"/>
            <w:right w:val="none" w:sz="0" w:space="0" w:color="auto"/>
          </w:divBdr>
        </w:div>
        <w:div w:id="1649435330">
          <w:marLeft w:val="640"/>
          <w:marRight w:val="0"/>
          <w:marTop w:val="0"/>
          <w:marBottom w:val="0"/>
          <w:divBdr>
            <w:top w:val="none" w:sz="0" w:space="0" w:color="auto"/>
            <w:left w:val="none" w:sz="0" w:space="0" w:color="auto"/>
            <w:bottom w:val="none" w:sz="0" w:space="0" w:color="auto"/>
            <w:right w:val="none" w:sz="0" w:space="0" w:color="auto"/>
          </w:divBdr>
        </w:div>
        <w:div w:id="1699039137">
          <w:marLeft w:val="640"/>
          <w:marRight w:val="0"/>
          <w:marTop w:val="0"/>
          <w:marBottom w:val="0"/>
          <w:divBdr>
            <w:top w:val="none" w:sz="0" w:space="0" w:color="auto"/>
            <w:left w:val="none" w:sz="0" w:space="0" w:color="auto"/>
            <w:bottom w:val="none" w:sz="0" w:space="0" w:color="auto"/>
            <w:right w:val="none" w:sz="0" w:space="0" w:color="auto"/>
          </w:divBdr>
        </w:div>
        <w:div w:id="1967613721">
          <w:marLeft w:val="640"/>
          <w:marRight w:val="0"/>
          <w:marTop w:val="0"/>
          <w:marBottom w:val="0"/>
          <w:divBdr>
            <w:top w:val="none" w:sz="0" w:space="0" w:color="auto"/>
            <w:left w:val="none" w:sz="0" w:space="0" w:color="auto"/>
            <w:bottom w:val="none" w:sz="0" w:space="0" w:color="auto"/>
            <w:right w:val="none" w:sz="0" w:space="0" w:color="auto"/>
          </w:divBdr>
        </w:div>
        <w:div w:id="1971788504">
          <w:marLeft w:val="640"/>
          <w:marRight w:val="0"/>
          <w:marTop w:val="0"/>
          <w:marBottom w:val="0"/>
          <w:divBdr>
            <w:top w:val="none" w:sz="0" w:space="0" w:color="auto"/>
            <w:left w:val="none" w:sz="0" w:space="0" w:color="auto"/>
            <w:bottom w:val="none" w:sz="0" w:space="0" w:color="auto"/>
            <w:right w:val="none" w:sz="0" w:space="0" w:color="auto"/>
          </w:divBdr>
        </w:div>
        <w:div w:id="2028482544">
          <w:marLeft w:val="640"/>
          <w:marRight w:val="0"/>
          <w:marTop w:val="0"/>
          <w:marBottom w:val="0"/>
          <w:divBdr>
            <w:top w:val="none" w:sz="0" w:space="0" w:color="auto"/>
            <w:left w:val="none" w:sz="0" w:space="0" w:color="auto"/>
            <w:bottom w:val="none" w:sz="0" w:space="0" w:color="auto"/>
            <w:right w:val="none" w:sz="0" w:space="0" w:color="auto"/>
          </w:divBdr>
        </w:div>
        <w:div w:id="2077513694">
          <w:marLeft w:val="640"/>
          <w:marRight w:val="0"/>
          <w:marTop w:val="0"/>
          <w:marBottom w:val="0"/>
          <w:divBdr>
            <w:top w:val="none" w:sz="0" w:space="0" w:color="auto"/>
            <w:left w:val="none" w:sz="0" w:space="0" w:color="auto"/>
            <w:bottom w:val="none" w:sz="0" w:space="0" w:color="auto"/>
            <w:right w:val="none" w:sz="0" w:space="0" w:color="auto"/>
          </w:divBdr>
        </w:div>
        <w:div w:id="2100710046">
          <w:marLeft w:val="640"/>
          <w:marRight w:val="0"/>
          <w:marTop w:val="0"/>
          <w:marBottom w:val="0"/>
          <w:divBdr>
            <w:top w:val="none" w:sz="0" w:space="0" w:color="auto"/>
            <w:left w:val="none" w:sz="0" w:space="0" w:color="auto"/>
            <w:bottom w:val="none" w:sz="0" w:space="0" w:color="auto"/>
            <w:right w:val="none" w:sz="0" w:space="0" w:color="auto"/>
          </w:divBdr>
        </w:div>
      </w:divsChild>
    </w:div>
    <w:div w:id="1058437053">
      <w:bodyDiv w:val="1"/>
      <w:marLeft w:val="0"/>
      <w:marRight w:val="0"/>
      <w:marTop w:val="0"/>
      <w:marBottom w:val="0"/>
      <w:divBdr>
        <w:top w:val="none" w:sz="0" w:space="0" w:color="auto"/>
        <w:left w:val="none" w:sz="0" w:space="0" w:color="auto"/>
        <w:bottom w:val="none" w:sz="0" w:space="0" w:color="auto"/>
        <w:right w:val="none" w:sz="0" w:space="0" w:color="auto"/>
      </w:divBdr>
    </w:div>
    <w:div w:id="1058474945">
      <w:bodyDiv w:val="1"/>
      <w:marLeft w:val="0"/>
      <w:marRight w:val="0"/>
      <w:marTop w:val="0"/>
      <w:marBottom w:val="0"/>
      <w:divBdr>
        <w:top w:val="none" w:sz="0" w:space="0" w:color="auto"/>
        <w:left w:val="none" w:sz="0" w:space="0" w:color="auto"/>
        <w:bottom w:val="none" w:sz="0" w:space="0" w:color="auto"/>
        <w:right w:val="none" w:sz="0" w:space="0" w:color="auto"/>
      </w:divBdr>
    </w:div>
    <w:div w:id="1058630815">
      <w:bodyDiv w:val="1"/>
      <w:marLeft w:val="0"/>
      <w:marRight w:val="0"/>
      <w:marTop w:val="0"/>
      <w:marBottom w:val="0"/>
      <w:divBdr>
        <w:top w:val="none" w:sz="0" w:space="0" w:color="auto"/>
        <w:left w:val="none" w:sz="0" w:space="0" w:color="auto"/>
        <w:bottom w:val="none" w:sz="0" w:space="0" w:color="auto"/>
        <w:right w:val="none" w:sz="0" w:space="0" w:color="auto"/>
      </w:divBdr>
    </w:div>
    <w:div w:id="1058943739">
      <w:bodyDiv w:val="1"/>
      <w:marLeft w:val="0"/>
      <w:marRight w:val="0"/>
      <w:marTop w:val="0"/>
      <w:marBottom w:val="0"/>
      <w:divBdr>
        <w:top w:val="none" w:sz="0" w:space="0" w:color="auto"/>
        <w:left w:val="none" w:sz="0" w:space="0" w:color="auto"/>
        <w:bottom w:val="none" w:sz="0" w:space="0" w:color="auto"/>
        <w:right w:val="none" w:sz="0" w:space="0" w:color="auto"/>
      </w:divBdr>
    </w:div>
    <w:div w:id="1059088463">
      <w:bodyDiv w:val="1"/>
      <w:marLeft w:val="0"/>
      <w:marRight w:val="0"/>
      <w:marTop w:val="0"/>
      <w:marBottom w:val="0"/>
      <w:divBdr>
        <w:top w:val="none" w:sz="0" w:space="0" w:color="auto"/>
        <w:left w:val="none" w:sz="0" w:space="0" w:color="auto"/>
        <w:bottom w:val="none" w:sz="0" w:space="0" w:color="auto"/>
        <w:right w:val="none" w:sz="0" w:space="0" w:color="auto"/>
      </w:divBdr>
    </w:div>
    <w:div w:id="1059397148">
      <w:bodyDiv w:val="1"/>
      <w:marLeft w:val="0"/>
      <w:marRight w:val="0"/>
      <w:marTop w:val="0"/>
      <w:marBottom w:val="0"/>
      <w:divBdr>
        <w:top w:val="none" w:sz="0" w:space="0" w:color="auto"/>
        <w:left w:val="none" w:sz="0" w:space="0" w:color="auto"/>
        <w:bottom w:val="none" w:sz="0" w:space="0" w:color="auto"/>
        <w:right w:val="none" w:sz="0" w:space="0" w:color="auto"/>
      </w:divBdr>
    </w:div>
    <w:div w:id="1060397729">
      <w:bodyDiv w:val="1"/>
      <w:marLeft w:val="0"/>
      <w:marRight w:val="0"/>
      <w:marTop w:val="0"/>
      <w:marBottom w:val="0"/>
      <w:divBdr>
        <w:top w:val="none" w:sz="0" w:space="0" w:color="auto"/>
        <w:left w:val="none" w:sz="0" w:space="0" w:color="auto"/>
        <w:bottom w:val="none" w:sz="0" w:space="0" w:color="auto"/>
        <w:right w:val="none" w:sz="0" w:space="0" w:color="auto"/>
      </w:divBdr>
    </w:div>
    <w:div w:id="1060444388">
      <w:bodyDiv w:val="1"/>
      <w:marLeft w:val="0"/>
      <w:marRight w:val="0"/>
      <w:marTop w:val="0"/>
      <w:marBottom w:val="0"/>
      <w:divBdr>
        <w:top w:val="none" w:sz="0" w:space="0" w:color="auto"/>
        <w:left w:val="none" w:sz="0" w:space="0" w:color="auto"/>
        <w:bottom w:val="none" w:sz="0" w:space="0" w:color="auto"/>
        <w:right w:val="none" w:sz="0" w:space="0" w:color="auto"/>
      </w:divBdr>
    </w:div>
    <w:div w:id="1060590865">
      <w:bodyDiv w:val="1"/>
      <w:marLeft w:val="0"/>
      <w:marRight w:val="0"/>
      <w:marTop w:val="0"/>
      <w:marBottom w:val="0"/>
      <w:divBdr>
        <w:top w:val="none" w:sz="0" w:space="0" w:color="auto"/>
        <w:left w:val="none" w:sz="0" w:space="0" w:color="auto"/>
        <w:bottom w:val="none" w:sz="0" w:space="0" w:color="auto"/>
        <w:right w:val="none" w:sz="0" w:space="0" w:color="auto"/>
      </w:divBdr>
    </w:div>
    <w:div w:id="1062290095">
      <w:bodyDiv w:val="1"/>
      <w:marLeft w:val="0"/>
      <w:marRight w:val="0"/>
      <w:marTop w:val="0"/>
      <w:marBottom w:val="0"/>
      <w:divBdr>
        <w:top w:val="none" w:sz="0" w:space="0" w:color="auto"/>
        <w:left w:val="none" w:sz="0" w:space="0" w:color="auto"/>
        <w:bottom w:val="none" w:sz="0" w:space="0" w:color="auto"/>
        <w:right w:val="none" w:sz="0" w:space="0" w:color="auto"/>
      </w:divBdr>
    </w:div>
    <w:div w:id="1062871746">
      <w:bodyDiv w:val="1"/>
      <w:marLeft w:val="0"/>
      <w:marRight w:val="0"/>
      <w:marTop w:val="0"/>
      <w:marBottom w:val="0"/>
      <w:divBdr>
        <w:top w:val="none" w:sz="0" w:space="0" w:color="auto"/>
        <w:left w:val="none" w:sz="0" w:space="0" w:color="auto"/>
        <w:bottom w:val="none" w:sz="0" w:space="0" w:color="auto"/>
        <w:right w:val="none" w:sz="0" w:space="0" w:color="auto"/>
      </w:divBdr>
    </w:div>
    <w:div w:id="1064335153">
      <w:bodyDiv w:val="1"/>
      <w:marLeft w:val="0"/>
      <w:marRight w:val="0"/>
      <w:marTop w:val="0"/>
      <w:marBottom w:val="0"/>
      <w:divBdr>
        <w:top w:val="none" w:sz="0" w:space="0" w:color="auto"/>
        <w:left w:val="none" w:sz="0" w:space="0" w:color="auto"/>
        <w:bottom w:val="none" w:sz="0" w:space="0" w:color="auto"/>
        <w:right w:val="none" w:sz="0" w:space="0" w:color="auto"/>
      </w:divBdr>
    </w:div>
    <w:div w:id="1064764010">
      <w:bodyDiv w:val="1"/>
      <w:marLeft w:val="0"/>
      <w:marRight w:val="0"/>
      <w:marTop w:val="0"/>
      <w:marBottom w:val="0"/>
      <w:divBdr>
        <w:top w:val="none" w:sz="0" w:space="0" w:color="auto"/>
        <w:left w:val="none" w:sz="0" w:space="0" w:color="auto"/>
        <w:bottom w:val="none" w:sz="0" w:space="0" w:color="auto"/>
        <w:right w:val="none" w:sz="0" w:space="0" w:color="auto"/>
      </w:divBdr>
    </w:div>
    <w:div w:id="1065298961">
      <w:bodyDiv w:val="1"/>
      <w:marLeft w:val="0"/>
      <w:marRight w:val="0"/>
      <w:marTop w:val="0"/>
      <w:marBottom w:val="0"/>
      <w:divBdr>
        <w:top w:val="none" w:sz="0" w:space="0" w:color="auto"/>
        <w:left w:val="none" w:sz="0" w:space="0" w:color="auto"/>
        <w:bottom w:val="none" w:sz="0" w:space="0" w:color="auto"/>
        <w:right w:val="none" w:sz="0" w:space="0" w:color="auto"/>
      </w:divBdr>
    </w:div>
    <w:div w:id="1066145252">
      <w:bodyDiv w:val="1"/>
      <w:marLeft w:val="0"/>
      <w:marRight w:val="0"/>
      <w:marTop w:val="0"/>
      <w:marBottom w:val="0"/>
      <w:divBdr>
        <w:top w:val="none" w:sz="0" w:space="0" w:color="auto"/>
        <w:left w:val="none" w:sz="0" w:space="0" w:color="auto"/>
        <w:bottom w:val="none" w:sz="0" w:space="0" w:color="auto"/>
        <w:right w:val="none" w:sz="0" w:space="0" w:color="auto"/>
      </w:divBdr>
    </w:div>
    <w:div w:id="1066294650">
      <w:bodyDiv w:val="1"/>
      <w:marLeft w:val="0"/>
      <w:marRight w:val="0"/>
      <w:marTop w:val="0"/>
      <w:marBottom w:val="0"/>
      <w:divBdr>
        <w:top w:val="none" w:sz="0" w:space="0" w:color="auto"/>
        <w:left w:val="none" w:sz="0" w:space="0" w:color="auto"/>
        <w:bottom w:val="none" w:sz="0" w:space="0" w:color="auto"/>
        <w:right w:val="none" w:sz="0" w:space="0" w:color="auto"/>
      </w:divBdr>
    </w:div>
    <w:div w:id="1066301384">
      <w:bodyDiv w:val="1"/>
      <w:marLeft w:val="0"/>
      <w:marRight w:val="0"/>
      <w:marTop w:val="0"/>
      <w:marBottom w:val="0"/>
      <w:divBdr>
        <w:top w:val="none" w:sz="0" w:space="0" w:color="auto"/>
        <w:left w:val="none" w:sz="0" w:space="0" w:color="auto"/>
        <w:bottom w:val="none" w:sz="0" w:space="0" w:color="auto"/>
        <w:right w:val="none" w:sz="0" w:space="0" w:color="auto"/>
      </w:divBdr>
    </w:div>
    <w:div w:id="1066418629">
      <w:bodyDiv w:val="1"/>
      <w:marLeft w:val="0"/>
      <w:marRight w:val="0"/>
      <w:marTop w:val="0"/>
      <w:marBottom w:val="0"/>
      <w:divBdr>
        <w:top w:val="none" w:sz="0" w:space="0" w:color="auto"/>
        <w:left w:val="none" w:sz="0" w:space="0" w:color="auto"/>
        <w:bottom w:val="none" w:sz="0" w:space="0" w:color="auto"/>
        <w:right w:val="none" w:sz="0" w:space="0" w:color="auto"/>
      </w:divBdr>
    </w:div>
    <w:div w:id="1067143223">
      <w:bodyDiv w:val="1"/>
      <w:marLeft w:val="0"/>
      <w:marRight w:val="0"/>
      <w:marTop w:val="0"/>
      <w:marBottom w:val="0"/>
      <w:divBdr>
        <w:top w:val="none" w:sz="0" w:space="0" w:color="auto"/>
        <w:left w:val="none" w:sz="0" w:space="0" w:color="auto"/>
        <w:bottom w:val="none" w:sz="0" w:space="0" w:color="auto"/>
        <w:right w:val="none" w:sz="0" w:space="0" w:color="auto"/>
      </w:divBdr>
    </w:div>
    <w:div w:id="1067264988">
      <w:bodyDiv w:val="1"/>
      <w:marLeft w:val="0"/>
      <w:marRight w:val="0"/>
      <w:marTop w:val="0"/>
      <w:marBottom w:val="0"/>
      <w:divBdr>
        <w:top w:val="none" w:sz="0" w:space="0" w:color="auto"/>
        <w:left w:val="none" w:sz="0" w:space="0" w:color="auto"/>
        <w:bottom w:val="none" w:sz="0" w:space="0" w:color="auto"/>
        <w:right w:val="none" w:sz="0" w:space="0" w:color="auto"/>
      </w:divBdr>
    </w:div>
    <w:div w:id="1067460982">
      <w:bodyDiv w:val="1"/>
      <w:marLeft w:val="0"/>
      <w:marRight w:val="0"/>
      <w:marTop w:val="0"/>
      <w:marBottom w:val="0"/>
      <w:divBdr>
        <w:top w:val="none" w:sz="0" w:space="0" w:color="auto"/>
        <w:left w:val="none" w:sz="0" w:space="0" w:color="auto"/>
        <w:bottom w:val="none" w:sz="0" w:space="0" w:color="auto"/>
        <w:right w:val="none" w:sz="0" w:space="0" w:color="auto"/>
      </w:divBdr>
    </w:div>
    <w:div w:id="1067609647">
      <w:bodyDiv w:val="1"/>
      <w:marLeft w:val="0"/>
      <w:marRight w:val="0"/>
      <w:marTop w:val="0"/>
      <w:marBottom w:val="0"/>
      <w:divBdr>
        <w:top w:val="none" w:sz="0" w:space="0" w:color="auto"/>
        <w:left w:val="none" w:sz="0" w:space="0" w:color="auto"/>
        <w:bottom w:val="none" w:sz="0" w:space="0" w:color="auto"/>
        <w:right w:val="none" w:sz="0" w:space="0" w:color="auto"/>
      </w:divBdr>
    </w:div>
    <w:div w:id="1067799198">
      <w:bodyDiv w:val="1"/>
      <w:marLeft w:val="0"/>
      <w:marRight w:val="0"/>
      <w:marTop w:val="0"/>
      <w:marBottom w:val="0"/>
      <w:divBdr>
        <w:top w:val="none" w:sz="0" w:space="0" w:color="auto"/>
        <w:left w:val="none" w:sz="0" w:space="0" w:color="auto"/>
        <w:bottom w:val="none" w:sz="0" w:space="0" w:color="auto"/>
        <w:right w:val="none" w:sz="0" w:space="0" w:color="auto"/>
      </w:divBdr>
    </w:div>
    <w:div w:id="1067803840">
      <w:bodyDiv w:val="1"/>
      <w:marLeft w:val="0"/>
      <w:marRight w:val="0"/>
      <w:marTop w:val="0"/>
      <w:marBottom w:val="0"/>
      <w:divBdr>
        <w:top w:val="none" w:sz="0" w:space="0" w:color="auto"/>
        <w:left w:val="none" w:sz="0" w:space="0" w:color="auto"/>
        <w:bottom w:val="none" w:sz="0" w:space="0" w:color="auto"/>
        <w:right w:val="none" w:sz="0" w:space="0" w:color="auto"/>
      </w:divBdr>
    </w:div>
    <w:div w:id="1067804490">
      <w:bodyDiv w:val="1"/>
      <w:marLeft w:val="0"/>
      <w:marRight w:val="0"/>
      <w:marTop w:val="0"/>
      <w:marBottom w:val="0"/>
      <w:divBdr>
        <w:top w:val="none" w:sz="0" w:space="0" w:color="auto"/>
        <w:left w:val="none" w:sz="0" w:space="0" w:color="auto"/>
        <w:bottom w:val="none" w:sz="0" w:space="0" w:color="auto"/>
        <w:right w:val="none" w:sz="0" w:space="0" w:color="auto"/>
      </w:divBdr>
    </w:div>
    <w:div w:id="1067998513">
      <w:bodyDiv w:val="1"/>
      <w:marLeft w:val="0"/>
      <w:marRight w:val="0"/>
      <w:marTop w:val="0"/>
      <w:marBottom w:val="0"/>
      <w:divBdr>
        <w:top w:val="none" w:sz="0" w:space="0" w:color="auto"/>
        <w:left w:val="none" w:sz="0" w:space="0" w:color="auto"/>
        <w:bottom w:val="none" w:sz="0" w:space="0" w:color="auto"/>
        <w:right w:val="none" w:sz="0" w:space="0" w:color="auto"/>
      </w:divBdr>
    </w:div>
    <w:div w:id="1068695791">
      <w:bodyDiv w:val="1"/>
      <w:marLeft w:val="0"/>
      <w:marRight w:val="0"/>
      <w:marTop w:val="0"/>
      <w:marBottom w:val="0"/>
      <w:divBdr>
        <w:top w:val="none" w:sz="0" w:space="0" w:color="auto"/>
        <w:left w:val="none" w:sz="0" w:space="0" w:color="auto"/>
        <w:bottom w:val="none" w:sz="0" w:space="0" w:color="auto"/>
        <w:right w:val="none" w:sz="0" w:space="0" w:color="auto"/>
      </w:divBdr>
    </w:div>
    <w:div w:id="1068918545">
      <w:bodyDiv w:val="1"/>
      <w:marLeft w:val="0"/>
      <w:marRight w:val="0"/>
      <w:marTop w:val="0"/>
      <w:marBottom w:val="0"/>
      <w:divBdr>
        <w:top w:val="none" w:sz="0" w:space="0" w:color="auto"/>
        <w:left w:val="none" w:sz="0" w:space="0" w:color="auto"/>
        <w:bottom w:val="none" w:sz="0" w:space="0" w:color="auto"/>
        <w:right w:val="none" w:sz="0" w:space="0" w:color="auto"/>
      </w:divBdr>
    </w:div>
    <w:div w:id="1069962155">
      <w:bodyDiv w:val="1"/>
      <w:marLeft w:val="0"/>
      <w:marRight w:val="0"/>
      <w:marTop w:val="0"/>
      <w:marBottom w:val="0"/>
      <w:divBdr>
        <w:top w:val="none" w:sz="0" w:space="0" w:color="auto"/>
        <w:left w:val="none" w:sz="0" w:space="0" w:color="auto"/>
        <w:bottom w:val="none" w:sz="0" w:space="0" w:color="auto"/>
        <w:right w:val="none" w:sz="0" w:space="0" w:color="auto"/>
      </w:divBdr>
    </w:div>
    <w:div w:id="1070007868">
      <w:bodyDiv w:val="1"/>
      <w:marLeft w:val="0"/>
      <w:marRight w:val="0"/>
      <w:marTop w:val="0"/>
      <w:marBottom w:val="0"/>
      <w:divBdr>
        <w:top w:val="none" w:sz="0" w:space="0" w:color="auto"/>
        <w:left w:val="none" w:sz="0" w:space="0" w:color="auto"/>
        <w:bottom w:val="none" w:sz="0" w:space="0" w:color="auto"/>
        <w:right w:val="none" w:sz="0" w:space="0" w:color="auto"/>
      </w:divBdr>
      <w:divsChild>
        <w:div w:id="124666558">
          <w:marLeft w:val="640"/>
          <w:marRight w:val="0"/>
          <w:marTop w:val="0"/>
          <w:marBottom w:val="0"/>
          <w:divBdr>
            <w:top w:val="none" w:sz="0" w:space="0" w:color="auto"/>
            <w:left w:val="none" w:sz="0" w:space="0" w:color="auto"/>
            <w:bottom w:val="none" w:sz="0" w:space="0" w:color="auto"/>
            <w:right w:val="none" w:sz="0" w:space="0" w:color="auto"/>
          </w:divBdr>
        </w:div>
        <w:div w:id="170487393">
          <w:marLeft w:val="640"/>
          <w:marRight w:val="0"/>
          <w:marTop w:val="0"/>
          <w:marBottom w:val="0"/>
          <w:divBdr>
            <w:top w:val="none" w:sz="0" w:space="0" w:color="auto"/>
            <w:left w:val="none" w:sz="0" w:space="0" w:color="auto"/>
            <w:bottom w:val="none" w:sz="0" w:space="0" w:color="auto"/>
            <w:right w:val="none" w:sz="0" w:space="0" w:color="auto"/>
          </w:divBdr>
        </w:div>
        <w:div w:id="281158650">
          <w:marLeft w:val="640"/>
          <w:marRight w:val="0"/>
          <w:marTop w:val="0"/>
          <w:marBottom w:val="0"/>
          <w:divBdr>
            <w:top w:val="none" w:sz="0" w:space="0" w:color="auto"/>
            <w:left w:val="none" w:sz="0" w:space="0" w:color="auto"/>
            <w:bottom w:val="none" w:sz="0" w:space="0" w:color="auto"/>
            <w:right w:val="none" w:sz="0" w:space="0" w:color="auto"/>
          </w:divBdr>
        </w:div>
        <w:div w:id="292954565">
          <w:marLeft w:val="640"/>
          <w:marRight w:val="0"/>
          <w:marTop w:val="0"/>
          <w:marBottom w:val="0"/>
          <w:divBdr>
            <w:top w:val="none" w:sz="0" w:space="0" w:color="auto"/>
            <w:left w:val="none" w:sz="0" w:space="0" w:color="auto"/>
            <w:bottom w:val="none" w:sz="0" w:space="0" w:color="auto"/>
            <w:right w:val="none" w:sz="0" w:space="0" w:color="auto"/>
          </w:divBdr>
        </w:div>
        <w:div w:id="426657717">
          <w:marLeft w:val="640"/>
          <w:marRight w:val="0"/>
          <w:marTop w:val="0"/>
          <w:marBottom w:val="0"/>
          <w:divBdr>
            <w:top w:val="none" w:sz="0" w:space="0" w:color="auto"/>
            <w:left w:val="none" w:sz="0" w:space="0" w:color="auto"/>
            <w:bottom w:val="none" w:sz="0" w:space="0" w:color="auto"/>
            <w:right w:val="none" w:sz="0" w:space="0" w:color="auto"/>
          </w:divBdr>
        </w:div>
        <w:div w:id="461002125">
          <w:marLeft w:val="640"/>
          <w:marRight w:val="0"/>
          <w:marTop w:val="0"/>
          <w:marBottom w:val="0"/>
          <w:divBdr>
            <w:top w:val="none" w:sz="0" w:space="0" w:color="auto"/>
            <w:left w:val="none" w:sz="0" w:space="0" w:color="auto"/>
            <w:bottom w:val="none" w:sz="0" w:space="0" w:color="auto"/>
            <w:right w:val="none" w:sz="0" w:space="0" w:color="auto"/>
          </w:divBdr>
        </w:div>
        <w:div w:id="536357789">
          <w:marLeft w:val="640"/>
          <w:marRight w:val="0"/>
          <w:marTop w:val="0"/>
          <w:marBottom w:val="0"/>
          <w:divBdr>
            <w:top w:val="none" w:sz="0" w:space="0" w:color="auto"/>
            <w:left w:val="none" w:sz="0" w:space="0" w:color="auto"/>
            <w:bottom w:val="none" w:sz="0" w:space="0" w:color="auto"/>
            <w:right w:val="none" w:sz="0" w:space="0" w:color="auto"/>
          </w:divBdr>
        </w:div>
        <w:div w:id="562982328">
          <w:marLeft w:val="640"/>
          <w:marRight w:val="0"/>
          <w:marTop w:val="0"/>
          <w:marBottom w:val="0"/>
          <w:divBdr>
            <w:top w:val="none" w:sz="0" w:space="0" w:color="auto"/>
            <w:left w:val="none" w:sz="0" w:space="0" w:color="auto"/>
            <w:bottom w:val="none" w:sz="0" w:space="0" w:color="auto"/>
            <w:right w:val="none" w:sz="0" w:space="0" w:color="auto"/>
          </w:divBdr>
        </w:div>
        <w:div w:id="598147305">
          <w:marLeft w:val="640"/>
          <w:marRight w:val="0"/>
          <w:marTop w:val="0"/>
          <w:marBottom w:val="0"/>
          <w:divBdr>
            <w:top w:val="none" w:sz="0" w:space="0" w:color="auto"/>
            <w:left w:val="none" w:sz="0" w:space="0" w:color="auto"/>
            <w:bottom w:val="none" w:sz="0" w:space="0" w:color="auto"/>
            <w:right w:val="none" w:sz="0" w:space="0" w:color="auto"/>
          </w:divBdr>
        </w:div>
        <w:div w:id="601687002">
          <w:marLeft w:val="640"/>
          <w:marRight w:val="0"/>
          <w:marTop w:val="0"/>
          <w:marBottom w:val="0"/>
          <w:divBdr>
            <w:top w:val="none" w:sz="0" w:space="0" w:color="auto"/>
            <w:left w:val="none" w:sz="0" w:space="0" w:color="auto"/>
            <w:bottom w:val="none" w:sz="0" w:space="0" w:color="auto"/>
            <w:right w:val="none" w:sz="0" w:space="0" w:color="auto"/>
          </w:divBdr>
        </w:div>
        <w:div w:id="681126079">
          <w:marLeft w:val="640"/>
          <w:marRight w:val="0"/>
          <w:marTop w:val="0"/>
          <w:marBottom w:val="0"/>
          <w:divBdr>
            <w:top w:val="none" w:sz="0" w:space="0" w:color="auto"/>
            <w:left w:val="none" w:sz="0" w:space="0" w:color="auto"/>
            <w:bottom w:val="none" w:sz="0" w:space="0" w:color="auto"/>
            <w:right w:val="none" w:sz="0" w:space="0" w:color="auto"/>
          </w:divBdr>
        </w:div>
        <w:div w:id="719668010">
          <w:marLeft w:val="640"/>
          <w:marRight w:val="0"/>
          <w:marTop w:val="0"/>
          <w:marBottom w:val="0"/>
          <w:divBdr>
            <w:top w:val="none" w:sz="0" w:space="0" w:color="auto"/>
            <w:left w:val="none" w:sz="0" w:space="0" w:color="auto"/>
            <w:bottom w:val="none" w:sz="0" w:space="0" w:color="auto"/>
            <w:right w:val="none" w:sz="0" w:space="0" w:color="auto"/>
          </w:divBdr>
        </w:div>
        <w:div w:id="741369594">
          <w:marLeft w:val="640"/>
          <w:marRight w:val="0"/>
          <w:marTop w:val="0"/>
          <w:marBottom w:val="0"/>
          <w:divBdr>
            <w:top w:val="none" w:sz="0" w:space="0" w:color="auto"/>
            <w:left w:val="none" w:sz="0" w:space="0" w:color="auto"/>
            <w:bottom w:val="none" w:sz="0" w:space="0" w:color="auto"/>
            <w:right w:val="none" w:sz="0" w:space="0" w:color="auto"/>
          </w:divBdr>
        </w:div>
        <w:div w:id="865564645">
          <w:marLeft w:val="640"/>
          <w:marRight w:val="0"/>
          <w:marTop w:val="0"/>
          <w:marBottom w:val="0"/>
          <w:divBdr>
            <w:top w:val="none" w:sz="0" w:space="0" w:color="auto"/>
            <w:left w:val="none" w:sz="0" w:space="0" w:color="auto"/>
            <w:bottom w:val="none" w:sz="0" w:space="0" w:color="auto"/>
            <w:right w:val="none" w:sz="0" w:space="0" w:color="auto"/>
          </w:divBdr>
        </w:div>
        <w:div w:id="872183153">
          <w:marLeft w:val="640"/>
          <w:marRight w:val="0"/>
          <w:marTop w:val="0"/>
          <w:marBottom w:val="0"/>
          <w:divBdr>
            <w:top w:val="none" w:sz="0" w:space="0" w:color="auto"/>
            <w:left w:val="none" w:sz="0" w:space="0" w:color="auto"/>
            <w:bottom w:val="none" w:sz="0" w:space="0" w:color="auto"/>
            <w:right w:val="none" w:sz="0" w:space="0" w:color="auto"/>
          </w:divBdr>
        </w:div>
        <w:div w:id="935093674">
          <w:marLeft w:val="640"/>
          <w:marRight w:val="0"/>
          <w:marTop w:val="0"/>
          <w:marBottom w:val="0"/>
          <w:divBdr>
            <w:top w:val="none" w:sz="0" w:space="0" w:color="auto"/>
            <w:left w:val="none" w:sz="0" w:space="0" w:color="auto"/>
            <w:bottom w:val="none" w:sz="0" w:space="0" w:color="auto"/>
            <w:right w:val="none" w:sz="0" w:space="0" w:color="auto"/>
          </w:divBdr>
        </w:div>
        <w:div w:id="1025326671">
          <w:marLeft w:val="640"/>
          <w:marRight w:val="0"/>
          <w:marTop w:val="0"/>
          <w:marBottom w:val="0"/>
          <w:divBdr>
            <w:top w:val="none" w:sz="0" w:space="0" w:color="auto"/>
            <w:left w:val="none" w:sz="0" w:space="0" w:color="auto"/>
            <w:bottom w:val="none" w:sz="0" w:space="0" w:color="auto"/>
            <w:right w:val="none" w:sz="0" w:space="0" w:color="auto"/>
          </w:divBdr>
        </w:div>
        <w:div w:id="1141580890">
          <w:marLeft w:val="640"/>
          <w:marRight w:val="0"/>
          <w:marTop w:val="0"/>
          <w:marBottom w:val="0"/>
          <w:divBdr>
            <w:top w:val="none" w:sz="0" w:space="0" w:color="auto"/>
            <w:left w:val="none" w:sz="0" w:space="0" w:color="auto"/>
            <w:bottom w:val="none" w:sz="0" w:space="0" w:color="auto"/>
            <w:right w:val="none" w:sz="0" w:space="0" w:color="auto"/>
          </w:divBdr>
        </w:div>
        <w:div w:id="1198934641">
          <w:marLeft w:val="640"/>
          <w:marRight w:val="0"/>
          <w:marTop w:val="0"/>
          <w:marBottom w:val="0"/>
          <w:divBdr>
            <w:top w:val="none" w:sz="0" w:space="0" w:color="auto"/>
            <w:left w:val="none" w:sz="0" w:space="0" w:color="auto"/>
            <w:bottom w:val="none" w:sz="0" w:space="0" w:color="auto"/>
            <w:right w:val="none" w:sz="0" w:space="0" w:color="auto"/>
          </w:divBdr>
        </w:div>
        <w:div w:id="1205288359">
          <w:marLeft w:val="640"/>
          <w:marRight w:val="0"/>
          <w:marTop w:val="0"/>
          <w:marBottom w:val="0"/>
          <w:divBdr>
            <w:top w:val="none" w:sz="0" w:space="0" w:color="auto"/>
            <w:left w:val="none" w:sz="0" w:space="0" w:color="auto"/>
            <w:bottom w:val="none" w:sz="0" w:space="0" w:color="auto"/>
            <w:right w:val="none" w:sz="0" w:space="0" w:color="auto"/>
          </w:divBdr>
        </w:div>
        <w:div w:id="1299647979">
          <w:marLeft w:val="640"/>
          <w:marRight w:val="0"/>
          <w:marTop w:val="0"/>
          <w:marBottom w:val="0"/>
          <w:divBdr>
            <w:top w:val="none" w:sz="0" w:space="0" w:color="auto"/>
            <w:left w:val="none" w:sz="0" w:space="0" w:color="auto"/>
            <w:bottom w:val="none" w:sz="0" w:space="0" w:color="auto"/>
            <w:right w:val="none" w:sz="0" w:space="0" w:color="auto"/>
          </w:divBdr>
        </w:div>
        <w:div w:id="1303538022">
          <w:marLeft w:val="640"/>
          <w:marRight w:val="0"/>
          <w:marTop w:val="0"/>
          <w:marBottom w:val="0"/>
          <w:divBdr>
            <w:top w:val="none" w:sz="0" w:space="0" w:color="auto"/>
            <w:left w:val="none" w:sz="0" w:space="0" w:color="auto"/>
            <w:bottom w:val="none" w:sz="0" w:space="0" w:color="auto"/>
            <w:right w:val="none" w:sz="0" w:space="0" w:color="auto"/>
          </w:divBdr>
        </w:div>
        <w:div w:id="1435710596">
          <w:marLeft w:val="640"/>
          <w:marRight w:val="0"/>
          <w:marTop w:val="0"/>
          <w:marBottom w:val="0"/>
          <w:divBdr>
            <w:top w:val="none" w:sz="0" w:space="0" w:color="auto"/>
            <w:left w:val="none" w:sz="0" w:space="0" w:color="auto"/>
            <w:bottom w:val="none" w:sz="0" w:space="0" w:color="auto"/>
            <w:right w:val="none" w:sz="0" w:space="0" w:color="auto"/>
          </w:divBdr>
        </w:div>
        <w:div w:id="1445466838">
          <w:marLeft w:val="640"/>
          <w:marRight w:val="0"/>
          <w:marTop w:val="0"/>
          <w:marBottom w:val="0"/>
          <w:divBdr>
            <w:top w:val="none" w:sz="0" w:space="0" w:color="auto"/>
            <w:left w:val="none" w:sz="0" w:space="0" w:color="auto"/>
            <w:bottom w:val="none" w:sz="0" w:space="0" w:color="auto"/>
            <w:right w:val="none" w:sz="0" w:space="0" w:color="auto"/>
          </w:divBdr>
        </w:div>
        <w:div w:id="1465198854">
          <w:marLeft w:val="640"/>
          <w:marRight w:val="0"/>
          <w:marTop w:val="0"/>
          <w:marBottom w:val="0"/>
          <w:divBdr>
            <w:top w:val="none" w:sz="0" w:space="0" w:color="auto"/>
            <w:left w:val="none" w:sz="0" w:space="0" w:color="auto"/>
            <w:bottom w:val="none" w:sz="0" w:space="0" w:color="auto"/>
            <w:right w:val="none" w:sz="0" w:space="0" w:color="auto"/>
          </w:divBdr>
        </w:div>
        <w:div w:id="1550530090">
          <w:marLeft w:val="640"/>
          <w:marRight w:val="0"/>
          <w:marTop w:val="0"/>
          <w:marBottom w:val="0"/>
          <w:divBdr>
            <w:top w:val="none" w:sz="0" w:space="0" w:color="auto"/>
            <w:left w:val="none" w:sz="0" w:space="0" w:color="auto"/>
            <w:bottom w:val="none" w:sz="0" w:space="0" w:color="auto"/>
            <w:right w:val="none" w:sz="0" w:space="0" w:color="auto"/>
          </w:divBdr>
        </w:div>
        <w:div w:id="1572304550">
          <w:marLeft w:val="640"/>
          <w:marRight w:val="0"/>
          <w:marTop w:val="0"/>
          <w:marBottom w:val="0"/>
          <w:divBdr>
            <w:top w:val="none" w:sz="0" w:space="0" w:color="auto"/>
            <w:left w:val="none" w:sz="0" w:space="0" w:color="auto"/>
            <w:bottom w:val="none" w:sz="0" w:space="0" w:color="auto"/>
            <w:right w:val="none" w:sz="0" w:space="0" w:color="auto"/>
          </w:divBdr>
        </w:div>
        <w:div w:id="1690789350">
          <w:marLeft w:val="640"/>
          <w:marRight w:val="0"/>
          <w:marTop w:val="0"/>
          <w:marBottom w:val="0"/>
          <w:divBdr>
            <w:top w:val="none" w:sz="0" w:space="0" w:color="auto"/>
            <w:left w:val="none" w:sz="0" w:space="0" w:color="auto"/>
            <w:bottom w:val="none" w:sz="0" w:space="0" w:color="auto"/>
            <w:right w:val="none" w:sz="0" w:space="0" w:color="auto"/>
          </w:divBdr>
        </w:div>
        <w:div w:id="1804929126">
          <w:marLeft w:val="640"/>
          <w:marRight w:val="0"/>
          <w:marTop w:val="0"/>
          <w:marBottom w:val="0"/>
          <w:divBdr>
            <w:top w:val="none" w:sz="0" w:space="0" w:color="auto"/>
            <w:left w:val="none" w:sz="0" w:space="0" w:color="auto"/>
            <w:bottom w:val="none" w:sz="0" w:space="0" w:color="auto"/>
            <w:right w:val="none" w:sz="0" w:space="0" w:color="auto"/>
          </w:divBdr>
        </w:div>
        <w:div w:id="1865514959">
          <w:marLeft w:val="640"/>
          <w:marRight w:val="0"/>
          <w:marTop w:val="0"/>
          <w:marBottom w:val="0"/>
          <w:divBdr>
            <w:top w:val="none" w:sz="0" w:space="0" w:color="auto"/>
            <w:left w:val="none" w:sz="0" w:space="0" w:color="auto"/>
            <w:bottom w:val="none" w:sz="0" w:space="0" w:color="auto"/>
            <w:right w:val="none" w:sz="0" w:space="0" w:color="auto"/>
          </w:divBdr>
        </w:div>
        <w:div w:id="1935480891">
          <w:marLeft w:val="640"/>
          <w:marRight w:val="0"/>
          <w:marTop w:val="0"/>
          <w:marBottom w:val="0"/>
          <w:divBdr>
            <w:top w:val="none" w:sz="0" w:space="0" w:color="auto"/>
            <w:left w:val="none" w:sz="0" w:space="0" w:color="auto"/>
            <w:bottom w:val="none" w:sz="0" w:space="0" w:color="auto"/>
            <w:right w:val="none" w:sz="0" w:space="0" w:color="auto"/>
          </w:divBdr>
        </w:div>
        <w:div w:id="1962570635">
          <w:marLeft w:val="640"/>
          <w:marRight w:val="0"/>
          <w:marTop w:val="0"/>
          <w:marBottom w:val="0"/>
          <w:divBdr>
            <w:top w:val="none" w:sz="0" w:space="0" w:color="auto"/>
            <w:left w:val="none" w:sz="0" w:space="0" w:color="auto"/>
            <w:bottom w:val="none" w:sz="0" w:space="0" w:color="auto"/>
            <w:right w:val="none" w:sz="0" w:space="0" w:color="auto"/>
          </w:divBdr>
        </w:div>
        <w:div w:id="2001107020">
          <w:marLeft w:val="640"/>
          <w:marRight w:val="0"/>
          <w:marTop w:val="0"/>
          <w:marBottom w:val="0"/>
          <w:divBdr>
            <w:top w:val="none" w:sz="0" w:space="0" w:color="auto"/>
            <w:left w:val="none" w:sz="0" w:space="0" w:color="auto"/>
            <w:bottom w:val="none" w:sz="0" w:space="0" w:color="auto"/>
            <w:right w:val="none" w:sz="0" w:space="0" w:color="auto"/>
          </w:divBdr>
        </w:div>
      </w:divsChild>
    </w:div>
    <w:div w:id="1070736971">
      <w:bodyDiv w:val="1"/>
      <w:marLeft w:val="0"/>
      <w:marRight w:val="0"/>
      <w:marTop w:val="0"/>
      <w:marBottom w:val="0"/>
      <w:divBdr>
        <w:top w:val="none" w:sz="0" w:space="0" w:color="auto"/>
        <w:left w:val="none" w:sz="0" w:space="0" w:color="auto"/>
        <w:bottom w:val="none" w:sz="0" w:space="0" w:color="auto"/>
        <w:right w:val="none" w:sz="0" w:space="0" w:color="auto"/>
      </w:divBdr>
    </w:div>
    <w:div w:id="1070999153">
      <w:bodyDiv w:val="1"/>
      <w:marLeft w:val="0"/>
      <w:marRight w:val="0"/>
      <w:marTop w:val="0"/>
      <w:marBottom w:val="0"/>
      <w:divBdr>
        <w:top w:val="none" w:sz="0" w:space="0" w:color="auto"/>
        <w:left w:val="none" w:sz="0" w:space="0" w:color="auto"/>
        <w:bottom w:val="none" w:sz="0" w:space="0" w:color="auto"/>
        <w:right w:val="none" w:sz="0" w:space="0" w:color="auto"/>
      </w:divBdr>
    </w:div>
    <w:div w:id="1071776266">
      <w:bodyDiv w:val="1"/>
      <w:marLeft w:val="0"/>
      <w:marRight w:val="0"/>
      <w:marTop w:val="0"/>
      <w:marBottom w:val="0"/>
      <w:divBdr>
        <w:top w:val="none" w:sz="0" w:space="0" w:color="auto"/>
        <w:left w:val="none" w:sz="0" w:space="0" w:color="auto"/>
        <w:bottom w:val="none" w:sz="0" w:space="0" w:color="auto"/>
        <w:right w:val="none" w:sz="0" w:space="0" w:color="auto"/>
      </w:divBdr>
    </w:div>
    <w:div w:id="1071777671">
      <w:bodyDiv w:val="1"/>
      <w:marLeft w:val="0"/>
      <w:marRight w:val="0"/>
      <w:marTop w:val="0"/>
      <w:marBottom w:val="0"/>
      <w:divBdr>
        <w:top w:val="none" w:sz="0" w:space="0" w:color="auto"/>
        <w:left w:val="none" w:sz="0" w:space="0" w:color="auto"/>
        <w:bottom w:val="none" w:sz="0" w:space="0" w:color="auto"/>
        <w:right w:val="none" w:sz="0" w:space="0" w:color="auto"/>
      </w:divBdr>
    </w:div>
    <w:div w:id="1071779107">
      <w:bodyDiv w:val="1"/>
      <w:marLeft w:val="0"/>
      <w:marRight w:val="0"/>
      <w:marTop w:val="0"/>
      <w:marBottom w:val="0"/>
      <w:divBdr>
        <w:top w:val="none" w:sz="0" w:space="0" w:color="auto"/>
        <w:left w:val="none" w:sz="0" w:space="0" w:color="auto"/>
        <w:bottom w:val="none" w:sz="0" w:space="0" w:color="auto"/>
        <w:right w:val="none" w:sz="0" w:space="0" w:color="auto"/>
      </w:divBdr>
    </w:div>
    <w:div w:id="1071854457">
      <w:bodyDiv w:val="1"/>
      <w:marLeft w:val="0"/>
      <w:marRight w:val="0"/>
      <w:marTop w:val="0"/>
      <w:marBottom w:val="0"/>
      <w:divBdr>
        <w:top w:val="none" w:sz="0" w:space="0" w:color="auto"/>
        <w:left w:val="none" w:sz="0" w:space="0" w:color="auto"/>
        <w:bottom w:val="none" w:sz="0" w:space="0" w:color="auto"/>
        <w:right w:val="none" w:sz="0" w:space="0" w:color="auto"/>
      </w:divBdr>
    </w:div>
    <w:div w:id="1071922312">
      <w:bodyDiv w:val="1"/>
      <w:marLeft w:val="0"/>
      <w:marRight w:val="0"/>
      <w:marTop w:val="0"/>
      <w:marBottom w:val="0"/>
      <w:divBdr>
        <w:top w:val="none" w:sz="0" w:space="0" w:color="auto"/>
        <w:left w:val="none" w:sz="0" w:space="0" w:color="auto"/>
        <w:bottom w:val="none" w:sz="0" w:space="0" w:color="auto"/>
        <w:right w:val="none" w:sz="0" w:space="0" w:color="auto"/>
      </w:divBdr>
    </w:div>
    <w:div w:id="1072049625">
      <w:bodyDiv w:val="1"/>
      <w:marLeft w:val="0"/>
      <w:marRight w:val="0"/>
      <w:marTop w:val="0"/>
      <w:marBottom w:val="0"/>
      <w:divBdr>
        <w:top w:val="none" w:sz="0" w:space="0" w:color="auto"/>
        <w:left w:val="none" w:sz="0" w:space="0" w:color="auto"/>
        <w:bottom w:val="none" w:sz="0" w:space="0" w:color="auto"/>
        <w:right w:val="none" w:sz="0" w:space="0" w:color="auto"/>
      </w:divBdr>
    </w:div>
    <w:div w:id="1073089000">
      <w:bodyDiv w:val="1"/>
      <w:marLeft w:val="0"/>
      <w:marRight w:val="0"/>
      <w:marTop w:val="0"/>
      <w:marBottom w:val="0"/>
      <w:divBdr>
        <w:top w:val="none" w:sz="0" w:space="0" w:color="auto"/>
        <w:left w:val="none" w:sz="0" w:space="0" w:color="auto"/>
        <w:bottom w:val="none" w:sz="0" w:space="0" w:color="auto"/>
        <w:right w:val="none" w:sz="0" w:space="0" w:color="auto"/>
      </w:divBdr>
    </w:div>
    <w:div w:id="1073115110">
      <w:bodyDiv w:val="1"/>
      <w:marLeft w:val="0"/>
      <w:marRight w:val="0"/>
      <w:marTop w:val="0"/>
      <w:marBottom w:val="0"/>
      <w:divBdr>
        <w:top w:val="none" w:sz="0" w:space="0" w:color="auto"/>
        <w:left w:val="none" w:sz="0" w:space="0" w:color="auto"/>
        <w:bottom w:val="none" w:sz="0" w:space="0" w:color="auto"/>
        <w:right w:val="none" w:sz="0" w:space="0" w:color="auto"/>
      </w:divBdr>
    </w:div>
    <w:div w:id="1073432911">
      <w:bodyDiv w:val="1"/>
      <w:marLeft w:val="0"/>
      <w:marRight w:val="0"/>
      <w:marTop w:val="0"/>
      <w:marBottom w:val="0"/>
      <w:divBdr>
        <w:top w:val="none" w:sz="0" w:space="0" w:color="auto"/>
        <w:left w:val="none" w:sz="0" w:space="0" w:color="auto"/>
        <w:bottom w:val="none" w:sz="0" w:space="0" w:color="auto"/>
        <w:right w:val="none" w:sz="0" w:space="0" w:color="auto"/>
      </w:divBdr>
    </w:div>
    <w:div w:id="1073434002">
      <w:bodyDiv w:val="1"/>
      <w:marLeft w:val="0"/>
      <w:marRight w:val="0"/>
      <w:marTop w:val="0"/>
      <w:marBottom w:val="0"/>
      <w:divBdr>
        <w:top w:val="none" w:sz="0" w:space="0" w:color="auto"/>
        <w:left w:val="none" w:sz="0" w:space="0" w:color="auto"/>
        <w:bottom w:val="none" w:sz="0" w:space="0" w:color="auto"/>
        <w:right w:val="none" w:sz="0" w:space="0" w:color="auto"/>
      </w:divBdr>
    </w:div>
    <w:div w:id="1073505072">
      <w:bodyDiv w:val="1"/>
      <w:marLeft w:val="0"/>
      <w:marRight w:val="0"/>
      <w:marTop w:val="0"/>
      <w:marBottom w:val="0"/>
      <w:divBdr>
        <w:top w:val="none" w:sz="0" w:space="0" w:color="auto"/>
        <w:left w:val="none" w:sz="0" w:space="0" w:color="auto"/>
        <w:bottom w:val="none" w:sz="0" w:space="0" w:color="auto"/>
        <w:right w:val="none" w:sz="0" w:space="0" w:color="auto"/>
      </w:divBdr>
    </w:div>
    <w:div w:id="1073696683">
      <w:bodyDiv w:val="1"/>
      <w:marLeft w:val="0"/>
      <w:marRight w:val="0"/>
      <w:marTop w:val="0"/>
      <w:marBottom w:val="0"/>
      <w:divBdr>
        <w:top w:val="none" w:sz="0" w:space="0" w:color="auto"/>
        <w:left w:val="none" w:sz="0" w:space="0" w:color="auto"/>
        <w:bottom w:val="none" w:sz="0" w:space="0" w:color="auto"/>
        <w:right w:val="none" w:sz="0" w:space="0" w:color="auto"/>
      </w:divBdr>
      <w:divsChild>
        <w:div w:id="4677120">
          <w:marLeft w:val="640"/>
          <w:marRight w:val="0"/>
          <w:marTop w:val="0"/>
          <w:marBottom w:val="0"/>
          <w:divBdr>
            <w:top w:val="none" w:sz="0" w:space="0" w:color="auto"/>
            <w:left w:val="none" w:sz="0" w:space="0" w:color="auto"/>
            <w:bottom w:val="none" w:sz="0" w:space="0" w:color="auto"/>
            <w:right w:val="none" w:sz="0" w:space="0" w:color="auto"/>
          </w:divBdr>
        </w:div>
        <w:div w:id="20209941">
          <w:marLeft w:val="640"/>
          <w:marRight w:val="0"/>
          <w:marTop w:val="0"/>
          <w:marBottom w:val="0"/>
          <w:divBdr>
            <w:top w:val="none" w:sz="0" w:space="0" w:color="auto"/>
            <w:left w:val="none" w:sz="0" w:space="0" w:color="auto"/>
            <w:bottom w:val="none" w:sz="0" w:space="0" w:color="auto"/>
            <w:right w:val="none" w:sz="0" w:space="0" w:color="auto"/>
          </w:divBdr>
        </w:div>
        <w:div w:id="298148575">
          <w:marLeft w:val="640"/>
          <w:marRight w:val="0"/>
          <w:marTop w:val="0"/>
          <w:marBottom w:val="0"/>
          <w:divBdr>
            <w:top w:val="none" w:sz="0" w:space="0" w:color="auto"/>
            <w:left w:val="none" w:sz="0" w:space="0" w:color="auto"/>
            <w:bottom w:val="none" w:sz="0" w:space="0" w:color="auto"/>
            <w:right w:val="none" w:sz="0" w:space="0" w:color="auto"/>
          </w:divBdr>
        </w:div>
        <w:div w:id="379210240">
          <w:marLeft w:val="640"/>
          <w:marRight w:val="0"/>
          <w:marTop w:val="0"/>
          <w:marBottom w:val="0"/>
          <w:divBdr>
            <w:top w:val="none" w:sz="0" w:space="0" w:color="auto"/>
            <w:left w:val="none" w:sz="0" w:space="0" w:color="auto"/>
            <w:bottom w:val="none" w:sz="0" w:space="0" w:color="auto"/>
            <w:right w:val="none" w:sz="0" w:space="0" w:color="auto"/>
          </w:divBdr>
        </w:div>
        <w:div w:id="438574256">
          <w:marLeft w:val="640"/>
          <w:marRight w:val="0"/>
          <w:marTop w:val="0"/>
          <w:marBottom w:val="0"/>
          <w:divBdr>
            <w:top w:val="none" w:sz="0" w:space="0" w:color="auto"/>
            <w:left w:val="none" w:sz="0" w:space="0" w:color="auto"/>
            <w:bottom w:val="none" w:sz="0" w:space="0" w:color="auto"/>
            <w:right w:val="none" w:sz="0" w:space="0" w:color="auto"/>
          </w:divBdr>
        </w:div>
        <w:div w:id="576744757">
          <w:marLeft w:val="640"/>
          <w:marRight w:val="0"/>
          <w:marTop w:val="0"/>
          <w:marBottom w:val="0"/>
          <w:divBdr>
            <w:top w:val="none" w:sz="0" w:space="0" w:color="auto"/>
            <w:left w:val="none" w:sz="0" w:space="0" w:color="auto"/>
            <w:bottom w:val="none" w:sz="0" w:space="0" w:color="auto"/>
            <w:right w:val="none" w:sz="0" w:space="0" w:color="auto"/>
          </w:divBdr>
        </w:div>
        <w:div w:id="626202432">
          <w:marLeft w:val="640"/>
          <w:marRight w:val="0"/>
          <w:marTop w:val="0"/>
          <w:marBottom w:val="0"/>
          <w:divBdr>
            <w:top w:val="none" w:sz="0" w:space="0" w:color="auto"/>
            <w:left w:val="none" w:sz="0" w:space="0" w:color="auto"/>
            <w:bottom w:val="none" w:sz="0" w:space="0" w:color="auto"/>
            <w:right w:val="none" w:sz="0" w:space="0" w:color="auto"/>
          </w:divBdr>
        </w:div>
        <w:div w:id="720786127">
          <w:marLeft w:val="640"/>
          <w:marRight w:val="0"/>
          <w:marTop w:val="0"/>
          <w:marBottom w:val="0"/>
          <w:divBdr>
            <w:top w:val="none" w:sz="0" w:space="0" w:color="auto"/>
            <w:left w:val="none" w:sz="0" w:space="0" w:color="auto"/>
            <w:bottom w:val="none" w:sz="0" w:space="0" w:color="auto"/>
            <w:right w:val="none" w:sz="0" w:space="0" w:color="auto"/>
          </w:divBdr>
        </w:div>
        <w:div w:id="961032385">
          <w:marLeft w:val="640"/>
          <w:marRight w:val="0"/>
          <w:marTop w:val="0"/>
          <w:marBottom w:val="0"/>
          <w:divBdr>
            <w:top w:val="none" w:sz="0" w:space="0" w:color="auto"/>
            <w:left w:val="none" w:sz="0" w:space="0" w:color="auto"/>
            <w:bottom w:val="none" w:sz="0" w:space="0" w:color="auto"/>
            <w:right w:val="none" w:sz="0" w:space="0" w:color="auto"/>
          </w:divBdr>
        </w:div>
        <w:div w:id="1151747479">
          <w:marLeft w:val="640"/>
          <w:marRight w:val="0"/>
          <w:marTop w:val="0"/>
          <w:marBottom w:val="0"/>
          <w:divBdr>
            <w:top w:val="none" w:sz="0" w:space="0" w:color="auto"/>
            <w:left w:val="none" w:sz="0" w:space="0" w:color="auto"/>
            <w:bottom w:val="none" w:sz="0" w:space="0" w:color="auto"/>
            <w:right w:val="none" w:sz="0" w:space="0" w:color="auto"/>
          </w:divBdr>
        </w:div>
        <w:div w:id="1172600970">
          <w:marLeft w:val="640"/>
          <w:marRight w:val="0"/>
          <w:marTop w:val="0"/>
          <w:marBottom w:val="0"/>
          <w:divBdr>
            <w:top w:val="none" w:sz="0" w:space="0" w:color="auto"/>
            <w:left w:val="none" w:sz="0" w:space="0" w:color="auto"/>
            <w:bottom w:val="none" w:sz="0" w:space="0" w:color="auto"/>
            <w:right w:val="none" w:sz="0" w:space="0" w:color="auto"/>
          </w:divBdr>
        </w:div>
        <w:div w:id="1357734736">
          <w:marLeft w:val="640"/>
          <w:marRight w:val="0"/>
          <w:marTop w:val="0"/>
          <w:marBottom w:val="0"/>
          <w:divBdr>
            <w:top w:val="none" w:sz="0" w:space="0" w:color="auto"/>
            <w:left w:val="none" w:sz="0" w:space="0" w:color="auto"/>
            <w:bottom w:val="none" w:sz="0" w:space="0" w:color="auto"/>
            <w:right w:val="none" w:sz="0" w:space="0" w:color="auto"/>
          </w:divBdr>
        </w:div>
        <w:div w:id="1375813948">
          <w:marLeft w:val="640"/>
          <w:marRight w:val="0"/>
          <w:marTop w:val="0"/>
          <w:marBottom w:val="0"/>
          <w:divBdr>
            <w:top w:val="none" w:sz="0" w:space="0" w:color="auto"/>
            <w:left w:val="none" w:sz="0" w:space="0" w:color="auto"/>
            <w:bottom w:val="none" w:sz="0" w:space="0" w:color="auto"/>
            <w:right w:val="none" w:sz="0" w:space="0" w:color="auto"/>
          </w:divBdr>
        </w:div>
        <w:div w:id="1553420512">
          <w:marLeft w:val="640"/>
          <w:marRight w:val="0"/>
          <w:marTop w:val="0"/>
          <w:marBottom w:val="0"/>
          <w:divBdr>
            <w:top w:val="none" w:sz="0" w:space="0" w:color="auto"/>
            <w:left w:val="none" w:sz="0" w:space="0" w:color="auto"/>
            <w:bottom w:val="none" w:sz="0" w:space="0" w:color="auto"/>
            <w:right w:val="none" w:sz="0" w:space="0" w:color="auto"/>
          </w:divBdr>
        </w:div>
        <w:div w:id="1633167355">
          <w:marLeft w:val="640"/>
          <w:marRight w:val="0"/>
          <w:marTop w:val="0"/>
          <w:marBottom w:val="0"/>
          <w:divBdr>
            <w:top w:val="none" w:sz="0" w:space="0" w:color="auto"/>
            <w:left w:val="none" w:sz="0" w:space="0" w:color="auto"/>
            <w:bottom w:val="none" w:sz="0" w:space="0" w:color="auto"/>
            <w:right w:val="none" w:sz="0" w:space="0" w:color="auto"/>
          </w:divBdr>
        </w:div>
        <w:div w:id="1643805152">
          <w:marLeft w:val="640"/>
          <w:marRight w:val="0"/>
          <w:marTop w:val="0"/>
          <w:marBottom w:val="0"/>
          <w:divBdr>
            <w:top w:val="none" w:sz="0" w:space="0" w:color="auto"/>
            <w:left w:val="none" w:sz="0" w:space="0" w:color="auto"/>
            <w:bottom w:val="none" w:sz="0" w:space="0" w:color="auto"/>
            <w:right w:val="none" w:sz="0" w:space="0" w:color="auto"/>
          </w:divBdr>
        </w:div>
        <w:div w:id="1873572861">
          <w:marLeft w:val="640"/>
          <w:marRight w:val="0"/>
          <w:marTop w:val="0"/>
          <w:marBottom w:val="0"/>
          <w:divBdr>
            <w:top w:val="none" w:sz="0" w:space="0" w:color="auto"/>
            <w:left w:val="none" w:sz="0" w:space="0" w:color="auto"/>
            <w:bottom w:val="none" w:sz="0" w:space="0" w:color="auto"/>
            <w:right w:val="none" w:sz="0" w:space="0" w:color="auto"/>
          </w:divBdr>
        </w:div>
        <w:div w:id="2039818635">
          <w:marLeft w:val="640"/>
          <w:marRight w:val="0"/>
          <w:marTop w:val="0"/>
          <w:marBottom w:val="0"/>
          <w:divBdr>
            <w:top w:val="none" w:sz="0" w:space="0" w:color="auto"/>
            <w:left w:val="none" w:sz="0" w:space="0" w:color="auto"/>
            <w:bottom w:val="none" w:sz="0" w:space="0" w:color="auto"/>
            <w:right w:val="none" w:sz="0" w:space="0" w:color="auto"/>
          </w:divBdr>
        </w:div>
      </w:divsChild>
    </w:div>
    <w:div w:id="1074426743">
      <w:bodyDiv w:val="1"/>
      <w:marLeft w:val="0"/>
      <w:marRight w:val="0"/>
      <w:marTop w:val="0"/>
      <w:marBottom w:val="0"/>
      <w:divBdr>
        <w:top w:val="none" w:sz="0" w:space="0" w:color="auto"/>
        <w:left w:val="none" w:sz="0" w:space="0" w:color="auto"/>
        <w:bottom w:val="none" w:sz="0" w:space="0" w:color="auto"/>
        <w:right w:val="none" w:sz="0" w:space="0" w:color="auto"/>
      </w:divBdr>
    </w:div>
    <w:div w:id="1074543869">
      <w:bodyDiv w:val="1"/>
      <w:marLeft w:val="0"/>
      <w:marRight w:val="0"/>
      <w:marTop w:val="0"/>
      <w:marBottom w:val="0"/>
      <w:divBdr>
        <w:top w:val="none" w:sz="0" w:space="0" w:color="auto"/>
        <w:left w:val="none" w:sz="0" w:space="0" w:color="auto"/>
        <w:bottom w:val="none" w:sz="0" w:space="0" w:color="auto"/>
        <w:right w:val="none" w:sz="0" w:space="0" w:color="auto"/>
      </w:divBdr>
    </w:div>
    <w:div w:id="1075056742">
      <w:bodyDiv w:val="1"/>
      <w:marLeft w:val="0"/>
      <w:marRight w:val="0"/>
      <w:marTop w:val="0"/>
      <w:marBottom w:val="0"/>
      <w:divBdr>
        <w:top w:val="none" w:sz="0" w:space="0" w:color="auto"/>
        <w:left w:val="none" w:sz="0" w:space="0" w:color="auto"/>
        <w:bottom w:val="none" w:sz="0" w:space="0" w:color="auto"/>
        <w:right w:val="none" w:sz="0" w:space="0" w:color="auto"/>
      </w:divBdr>
    </w:div>
    <w:div w:id="1075585169">
      <w:bodyDiv w:val="1"/>
      <w:marLeft w:val="0"/>
      <w:marRight w:val="0"/>
      <w:marTop w:val="0"/>
      <w:marBottom w:val="0"/>
      <w:divBdr>
        <w:top w:val="none" w:sz="0" w:space="0" w:color="auto"/>
        <w:left w:val="none" w:sz="0" w:space="0" w:color="auto"/>
        <w:bottom w:val="none" w:sz="0" w:space="0" w:color="auto"/>
        <w:right w:val="none" w:sz="0" w:space="0" w:color="auto"/>
      </w:divBdr>
    </w:div>
    <w:div w:id="1076901988">
      <w:bodyDiv w:val="1"/>
      <w:marLeft w:val="0"/>
      <w:marRight w:val="0"/>
      <w:marTop w:val="0"/>
      <w:marBottom w:val="0"/>
      <w:divBdr>
        <w:top w:val="none" w:sz="0" w:space="0" w:color="auto"/>
        <w:left w:val="none" w:sz="0" w:space="0" w:color="auto"/>
        <w:bottom w:val="none" w:sz="0" w:space="0" w:color="auto"/>
        <w:right w:val="none" w:sz="0" w:space="0" w:color="auto"/>
      </w:divBdr>
    </w:div>
    <w:div w:id="1078669684">
      <w:bodyDiv w:val="1"/>
      <w:marLeft w:val="0"/>
      <w:marRight w:val="0"/>
      <w:marTop w:val="0"/>
      <w:marBottom w:val="0"/>
      <w:divBdr>
        <w:top w:val="none" w:sz="0" w:space="0" w:color="auto"/>
        <w:left w:val="none" w:sz="0" w:space="0" w:color="auto"/>
        <w:bottom w:val="none" w:sz="0" w:space="0" w:color="auto"/>
        <w:right w:val="none" w:sz="0" w:space="0" w:color="auto"/>
      </w:divBdr>
    </w:div>
    <w:div w:id="1078788472">
      <w:bodyDiv w:val="1"/>
      <w:marLeft w:val="0"/>
      <w:marRight w:val="0"/>
      <w:marTop w:val="0"/>
      <w:marBottom w:val="0"/>
      <w:divBdr>
        <w:top w:val="none" w:sz="0" w:space="0" w:color="auto"/>
        <w:left w:val="none" w:sz="0" w:space="0" w:color="auto"/>
        <w:bottom w:val="none" w:sz="0" w:space="0" w:color="auto"/>
        <w:right w:val="none" w:sz="0" w:space="0" w:color="auto"/>
      </w:divBdr>
    </w:div>
    <w:div w:id="1079017066">
      <w:bodyDiv w:val="1"/>
      <w:marLeft w:val="0"/>
      <w:marRight w:val="0"/>
      <w:marTop w:val="0"/>
      <w:marBottom w:val="0"/>
      <w:divBdr>
        <w:top w:val="none" w:sz="0" w:space="0" w:color="auto"/>
        <w:left w:val="none" w:sz="0" w:space="0" w:color="auto"/>
        <w:bottom w:val="none" w:sz="0" w:space="0" w:color="auto"/>
        <w:right w:val="none" w:sz="0" w:space="0" w:color="auto"/>
      </w:divBdr>
    </w:div>
    <w:div w:id="1079785702">
      <w:bodyDiv w:val="1"/>
      <w:marLeft w:val="0"/>
      <w:marRight w:val="0"/>
      <w:marTop w:val="0"/>
      <w:marBottom w:val="0"/>
      <w:divBdr>
        <w:top w:val="none" w:sz="0" w:space="0" w:color="auto"/>
        <w:left w:val="none" w:sz="0" w:space="0" w:color="auto"/>
        <w:bottom w:val="none" w:sz="0" w:space="0" w:color="auto"/>
        <w:right w:val="none" w:sz="0" w:space="0" w:color="auto"/>
      </w:divBdr>
    </w:div>
    <w:div w:id="1079980409">
      <w:bodyDiv w:val="1"/>
      <w:marLeft w:val="0"/>
      <w:marRight w:val="0"/>
      <w:marTop w:val="0"/>
      <w:marBottom w:val="0"/>
      <w:divBdr>
        <w:top w:val="none" w:sz="0" w:space="0" w:color="auto"/>
        <w:left w:val="none" w:sz="0" w:space="0" w:color="auto"/>
        <w:bottom w:val="none" w:sz="0" w:space="0" w:color="auto"/>
        <w:right w:val="none" w:sz="0" w:space="0" w:color="auto"/>
      </w:divBdr>
    </w:div>
    <w:div w:id="1080833697">
      <w:bodyDiv w:val="1"/>
      <w:marLeft w:val="0"/>
      <w:marRight w:val="0"/>
      <w:marTop w:val="0"/>
      <w:marBottom w:val="0"/>
      <w:divBdr>
        <w:top w:val="none" w:sz="0" w:space="0" w:color="auto"/>
        <w:left w:val="none" w:sz="0" w:space="0" w:color="auto"/>
        <w:bottom w:val="none" w:sz="0" w:space="0" w:color="auto"/>
        <w:right w:val="none" w:sz="0" w:space="0" w:color="auto"/>
      </w:divBdr>
    </w:div>
    <w:div w:id="1081296202">
      <w:bodyDiv w:val="1"/>
      <w:marLeft w:val="0"/>
      <w:marRight w:val="0"/>
      <w:marTop w:val="0"/>
      <w:marBottom w:val="0"/>
      <w:divBdr>
        <w:top w:val="none" w:sz="0" w:space="0" w:color="auto"/>
        <w:left w:val="none" w:sz="0" w:space="0" w:color="auto"/>
        <w:bottom w:val="none" w:sz="0" w:space="0" w:color="auto"/>
        <w:right w:val="none" w:sz="0" w:space="0" w:color="auto"/>
      </w:divBdr>
    </w:div>
    <w:div w:id="1081369636">
      <w:bodyDiv w:val="1"/>
      <w:marLeft w:val="0"/>
      <w:marRight w:val="0"/>
      <w:marTop w:val="0"/>
      <w:marBottom w:val="0"/>
      <w:divBdr>
        <w:top w:val="none" w:sz="0" w:space="0" w:color="auto"/>
        <w:left w:val="none" w:sz="0" w:space="0" w:color="auto"/>
        <w:bottom w:val="none" w:sz="0" w:space="0" w:color="auto"/>
        <w:right w:val="none" w:sz="0" w:space="0" w:color="auto"/>
      </w:divBdr>
    </w:div>
    <w:div w:id="1081374216">
      <w:bodyDiv w:val="1"/>
      <w:marLeft w:val="0"/>
      <w:marRight w:val="0"/>
      <w:marTop w:val="0"/>
      <w:marBottom w:val="0"/>
      <w:divBdr>
        <w:top w:val="none" w:sz="0" w:space="0" w:color="auto"/>
        <w:left w:val="none" w:sz="0" w:space="0" w:color="auto"/>
        <w:bottom w:val="none" w:sz="0" w:space="0" w:color="auto"/>
        <w:right w:val="none" w:sz="0" w:space="0" w:color="auto"/>
      </w:divBdr>
    </w:div>
    <w:div w:id="1082262772">
      <w:bodyDiv w:val="1"/>
      <w:marLeft w:val="0"/>
      <w:marRight w:val="0"/>
      <w:marTop w:val="0"/>
      <w:marBottom w:val="0"/>
      <w:divBdr>
        <w:top w:val="none" w:sz="0" w:space="0" w:color="auto"/>
        <w:left w:val="none" w:sz="0" w:space="0" w:color="auto"/>
        <w:bottom w:val="none" w:sz="0" w:space="0" w:color="auto"/>
        <w:right w:val="none" w:sz="0" w:space="0" w:color="auto"/>
      </w:divBdr>
    </w:div>
    <w:div w:id="1082338845">
      <w:bodyDiv w:val="1"/>
      <w:marLeft w:val="0"/>
      <w:marRight w:val="0"/>
      <w:marTop w:val="0"/>
      <w:marBottom w:val="0"/>
      <w:divBdr>
        <w:top w:val="none" w:sz="0" w:space="0" w:color="auto"/>
        <w:left w:val="none" w:sz="0" w:space="0" w:color="auto"/>
        <w:bottom w:val="none" w:sz="0" w:space="0" w:color="auto"/>
        <w:right w:val="none" w:sz="0" w:space="0" w:color="auto"/>
      </w:divBdr>
    </w:div>
    <w:div w:id="1082532186">
      <w:bodyDiv w:val="1"/>
      <w:marLeft w:val="0"/>
      <w:marRight w:val="0"/>
      <w:marTop w:val="0"/>
      <w:marBottom w:val="0"/>
      <w:divBdr>
        <w:top w:val="none" w:sz="0" w:space="0" w:color="auto"/>
        <w:left w:val="none" w:sz="0" w:space="0" w:color="auto"/>
        <w:bottom w:val="none" w:sz="0" w:space="0" w:color="auto"/>
        <w:right w:val="none" w:sz="0" w:space="0" w:color="auto"/>
      </w:divBdr>
    </w:div>
    <w:div w:id="1083379182">
      <w:bodyDiv w:val="1"/>
      <w:marLeft w:val="0"/>
      <w:marRight w:val="0"/>
      <w:marTop w:val="0"/>
      <w:marBottom w:val="0"/>
      <w:divBdr>
        <w:top w:val="none" w:sz="0" w:space="0" w:color="auto"/>
        <w:left w:val="none" w:sz="0" w:space="0" w:color="auto"/>
        <w:bottom w:val="none" w:sz="0" w:space="0" w:color="auto"/>
        <w:right w:val="none" w:sz="0" w:space="0" w:color="auto"/>
      </w:divBdr>
    </w:div>
    <w:div w:id="1083407762">
      <w:bodyDiv w:val="1"/>
      <w:marLeft w:val="0"/>
      <w:marRight w:val="0"/>
      <w:marTop w:val="0"/>
      <w:marBottom w:val="0"/>
      <w:divBdr>
        <w:top w:val="none" w:sz="0" w:space="0" w:color="auto"/>
        <w:left w:val="none" w:sz="0" w:space="0" w:color="auto"/>
        <w:bottom w:val="none" w:sz="0" w:space="0" w:color="auto"/>
        <w:right w:val="none" w:sz="0" w:space="0" w:color="auto"/>
      </w:divBdr>
    </w:div>
    <w:div w:id="1083726171">
      <w:bodyDiv w:val="1"/>
      <w:marLeft w:val="0"/>
      <w:marRight w:val="0"/>
      <w:marTop w:val="0"/>
      <w:marBottom w:val="0"/>
      <w:divBdr>
        <w:top w:val="none" w:sz="0" w:space="0" w:color="auto"/>
        <w:left w:val="none" w:sz="0" w:space="0" w:color="auto"/>
        <w:bottom w:val="none" w:sz="0" w:space="0" w:color="auto"/>
        <w:right w:val="none" w:sz="0" w:space="0" w:color="auto"/>
      </w:divBdr>
    </w:div>
    <w:div w:id="1084179706">
      <w:bodyDiv w:val="1"/>
      <w:marLeft w:val="0"/>
      <w:marRight w:val="0"/>
      <w:marTop w:val="0"/>
      <w:marBottom w:val="0"/>
      <w:divBdr>
        <w:top w:val="none" w:sz="0" w:space="0" w:color="auto"/>
        <w:left w:val="none" w:sz="0" w:space="0" w:color="auto"/>
        <w:bottom w:val="none" w:sz="0" w:space="0" w:color="auto"/>
        <w:right w:val="none" w:sz="0" w:space="0" w:color="auto"/>
      </w:divBdr>
    </w:div>
    <w:div w:id="1084182356">
      <w:bodyDiv w:val="1"/>
      <w:marLeft w:val="0"/>
      <w:marRight w:val="0"/>
      <w:marTop w:val="0"/>
      <w:marBottom w:val="0"/>
      <w:divBdr>
        <w:top w:val="none" w:sz="0" w:space="0" w:color="auto"/>
        <w:left w:val="none" w:sz="0" w:space="0" w:color="auto"/>
        <w:bottom w:val="none" w:sz="0" w:space="0" w:color="auto"/>
        <w:right w:val="none" w:sz="0" w:space="0" w:color="auto"/>
      </w:divBdr>
    </w:div>
    <w:div w:id="1084227706">
      <w:bodyDiv w:val="1"/>
      <w:marLeft w:val="0"/>
      <w:marRight w:val="0"/>
      <w:marTop w:val="0"/>
      <w:marBottom w:val="0"/>
      <w:divBdr>
        <w:top w:val="none" w:sz="0" w:space="0" w:color="auto"/>
        <w:left w:val="none" w:sz="0" w:space="0" w:color="auto"/>
        <w:bottom w:val="none" w:sz="0" w:space="0" w:color="auto"/>
        <w:right w:val="none" w:sz="0" w:space="0" w:color="auto"/>
      </w:divBdr>
    </w:div>
    <w:div w:id="1084298743">
      <w:bodyDiv w:val="1"/>
      <w:marLeft w:val="0"/>
      <w:marRight w:val="0"/>
      <w:marTop w:val="0"/>
      <w:marBottom w:val="0"/>
      <w:divBdr>
        <w:top w:val="none" w:sz="0" w:space="0" w:color="auto"/>
        <w:left w:val="none" w:sz="0" w:space="0" w:color="auto"/>
        <w:bottom w:val="none" w:sz="0" w:space="0" w:color="auto"/>
        <w:right w:val="none" w:sz="0" w:space="0" w:color="auto"/>
      </w:divBdr>
    </w:div>
    <w:div w:id="1084300894">
      <w:bodyDiv w:val="1"/>
      <w:marLeft w:val="0"/>
      <w:marRight w:val="0"/>
      <w:marTop w:val="0"/>
      <w:marBottom w:val="0"/>
      <w:divBdr>
        <w:top w:val="none" w:sz="0" w:space="0" w:color="auto"/>
        <w:left w:val="none" w:sz="0" w:space="0" w:color="auto"/>
        <w:bottom w:val="none" w:sz="0" w:space="0" w:color="auto"/>
        <w:right w:val="none" w:sz="0" w:space="0" w:color="auto"/>
      </w:divBdr>
    </w:div>
    <w:div w:id="1084571418">
      <w:bodyDiv w:val="1"/>
      <w:marLeft w:val="0"/>
      <w:marRight w:val="0"/>
      <w:marTop w:val="0"/>
      <w:marBottom w:val="0"/>
      <w:divBdr>
        <w:top w:val="none" w:sz="0" w:space="0" w:color="auto"/>
        <w:left w:val="none" w:sz="0" w:space="0" w:color="auto"/>
        <w:bottom w:val="none" w:sz="0" w:space="0" w:color="auto"/>
        <w:right w:val="none" w:sz="0" w:space="0" w:color="auto"/>
      </w:divBdr>
    </w:div>
    <w:div w:id="1084649449">
      <w:bodyDiv w:val="1"/>
      <w:marLeft w:val="0"/>
      <w:marRight w:val="0"/>
      <w:marTop w:val="0"/>
      <w:marBottom w:val="0"/>
      <w:divBdr>
        <w:top w:val="none" w:sz="0" w:space="0" w:color="auto"/>
        <w:left w:val="none" w:sz="0" w:space="0" w:color="auto"/>
        <w:bottom w:val="none" w:sz="0" w:space="0" w:color="auto"/>
        <w:right w:val="none" w:sz="0" w:space="0" w:color="auto"/>
      </w:divBdr>
    </w:div>
    <w:div w:id="1084688313">
      <w:bodyDiv w:val="1"/>
      <w:marLeft w:val="0"/>
      <w:marRight w:val="0"/>
      <w:marTop w:val="0"/>
      <w:marBottom w:val="0"/>
      <w:divBdr>
        <w:top w:val="none" w:sz="0" w:space="0" w:color="auto"/>
        <w:left w:val="none" w:sz="0" w:space="0" w:color="auto"/>
        <w:bottom w:val="none" w:sz="0" w:space="0" w:color="auto"/>
        <w:right w:val="none" w:sz="0" w:space="0" w:color="auto"/>
      </w:divBdr>
    </w:div>
    <w:div w:id="1084760483">
      <w:bodyDiv w:val="1"/>
      <w:marLeft w:val="0"/>
      <w:marRight w:val="0"/>
      <w:marTop w:val="0"/>
      <w:marBottom w:val="0"/>
      <w:divBdr>
        <w:top w:val="none" w:sz="0" w:space="0" w:color="auto"/>
        <w:left w:val="none" w:sz="0" w:space="0" w:color="auto"/>
        <w:bottom w:val="none" w:sz="0" w:space="0" w:color="auto"/>
        <w:right w:val="none" w:sz="0" w:space="0" w:color="auto"/>
      </w:divBdr>
    </w:div>
    <w:div w:id="1085031211">
      <w:bodyDiv w:val="1"/>
      <w:marLeft w:val="0"/>
      <w:marRight w:val="0"/>
      <w:marTop w:val="0"/>
      <w:marBottom w:val="0"/>
      <w:divBdr>
        <w:top w:val="none" w:sz="0" w:space="0" w:color="auto"/>
        <w:left w:val="none" w:sz="0" w:space="0" w:color="auto"/>
        <w:bottom w:val="none" w:sz="0" w:space="0" w:color="auto"/>
        <w:right w:val="none" w:sz="0" w:space="0" w:color="auto"/>
      </w:divBdr>
    </w:div>
    <w:div w:id="1085153664">
      <w:bodyDiv w:val="1"/>
      <w:marLeft w:val="0"/>
      <w:marRight w:val="0"/>
      <w:marTop w:val="0"/>
      <w:marBottom w:val="0"/>
      <w:divBdr>
        <w:top w:val="none" w:sz="0" w:space="0" w:color="auto"/>
        <w:left w:val="none" w:sz="0" w:space="0" w:color="auto"/>
        <w:bottom w:val="none" w:sz="0" w:space="0" w:color="auto"/>
        <w:right w:val="none" w:sz="0" w:space="0" w:color="auto"/>
      </w:divBdr>
    </w:div>
    <w:div w:id="1085298030">
      <w:bodyDiv w:val="1"/>
      <w:marLeft w:val="0"/>
      <w:marRight w:val="0"/>
      <w:marTop w:val="0"/>
      <w:marBottom w:val="0"/>
      <w:divBdr>
        <w:top w:val="none" w:sz="0" w:space="0" w:color="auto"/>
        <w:left w:val="none" w:sz="0" w:space="0" w:color="auto"/>
        <w:bottom w:val="none" w:sz="0" w:space="0" w:color="auto"/>
        <w:right w:val="none" w:sz="0" w:space="0" w:color="auto"/>
      </w:divBdr>
    </w:div>
    <w:div w:id="1085759462">
      <w:bodyDiv w:val="1"/>
      <w:marLeft w:val="0"/>
      <w:marRight w:val="0"/>
      <w:marTop w:val="0"/>
      <w:marBottom w:val="0"/>
      <w:divBdr>
        <w:top w:val="none" w:sz="0" w:space="0" w:color="auto"/>
        <w:left w:val="none" w:sz="0" w:space="0" w:color="auto"/>
        <w:bottom w:val="none" w:sz="0" w:space="0" w:color="auto"/>
        <w:right w:val="none" w:sz="0" w:space="0" w:color="auto"/>
      </w:divBdr>
      <w:divsChild>
        <w:div w:id="155802102">
          <w:marLeft w:val="640"/>
          <w:marRight w:val="0"/>
          <w:marTop w:val="0"/>
          <w:marBottom w:val="0"/>
          <w:divBdr>
            <w:top w:val="none" w:sz="0" w:space="0" w:color="auto"/>
            <w:left w:val="none" w:sz="0" w:space="0" w:color="auto"/>
            <w:bottom w:val="none" w:sz="0" w:space="0" w:color="auto"/>
            <w:right w:val="none" w:sz="0" w:space="0" w:color="auto"/>
          </w:divBdr>
        </w:div>
        <w:div w:id="232128782">
          <w:marLeft w:val="640"/>
          <w:marRight w:val="0"/>
          <w:marTop w:val="0"/>
          <w:marBottom w:val="0"/>
          <w:divBdr>
            <w:top w:val="none" w:sz="0" w:space="0" w:color="auto"/>
            <w:left w:val="none" w:sz="0" w:space="0" w:color="auto"/>
            <w:bottom w:val="none" w:sz="0" w:space="0" w:color="auto"/>
            <w:right w:val="none" w:sz="0" w:space="0" w:color="auto"/>
          </w:divBdr>
        </w:div>
        <w:div w:id="285698609">
          <w:marLeft w:val="640"/>
          <w:marRight w:val="0"/>
          <w:marTop w:val="0"/>
          <w:marBottom w:val="0"/>
          <w:divBdr>
            <w:top w:val="none" w:sz="0" w:space="0" w:color="auto"/>
            <w:left w:val="none" w:sz="0" w:space="0" w:color="auto"/>
            <w:bottom w:val="none" w:sz="0" w:space="0" w:color="auto"/>
            <w:right w:val="none" w:sz="0" w:space="0" w:color="auto"/>
          </w:divBdr>
        </w:div>
        <w:div w:id="802505030">
          <w:marLeft w:val="640"/>
          <w:marRight w:val="0"/>
          <w:marTop w:val="0"/>
          <w:marBottom w:val="0"/>
          <w:divBdr>
            <w:top w:val="none" w:sz="0" w:space="0" w:color="auto"/>
            <w:left w:val="none" w:sz="0" w:space="0" w:color="auto"/>
            <w:bottom w:val="none" w:sz="0" w:space="0" w:color="auto"/>
            <w:right w:val="none" w:sz="0" w:space="0" w:color="auto"/>
          </w:divBdr>
        </w:div>
        <w:div w:id="1123495923">
          <w:marLeft w:val="640"/>
          <w:marRight w:val="0"/>
          <w:marTop w:val="0"/>
          <w:marBottom w:val="0"/>
          <w:divBdr>
            <w:top w:val="none" w:sz="0" w:space="0" w:color="auto"/>
            <w:left w:val="none" w:sz="0" w:space="0" w:color="auto"/>
            <w:bottom w:val="none" w:sz="0" w:space="0" w:color="auto"/>
            <w:right w:val="none" w:sz="0" w:space="0" w:color="auto"/>
          </w:divBdr>
        </w:div>
        <w:div w:id="1254780580">
          <w:marLeft w:val="640"/>
          <w:marRight w:val="0"/>
          <w:marTop w:val="0"/>
          <w:marBottom w:val="0"/>
          <w:divBdr>
            <w:top w:val="none" w:sz="0" w:space="0" w:color="auto"/>
            <w:left w:val="none" w:sz="0" w:space="0" w:color="auto"/>
            <w:bottom w:val="none" w:sz="0" w:space="0" w:color="auto"/>
            <w:right w:val="none" w:sz="0" w:space="0" w:color="auto"/>
          </w:divBdr>
        </w:div>
        <w:div w:id="1341274208">
          <w:marLeft w:val="640"/>
          <w:marRight w:val="0"/>
          <w:marTop w:val="0"/>
          <w:marBottom w:val="0"/>
          <w:divBdr>
            <w:top w:val="none" w:sz="0" w:space="0" w:color="auto"/>
            <w:left w:val="none" w:sz="0" w:space="0" w:color="auto"/>
            <w:bottom w:val="none" w:sz="0" w:space="0" w:color="auto"/>
            <w:right w:val="none" w:sz="0" w:space="0" w:color="auto"/>
          </w:divBdr>
        </w:div>
        <w:div w:id="1347056387">
          <w:marLeft w:val="640"/>
          <w:marRight w:val="0"/>
          <w:marTop w:val="0"/>
          <w:marBottom w:val="0"/>
          <w:divBdr>
            <w:top w:val="none" w:sz="0" w:space="0" w:color="auto"/>
            <w:left w:val="none" w:sz="0" w:space="0" w:color="auto"/>
            <w:bottom w:val="none" w:sz="0" w:space="0" w:color="auto"/>
            <w:right w:val="none" w:sz="0" w:space="0" w:color="auto"/>
          </w:divBdr>
        </w:div>
        <w:div w:id="1599563249">
          <w:marLeft w:val="640"/>
          <w:marRight w:val="0"/>
          <w:marTop w:val="0"/>
          <w:marBottom w:val="0"/>
          <w:divBdr>
            <w:top w:val="none" w:sz="0" w:space="0" w:color="auto"/>
            <w:left w:val="none" w:sz="0" w:space="0" w:color="auto"/>
            <w:bottom w:val="none" w:sz="0" w:space="0" w:color="auto"/>
            <w:right w:val="none" w:sz="0" w:space="0" w:color="auto"/>
          </w:divBdr>
        </w:div>
        <w:div w:id="1924222179">
          <w:marLeft w:val="640"/>
          <w:marRight w:val="0"/>
          <w:marTop w:val="0"/>
          <w:marBottom w:val="0"/>
          <w:divBdr>
            <w:top w:val="none" w:sz="0" w:space="0" w:color="auto"/>
            <w:left w:val="none" w:sz="0" w:space="0" w:color="auto"/>
            <w:bottom w:val="none" w:sz="0" w:space="0" w:color="auto"/>
            <w:right w:val="none" w:sz="0" w:space="0" w:color="auto"/>
          </w:divBdr>
        </w:div>
      </w:divsChild>
    </w:div>
    <w:div w:id="1085800941">
      <w:bodyDiv w:val="1"/>
      <w:marLeft w:val="0"/>
      <w:marRight w:val="0"/>
      <w:marTop w:val="0"/>
      <w:marBottom w:val="0"/>
      <w:divBdr>
        <w:top w:val="none" w:sz="0" w:space="0" w:color="auto"/>
        <w:left w:val="none" w:sz="0" w:space="0" w:color="auto"/>
        <w:bottom w:val="none" w:sz="0" w:space="0" w:color="auto"/>
        <w:right w:val="none" w:sz="0" w:space="0" w:color="auto"/>
      </w:divBdr>
    </w:div>
    <w:div w:id="1086196619">
      <w:bodyDiv w:val="1"/>
      <w:marLeft w:val="0"/>
      <w:marRight w:val="0"/>
      <w:marTop w:val="0"/>
      <w:marBottom w:val="0"/>
      <w:divBdr>
        <w:top w:val="none" w:sz="0" w:space="0" w:color="auto"/>
        <w:left w:val="none" w:sz="0" w:space="0" w:color="auto"/>
        <w:bottom w:val="none" w:sz="0" w:space="0" w:color="auto"/>
        <w:right w:val="none" w:sz="0" w:space="0" w:color="auto"/>
      </w:divBdr>
    </w:div>
    <w:div w:id="1086534782">
      <w:bodyDiv w:val="1"/>
      <w:marLeft w:val="0"/>
      <w:marRight w:val="0"/>
      <w:marTop w:val="0"/>
      <w:marBottom w:val="0"/>
      <w:divBdr>
        <w:top w:val="none" w:sz="0" w:space="0" w:color="auto"/>
        <w:left w:val="none" w:sz="0" w:space="0" w:color="auto"/>
        <w:bottom w:val="none" w:sz="0" w:space="0" w:color="auto"/>
        <w:right w:val="none" w:sz="0" w:space="0" w:color="auto"/>
      </w:divBdr>
    </w:div>
    <w:div w:id="1086655415">
      <w:bodyDiv w:val="1"/>
      <w:marLeft w:val="0"/>
      <w:marRight w:val="0"/>
      <w:marTop w:val="0"/>
      <w:marBottom w:val="0"/>
      <w:divBdr>
        <w:top w:val="none" w:sz="0" w:space="0" w:color="auto"/>
        <w:left w:val="none" w:sz="0" w:space="0" w:color="auto"/>
        <w:bottom w:val="none" w:sz="0" w:space="0" w:color="auto"/>
        <w:right w:val="none" w:sz="0" w:space="0" w:color="auto"/>
      </w:divBdr>
    </w:div>
    <w:div w:id="1088042893">
      <w:bodyDiv w:val="1"/>
      <w:marLeft w:val="0"/>
      <w:marRight w:val="0"/>
      <w:marTop w:val="0"/>
      <w:marBottom w:val="0"/>
      <w:divBdr>
        <w:top w:val="none" w:sz="0" w:space="0" w:color="auto"/>
        <w:left w:val="none" w:sz="0" w:space="0" w:color="auto"/>
        <w:bottom w:val="none" w:sz="0" w:space="0" w:color="auto"/>
        <w:right w:val="none" w:sz="0" w:space="0" w:color="auto"/>
      </w:divBdr>
    </w:div>
    <w:div w:id="1089157608">
      <w:bodyDiv w:val="1"/>
      <w:marLeft w:val="0"/>
      <w:marRight w:val="0"/>
      <w:marTop w:val="0"/>
      <w:marBottom w:val="0"/>
      <w:divBdr>
        <w:top w:val="none" w:sz="0" w:space="0" w:color="auto"/>
        <w:left w:val="none" w:sz="0" w:space="0" w:color="auto"/>
        <w:bottom w:val="none" w:sz="0" w:space="0" w:color="auto"/>
        <w:right w:val="none" w:sz="0" w:space="0" w:color="auto"/>
      </w:divBdr>
    </w:div>
    <w:div w:id="1089738865">
      <w:bodyDiv w:val="1"/>
      <w:marLeft w:val="0"/>
      <w:marRight w:val="0"/>
      <w:marTop w:val="0"/>
      <w:marBottom w:val="0"/>
      <w:divBdr>
        <w:top w:val="none" w:sz="0" w:space="0" w:color="auto"/>
        <w:left w:val="none" w:sz="0" w:space="0" w:color="auto"/>
        <w:bottom w:val="none" w:sz="0" w:space="0" w:color="auto"/>
        <w:right w:val="none" w:sz="0" w:space="0" w:color="auto"/>
      </w:divBdr>
    </w:div>
    <w:div w:id="1090008675">
      <w:bodyDiv w:val="1"/>
      <w:marLeft w:val="0"/>
      <w:marRight w:val="0"/>
      <w:marTop w:val="0"/>
      <w:marBottom w:val="0"/>
      <w:divBdr>
        <w:top w:val="none" w:sz="0" w:space="0" w:color="auto"/>
        <w:left w:val="none" w:sz="0" w:space="0" w:color="auto"/>
        <w:bottom w:val="none" w:sz="0" w:space="0" w:color="auto"/>
        <w:right w:val="none" w:sz="0" w:space="0" w:color="auto"/>
      </w:divBdr>
    </w:div>
    <w:div w:id="1090390890">
      <w:bodyDiv w:val="1"/>
      <w:marLeft w:val="0"/>
      <w:marRight w:val="0"/>
      <w:marTop w:val="0"/>
      <w:marBottom w:val="0"/>
      <w:divBdr>
        <w:top w:val="none" w:sz="0" w:space="0" w:color="auto"/>
        <w:left w:val="none" w:sz="0" w:space="0" w:color="auto"/>
        <w:bottom w:val="none" w:sz="0" w:space="0" w:color="auto"/>
        <w:right w:val="none" w:sz="0" w:space="0" w:color="auto"/>
      </w:divBdr>
    </w:div>
    <w:div w:id="1090584870">
      <w:bodyDiv w:val="1"/>
      <w:marLeft w:val="0"/>
      <w:marRight w:val="0"/>
      <w:marTop w:val="0"/>
      <w:marBottom w:val="0"/>
      <w:divBdr>
        <w:top w:val="none" w:sz="0" w:space="0" w:color="auto"/>
        <w:left w:val="none" w:sz="0" w:space="0" w:color="auto"/>
        <w:bottom w:val="none" w:sz="0" w:space="0" w:color="auto"/>
        <w:right w:val="none" w:sz="0" w:space="0" w:color="auto"/>
      </w:divBdr>
    </w:div>
    <w:div w:id="1091702620">
      <w:bodyDiv w:val="1"/>
      <w:marLeft w:val="0"/>
      <w:marRight w:val="0"/>
      <w:marTop w:val="0"/>
      <w:marBottom w:val="0"/>
      <w:divBdr>
        <w:top w:val="none" w:sz="0" w:space="0" w:color="auto"/>
        <w:left w:val="none" w:sz="0" w:space="0" w:color="auto"/>
        <w:bottom w:val="none" w:sz="0" w:space="0" w:color="auto"/>
        <w:right w:val="none" w:sz="0" w:space="0" w:color="auto"/>
      </w:divBdr>
    </w:div>
    <w:div w:id="1092749583">
      <w:bodyDiv w:val="1"/>
      <w:marLeft w:val="0"/>
      <w:marRight w:val="0"/>
      <w:marTop w:val="0"/>
      <w:marBottom w:val="0"/>
      <w:divBdr>
        <w:top w:val="none" w:sz="0" w:space="0" w:color="auto"/>
        <w:left w:val="none" w:sz="0" w:space="0" w:color="auto"/>
        <w:bottom w:val="none" w:sz="0" w:space="0" w:color="auto"/>
        <w:right w:val="none" w:sz="0" w:space="0" w:color="auto"/>
      </w:divBdr>
      <w:divsChild>
        <w:div w:id="14574753">
          <w:marLeft w:val="640"/>
          <w:marRight w:val="0"/>
          <w:marTop w:val="0"/>
          <w:marBottom w:val="0"/>
          <w:divBdr>
            <w:top w:val="none" w:sz="0" w:space="0" w:color="auto"/>
            <w:left w:val="none" w:sz="0" w:space="0" w:color="auto"/>
            <w:bottom w:val="none" w:sz="0" w:space="0" w:color="auto"/>
            <w:right w:val="none" w:sz="0" w:space="0" w:color="auto"/>
          </w:divBdr>
        </w:div>
        <w:div w:id="33315138">
          <w:marLeft w:val="640"/>
          <w:marRight w:val="0"/>
          <w:marTop w:val="0"/>
          <w:marBottom w:val="0"/>
          <w:divBdr>
            <w:top w:val="none" w:sz="0" w:space="0" w:color="auto"/>
            <w:left w:val="none" w:sz="0" w:space="0" w:color="auto"/>
            <w:bottom w:val="none" w:sz="0" w:space="0" w:color="auto"/>
            <w:right w:val="none" w:sz="0" w:space="0" w:color="auto"/>
          </w:divBdr>
        </w:div>
        <w:div w:id="42565082">
          <w:marLeft w:val="640"/>
          <w:marRight w:val="0"/>
          <w:marTop w:val="0"/>
          <w:marBottom w:val="0"/>
          <w:divBdr>
            <w:top w:val="none" w:sz="0" w:space="0" w:color="auto"/>
            <w:left w:val="none" w:sz="0" w:space="0" w:color="auto"/>
            <w:bottom w:val="none" w:sz="0" w:space="0" w:color="auto"/>
            <w:right w:val="none" w:sz="0" w:space="0" w:color="auto"/>
          </w:divBdr>
        </w:div>
        <w:div w:id="211501427">
          <w:marLeft w:val="640"/>
          <w:marRight w:val="0"/>
          <w:marTop w:val="0"/>
          <w:marBottom w:val="0"/>
          <w:divBdr>
            <w:top w:val="none" w:sz="0" w:space="0" w:color="auto"/>
            <w:left w:val="none" w:sz="0" w:space="0" w:color="auto"/>
            <w:bottom w:val="none" w:sz="0" w:space="0" w:color="auto"/>
            <w:right w:val="none" w:sz="0" w:space="0" w:color="auto"/>
          </w:divBdr>
        </w:div>
        <w:div w:id="429400003">
          <w:marLeft w:val="640"/>
          <w:marRight w:val="0"/>
          <w:marTop w:val="0"/>
          <w:marBottom w:val="0"/>
          <w:divBdr>
            <w:top w:val="none" w:sz="0" w:space="0" w:color="auto"/>
            <w:left w:val="none" w:sz="0" w:space="0" w:color="auto"/>
            <w:bottom w:val="none" w:sz="0" w:space="0" w:color="auto"/>
            <w:right w:val="none" w:sz="0" w:space="0" w:color="auto"/>
          </w:divBdr>
        </w:div>
        <w:div w:id="618269239">
          <w:marLeft w:val="640"/>
          <w:marRight w:val="0"/>
          <w:marTop w:val="0"/>
          <w:marBottom w:val="0"/>
          <w:divBdr>
            <w:top w:val="none" w:sz="0" w:space="0" w:color="auto"/>
            <w:left w:val="none" w:sz="0" w:space="0" w:color="auto"/>
            <w:bottom w:val="none" w:sz="0" w:space="0" w:color="auto"/>
            <w:right w:val="none" w:sz="0" w:space="0" w:color="auto"/>
          </w:divBdr>
        </w:div>
        <w:div w:id="640620080">
          <w:marLeft w:val="640"/>
          <w:marRight w:val="0"/>
          <w:marTop w:val="0"/>
          <w:marBottom w:val="0"/>
          <w:divBdr>
            <w:top w:val="none" w:sz="0" w:space="0" w:color="auto"/>
            <w:left w:val="none" w:sz="0" w:space="0" w:color="auto"/>
            <w:bottom w:val="none" w:sz="0" w:space="0" w:color="auto"/>
            <w:right w:val="none" w:sz="0" w:space="0" w:color="auto"/>
          </w:divBdr>
        </w:div>
        <w:div w:id="776566205">
          <w:marLeft w:val="640"/>
          <w:marRight w:val="0"/>
          <w:marTop w:val="0"/>
          <w:marBottom w:val="0"/>
          <w:divBdr>
            <w:top w:val="none" w:sz="0" w:space="0" w:color="auto"/>
            <w:left w:val="none" w:sz="0" w:space="0" w:color="auto"/>
            <w:bottom w:val="none" w:sz="0" w:space="0" w:color="auto"/>
            <w:right w:val="none" w:sz="0" w:space="0" w:color="auto"/>
          </w:divBdr>
        </w:div>
        <w:div w:id="1022779814">
          <w:marLeft w:val="640"/>
          <w:marRight w:val="0"/>
          <w:marTop w:val="0"/>
          <w:marBottom w:val="0"/>
          <w:divBdr>
            <w:top w:val="none" w:sz="0" w:space="0" w:color="auto"/>
            <w:left w:val="none" w:sz="0" w:space="0" w:color="auto"/>
            <w:bottom w:val="none" w:sz="0" w:space="0" w:color="auto"/>
            <w:right w:val="none" w:sz="0" w:space="0" w:color="auto"/>
          </w:divBdr>
        </w:div>
        <w:div w:id="1027870164">
          <w:marLeft w:val="640"/>
          <w:marRight w:val="0"/>
          <w:marTop w:val="0"/>
          <w:marBottom w:val="0"/>
          <w:divBdr>
            <w:top w:val="none" w:sz="0" w:space="0" w:color="auto"/>
            <w:left w:val="none" w:sz="0" w:space="0" w:color="auto"/>
            <w:bottom w:val="none" w:sz="0" w:space="0" w:color="auto"/>
            <w:right w:val="none" w:sz="0" w:space="0" w:color="auto"/>
          </w:divBdr>
        </w:div>
        <w:div w:id="1117263366">
          <w:marLeft w:val="640"/>
          <w:marRight w:val="0"/>
          <w:marTop w:val="0"/>
          <w:marBottom w:val="0"/>
          <w:divBdr>
            <w:top w:val="none" w:sz="0" w:space="0" w:color="auto"/>
            <w:left w:val="none" w:sz="0" w:space="0" w:color="auto"/>
            <w:bottom w:val="none" w:sz="0" w:space="0" w:color="auto"/>
            <w:right w:val="none" w:sz="0" w:space="0" w:color="auto"/>
          </w:divBdr>
        </w:div>
        <w:div w:id="1181896261">
          <w:marLeft w:val="640"/>
          <w:marRight w:val="0"/>
          <w:marTop w:val="0"/>
          <w:marBottom w:val="0"/>
          <w:divBdr>
            <w:top w:val="none" w:sz="0" w:space="0" w:color="auto"/>
            <w:left w:val="none" w:sz="0" w:space="0" w:color="auto"/>
            <w:bottom w:val="none" w:sz="0" w:space="0" w:color="auto"/>
            <w:right w:val="none" w:sz="0" w:space="0" w:color="auto"/>
          </w:divBdr>
        </w:div>
        <w:div w:id="1217745279">
          <w:marLeft w:val="640"/>
          <w:marRight w:val="0"/>
          <w:marTop w:val="0"/>
          <w:marBottom w:val="0"/>
          <w:divBdr>
            <w:top w:val="none" w:sz="0" w:space="0" w:color="auto"/>
            <w:left w:val="none" w:sz="0" w:space="0" w:color="auto"/>
            <w:bottom w:val="none" w:sz="0" w:space="0" w:color="auto"/>
            <w:right w:val="none" w:sz="0" w:space="0" w:color="auto"/>
          </w:divBdr>
        </w:div>
        <w:div w:id="1380394597">
          <w:marLeft w:val="640"/>
          <w:marRight w:val="0"/>
          <w:marTop w:val="0"/>
          <w:marBottom w:val="0"/>
          <w:divBdr>
            <w:top w:val="none" w:sz="0" w:space="0" w:color="auto"/>
            <w:left w:val="none" w:sz="0" w:space="0" w:color="auto"/>
            <w:bottom w:val="none" w:sz="0" w:space="0" w:color="auto"/>
            <w:right w:val="none" w:sz="0" w:space="0" w:color="auto"/>
          </w:divBdr>
        </w:div>
        <w:div w:id="1399285528">
          <w:marLeft w:val="640"/>
          <w:marRight w:val="0"/>
          <w:marTop w:val="0"/>
          <w:marBottom w:val="0"/>
          <w:divBdr>
            <w:top w:val="none" w:sz="0" w:space="0" w:color="auto"/>
            <w:left w:val="none" w:sz="0" w:space="0" w:color="auto"/>
            <w:bottom w:val="none" w:sz="0" w:space="0" w:color="auto"/>
            <w:right w:val="none" w:sz="0" w:space="0" w:color="auto"/>
          </w:divBdr>
        </w:div>
        <w:div w:id="1480342674">
          <w:marLeft w:val="640"/>
          <w:marRight w:val="0"/>
          <w:marTop w:val="0"/>
          <w:marBottom w:val="0"/>
          <w:divBdr>
            <w:top w:val="none" w:sz="0" w:space="0" w:color="auto"/>
            <w:left w:val="none" w:sz="0" w:space="0" w:color="auto"/>
            <w:bottom w:val="none" w:sz="0" w:space="0" w:color="auto"/>
            <w:right w:val="none" w:sz="0" w:space="0" w:color="auto"/>
          </w:divBdr>
        </w:div>
        <w:div w:id="1793786880">
          <w:marLeft w:val="640"/>
          <w:marRight w:val="0"/>
          <w:marTop w:val="0"/>
          <w:marBottom w:val="0"/>
          <w:divBdr>
            <w:top w:val="none" w:sz="0" w:space="0" w:color="auto"/>
            <w:left w:val="none" w:sz="0" w:space="0" w:color="auto"/>
            <w:bottom w:val="none" w:sz="0" w:space="0" w:color="auto"/>
            <w:right w:val="none" w:sz="0" w:space="0" w:color="auto"/>
          </w:divBdr>
        </w:div>
        <w:div w:id="1987591257">
          <w:marLeft w:val="640"/>
          <w:marRight w:val="0"/>
          <w:marTop w:val="0"/>
          <w:marBottom w:val="0"/>
          <w:divBdr>
            <w:top w:val="none" w:sz="0" w:space="0" w:color="auto"/>
            <w:left w:val="none" w:sz="0" w:space="0" w:color="auto"/>
            <w:bottom w:val="none" w:sz="0" w:space="0" w:color="auto"/>
            <w:right w:val="none" w:sz="0" w:space="0" w:color="auto"/>
          </w:divBdr>
        </w:div>
        <w:div w:id="2047875139">
          <w:marLeft w:val="640"/>
          <w:marRight w:val="0"/>
          <w:marTop w:val="0"/>
          <w:marBottom w:val="0"/>
          <w:divBdr>
            <w:top w:val="none" w:sz="0" w:space="0" w:color="auto"/>
            <w:left w:val="none" w:sz="0" w:space="0" w:color="auto"/>
            <w:bottom w:val="none" w:sz="0" w:space="0" w:color="auto"/>
            <w:right w:val="none" w:sz="0" w:space="0" w:color="auto"/>
          </w:divBdr>
        </w:div>
        <w:div w:id="2071731859">
          <w:marLeft w:val="640"/>
          <w:marRight w:val="0"/>
          <w:marTop w:val="0"/>
          <w:marBottom w:val="0"/>
          <w:divBdr>
            <w:top w:val="none" w:sz="0" w:space="0" w:color="auto"/>
            <w:left w:val="none" w:sz="0" w:space="0" w:color="auto"/>
            <w:bottom w:val="none" w:sz="0" w:space="0" w:color="auto"/>
            <w:right w:val="none" w:sz="0" w:space="0" w:color="auto"/>
          </w:divBdr>
        </w:div>
        <w:div w:id="2108767275">
          <w:marLeft w:val="640"/>
          <w:marRight w:val="0"/>
          <w:marTop w:val="0"/>
          <w:marBottom w:val="0"/>
          <w:divBdr>
            <w:top w:val="none" w:sz="0" w:space="0" w:color="auto"/>
            <w:left w:val="none" w:sz="0" w:space="0" w:color="auto"/>
            <w:bottom w:val="none" w:sz="0" w:space="0" w:color="auto"/>
            <w:right w:val="none" w:sz="0" w:space="0" w:color="auto"/>
          </w:divBdr>
        </w:div>
      </w:divsChild>
    </w:div>
    <w:div w:id="1092972101">
      <w:bodyDiv w:val="1"/>
      <w:marLeft w:val="0"/>
      <w:marRight w:val="0"/>
      <w:marTop w:val="0"/>
      <w:marBottom w:val="0"/>
      <w:divBdr>
        <w:top w:val="none" w:sz="0" w:space="0" w:color="auto"/>
        <w:left w:val="none" w:sz="0" w:space="0" w:color="auto"/>
        <w:bottom w:val="none" w:sz="0" w:space="0" w:color="auto"/>
        <w:right w:val="none" w:sz="0" w:space="0" w:color="auto"/>
      </w:divBdr>
    </w:div>
    <w:div w:id="1093236879">
      <w:bodyDiv w:val="1"/>
      <w:marLeft w:val="0"/>
      <w:marRight w:val="0"/>
      <w:marTop w:val="0"/>
      <w:marBottom w:val="0"/>
      <w:divBdr>
        <w:top w:val="none" w:sz="0" w:space="0" w:color="auto"/>
        <w:left w:val="none" w:sz="0" w:space="0" w:color="auto"/>
        <w:bottom w:val="none" w:sz="0" w:space="0" w:color="auto"/>
        <w:right w:val="none" w:sz="0" w:space="0" w:color="auto"/>
      </w:divBdr>
    </w:div>
    <w:div w:id="1093428537">
      <w:bodyDiv w:val="1"/>
      <w:marLeft w:val="0"/>
      <w:marRight w:val="0"/>
      <w:marTop w:val="0"/>
      <w:marBottom w:val="0"/>
      <w:divBdr>
        <w:top w:val="none" w:sz="0" w:space="0" w:color="auto"/>
        <w:left w:val="none" w:sz="0" w:space="0" w:color="auto"/>
        <w:bottom w:val="none" w:sz="0" w:space="0" w:color="auto"/>
        <w:right w:val="none" w:sz="0" w:space="0" w:color="auto"/>
      </w:divBdr>
    </w:div>
    <w:div w:id="1094206107">
      <w:bodyDiv w:val="1"/>
      <w:marLeft w:val="0"/>
      <w:marRight w:val="0"/>
      <w:marTop w:val="0"/>
      <w:marBottom w:val="0"/>
      <w:divBdr>
        <w:top w:val="none" w:sz="0" w:space="0" w:color="auto"/>
        <w:left w:val="none" w:sz="0" w:space="0" w:color="auto"/>
        <w:bottom w:val="none" w:sz="0" w:space="0" w:color="auto"/>
        <w:right w:val="none" w:sz="0" w:space="0" w:color="auto"/>
      </w:divBdr>
    </w:div>
    <w:div w:id="1094324529">
      <w:bodyDiv w:val="1"/>
      <w:marLeft w:val="0"/>
      <w:marRight w:val="0"/>
      <w:marTop w:val="0"/>
      <w:marBottom w:val="0"/>
      <w:divBdr>
        <w:top w:val="none" w:sz="0" w:space="0" w:color="auto"/>
        <w:left w:val="none" w:sz="0" w:space="0" w:color="auto"/>
        <w:bottom w:val="none" w:sz="0" w:space="0" w:color="auto"/>
        <w:right w:val="none" w:sz="0" w:space="0" w:color="auto"/>
      </w:divBdr>
    </w:div>
    <w:div w:id="1094932294">
      <w:bodyDiv w:val="1"/>
      <w:marLeft w:val="0"/>
      <w:marRight w:val="0"/>
      <w:marTop w:val="0"/>
      <w:marBottom w:val="0"/>
      <w:divBdr>
        <w:top w:val="none" w:sz="0" w:space="0" w:color="auto"/>
        <w:left w:val="none" w:sz="0" w:space="0" w:color="auto"/>
        <w:bottom w:val="none" w:sz="0" w:space="0" w:color="auto"/>
        <w:right w:val="none" w:sz="0" w:space="0" w:color="auto"/>
      </w:divBdr>
    </w:div>
    <w:div w:id="1095056986">
      <w:bodyDiv w:val="1"/>
      <w:marLeft w:val="0"/>
      <w:marRight w:val="0"/>
      <w:marTop w:val="0"/>
      <w:marBottom w:val="0"/>
      <w:divBdr>
        <w:top w:val="none" w:sz="0" w:space="0" w:color="auto"/>
        <w:left w:val="none" w:sz="0" w:space="0" w:color="auto"/>
        <w:bottom w:val="none" w:sz="0" w:space="0" w:color="auto"/>
        <w:right w:val="none" w:sz="0" w:space="0" w:color="auto"/>
      </w:divBdr>
    </w:div>
    <w:div w:id="1095783837">
      <w:bodyDiv w:val="1"/>
      <w:marLeft w:val="0"/>
      <w:marRight w:val="0"/>
      <w:marTop w:val="0"/>
      <w:marBottom w:val="0"/>
      <w:divBdr>
        <w:top w:val="none" w:sz="0" w:space="0" w:color="auto"/>
        <w:left w:val="none" w:sz="0" w:space="0" w:color="auto"/>
        <w:bottom w:val="none" w:sz="0" w:space="0" w:color="auto"/>
        <w:right w:val="none" w:sz="0" w:space="0" w:color="auto"/>
      </w:divBdr>
    </w:div>
    <w:div w:id="1096049214">
      <w:bodyDiv w:val="1"/>
      <w:marLeft w:val="0"/>
      <w:marRight w:val="0"/>
      <w:marTop w:val="0"/>
      <w:marBottom w:val="0"/>
      <w:divBdr>
        <w:top w:val="none" w:sz="0" w:space="0" w:color="auto"/>
        <w:left w:val="none" w:sz="0" w:space="0" w:color="auto"/>
        <w:bottom w:val="none" w:sz="0" w:space="0" w:color="auto"/>
        <w:right w:val="none" w:sz="0" w:space="0" w:color="auto"/>
      </w:divBdr>
    </w:div>
    <w:div w:id="1096093532">
      <w:bodyDiv w:val="1"/>
      <w:marLeft w:val="0"/>
      <w:marRight w:val="0"/>
      <w:marTop w:val="0"/>
      <w:marBottom w:val="0"/>
      <w:divBdr>
        <w:top w:val="none" w:sz="0" w:space="0" w:color="auto"/>
        <w:left w:val="none" w:sz="0" w:space="0" w:color="auto"/>
        <w:bottom w:val="none" w:sz="0" w:space="0" w:color="auto"/>
        <w:right w:val="none" w:sz="0" w:space="0" w:color="auto"/>
      </w:divBdr>
    </w:div>
    <w:div w:id="1096709186">
      <w:bodyDiv w:val="1"/>
      <w:marLeft w:val="0"/>
      <w:marRight w:val="0"/>
      <w:marTop w:val="0"/>
      <w:marBottom w:val="0"/>
      <w:divBdr>
        <w:top w:val="none" w:sz="0" w:space="0" w:color="auto"/>
        <w:left w:val="none" w:sz="0" w:space="0" w:color="auto"/>
        <w:bottom w:val="none" w:sz="0" w:space="0" w:color="auto"/>
        <w:right w:val="none" w:sz="0" w:space="0" w:color="auto"/>
      </w:divBdr>
    </w:div>
    <w:div w:id="1097093152">
      <w:bodyDiv w:val="1"/>
      <w:marLeft w:val="0"/>
      <w:marRight w:val="0"/>
      <w:marTop w:val="0"/>
      <w:marBottom w:val="0"/>
      <w:divBdr>
        <w:top w:val="none" w:sz="0" w:space="0" w:color="auto"/>
        <w:left w:val="none" w:sz="0" w:space="0" w:color="auto"/>
        <w:bottom w:val="none" w:sz="0" w:space="0" w:color="auto"/>
        <w:right w:val="none" w:sz="0" w:space="0" w:color="auto"/>
      </w:divBdr>
    </w:div>
    <w:div w:id="1097287207">
      <w:bodyDiv w:val="1"/>
      <w:marLeft w:val="0"/>
      <w:marRight w:val="0"/>
      <w:marTop w:val="0"/>
      <w:marBottom w:val="0"/>
      <w:divBdr>
        <w:top w:val="none" w:sz="0" w:space="0" w:color="auto"/>
        <w:left w:val="none" w:sz="0" w:space="0" w:color="auto"/>
        <w:bottom w:val="none" w:sz="0" w:space="0" w:color="auto"/>
        <w:right w:val="none" w:sz="0" w:space="0" w:color="auto"/>
      </w:divBdr>
    </w:div>
    <w:div w:id="1097366149">
      <w:bodyDiv w:val="1"/>
      <w:marLeft w:val="0"/>
      <w:marRight w:val="0"/>
      <w:marTop w:val="0"/>
      <w:marBottom w:val="0"/>
      <w:divBdr>
        <w:top w:val="none" w:sz="0" w:space="0" w:color="auto"/>
        <w:left w:val="none" w:sz="0" w:space="0" w:color="auto"/>
        <w:bottom w:val="none" w:sz="0" w:space="0" w:color="auto"/>
        <w:right w:val="none" w:sz="0" w:space="0" w:color="auto"/>
      </w:divBdr>
    </w:div>
    <w:div w:id="1097748744">
      <w:bodyDiv w:val="1"/>
      <w:marLeft w:val="0"/>
      <w:marRight w:val="0"/>
      <w:marTop w:val="0"/>
      <w:marBottom w:val="0"/>
      <w:divBdr>
        <w:top w:val="none" w:sz="0" w:space="0" w:color="auto"/>
        <w:left w:val="none" w:sz="0" w:space="0" w:color="auto"/>
        <w:bottom w:val="none" w:sz="0" w:space="0" w:color="auto"/>
        <w:right w:val="none" w:sz="0" w:space="0" w:color="auto"/>
      </w:divBdr>
    </w:div>
    <w:div w:id="1098866413">
      <w:bodyDiv w:val="1"/>
      <w:marLeft w:val="0"/>
      <w:marRight w:val="0"/>
      <w:marTop w:val="0"/>
      <w:marBottom w:val="0"/>
      <w:divBdr>
        <w:top w:val="none" w:sz="0" w:space="0" w:color="auto"/>
        <w:left w:val="none" w:sz="0" w:space="0" w:color="auto"/>
        <w:bottom w:val="none" w:sz="0" w:space="0" w:color="auto"/>
        <w:right w:val="none" w:sz="0" w:space="0" w:color="auto"/>
      </w:divBdr>
    </w:div>
    <w:div w:id="1099132535">
      <w:bodyDiv w:val="1"/>
      <w:marLeft w:val="0"/>
      <w:marRight w:val="0"/>
      <w:marTop w:val="0"/>
      <w:marBottom w:val="0"/>
      <w:divBdr>
        <w:top w:val="none" w:sz="0" w:space="0" w:color="auto"/>
        <w:left w:val="none" w:sz="0" w:space="0" w:color="auto"/>
        <w:bottom w:val="none" w:sz="0" w:space="0" w:color="auto"/>
        <w:right w:val="none" w:sz="0" w:space="0" w:color="auto"/>
      </w:divBdr>
    </w:div>
    <w:div w:id="1099181789">
      <w:bodyDiv w:val="1"/>
      <w:marLeft w:val="0"/>
      <w:marRight w:val="0"/>
      <w:marTop w:val="0"/>
      <w:marBottom w:val="0"/>
      <w:divBdr>
        <w:top w:val="none" w:sz="0" w:space="0" w:color="auto"/>
        <w:left w:val="none" w:sz="0" w:space="0" w:color="auto"/>
        <w:bottom w:val="none" w:sz="0" w:space="0" w:color="auto"/>
        <w:right w:val="none" w:sz="0" w:space="0" w:color="auto"/>
      </w:divBdr>
    </w:div>
    <w:div w:id="1099259201">
      <w:bodyDiv w:val="1"/>
      <w:marLeft w:val="0"/>
      <w:marRight w:val="0"/>
      <w:marTop w:val="0"/>
      <w:marBottom w:val="0"/>
      <w:divBdr>
        <w:top w:val="none" w:sz="0" w:space="0" w:color="auto"/>
        <w:left w:val="none" w:sz="0" w:space="0" w:color="auto"/>
        <w:bottom w:val="none" w:sz="0" w:space="0" w:color="auto"/>
        <w:right w:val="none" w:sz="0" w:space="0" w:color="auto"/>
      </w:divBdr>
    </w:div>
    <w:div w:id="1099638117">
      <w:bodyDiv w:val="1"/>
      <w:marLeft w:val="0"/>
      <w:marRight w:val="0"/>
      <w:marTop w:val="0"/>
      <w:marBottom w:val="0"/>
      <w:divBdr>
        <w:top w:val="none" w:sz="0" w:space="0" w:color="auto"/>
        <w:left w:val="none" w:sz="0" w:space="0" w:color="auto"/>
        <w:bottom w:val="none" w:sz="0" w:space="0" w:color="auto"/>
        <w:right w:val="none" w:sz="0" w:space="0" w:color="auto"/>
      </w:divBdr>
    </w:div>
    <w:div w:id="1100369213">
      <w:bodyDiv w:val="1"/>
      <w:marLeft w:val="0"/>
      <w:marRight w:val="0"/>
      <w:marTop w:val="0"/>
      <w:marBottom w:val="0"/>
      <w:divBdr>
        <w:top w:val="none" w:sz="0" w:space="0" w:color="auto"/>
        <w:left w:val="none" w:sz="0" w:space="0" w:color="auto"/>
        <w:bottom w:val="none" w:sz="0" w:space="0" w:color="auto"/>
        <w:right w:val="none" w:sz="0" w:space="0" w:color="auto"/>
      </w:divBdr>
    </w:div>
    <w:div w:id="1100373073">
      <w:bodyDiv w:val="1"/>
      <w:marLeft w:val="0"/>
      <w:marRight w:val="0"/>
      <w:marTop w:val="0"/>
      <w:marBottom w:val="0"/>
      <w:divBdr>
        <w:top w:val="none" w:sz="0" w:space="0" w:color="auto"/>
        <w:left w:val="none" w:sz="0" w:space="0" w:color="auto"/>
        <w:bottom w:val="none" w:sz="0" w:space="0" w:color="auto"/>
        <w:right w:val="none" w:sz="0" w:space="0" w:color="auto"/>
      </w:divBdr>
    </w:div>
    <w:div w:id="1100680274">
      <w:bodyDiv w:val="1"/>
      <w:marLeft w:val="0"/>
      <w:marRight w:val="0"/>
      <w:marTop w:val="0"/>
      <w:marBottom w:val="0"/>
      <w:divBdr>
        <w:top w:val="none" w:sz="0" w:space="0" w:color="auto"/>
        <w:left w:val="none" w:sz="0" w:space="0" w:color="auto"/>
        <w:bottom w:val="none" w:sz="0" w:space="0" w:color="auto"/>
        <w:right w:val="none" w:sz="0" w:space="0" w:color="auto"/>
      </w:divBdr>
    </w:div>
    <w:div w:id="1100830903">
      <w:bodyDiv w:val="1"/>
      <w:marLeft w:val="0"/>
      <w:marRight w:val="0"/>
      <w:marTop w:val="0"/>
      <w:marBottom w:val="0"/>
      <w:divBdr>
        <w:top w:val="none" w:sz="0" w:space="0" w:color="auto"/>
        <w:left w:val="none" w:sz="0" w:space="0" w:color="auto"/>
        <w:bottom w:val="none" w:sz="0" w:space="0" w:color="auto"/>
        <w:right w:val="none" w:sz="0" w:space="0" w:color="auto"/>
      </w:divBdr>
    </w:div>
    <w:div w:id="1100956560">
      <w:bodyDiv w:val="1"/>
      <w:marLeft w:val="0"/>
      <w:marRight w:val="0"/>
      <w:marTop w:val="0"/>
      <w:marBottom w:val="0"/>
      <w:divBdr>
        <w:top w:val="none" w:sz="0" w:space="0" w:color="auto"/>
        <w:left w:val="none" w:sz="0" w:space="0" w:color="auto"/>
        <w:bottom w:val="none" w:sz="0" w:space="0" w:color="auto"/>
        <w:right w:val="none" w:sz="0" w:space="0" w:color="auto"/>
      </w:divBdr>
    </w:div>
    <w:div w:id="1101101225">
      <w:bodyDiv w:val="1"/>
      <w:marLeft w:val="0"/>
      <w:marRight w:val="0"/>
      <w:marTop w:val="0"/>
      <w:marBottom w:val="0"/>
      <w:divBdr>
        <w:top w:val="none" w:sz="0" w:space="0" w:color="auto"/>
        <w:left w:val="none" w:sz="0" w:space="0" w:color="auto"/>
        <w:bottom w:val="none" w:sz="0" w:space="0" w:color="auto"/>
        <w:right w:val="none" w:sz="0" w:space="0" w:color="auto"/>
      </w:divBdr>
    </w:div>
    <w:div w:id="1101216264">
      <w:bodyDiv w:val="1"/>
      <w:marLeft w:val="0"/>
      <w:marRight w:val="0"/>
      <w:marTop w:val="0"/>
      <w:marBottom w:val="0"/>
      <w:divBdr>
        <w:top w:val="none" w:sz="0" w:space="0" w:color="auto"/>
        <w:left w:val="none" w:sz="0" w:space="0" w:color="auto"/>
        <w:bottom w:val="none" w:sz="0" w:space="0" w:color="auto"/>
        <w:right w:val="none" w:sz="0" w:space="0" w:color="auto"/>
      </w:divBdr>
    </w:div>
    <w:div w:id="1101487023">
      <w:bodyDiv w:val="1"/>
      <w:marLeft w:val="0"/>
      <w:marRight w:val="0"/>
      <w:marTop w:val="0"/>
      <w:marBottom w:val="0"/>
      <w:divBdr>
        <w:top w:val="none" w:sz="0" w:space="0" w:color="auto"/>
        <w:left w:val="none" w:sz="0" w:space="0" w:color="auto"/>
        <w:bottom w:val="none" w:sz="0" w:space="0" w:color="auto"/>
        <w:right w:val="none" w:sz="0" w:space="0" w:color="auto"/>
      </w:divBdr>
    </w:div>
    <w:div w:id="1101757135">
      <w:bodyDiv w:val="1"/>
      <w:marLeft w:val="0"/>
      <w:marRight w:val="0"/>
      <w:marTop w:val="0"/>
      <w:marBottom w:val="0"/>
      <w:divBdr>
        <w:top w:val="none" w:sz="0" w:space="0" w:color="auto"/>
        <w:left w:val="none" w:sz="0" w:space="0" w:color="auto"/>
        <w:bottom w:val="none" w:sz="0" w:space="0" w:color="auto"/>
        <w:right w:val="none" w:sz="0" w:space="0" w:color="auto"/>
      </w:divBdr>
    </w:div>
    <w:div w:id="1101922354">
      <w:bodyDiv w:val="1"/>
      <w:marLeft w:val="0"/>
      <w:marRight w:val="0"/>
      <w:marTop w:val="0"/>
      <w:marBottom w:val="0"/>
      <w:divBdr>
        <w:top w:val="none" w:sz="0" w:space="0" w:color="auto"/>
        <w:left w:val="none" w:sz="0" w:space="0" w:color="auto"/>
        <w:bottom w:val="none" w:sz="0" w:space="0" w:color="auto"/>
        <w:right w:val="none" w:sz="0" w:space="0" w:color="auto"/>
      </w:divBdr>
    </w:div>
    <w:div w:id="1102267637">
      <w:bodyDiv w:val="1"/>
      <w:marLeft w:val="0"/>
      <w:marRight w:val="0"/>
      <w:marTop w:val="0"/>
      <w:marBottom w:val="0"/>
      <w:divBdr>
        <w:top w:val="none" w:sz="0" w:space="0" w:color="auto"/>
        <w:left w:val="none" w:sz="0" w:space="0" w:color="auto"/>
        <w:bottom w:val="none" w:sz="0" w:space="0" w:color="auto"/>
        <w:right w:val="none" w:sz="0" w:space="0" w:color="auto"/>
      </w:divBdr>
    </w:div>
    <w:div w:id="1102914458">
      <w:bodyDiv w:val="1"/>
      <w:marLeft w:val="0"/>
      <w:marRight w:val="0"/>
      <w:marTop w:val="0"/>
      <w:marBottom w:val="0"/>
      <w:divBdr>
        <w:top w:val="none" w:sz="0" w:space="0" w:color="auto"/>
        <w:left w:val="none" w:sz="0" w:space="0" w:color="auto"/>
        <w:bottom w:val="none" w:sz="0" w:space="0" w:color="auto"/>
        <w:right w:val="none" w:sz="0" w:space="0" w:color="auto"/>
      </w:divBdr>
    </w:div>
    <w:div w:id="1103111076">
      <w:bodyDiv w:val="1"/>
      <w:marLeft w:val="0"/>
      <w:marRight w:val="0"/>
      <w:marTop w:val="0"/>
      <w:marBottom w:val="0"/>
      <w:divBdr>
        <w:top w:val="none" w:sz="0" w:space="0" w:color="auto"/>
        <w:left w:val="none" w:sz="0" w:space="0" w:color="auto"/>
        <w:bottom w:val="none" w:sz="0" w:space="0" w:color="auto"/>
        <w:right w:val="none" w:sz="0" w:space="0" w:color="auto"/>
      </w:divBdr>
    </w:div>
    <w:div w:id="1103181987">
      <w:bodyDiv w:val="1"/>
      <w:marLeft w:val="0"/>
      <w:marRight w:val="0"/>
      <w:marTop w:val="0"/>
      <w:marBottom w:val="0"/>
      <w:divBdr>
        <w:top w:val="none" w:sz="0" w:space="0" w:color="auto"/>
        <w:left w:val="none" w:sz="0" w:space="0" w:color="auto"/>
        <w:bottom w:val="none" w:sz="0" w:space="0" w:color="auto"/>
        <w:right w:val="none" w:sz="0" w:space="0" w:color="auto"/>
      </w:divBdr>
    </w:div>
    <w:div w:id="1103459783">
      <w:bodyDiv w:val="1"/>
      <w:marLeft w:val="0"/>
      <w:marRight w:val="0"/>
      <w:marTop w:val="0"/>
      <w:marBottom w:val="0"/>
      <w:divBdr>
        <w:top w:val="none" w:sz="0" w:space="0" w:color="auto"/>
        <w:left w:val="none" w:sz="0" w:space="0" w:color="auto"/>
        <w:bottom w:val="none" w:sz="0" w:space="0" w:color="auto"/>
        <w:right w:val="none" w:sz="0" w:space="0" w:color="auto"/>
      </w:divBdr>
    </w:div>
    <w:div w:id="1103762006">
      <w:bodyDiv w:val="1"/>
      <w:marLeft w:val="0"/>
      <w:marRight w:val="0"/>
      <w:marTop w:val="0"/>
      <w:marBottom w:val="0"/>
      <w:divBdr>
        <w:top w:val="none" w:sz="0" w:space="0" w:color="auto"/>
        <w:left w:val="none" w:sz="0" w:space="0" w:color="auto"/>
        <w:bottom w:val="none" w:sz="0" w:space="0" w:color="auto"/>
        <w:right w:val="none" w:sz="0" w:space="0" w:color="auto"/>
      </w:divBdr>
    </w:div>
    <w:div w:id="1103961775">
      <w:bodyDiv w:val="1"/>
      <w:marLeft w:val="0"/>
      <w:marRight w:val="0"/>
      <w:marTop w:val="0"/>
      <w:marBottom w:val="0"/>
      <w:divBdr>
        <w:top w:val="none" w:sz="0" w:space="0" w:color="auto"/>
        <w:left w:val="none" w:sz="0" w:space="0" w:color="auto"/>
        <w:bottom w:val="none" w:sz="0" w:space="0" w:color="auto"/>
        <w:right w:val="none" w:sz="0" w:space="0" w:color="auto"/>
      </w:divBdr>
    </w:div>
    <w:div w:id="1104374823">
      <w:bodyDiv w:val="1"/>
      <w:marLeft w:val="0"/>
      <w:marRight w:val="0"/>
      <w:marTop w:val="0"/>
      <w:marBottom w:val="0"/>
      <w:divBdr>
        <w:top w:val="none" w:sz="0" w:space="0" w:color="auto"/>
        <w:left w:val="none" w:sz="0" w:space="0" w:color="auto"/>
        <w:bottom w:val="none" w:sz="0" w:space="0" w:color="auto"/>
        <w:right w:val="none" w:sz="0" w:space="0" w:color="auto"/>
      </w:divBdr>
    </w:div>
    <w:div w:id="1104574796">
      <w:bodyDiv w:val="1"/>
      <w:marLeft w:val="0"/>
      <w:marRight w:val="0"/>
      <w:marTop w:val="0"/>
      <w:marBottom w:val="0"/>
      <w:divBdr>
        <w:top w:val="none" w:sz="0" w:space="0" w:color="auto"/>
        <w:left w:val="none" w:sz="0" w:space="0" w:color="auto"/>
        <w:bottom w:val="none" w:sz="0" w:space="0" w:color="auto"/>
        <w:right w:val="none" w:sz="0" w:space="0" w:color="auto"/>
      </w:divBdr>
    </w:div>
    <w:div w:id="1104807407">
      <w:bodyDiv w:val="1"/>
      <w:marLeft w:val="0"/>
      <w:marRight w:val="0"/>
      <w:marTop w:val="0"/>
      <w:marBottom w:val="0"/>
      <w:divBdr>
        <w:top w:val="none" w:sz="0" w:space="0" w:color="auto"/>
        <w:left w:val="none" w:sz="0" w:space="0" w:color="auto"/>
        <w:bottom w:val="none" w:sz="0" w:space="0" w:color="auto"/>
        <w:right w:val="none" w:sz="0" w:space="0" w:color="auto"/>
      </w:divBdr>
    </w:div>
    <w:div w:id="1105005590">
      <w:bodyDiv w:val="1"/>
      <w:marLeft w:val="0"/>
      <w:marRight w:val="0"/>
      <w:marTop w:val="0"/>
      <w:marBottom w:val="0"/>
      <w:divBdr>
        <w:top w:val="none" w:sz="0" w:space="0" w:color="auto"/>
        <w:left w:val="none" w:sz="0" w:space="0" w:color="auto"/>
        <w:bottom w:val="none" w:sz="0" w:space="0" w:color="auto"/>
        <w:right w:val="none" w:sz="0" w:space="0" w:color="auto"/>
      </w:divBdr>
    </w:div>
    <w:div w:id="1105737314">
      <w:bodyDiv w:val="1"/>
      <w:marLeft w:val="0"/>
      <w:marRight w:val="0"/>
      <w:marTop w:val="0"/>
      <w:marBottom w:val="0"/>
      <w:divBdr>
        <w:top w:val="none" w:sz="0" w:space="0" w:color="auto"/>
        <w:left w:val="none" w:sz="0" w:space="0" w:color="auto"/>
        <w:bottom w:val="none" w:sz="0" w:space="0" w:color="auto"/>
        <w:right w:val="none" w:sz="0" w:space="0" w:color="auto"/>
      </w:divBdr>
    </w:div>
    <w:div w:id="1105879232">
      <w:bodyDiv w:val="1"/>
      <w:marLeft w:val="0"/>
      <w:marRight w:val="0"/>
      <w:marTop w:val="0"/>
      <w:marBottom w:val="0"/>
      <w:divBdr>
        <w:top w:val="none" w:sz="0" w:space="0" w:color="auto"/>
        <w:left w:val="none" w:sz="0" w:space="0" w:color="auto"/>
        <w:bottom w:val="none" w:sz="0" w:space="0" w:color="auto"/>
        <w:right w:val="none" w:sz="0" w:space="0" w:color="auto"/>
      </w:divBdr>
    </w:div>
    <w:div w:id="1106729104">
      <w:bodyDiv w:val="1"/>
      <w:marLeft w:val="0"/>
      <w:marRight w:val="0"/>
      <w:marTop w:val="0"/>
      <w:marBottom w:val="0"/>
      <w:divBdr>
        <w:top w:val="none" w:sz="0" w:space="0" w:color="auto"/>
        <w:left w:val="none" w:sz="0" w:space="0" w:color="auto"/>
        <w:bottom w:val="none" w:sz="0" w:space="0" w:color="auto"/>
        <w:right w:val="none" w:sz="0" w:space="0" w:color="auto"/>
      </w:divBdr>
    </w:div>
    <w:div w:id="1107315490">
      <w:bodyDiv w:val="1"/>
      <w:marLeft w:val="0"/>
      <w:marRight w:val="0"/>
      <w:marTop w:val="0"/>
      <w:marBottom w:val="0"/>
      <w:divBdr>
        <w:top w:val="none" w:sz="0" w:space="0" w:color="auto"/>
        <w:left w:val="none" w:sz="0" w:space="0" w:color="auto"/>
        <w:bottom w:val="none" w:sz="0" w:space="0" w:color="auto"/>
        <w:right w:val="none" w:sz="0" w:space="0" w:color="auto"/>
      </w:divBdr>
    </w:div>
    <w:div w:id="1107652835">
      <w:bodyDiv w:val="1"/>
      <w:marLeft w:val="0"/>
      <w:marRight w:val="0"/>
      <w:marTop w:val="0"/>
      <w:marBottom w:val="0"/>
      <w:divBdr>
        <w:top w:val="none" w:sz="0" w:space="0" w:color="auto"/>
        <w:left w:val="none" w:sz="0" w:space="0" w:color="auto"/>
        <w:bottom w:val="none" w:sz="0" w:space="0" w:color="auto"/>
        <w:right w:val="none" w:sz="0" w:space="0" w:color="auto"/>
      </w:divBdr>
    </w:div>
    <w:div w:id="1108769034">
      <w:bodyDiv w:val="1"/>
      <w:marLeft w:val="0"/>
      <w:marRight w:val="0"/>
      <w:marTop w:val="0"/>
      <w:marBottom w:val="0"/>
      <w:divBdr>
        <w:top w:val="none" w:sz="0" w:space="0" w:color="auto"/>
        <w:left w:val="none" w:sz="0" w:space="0" w:color="auto"/>
        <w:bottom w:val="none" w:sz="0" w:space="0" w:color="auto"/>
        <w:right w:val="none" w:sz="0" w:space="0" w:color="auto"/>
      </w:divBdr>
    </w:div>
    <w:div w:id="1108769961">
      <w:bodyDiv w:val="1"/>
      <w:marLeft w:val="0"/>
      <w:marRight w:val="0"/>
      <w:marTop w:val="0"/>
      <w:marBottom w:val="0"/>
      <w:divBdr>
        <w:top w:val="none" w:sz="0" w:space="0" w:color="auto"/>
        <w:left w:val="none" w:sz="0" w:space="0" w:color="auto"/>
        <w:bottom w:val="none" w:sz="0" w:space="0" w:color="auto"/>
        <w:right w:val="none" w:sz="0" w:space="0" w:color="auto"/>
      </w:divBdr>
    </w:div>
    <w:div w:id="1109012766">
      <w:bodyDiv w:val="1"/>
      <w:marLeft w:val="0"/>
      <w:marRight w:val="0"/>
      <w:marTop w:val="0"/>
      <w:marBottom w:val="0"/>
      <w:divBdr>
        <w:top w:val="none" w:sz="0" w:space="0" w:color="auto"/>
        <w:left w:val="none" w:sz="0" w:space="0" w:color="auto"/>
        <w:bottom w:val="none" w:sz="0" w:space="0" w:color="auto"/>
        <w:right w:val="none" w:sz="0" w:space="0" w:color="auto"/>
      </w:divBdr>
    </w:div>
    <w:div w:id="1109274069">
      <w:bodyDiv w:val="1"/>
      <w:marLeft w:val="0"/>
      <w:marRight w:val="0"/>
      <w:marTop w:val="0"/>
      <w:marBottom w:val="0"/>
      <w:divBdr>
        <w:top w:val="none" w:sz="0" w:space="0" w:color="auto"/>
        <w:left w:val="none" w:sz="0" w:space="0" w:color="auto"/>
        <w:bottom w:val="none" w:sz="0" w:space="0" w:color="auto"/>
        <w:right w:val="none" w:sz="0" w:space="0" w:color="auto"/>
      </w:divBdr>
    </w:div>
    <w:div w:id="1109275138">
      <w:bodyDiv w:val="1"/>
      <w:marLeft w:val="0"/>
      <w:marRight w:val="0"/>
      <w:marTop w:val="0"/>
      <w:marBottom w:val="0"/>
      <w:divBdr>
        <w:top w:val="none" w:sz="0" w:space="0" w:color="auto"/>
        <w:left w:val="none" w:sz="0" w:space="0" w:color="auto"/>
        <w:bottom w:val="none" w:sz="0" w:space="0" w:color="auto"/>
        <w:right w:val="none" w:sz="0" w:space="0" w:color="auto"/>
      </w:divBdr>
    </w:div>
    <w:div w:id="1109396560">
      <w:bodyDiv w:val="1"/>
      <w:marLeft w:val="0"/>
      <w:marRight w:val="0"/>
      <w:marTop w:val="0"/>
      <w:marBottom w:val="0"/>
      <w:divBdr>
        <w:top w:val="none" w:sz="0" w:space="0" w:color="auto"/>
        <w:left w:val="none" w:sz="0" w:space="0" w:color="auto"/>
        <w:bottom w:val="none" w:sz="0" w:space="0" w:color="auto"/>
        <w:right w:val="none" w:sz="0" w:space="0" w:color="auto"/>
      </w:divBdr>
    </w:div>
    <w:div w:id="1109741767">
      <w:bodyDiv w:val="1"/>
      <w:marLeft w:val="0"/>
      <w:marRight w:val="0"/>
      <w:marTop w:val="0"/>
      <w:marBottom w:val="0"/>
      <w:divBdr>
        <w:top w:val="none" w:sz="0" w:space="0" w:color="auto"/>
        <w:left w:val="none" w:sz="0" w:space="0" w:color="auto"/>
        <w:bottom w:val="none" w:sz="0" w:space="0" w:color="auto"/>
        <w:right w:val="none" w:sz="0" w:space="0" w:color="auto"/>
      </w:divBdr>
    </w:div>
    <w:div w:id="1110511095">
      <w:bodyDiv w:val="1"/>
      <w:marLeft w:val="0"/>
      <w:marRight w:val="0"/>
      <w:marTop w:val="0"/>
      <w:marBottom w:val="0"/>
      <w:divBdr>
        <w:top w:val="none" w:sz="0" w:space="0" w:color="auto"/>
        <w:left w:val="none" w:sz="0" w:space="0" w:color="auto"/>
        <w:bottom w:val="none" w:sz="0" w:space="0" w:color="auto"/>
        <w:right w:val="none" w:sz="0" w:space="0" w:color="auto"/>
      </w:divBdr>
    </w:div>
    <w:div w:id="1110784703">
      <w:bodyDiv w:val="1"/>
      <w:marLeft w:val="0"/>
      <w:marRight w:val="0"/>
      <w:marTop w:val="0"/>
      <w:marBottom w:val="0"/>
      <w:divBdr>
        <w:top w:val="none" w:sz="0" w:space="0" w:color="auto"/>
        <w:left w:val="none" w:sz="0" w:space="0" w:color="auto"/>
        <w:bottom w:val="none" w:sz="0" w:space="0" w:color="auto"/>
        <w:right w:val="none" w:sz="0" w:space="0" w:color="auto"/>
      </w:divBdr>
    </w:div>
    <w:div w:id="1110927843">
      <w:bodyDiv w:val="1"/>
      <w:marLeft w:val="0"/>
      <w:marRight w:val="0"/>
      <w:marTop w:val="0"/>
      <w:marBottom w:val="0"/>
      <w:divBdr>
        <w:top w:val="none" w:sz="0" w:space="0" w:color="auto"/>
        <w:left w:val="none" w:sz="0" w:space="0" w:color="auto"/>
        <w:bottom w:val="none" w:sz="0" w:space="0" w:color="auto"/>
        <w:right w:val="none" w:sz="0" w:space="0" w:color="auto"/>
      </w:divBdr>
    </w:div>
    <w:div w:id="1111583918">
      <w:bodyDiv w:val="1"/>
      <w:marLeft w:val="0"/>
      <w:marRight w:val="0"/>
      <w:marTop w:val="0"/>
      <w:marBottom w:val="0"/>
      <w:divBdr>
        <w:top w:val="none" w:sz="0" w:space="0" w:color="auto"/>
        <w:left w:val="none" w:sz="0" w:space="0" w:color="auto"/>
        <w:bottom w:val="none" w:sz="0" w:space="0" w:color="auto"/>
        <w:right w:val="none" w:sz="0" w:space="0" w:color="auto"/>
      </w:divBdr>
    </w:div>
    <w:div w:id="1111896396">
      <w:bodyDiv w:val="1"/>
      <w:marLeft w:val="0"/>
      <w:marRight w:val="0"/>
      <w:marTop w:val="0"/>
      <w:marBottom w:val="0"/>
      <w:divBdr>
        <w:top w:val="none" w:sz="0" w:space="0" w:color="auto"/>
        <w:left w:val="none" w:sz="0" w:space="0" w:color="auto"/>
        <w:bottom w:val="none" w:sz="0" w:space="0" w:color="auto"/>
        <w:right w:val="none" w:sz="0" w:space="0" w:color="auto"/>
      </w:divBdr>
    </w:div>
    <w:div w:id="1111897039">
      <w:bodyDiv w:val="1"/>
      <w:marLeft w:val="0"/>
      <w:marRight w:val="0"/>
      <w:marTop w:val="0"/>
      <w:marBottom w:val="0"/>
      <w:divBdr>
        <w:top w:val="none" w:sz="0" w:space="0" w:color="auto"/>
        <w:left w:val="none" w:sz="0" w:space="0" w:color="auto"/>
        <w:bottom w:val="none" w:sz="0" w:space="0" w:color="auto"/>
        <w:right w:val="none" w:sz="0" w:space="0" w:color="auto"/>
      </w:divBdr>
    </w:div>
    <w:div w:id="1112213259">
      <w:bodyDiv w:val="1"/>
      <w:marLeft w:val="0"/>
      <w:marRight w:val="0"/>
      <w:marTop w:val="0"/>
      <w:marBottom w:val="0"/>
      <w:divBdr>
        <w:top w:val="none" w:sz="0" w:space="0" w:color="auto"/>
        <w:left w:val="none" w:sz="0" w:space="0" w:color="auto"/>
        <w:bottom w:val="none" w:sz="0" w:space="0" w:color="auto"/>
        <w:right w:val="none" w:sz="0" w:space="0" w:color="auto"/>
      </w:divBdr>
    </w:div>
    <w:div w:id="1112700792">
      <w:bodyDiv w:val="1"/>
      <w:marLeft w:val="0"/>
      <w:marRight w:val="0"/>
      <w:marTop w:val="0"/>
      <w:marBottom w:val="0"/>
      <w:divBdr>
        <w:top w:val="none" w:sz="0" w:space="0" w:color="auto"/>
        <w:left w:val="none" w:sz="0" w:space="0" w:color="auto"/>
        <w:bottom w:val="none" w:sz="0" w:space="0" w:color="auto"/>
        <w:right w:val="none" w:sz="0" w:space="0" w:color="auto"/>
      </w:divBdr>
    </w:div>
    <w:div w:id="1113285359">
      <w:bodyDiv w:val="1"/>
      <w:marLeft w:val="0"/>
      <w:marRight w:val="0"/>
      <w:marTop w:val="0"/>
      <w:marBottom w:val="0"/>
      <w:divBdr>
        <w:top w:val="none" w:sz="0" w:space="0" w:color="auto"/>
        <w:left w:val="none" w:sz="0" w:space="0" w:color="auto"/>
        <w:bottom w:val="none" w:sz="0" w:space="0" w:color="auto"/>
        <w:right w:val="none" w:sz="0" w:space="0" w:color="auto"/>
      </w:divBdr>
    </w:div>
    <w:div w:id="1113399962">
      <w:bodyDiv w:val="1"/>
      <w:marLeft w:val="0"/>
      <w:marRight w:val="0"/>
      <w:marTop w:val="0"/>
      <w:marBottom w:val="0"/>
      <w:divBdr>
        <w:top w:val="none" w:sz="0" w:space="0" w:color="auto"/>
        <w:left w:val="none" w:sz="0" w:space="0" w:color="auto"/>
        <w:bottom w:val="none" w:sz="0" w:space="0" w:color="auto"/>
        <w:right w:val="none" w:sz="0" w:space="0" w:color="auto"/>
      </w:divBdr>
    </w:div>
    <w:div w:id="1113550761">
      <w:bodyDiv w:val="1"/>
      <w:marLeft w:val="0"/>
      <w:marRight w:val="0"/>
      <w:marTop w:val="0"/>
      <w:marBottom w:val="0"/>
      <w:divBdr>
        <w:top w:val="none" w:sz="0" w:space="0" w:color="auto"/>
        <w:left w:val="none" w:sz="0" w:space="0" w:color="auto"/>
        <w:bottom w:val="none" w:sz="0" w:space="0" w:color="auto"/>
        <w:right w:val="none" w:sz="0" w:space="0" w:color="auto"/>
      </w:divBdr>
    </w:div>
    <w:div w:id="1113674418">
      <w:bodyDiv w:val="1"/>
      <w:marLeft w:val="0"/>
      <w:marRight w:val="0"/>
      <w:marTop w:val="0"/>
      <w:marBottom w:val="0"/>
      <w:divBdr>
        <w:top w:val="none" w:sz="0" w:space="0" w:color="auto"/>
        <w:left w:val="none" w:sz="0" w:space="0" w:color="auto"/>
        <w:bottom w:val="none" w:sz="0" w:space="0" w:color="auto"/>
        <w:right w:val="none" w:sz="0" w:space="0" w:color="auto"/>
      </w:divBdr>
    </w:div>
    <w:div w:id="1114179809">
      <w:bodyDiv w:val="1"/>
      <w:marLeft w:val="0"/>
      <w:marRight w:val="0"/>
      <w:marTop w:val="0"/>
      <w:marBottom w:val="0"/>
      <w:divBdr>
        <w:top w:val="none" w:sz="0" w:space="0" w:color="auto"/>
        <w:left w:val="none" w:sz="0" w:space="0" w:color="auto"/>
        <w:bottom w:val="none" w:sz="0" w:space="0" w:color="auto"/>
        <w:right w:val="none" w:sz="0" w:space="0" w:color="auto"/>
      </w:divBdr>
    </w:div>
    <w:div w:id="1114323346">
      <w:bodyDiv w:val="1"/>
      <w:marLeft w:val="0"/>
      <w:marRight w:val="0"/>
      <w:marTop w:val="0"/>
      <w:marBottom w:val="0"/>
      <w:divBdr>
        <w:top w:val="none" w:sz="0" w:space="0" w:color="auto"/>
        <w:left w:val="none" w:sz="0" w:space="0" w:color="auto"/>
        <w:bottom w:val="none" w:sz="0" w:space="0" w:color="auto"/>
        <w:right w:val="none" w:sz="0" w:space="0" w:color="auto"/>
      </w:divBdr>
      <w:divsChild>
        <w:div w:id="77020079">
          <w:marLeft w:val="640"/>
          <w:marRight w:val="0"/>
          <w:marTop w:val="0"/>
          <w:marBottom w:val="0"/>
          <w:divBdr>
            <w:top w:val="none" w:sz="0" w:space="0" w:color="auto"/>
            <w:left w:val="none" w:sz="0" w:space="0" w:color="auto"/>
            <w:bottom w:val="none" w:sz="0" w:space="0" w:color="auto"/>
            <w:right w:val="none" w:sz="0" w:space="0" w:color="auto"/>
          </w:divBdr>
        </w:div>
        <w:div w:id="412241156">
          <w:marLeft w:val="640"/>
          <w:marRight w:val="0"/>
          <w:marTop w:val="0"/>
          <w:marBottom w:val="0"/>
          <w:divBdr>
            <w:top w:val="none" w:sz="0" w:space="0" w:color="auto"/>
            <w:left w:val="none" w:sz="0" w:space="0" w:color="auto"/>
            <w:bottom w:val="none" w:sz="0" w:space="0" w:color="auto"/>
            <w:right w:val="none" w:sz="0" w:space="0" w:color="auto"/>
          </w:divBdr>
        </w:div>
        <w:div w:id="532113100">
          <w:marLeft w:val="640"/>
          <w:marRight w:val="0"/>
          <w:marTop w:val="0"/>
          <w:marBottom w:val="0"/>
          <w:divBdr>
            <w:top w:val="none" w:sz="0" w:space="0" w:color="auto"/>
            <w:left w:val="none" w:sz="0" w:space="0" w:color="auto"/>
            <w:bottom w:val="none" w:sz="0" w:space="0" w:color="auto"/>
            <w:right w:val="none" w:sz="0" w:space="0" w:color="auto"/>
          </w:divBdr>
        </w:div>
        <w:div w:id="686445587">
          <w:marLeft w:val="640"/>
          <w:marRight w:val="0"/>
          <w:marTop w:val="0"/>
          <w:marBottom w:val="0"/>
          <w:divBdr>
            <w:top w:val="none" w:sz="0" w:space="0" w:color="auto"/>
            <w:left w:val="none" w:sz="0" w:space="0" w:color="auto"/>
            <w:bottom w:val="none" w:sz="0" w:space="0" w:color="auto"/>
            <w:right w:val="none" w:sz="0" w:space="0" w:color="auto"/>
          </w:divBdr>
        </w:div>
        <w:div w:id="827594705">
          <w:marLeft w:val="640"/>
          <w:marRight w:val="0"/>
          <w:marTop w:val="0"/>
          <w:marBottom w:val="0"/>
          <w:divBdr>
            <w:top w:val="none" w:sz="0" w:space="0" w:color="auto"/>
            <w:left w:val="none" w:sz="0" w:space="0" w:color="auto"/>
            <w:bottom w:val="none" w:sz="0" w:space="0" w:color="auto"/>
            <w:right w:val="none" w:sz="0" w:space="0" w:color="auto"/>
          </w:divBdr>
        </w:div>
        <w:div w:id="992952607">
          <w:marLeft w:val="640"/>
          <w:marRight w:val="0"/>
          <w:marTop w:val="0"/>
          <w:marBottom w:val="0"/>
          <w:divBdr>
            <w:top w:val="none" w:sz="0" w:space="0" w:color="auto"/>
            <w:left w:val="none" w:sz="0" w:space="0" w:color="auto"/>
            <w:bottom w:val="none" w:sz="0" w:space="0" w:color="auto"/>
            <w:right w:val="none" w:sz="0" w:space="0" w:color="auto"/>
          </w:divBdr>
        </w:div>
        <w:div w:id="1115756042">
          <w:marLeft w:val="640"/>
          <w:marRight w:val="0"/>
          <w:marTop w:val="0"/>
          <w:marBottom w:val="0"/>
          <w:divBdr>
            <w:top w:val="none" w:sz="0" w:space="0" w:color="auto"/>
            <w:left w:val="none" w:sz="0" w:space="0" w:color="auto"/>
            <w:bottom w:val="none" w:sz="0" w:space="0" w:color="auto"/>
            <w:right w:val="none" w:sz="0" w:space="0" w:color="auto"/>
          </w:divBdr>
        </w:div>
        <w:div w:id="1133326919">
          <w:marLeft w:val="640"/>
          <w:marRight w:val="0"/>
          <w:marTop w:val="0"/>
          <w:marBottom w:val="0"/>
          <w:divBdr>
            <w:top w:val="none" w:sz="0" w:space="0" w:color="auto"/>
            <w:left w:val="none" w:sz="0" w:space="0" w:color="auto"/>
            <w:bottom w:val="none" w:sz="0" w:space="0" w:color="auto"/>
            <w:right w:val="none" w:sz="0" w:space="0" w:color="auto"/>
          </w:divBdr>
        </w:div>
        <w:div w:id="1325402991">
          <w:marLeft w:val="640"/>
          <w:marRight w:val="0"/>
          <w:marTop w:val="0"/>
          <w:marBottom w:val="0"/>
          <w:divBdr>
            <w:top w:val="none" w:sz="0" w:space="0" w:color="auto"/>
            <w:left w:val="none" w:sz="0" w:space="0" w:color="auto"/>
            <w:bottom w:val="none" w:sz="0" w:space="0" w:color="auto"/>
            <w:right w:val="none" w:sz="0" w:space="0" w:color="auto"/>
          </w:divBdr>
        </w:div>
        <w:div w:id="1383288700">
          <w:marLeft w:val="640"/>
          <w:marRight w:val="0"/>
          <w:marTop w:val="0"/>
          <w:marBottom w:val="0"/>
          <w:divBdr>
            <w:top w:val="none" w:sz="0" w:space="0" w:color="auto"/>
            <w:left w:val="none" w:sz="0" w:space="0" w:color="auto"/>
            <w:bottom w:val="none" w:sz="0" w:space="0" w:color="auto"/>
            <w:right w:val="none" w:sz="0" w:space="0" w:color="auto"/>
          </w:divBdr>
        </w:div>
        <w:div w:id="1424691725">
          <w:marLeft w:val="640"/>
          <w:marRight w:val="0"/>
          <w:marTop w:val="0"/>
          <w:marBottom w:val="0"/>
          <w:divBdr>
            <w:top w:val="none" w:sz="0" w:space="0" w:color="auto"/>
            <w:left w:val="none" w:sz="0" w:space="0" w:color="auto"/>
            <w:bottom w:val="none" w:sz="0" w:space="0" w:color="auto"/>
            <w:right w:val="none" w:sz="0" w:space="0" w:color="auto"/>
          </w:divBdr>
        </w:div>
        <w:div w:id="1617371109">
          <w:marLeft w:val="640"/>
          <w:marRight w:val="0"/>
          <w:marTop w:val="0"/>
          <w:marBottom w:val="0"/>
          <w:divBdr>
            <w:top w:val="none" w:sz="0" w:space="0" w:color="auto"/>
            <w:left w:val="none" w:sz="0" w:space="0" w:color="auto"/>
            <w:bottom w:val="none" w:sz="0" w:space="0" w:color="auto"/>
            <w:right w:val="none" w:sz="0" w:space="0" w:color="auto"/>
          </w:divBdr>
        </w:div>
        <w:div w:id="1631353790">
          <w:marLeft w:val="640"/>
          <w:marRight w:val="0"/>
          <w:marTop w:val="0"/>
          <w:marBottom w:val="0"/>
          <w:divBdr>
            <w:top w:val="none" w:sz="0" w:space="0" w:color="auto"/>
            <w:left w:val="none" w:sz="0" w:space="0" w:color="auto"/>
            <w:bottom w:val="none" w:sz="0" w:space="0" w:color="auto"/>
            <w:right w:val="none" w:sz="0" w:space="0" w:color="auto"/>
          </w:divBdr>
        </w:div>
        <w:div w:id="1747334494">
          <w:marLeft w:val="640"/>
          <w:marRight w:val="0"/>
          <w:marTop w:val="0"/>
          <w:marBottom w:val="0"/>
          <w:divBdr>
            <w:top w:val="none" w:sz="0" w:space="0" w:color="auto"/>
            <w:left w:val="none" w:sz="0" w:space="0" w:color="auto"/>
            <w:bottom w:val="none" w:sz="0" w:space="0" w:color="auto"/>
            <w:right w:val="none" w:sz="0" w:space="0" w:color="auto"/>
          </w:divBdr>
        </w:div>
        <w:div w:id="1795707496">
          <w:marLeft w:val="640"/>
          <w:marRight w:val="0"/>
          <w:marTop w:val="0"/>
          <w:marBottom w:val="0"/>
          <w:divBdr>
            <w:top w:val="none" w:sz="0" w:space="0" w:color="auto"/>
            <w:left w:val="none" w:sz="0" w:space="0" w:color="auto"/>
            <w:bottom w:val="none" w:sz="0" w:space="0" w:color="auto"/>
            <w:right w:val="none" w:sz="0" w:space="0" w:color="auto"/>
          </w:divBdr>
        </w:div>
        <w:div w:id="1873961406">
          <w:marLeft w:val="640"/>
          <w:marRight w:val="0"/>
          <w:marTop w:val="0"/>
          <w:marBottom w:val="0"/>
          <w:divBdr>
            <w:top w:val="none" w:sz="0" w:space="0" w:color="auto"/>
            <w:left w:val="none" w:sz="0" w:space="0" w:color="auto"/>
            <w:bottom w:val="none" w:sz="0" w:space="0" w:color="auto"/>
            <w:right w:val="none" w:sz="0" w:space="0" w:color="auto"/>
          </w:divBdr>
        </w:div>
        <w:div w:id="2117558277">
          <w:marLeft w:val="640"/>
          <w:marRight w:val="0"/>
          <w:marTop w:val="0"/>
          <w:marBottom w:val="0"/>
          <w:divBdr>
            <w:top w:val="none" w:sz="0" w:space="0" w:color="auto"/>
            <w:left w:val="none" w:sz="0" w:space="0" w:color="auto"/>
            <w:bottom w:val="none" w:sz="0" w:space="0" w:color="auto"/>
            <w:right w:val="none" w:sz="0" w:space="0" w:color="auto"/>
          </w:divBdr>
        </w:div>
      </w:divsChild>
    </w:div>
    <w:div w:id="1114330305">
      <w:bodyDiv w:val="1"/>
      <w:marLeft w:val="0"/>
      <w:marRight w:val="0"/>
      <w:marTop w:val="0"/>
      <w:marBottom w:val="0"/>
      <w:divBdr>
        <w:top w:val="none" w:sz="0" w:space="0" w:color="auto"/>
        <w:left w:val="none" w:sz="0" w:space="0" w:color="auto"/>
        <w:bottom w:val="none" w:sz="0" w:space="0" w:color="auto"/>
        <w:right w:val="none" w:sz="0" w:space="0" w:color="auto"/>
      </w:divBdr>
    </w:div>
    <w:div w:id="1114399989">
      <w:bodyDiv w:val="1"/>
      <w:marLeft w:val="0"/>
      <w:marRight w:val="0"/>
      <w:marTop w:val="0"/>
      <w:marBottom w:val="0"/>
      <w:divBdr>
        <w:top w:val="none" w:sz="0" w:space="0" w:color="auto"/>
        <w:left w:val="none" w:sz="0" w:space="0" w:color="auto"/>
        <w:bottom w:val="none" w:sz="0" w:space="0" w:color="auto"/>
        <w:right w:val="none" w:sz="0" w:space="0" w:color="auto"/>
      </w:divBdr>
    </w:div>
    <w:div w:id="1114833314">
      <w:bodyDiv w:val="1"/>
      <w:marLeft w:val="0"/>
      <w:marRight w:val="0"/>
      <w:marTop w:val="0"/>
      <w:marBottom w:val="0"/>
      <w:divBdr>
        <w:top w:val="none" w:sz="0" w:space="0" w:color="auto"/>
        <w:left w:val="none" w:sz="0" w:space="0" w:color="auto"/>
        <w:bottom w:val="none" w:sz="0" w:space="0" w:color="auto"/>
        <w:right w:val="none" w:sz="0" w:space="0" w:color="auto"/>
      </w:divBdr>
    </w:div>
    <w:div w:id="1115101253">
      <w:bodyDiv w:val="1"/>
      <w:marLeft w:val="0"/>
      <w:marRight w:val="0"/>
      <w:marTop w:val="0"/>
      <w:marBottom w:val="0"/>
      <w:divBdr>
        <w:top w:val="none" w:sz="0" w:space="0" w:color="auto"/>
        <w:left w:val="none" w:sz="0" w:space="0" w:color="auto"/>
        <w:bottom w:val="none" w:sz="0" w:space="0" w:color="auto"/>
        <w:right w:val="none" w:sz="0" w:space="0" w:color="auto"/>
      </w:divBdr>
    </w:div>
    <w:div w:id="1115715397">
      <w:bodyDiv w:val="1"/>
      <w:marLeft w:val="0"/>
      <w:marRight w:val="0"/>
      <w:marTop w:val="0"/>
      <w:marBottom w:val="0"/>
      <w:divBdr>
        <w:top w:val="none" w:sz="0" w:space="0" w:color="auto"/>
        <w:left w:val="none" w:sz="0" w:space="0" w:color="auto"/>
        <w:bottom w:val="none" w:sz="0" w:space="0" w:color="auto"/>
        <w:right w:val="none" w:sz="0" w:space="0" w:color="auto"/>
      </w:divBdr>
    </w:div>
    <w:div w:id="1115827703">
      <w:bodyDiv w:val="1"/>
      <w:marLeft w:val="0"/>
      <w:marRight w:val="0"/>
      <w:marTop w:val="0"/>
      <w:marBottom w:val="0"/>
      <w:divBdr>
        <w:top w:val="none" w:sz="0" w:space="0" w:color="auto"/>
        <w:left w:val="none" w:sz="0" w:space="0" w:color="auto"/>
        <w:bottom w:val="none" w:sz="0" w:space="0" w:color="auto"/>
        <w:right w:val="none" w:sz="0" w:space="0" w:color="auto"/>
      </w:divBdr>
    </w:div>
    <w:div w:id="1115979246">
      <w:bodyDiv w:val="1"/>
      <w:marLeft w:val="0"/>
      <w:marRight w:val="0"/>
      <w:marTop w:val="0"/>
      <w:marBottom w:val="0"/>
      <w:divBdr>
        <w:top w:val="none" w:sz="0" w:space="0" w:color="auto"/>
        <w:left w:val="none" w:sz="0" w:space="0" w:color="auto"/>
        <w:bottom w:val="none" w:sz="0" w:space="0" w:color="auto"/>
        <w:right w:val="none" w:sz="0" w:space="0" w:color="auto"/>
      </w:divBdr>
    </w:div>
    <w:div w:id="1116020777">
      <w:bodyDiv w:val="1"/>
      <w:marLeft w:val="0"/>
      <w:marRight w:val="0"/>
      <w:marTop w:val="0"/>
      <w:marBottom w:val="0"/>
      <w:divBdr>
        <w:top w:val="none" w:sz="0" w:space="0" w:color="auto"/>
        <w:left w:val="none" w:sz="0" w:space="0" w:color="auto"/>
        <w:bottom w:val="none" w:sz="0" w:space="0" w:color="auto"/>
        <w:right w:val="none" w:sz="0" w:space="0" w:color="auto"/>
      </w:divBdr>
    </w:div>
    <w:div w:id="1116025142">
      <w:bodyDiv w:val="1"/>
      <w:marLeft w:val="0"/>
      <w:marRight w:val="0"/>
      <w:marTop w:val="0"/>
      <w:marBottom w:val="0"/>
      <w:divBdr>
        <w:top w:val="none" w:sz="0" w:space="0" w:color="auto"/>
        <w:left w:val="none" w:sz="0" w:space="0" w:color="auto"/>
        <w:bottom w:val="none" w:sz="0" w:space="0" w:color="auto"/>
        <w:right w:val="none" w:sz="0" w:space="0" w:color="auto"/>
      </w:divBdr>
    </w:div>
    <w:div w:id="1116369294">
      <w:bodyDiv w:val="1"/>
      <w:marLeft w:val="0"/>
      <w:marRight w:val="0"/>
      <w:marTop w:val="0"/>
      <w:marBottom w:val="0"/>
      <w:divBdr>
        <w:top w:val="none" w:sz="0" w:space="0" w:color="auto"/>
        <w:left w:val="none" w:sz="0" w:space="0" w:color="auto"/>
        <w:bottom w:val="none" w:sz="0" w:space="0" w:color="auto"/>
        <w:right w:val="none" w:sz="0" w:space="0" w:color="auto"/>
      </w:divBdr>
    </w:div>
    <w:div w:id="1116371346">
      <w:bodyDiv w:val="1"/>
      <w:marLeft w:val="0"/>
      <w:marRight w:val="0"/>
      <w:marTop w:val="0"/>
      <w:marBottom w:val="0"/>
      <w:divBdr>
        <w:top w:val="none" w:sz="0" w:space="0" w:color="auto"/>
        <w:left w:val="none" w:sz="0" w:space="0" w:color="auto"/>
        <w:bottom w:val="none" w:sz="0" w:space="0" w:color="auto"/>
        <w:right w:val="none" w:sz="0" w:space="0" w:color="auto"/>
      </w:divBdr>
    </w:div>
    <w:div w:id="1116408262">
      <w:bodyDiv w:val="1"/>
      <w:marLeft w:val="0"/>
      <w:marRight w:val="0"/>
      <w:marTop w:val="0"/>
      <w:marBottom w:val="0"/>
      <w:divBdr>
        <w:top w:val="none" w:sz="0" w:space="0" w:color="auto"/>
        <w:left w:val="none" w:sz="0" w:space="0" w:color="auto"/>
        <w:bottom w:val="none" w:sz="0" w:space="0" w:color="auto"/>
        <w:right w:val="none" w:sz="0" w:space="0" w:color="auto"/>
      </w:divBdr>
    </w:div>
    <w:div w:id="1116488007">
      <w:bodyDiv w:val="1"/>
      <w:marLeft w:val="0"/>
      <w:marRight w:val="0"/>
      <w:marTop w:val="0"/>
      <w:marBottom w:val="0"/>
      <w:divBdr>
        <w:top w:val="none" w:sz="0" w:space="0" w:color="auto"/>
        <w:left w:val="none" w:sz="0" w:space="0" w:color="auto"/>
        <w:bottom w:val="none" w:sz="0" w:space="0" w:color="auto"/>
        <w:right w:val="none" w:sz="0" w:space="0" w:color="auto"/>
      </w:divBdr>
    </w:div>
    <w:div w:id="1116873462">
      <w:bodyDiv w:val="1"/>
      <w:marLeft w:val="0"/>
      <w:marRight w:val="0"/>
      <w:marTop w:val="0"/>
      <w:marBottom w:val="0"/>
      <w:divBdr>
        <w:top w:val="none" w:sz="0" w:space="0" w:color="auto"/>
        <w:left w:val="none" w:sz="0" w:space="0" w:color="auto"/>
        <w:bottom w:val="none" w:sz="0" w:space="0" w:color="auto"/>
        <w:right w:val="none" w:sz="0" w:space="0" w:color="auto"/>
      </w:divBdr>
    </w:div>
    <w:div w:id="1117411308">
      <w:bodyDiv w:val="1"/>
      <w:marLeft w:val="0"/>
      <w:marRight w:val="0"/>
      <w:marTop w:val="0"/>
      <w:marBottom w:val="0"/>
      <w:divBdr>
        <w:top w:val="none" w:sz="0" w:space="0" w:color="auto"/>
        <w:left w:val="none" w:sz="0" w:space="0" w:color="auto"/>
        <w:bottom w:val="none" w:sz="0" w:space="0" w:color="auto"/>
        <w:right w:val="none" w:sz="0" w:space="0" w:color="auto"/>
      </w:divBdr>
    </w:div>
    <w:div w:id="1117485158">
      <w:bodyDiv w:val="1"/>
      <w:marLeft w:val="0"/>
      <w:marRight w:val="0"/>
      <w:marTop w:val="0"/>
      <w:marBottom w:val="0"/>
      <w:divBdr>
        <w:top w:val="none" w:sz="0" w:space="0" w:color="auto"/>
        <w:left w:val="none" w:sz="0" w:space="0" w:color="auto"/>
        <w:bottom w:val="none" w:sz="0" w:space="0" w:color="auto"/>
        <w:right w:val="none" w:sz="0" w:space="0" w:color="auto"/>
      </w:divBdr>
    </w:div>
    <w:div w:id="1117873820">
      <w:bodyDiv w:val="1"/>
      <w:marLeft w:val="0"/>
      <w:marRight w:val="0"/>
      <w:marTop w:val="0"/>
      <w:marBottom w:val="0"/>
      <w:divBdr>
        <w:top w:val="none" w:sz="0" w:space="0" w:color="auto"/>
        <w:left w:val="none" w:sz="0" w:space="0" w:color="auto"/>
        <w:bottom w:val="none" w:sz="0" w:space="0" w:color="auto"/>
        <w:right w:val="none" w:sz="0" w:space="0" w:color="auto"/>
      </w:divBdr>
      <w:divsChild>
        <w:div w:id="68308602">
          <w:marLeft w:val="640"/>
          <w:marRight w:val="0"/>
          <w:marTop w:val="0"/>
          <w:marBottom w:val="0"/>
          <w:divBdr>
            <w:top w:val="none" w:sz="0" w:space="0" w:color="auto"/>
            <w:left w:val="none" w:sz="0" w:space="0" w:color="auto"/>
            <w:bottom w:val="none" w:sz="0" w:space="0" w:color="auto"/>
            <w:right w:val="none" w:sz="0" w:space="0" w:color="auto"/>
          </w:divBdr>
        </w:div>
        <w:div w:id="81219758">
          <w:marLeft w:val="640"/>
          <w:marRight w:val="0"/>
          <w:marTop w:val="0"/>
          <w:marBottom w:val="0"/>
          <w:divBdr>
            <w:top w:val="none" w:sz="0" w:space="0" w:color="auto"/>
            <w:left w:val="none" w:sz="0" w:space="0" w:color="auto"/>
            <w:bottom w:val="none" w:sz="0" w:space="0" w:color="auto"/>
            <w:right w:val="none" w:sz="0" w:space="0" w:color="auto"/>
          </w:divBdr>
        </w:div>
        <w:div w:id="232662241">
          <w:marLeft w:val="640"/>
          <w:marRight w:val="0"/>
          <w:marTop w:val="0"/>
          <w:marBottom w:val="0"/>
          <w:divBdr>
            <w:top w:val="none" w:sz="0" w:space="0" w:color="auto"/>
            <w:left w:val="none" w:sz="0" w:space="0" w:color="auto"/>
            <w:bottom w:val="none" w:sz="0" w:space="0" w:color="auto"/>
            <w:right w:val="none" w:sz="0" w:space="0" w:color="auto"/>
          </w:divBdr>
        </w:div>
        <w:div w:id="239103923">
          <w:marLeft w:val="640"/>
          <w:marRight w:val="0"/>
          <w:marTop w:val="0"/>
          <w:marBottom w:val="0"/>
          <w:divBdr>
            <w:top w:val="none" w:sz="0" w:space="0" w:color="auto"/>
            <w:left w:val="none" w:sz="0" w:space="0" w:color="auto"/>
            <w:bottom w:val="none" w:sz="0" w:space="0" w:color="auto"/>
            <w:right w:val="none" w:sz="0" w:space="0" w:color="auto"/>
          </w:divBdr>
        </w:div>
        <w:div w:id="349256561">
          <w:marLeft w:val="640"/>
          <w:marRight w:val="0"/>
          <w:marTop w:val="0"/>
          <w:marBottom w:val="0"/>
          <w:divBdr>
            <w:top w:val="none" w:sz="0" w:space="0" w:color="auto"/>
            <w:left w:val="none" w:sz="0" w:space="0" w:color="auto"/>
            <w:bottom w:val="none" w:sz="0" w:space="0" w:color="auto"/>
            <w:right w:val="none" w:sz="0" w:space="0" w:color="auto"/>
          </w:divBdr>
        </w:div>
        <w:div w:id="492767072">
          <w:marLeft w:val="640"/>
          <w:marRight w:val="0"/>
          <w:marTop w:val="0"/>
          <w:marBottom w:val="0"/>
          <w:divBdr>
            <w:top w:val="none" w:sz="0" w:space="0" w:color="auto"/>
            <w:left w:val="none" w:sz="0" w:space="0" w:color="auto"/>
            <w:bottom w:val="none" w:sz="0" w:space="0" w:color="auto"/>
            <w:right w:val="none" w:sz="0" w:space="0" w:color="auto"/>
          </w:divBdr>
        </w:div>
        <w:div w:id="520631750">
          <w:marLeft w:val="640"/>
          <w:marRight w:val="0"/>
          <w:marTop w:val="0"/>
          <w:marBottom w:val="0"/>
          <w:divBdr>
            <w:top w:val="none" w:sz="0" w:space="0" w:color="auto"/>
            <w:left w:val="none" w:sz="0" w:space="0" w:color="auto"/>
            <w:bottom w:val="none" w:sz="0" w:space="0" w:color="auto"/>
            <w:right w:val="none" w:sz="0" w:space="0" w:color="auto"/>
          </w:divBdr>
        </w:div>
        <w:div w:id="631256237">
          <w:marLeft w:val="640"/>
          <w:marRight w:val="0"/>
          <w:marTop w:val="0"/>
          <w:marBottom w:val="0"/>
          <w:divBdr>
            <w:top w:val="none" w:sz="0" w:space="0" w:color="auto"/>
            <w:left w:val="none" w:sz="0" w:space="0" w:color="auto"/>
            <w:bottom w:val="none" w:sz="0" w:space="0" w:color="auto"/>
            <w:right w:val="none" w:sz="0" w:space="0" w:color="auto"/>
          </w:divBdr>
        </w:div>
        <w:div w:id="638000020">
          <w:marLeft w:val="640"/>
          <w:marRight w:val="0"/>
          <w:marTop w:val="0"/>
          <w:marBottom w:val="0"/>
          <w:divBdr>
            <w:top w:val="none" w:sz="0" w:space="0" w:color="auto"/>
            <w:left w:val="none" w:sz="0" w:space="0" w:color="auto"/>
            <w:bottom w:val="none" w:sz="0" w:space="0" w:color="auto"/>
            <w:right w:val="none" w:sz="0" w:space="0" w:color="auto"/>
          </w:divBdr>
        </w:div>
        <w:div w:id="675503684">
          <w:marLeft w:val="640"/>
          <w:marRight w:val="0"/>
          <w:marTop w:val="0"/>
          <w:marBottom w:val="0"/>
          <w:divBdr>
            <w:top w:val="none" w:sz="0" w:space="0" w:color="auto"/>
            <w:left w:val="none" w:sz="0" w:space="0" w:color="auto"/>
            <w:bottom w:val="none" w:sz="0" w:space="0" w:color="auto"/>
            <w:right w:val="none" w:sz="0" w:space="0" w:color="auto"/>
          </w:divBdr>
        </w:div>
        <w:div w:id="910457545">
          <w:marLeft w:val="640"/>
          <w:marRight w:val="0"/>
          <w:marTop w:val="0"/>
          <w:marBottom w:val="0"/>
          <w:divBdr>
            <w:top w:val="none" w:sz="0" w:space="0" w:color="auto"/>
            <w:left w:val="none" w:sz="0" w:space="0" w:color="auto"/>
            <w:bottom w:val="none" w:sz="0" w:space="0" w:color="auto"/>
            <w:right w:val="none" w:sz="0" w:space="0" w:color="auto"/>
          </w:divBdr>
        </w:div>
        <w:div w:id="951011169">
          <w:marLeft w:val="640"/>
          <w:marRight w:val="0"/>
          <w:marTop w:val="0"/>
          <w:marBottom w:val="0"/>
          <w:divBdr>
            <w:top w:val="none" w:sz="0" w:space="0" w:color="auto"/>
            <w:left w:val="none" w:sz="0" w:space="0" w:color="auto"/>
            <w:bottom w:val="none" w:sz="0" w:space="0" w:color="auto"/>
            <w:right w:val="none" w:sz="0" w:space="0" w:color="auto"/>
          </w:divBdr>
        </w:div>
        <w:div w:id="961808526">
          <w:marLeft w:val="640"/>
          <w:marRight w:val="0"/>
          <w:marTop w:val="0"/>
          <w:marBottom w:val="0"/>
          <w:divBdr>
            <w:top w:val="none" w:sz="0" w:space="0" w:color="auto"/>
            <w:left w:val="none" w:sz="0" w:space="0" w:color="auto"/>
            <w:bottom w:val="none" w:sz="0" w:space="0" w:color="auto"/>
            <w:right w:val="none" w:sz="0" w:space="0" w:color="auto"/>
          </w:divBdr>
        </w:div>
        <w:div w:id="1052265334">
          <w:marLeft w:val="640"/>
          <w:marRight w:val="0"/>
          <w:marTop w:val="0"/>
          <w:marBottom w:val="0"/>
          <w:divBdr>
            <w:top w:val="none" w:sz="0" w:space="0" w:color="auto"/>
            <w:left w:val="none" w:sz="0" w:space="0" w:color="auto"/>
            <w:bottom w:val="none" w:sz="0" w:space="0" w:color="auto"/>
            <w:right w:val="none" w:sz="0" w:space="0" w:color="auto"/>
          </w:divBdr>
        </w:div>
        <w:div w:id="1196113229">
          <w:marLeft w:val="640"/>
          <w:marRight w:val="0"/>
          <w:marTop w:val="0"/>
          <w:marBottom w:val="0"/>
          <w:divBdr>
            <w:top w:val="none" w:sz="0" w:space="0" w:color="auto"/>
            <w:left w:val="none" w:sz="0" w:space="0" w:color="auto"/>
            <w:bottom w:val="none" w:sz="0" w:space="0" w:color="auto"/>
            <w:right w:val="none" w:sz="0" w:space="0" w:color="auto"/>
          </w:divBdr>
        </w:div>
        <w:div w:id="1246038805">
          <w:marLeft w:val="640"/>
          <w:marRight w:val="0"/>
          <w:marTop w:val="0"/>
          <w:marBottom w:val="0"/>
          <w:divBdr>
            <w:top w:val="none" w:sz="0" w:space="0" w:color="auto"/>
            <w:left w:val="none" w:sz="0" w:space="0" w:color="auto"/>
            <w:bottom w:val="none" w:sz="0" w:space="0" w:color="auto"/>
            <w:right w:val="none" w:sz="0" w:space="0" w:color="auto"/>
          </w:divBdr>
        </w:div>
        <w:div w:id="1310936874">
          <w:marLeft w:val="640"/>
          <w:marRight w:val="0"/>
          <w:marTop w:val="0"/>
          <w:marBottom w:val="0"/>
          <w:divBdr>
            <w:top w:val="none" w:sz="0" w:space="0" w:color="auto"/>
            <w:left w:val="none" w:sz="0" w:space="0" w:color="auto"/>
            <w:bottom w:val="none" w:sz="0" w:space="0" w:color="auto"/>
            <w:right w:val="none" w:sz="0" w:space="0" w:color="auto"/>
          </w:divBdr>
        </w:div>
        <w:div w:id="1372463281">
          <w:marLeft w:val="640"/>
          <w:marRight w:val="0"/>
          <w:marTop w:val="0"/>
          <w:marBottom w:val="0"/>
          <w:divBdr>
            <w:top w:val="none" w:sz="0" w:space="0" w:color="auto"/>
            <w:left w:val="none" w:sz="0" w:space="0" w:color="auto"/>
            <w:bottom w:val="none" w:sz="0" w:space="0" w:color="auto"/>
            <w:right w:val="none" w:sz="0" w:space="0" w:color="auto"/>
          </w:divBdr>
        </w:div>
        <w:div w:id="1547452225">
          <w:marLeft w:val="640"/>
          <w:marRight w:val="0"/>
          <w:marTop w:val="0"/>
          <w:marBottom w:val="0"/>
          <w:divBdr>
            <w:top w:val="none" w:sz="0" w:space="0" w:color="auto"/>
            <w:left w:val="none" w:sz="0" w:space="0" w:color="auto"/>
            <w:bottom w:val="none" w:sz="0" w:space="0" w:color="auto"/>
            <w:right w:val="none" w:sz="0" w:space="0" w:color="auto"/>
          </w:divBdr>
        </w:div>
        <w:div w:id="1768574158">
          <w:marLeft w:val="640"/>
          <w:marRight w:val="0"/>
          <w:marTop w:val="0"/>
          <w:marBottom w:val="0"/>
          <w:divBdr>
            <w:top w:val="none" w:sz="0" w:space="0" w:color="auto"/>
            <w:left w:val="none" w:sz="0" w:space="0" w:color="auto"/>
            <w:bottom w:val="none" w:sz="0" w:space="0" w:color="auto"/>
            <w:right w:val="none" w:sz="0" w:space="0" w:color="auto"/>
          </w:divBdr>
        </w:div>
        <w:div w:id="1778284782">
          <w:marLeft w:val="640"/>
          <w:marRight w:val="0"/>
          <w:marTop w:val="0"/>
          <w:marBottom w:val="0"/>
          <w:divBdr>
            <w:top w:val="none" w:sz="0" w:space="0" w:color="auto"/>
            <w:left w:val="none" w:sz="0" w:space="0" w:color="auto"/>
            <w:bottom w:val="none" w:sz="0" w:space="0" w:color="auto"/>
            <w:right w:val="none" w:sz="0" w:space="0" w:color="auto"/>
          </w:divBdr>
        </w:div>
        <w:div w:id="1832405148">
          <w:marLeft w:val="640"/>
          <w:marRight w:val="0"/>
          <w:marTop w:val="0"/>
          <w:marBottom w:val="0"/>
          <w:divBdr>
            <w:top w:val="none" w:sz="0" w:space="0" w:color="auto"/>
            <w:left w:val="none" w:sz="0" w:space="0" w:color="auto"/>
            <w:bottom w:val="none" w:sz="0" w:space="0" w:color="auto"/>
            <w:right w:val="none" w:sz="0" w:space="0" w:color="auto"/>
          </w:divBdr>
        </w:div>
        <w:div w:id="1885096037">
          <w:marLeft w:val="640"/>
          <w:marRight w:val="0"/>
          <w:marTop w:val="0"/>
          <w:marBottom w:val="0"/>
          <w:divBdr>
            <w:top w:val="none" w:sz="0" w:space="0" w:color="auto"/>
            <w:left w:val="none" w:sz="0" w:space="0" w:color="auto"/>
            <w:bottom w:val="none" w:sz="0" w:space="0" w:color="auto"/>
            <w:right w:val="none" w:sz="0" w:space="0" w:color="auto"/>
          </w:divBdr>
        </w:div>
        <w:div w:id="1907296457">
          <w:marLeft w:val="640"/>
          <w:marRight w:val="0"/>
          <w:marTop w:val="0"/>
          <w:marBottom w:val="0"/>
          <w:divBdr>
            <w:top w:val="none" w:sz="0" w:space="0" w:color="auto"/>
            <w:left w:val="none" w:sz="0" w:space="0" w:color="auto"/>
            <w:bottom w:val="none" w:sz="0" w:space="0" w:color="auto"/>
            <w:right w:val="none" w:sz="0" w:space="0" w:color="auto"/>
          </w:divBdr>
        </w:div>
        <w:div w:id="2016419061">
          <w:marLeft w:val="640"/>
          <w:marRight w:val="0"/>
          <w:marTop w:val="0"/>
          <w:marBottom w:val="0"/>
          <w:divBdr>
            <w:top w:val="none" w:sz="0" w:space="0" w:color="auto"/>
            <w:left w:val="none" w:sz="0" w:space="0" w:color="auto"/>
            <w:bottom w:val="none" w:sz="0" w:space="0" w:color="auto"/>
            <w:right w:val="none" w:sz="0" w:space="0" w:color="auto"/>
          </w:divBdr>
        </w:div>
        <w:div w:id="2028092839">
          <w:marLeft w:val="640"/>
          <w:marRight w:val="0"/>
          <w:marTop w:val="0"/>
          <w:marBottom w:val="0"/>
          <w:divBdr>
            <w:top w:val="none" w:sz="0" w:space="0" w:color="auto"/>
            <w:left w:val="none" w:sz="0" w:space="0" w:color="auto"/>
            <w:bottom w:val="none" w:sz="0" w:space="0" w:color="auto"/>
            <w:right w:val="none" w:sz="0" w:space="0" w:color="auto"/>
          </w:divBdr>
        </w:div>
        <w:div w:id="2038312056">
          <w:marLeft w:val="640"/>
          <w:marRight w:val="0"/>
          <w:marTop w:val="0"/>
          <w:marBottom w:val="0"/>
          <w:divBdr>
            <w:top w:val="none" w:sz="0" w:space="0" w:color="auto"/>
            <w:left w:val="none" w:sz="0" w:space="0" w:color="auto"/>
            <w:bottom w:val="none" w:sz="0" w:space="0" w:color="auto"/>
            <w:right w:val="none" w:sz="0" w:space="0" w:color="auto"/>
          </w:divBdr>
        </w:div>
        <w:div w:id="2057898813">
          <w:marLeft w:val="640"/>
          <w:marRight w:val="0"/>
          <w:marTop w:val="0"/>
          <w:marBottom w:val="0"/>
          <w:divBdr>
            <w:top w:val="none" w:sz="0" w:space="0" w:color="auto"/>
            <w:left w:val="none" w:sz="0" w:space="0" w:color="auto"/>
            <w:bottom w:val="none" w:sz="0" w:space="0" w:color="auto"/>
            <w:right w:val="none" w:sz="0" w:space="0" w:color="auto"/>
          </w:divBdr>
        </w:div>
      </w:divsChild>
    </w:div>
    <w:div w:id="1118336005">
      <w:bodyDiv w:val="1"/>
      <w:marLeft w:val="0"/>
      <w:marRight w:val="0"/>
      <w:marTop w:val="0"/>
      <w:marBottom w:val="0"/>
      <w:divBdr>
        <w:top w:val="none" w:sz="0" w:space="0" w:color="auto"/>
        <w:left w:val="none" w:sz="0" w:space="0" w:color="auto"/>
        <w:bottom w:val="none" w:sz="0" w:space="0" w:color="auto"/>
        <w:right w:val="none" w:sz="0" w:space="0" w:color="auto"/>
      </w:divBdr>
    </w:div>
    <w:div w:id="1118524637">
      <w:bodyDiv w:val="1"/>
      <w:marLeft w:val="0"/>
      <w:marRight w:val="0"/>
      <w:marTop w:val="0"/>
      <w:marBottom w:val="0"/>
      <w:divBdr>
        <w:top w:val="none" w:sz="0" w:space="0" w:color="auto"/>
        <w:left w:val="none" w:sz="0" w:space="0" w:color="auto"/>
        <w:bottom w:val="none" w:sz="0" w:space="0" w:color="auto"/>
        <w:right w:val="none" w:sz="0" w:space="0" w:color="auto"/>
      </w:divBdr>
    </w:div>
    <w:div w:id="1119762752">
      <w:bodyDiv w:val="1"/>
      <w:marLeft w:val="0"/>
      <w:marRight w:val="0"/>
      <w:marTop w:val="0"/>
      <w:marBottom w:val="0"/>
      <w:divBdr>
        <w:top w:val="none" w:sz="0" w:space="0" w:color="auto"/>
        <w:left w:val="none" w:sz="0" w:space="0" w:color="auto"/>
        <w:bottom w:val="none" w:sz="0" w:space="0" w:color="auto"/>
        <w:right w:val="none" w:sz="0" w:space="0" w:color="auto"/>
      </w:divBdr>
    </w:div>
    <w:div w:id="1120029271">
      <w:bodyDiv w:val="1"/>
      <w:marLeft w:val="0"/>
      <w:marRight w:val="0"/>
      <w:marTop w:val="0"/>
      <w:marBottom w:val="0"/>
      <w:divBdr>
        <w:top w:val="none" w:sz="0" w:space="0" w:color="auto"/>
        <w:left w:val="none" w:sz="0" w:space="0" w:color="auto"/>
        <w:bottom w:val="none" w:sz="0" w:space="0" w:color="auto"/>
        <w:right w:val="none" w:sz="0" w:space="0" w:color="auto"/>
      </w:divBdr>
    </w:div>
    <w:div w:id="1120030831">
      <w:bodyDiv w:val="1"/>
      <w:marLeft w:val="0"/>
      <w:marRight w:val="0"/>
      <w:marTop w:val="0"/>
      <w:marBottom w:val="0"/>
      <w:divBdr>
        <w:top w:val="none" w:sz="0" w:space="0" w:color="auto"/>
        <w:left w:val="none" w:sz="0" w:space="0" w:color="auto"/>
        <w:bottom w:val="none" w:sz="0" w:space="0" w:color="auto"/>
        <w:right w:val="none" w:sz="0" w:space="0" w:color="auto"/>
      </w:divBdr>
    </w:div>
    <w:div w:id="1120301683">
      <w:bodyDiv w:val="1"/>
      <w:marLeft w:val="0"/>
      <w:marRight w:val="0"/>
      <w:marTop w:val="0"/>
      <w:marBottom w:val="0"/>
      <w:divBdr>
        <w:top w:val="none" w:sz="0" w:space="0" w:color="auto"/>
        <w:left w:val="none" w:sz="0" w:space="0" w:color="auto"/>
        <w:bottom w:val="none" w:sz="0" w:space="0" w:color="auto"/>
        <w:right w:val="none" w:sz="0" w:space="0" w:color="auto"/>
      </w:divBdr>
    </w:div>
    <w:div w:id="1120340522">
      <w:bodyDiv w:val="1"/>
      <w:marLeft w:val="0"/>
      <w:marRight w:val="0"/>
      <w:marTop w:val="0"/>
      <w:marBottom w:val="0"/>
      <w:divBdr>
        <w:top w:val="none" w:sz="0" w:space="0" w:color="auto"/>
        <w:left w:val="none" w:sz="0" w:space="0" w:color="auto"/>
        <w:bottom w:val="none" w:sz="0" w:space="0" w:color="auto"/>
        <w:right w:val="none" w:sz="0" w:space="0" w:color="auto"/>
      </w:divBdr>
    </w:div>
    <w:div w:id="1120534746">
      <w:bodyDiv w:val="1"/>
      <w:marLeft w:val="0"/>
      <w:marRight w:val="0"/>
      <w:marTop w:val="0"/>
      <w:marBottom w:val="0"/>
      <w:divBdr>
        <w:top w:val="none" w:sz="0" w:space="0" w:color="auto"/>
        <w:left w:val="none" w:sz="0" w:space="0" w:color="auto"/>
        <w:bottom w:val="none" w:sz="0" w:space="0" w:color="auto"/>
        <w:right w:val="none" w:sz="0" w:space="0" w:color="auto"/>
      </w:divBdr>
    </w:div>
    <w:div w:id="1120537248">
      <w:bodyDiv w:val="1"/>
      <w:marLeft w:val="0"/>
      <w:marRight w:val="0"/>
      <w:marTop w:val="0"/>
      <w:marBottom w:val="0"/>
      <w:divBdr>
        <w:top w:val="none" w:sz="0" w:space="0" w:color="auto"/>
        <w:left w:val="none" w:sz="0" w:space="0" w:color="auto"/>
        <w:bottom w:val="none" w:sz="0" w:space="0" w:color="auto"/>
        <w:right w:val="none" w:sz="0" w:space="0" w:color="auto"/>
      </w:divBdr>
    </w:div>
    <w:div w:id="1120995887">
      <w:bodyDiv w:val="1"/>
      <w:marLeft w:val="0"/>
      <w:marRight w:val="0"/>
      <w:marTop w:val="0"/>
      <w:marBottom w:val="0"/>
      <w:divBdr>
        <w:top w:val="none" w:sz="0" w:space="0" w:color="auto"/>
        <w:left w:val="none" w:sz="0" w:space="0" w:color="auto"/>
        <w:bottom w:val="none" w:sz="0" w:space="0" w:color="auto"/>
        <w:right w:val="none" w:sz="0" w:space="0" w:color="auto"/>
      </w:divBdr>
    </w:div>
    <w:div w:id="1121533937">
      <w:bodyDiv w:val="1"/>
      <w:marLeft w:val="0"/>
      <w:marRight w:val="0"/>
      <w:marTop w:val="0"/>
      <w:marBottom w:val="0"/>
      <w:divBdr>
        <w:top w:val="none" w:sz="0" w:space="0" w:color="auto"/>
        <w:left w:val="none" w:sz="0" w:space="0" w:color="auto"/>
        <w:bottom w:val="none" w:sz="0" w:space="0" w:color="auto"/>
        <w:right w:val="none" w:sz="0" w:space="0" w:color="auto"/>
      </w:divBdr>
    </w:div>
    <w:div w:id="1122963861">
      <w:bodyDiv w:val="1"/>
      <w:marLeft w:val="0"/>
      <w:marRight w:val="0"/>
      <w:marTop w:val="0"/>
      <w:marBottom w:val="0"/>
      <w:divBdr>
        <w:top w:val="none" w:sz="0" w:space="0" w:color="auto"/>
        <w:left w:val="none" w:sz="0" w:space="0" w:color="auto"/>
        <w:bottom w:val="none" w:sz="0" w:space="0" w:color="auto"/>
        <w:right w:val="none" w:sz="0" w:space="0" w:color="auto"/>
      </w:divBdr>
    </w:div>
    <w:div w:id="1123114419">
      <w:bodyDiv w:val="1"/>
      <w:marLeft w:val="0"/>
      <w:marRight w:val="0"/>
      <w:marTop w:val="0"/>
      <w:marBottom w:val="0"/>
      <w:divBdr>
        <w:top w:val="none" w:sz="0" w:space="0" w:color="auto"/>
        <w:left w:val="none" w:sz="0" w:space="0" w:color="auto"/>
        <w:bottom w:val="none" w:sz="0" w:space="0" w:color="auto"/>
        <w:right w:val="none" w:sz="0" w:space="0" w:color="auto"/>
      </w:divBdr>
    </w:div>
    <w:div w:id="1123571569">
      <w:bodyDiv w:val="1"/>
      <w:marLeft w:val="0"/>
      <w:marRight w:val="0"/>
      <w:marTop w:val="0"/>
      <w:marBottom w:val="0"/>
      <w:divBdr>
        <w:top w:val="none" w:sz="0" w:space="0" w:color="auto"/>
        <w:left w:val="none" w:sz="0" w:space="0" w:color="auto"/>
        <w:bottom w:val="none" w:sz="0" w:space="0" w:color="auto"/>
        <w:right w:val="none" w:sz="0" w:space="0" w:color="auto"/>
      </w:divBdr>
    </w:div>
    <w:div w:id="1123882617">
      <w:bodyDiv w:val="1"/>
      <w:marLeft w:val="0"/>
      <w:marRight w:val="0"/>
      <w:marTop w:val="0"/>
      <w:marBottom w:val="0"/>
      <w:divBdr>
        <w:top w:val="none" w:sz="0" w:space="0" w:color="auto"/>
        <w:left w:val="none" w:sz="0" w:space="0" w:color="auto"/>
        <w:bottom w:val="none" w:sz="0" w:space="0" w:color="auto"/>
        <w:right w:val="none" w:sz="0" w:space="0" w:color="auto"/>
      </w:divBdr>
    </w:div>
    <w:div w:id="1124351982">
      <w:bodyDiv w:val="1"/>
      <w:marLeft w:val="0"/>
      <w:marRight w:val="0"/>
      <w:marTop w:val="0"/>
      <w:marBottom w:val="0"/>
      <w:divBdr>
        <w:top w:val="none" w:sz="0" w:space="0" w:color="auto"/>
        <w:left w:val="none" w:sz="0" w:space="0" w:color="auto"/>
        <w:bottom w:val="none" w:sz="0" w:space="0" w:color="auto"/>
        <w:right w:val="none" w:sz="0" w:space="0" w:color="auto"/>
      </w:divBdr>
    </w:div>
    <w:div w:id="1124926268">
      <w:bodyDiv w:val="1"/>
      <w:marLeft w:val="0"/>
      <w:marRight w:val="0"/>
      <w:marTop w:val="0"/>
      <w:marBottom w:val="0"/>
      <w:divBdr>
        <w:top w:val="none" w:sz="0" w:space="0" w:color="auto"/>
        <w:left w:val="none" w:sz="0" w:space="0" w:color="auto"/>
        <w:bottom w:val="none" w:sz="0" w:space="0" w:color="auto"/>
        <w:right w:val="none" w:sz="0" w:space="0" w:color="auto"/>
      </w:divBdr>
    </w:div>
    <w:div w:id="1125851864">
      <w:bodyDiv w:val="1"/>
      <w:marLeft w:val="0"/>
      <w:marRight w:val="0"/>
      <w:marTop w:val="0"/>
      <w:marBottom w:val="0"/>
      <w:divBdr>
        <w:top w:val="none" w:sz="0" w:space="0" w:color="auto"/>
        <w:left w:val="none" w:sz="0" w:space="0" w:color="auto"/>
        <w:bottom w:val="none" w:sz="0" w:space="0" w:color="auto"/>
        <w:right w:val="none" w:sz="0" w:space="0" w:color="auto"/>
      </w:divBdr>
    </w:div>
    <w:div w:id="1126050277">
      <w:bodyDiv w:val="1"/>
      <w:marLeft w:val="0"/>
      <w:marRight w:val="0"/>
      <w:marTop w:val="0"/>
      <w:marBottom w:val="0"/>
      <w:divBdr>
        <w:top w:val="none" w:sz="0" w:space="0" w:color="auto"/>
        <w:left w:val="none" w:sz="0" w:space="0" w:color="auto"/>
        <w:bottom w:val="none" w:sz="0" w:space="0" w:color="auto"/>
        <w:right w:val="none" w:sz="0" w:space="0" w:color="auto"/>
      </w:divBdr>
    </w:div>
    <w:div w:id="1126118699">
      <w:bodyDiv w:val="1"/>
      <w:marLeft w:val="0"/>
      <w:marRight w:val="0"/>
      <w:marTop w:val="0"/>
      <w:marBottom w:val="0"/>
      <w:divBdr>
        <w:top w:val="none" w:sz="0" w:space="0" w:color="auto"/>
        <w:left w:val="none" w:sz="0" w:space="0" w:color="auto"/>
        <w:bottom w:val="none" w:sz="0" w:space="0" w:color="auto"/>
        <w:right w:val="none" w:sz="0" w:space="0" w:color="auto"/>
      </w:divBdr>
    </w:div>
    <w:div w:id="1126199423">
      <w:bodyDiv w:val="1"/>
      <w:marLeft w:val="0"/>
      <w:marRight w:val="0"/>
      <w:marTop w:val="0"/>
      <w:marBottom w:val="0"/>
      <w:divBdr>
        <w:top w:val="none" w:sz="0" w:space="0" w:color="auto"/>
        <w:left w:val="none" w:sz="0" w:space="0" w:color="auto"/>
        <w:bottom w:val="none" w:sz="0" w:space="0" w:color="auto"/>
        <w:right w:val="none" w:sz="0" w:space="0" w:color="auto"/>
      </w:divBdr>
    </w:div>
    <w:div w:id="1126461722">
      <w:bodyDiv w:val="1"/>
      <w:marLeft w:val="0"/>
      <w:marRight w:val="0"/>
      <w:marTop w:val="0"/>
      <w:marBottom w:val="0"/>
      <w:divBdr>
        <w:top w:val="none" w:sz="0" w:space="0" w:color="auto"/>
        <w:left w:val="none" w:sz="0" w:space="0" w:color="auto"/>
        <w:bottom w:val="none" w:sz="0" w:space="0" w:color="auto"/>
        <w:right w:val="none" w:sz="0" w:space="0" w:color="auto"/>
      </w:divBdr>
    </w:div>
    <w:div w:id="1126655536">
      <w:bodyDiv w:val="1"/>
      <w:marLeft w:val="0"/>
      <w:marRight w:val="0"/>
      <w:marTop w:val="0"/>
      <w:marBottom w:val="0"/>
      <w:divBdr>
        <w:top w:val="none" w:sz="0" w:space="0" w:color="auto"/>
        <w:left w:val="none" w:sz="0" w:space="0" w:color="auto"/>
        <w:bottom w:val="none" w:sz="0" w:space="0" w:color="auto"/>
        <w:right w:val="none" w:sz="0" w:space="0" w:color="auto"/>
      </w:divBdr>
    </w:div>
    <w:div w:id="1127166700">
      <w:bodyDiv w:val="1"/>
      <w:marLeft w:val="0"/>
      <w:marRight w:val="0"/>
      <w:marTop w:val="0"/>
      <w:marBottom w:val="0"/>
      <w:divBdr>
        <w:top w:val="none" w:sz="0" w:space="0" w:color="auto"/>
        <w:left w:val="none" w:sz="0" w:space="0" w:color="auto"/>
        <w:bottom w:val="none" w:sz="0" w:space="0" w:color="auto"/>
        <w:right w:val="none" w:sz="0" w:space="0" w:color="auto"/>
      </w:divBdr>
    </w:div>
    <w:div w:id="1127698484">
      <w:bodyDiv w:val="1"/>
      <w:marLeft w:val="0"/>
      <w:marRight w:val="0"/>
      <w:marTop w:val="0"/>
      <w:marBottom w:val="0"/>
      <w:divBdr>
        <w:top w:val="none" w:sz="0" w:space="0" w:color="auto"/>
        <w:left w:val="none" w:sz="0" w:space="0" w:color="auto"/>
        <w:bottom w:val="none" w:sz="0" w:space="0" w:color="auto"/>
        <w:right w:val="none" w:sz="0" w:space="0" w:color="auto"/>
      </w:divBdr>
    </w:div>
    <w:div w:id="1128090472">
      <w:bodyDiv w:val="1"/>
      <w:marLeft w:val="0"/>
      <w:marRight w:val="0"/>
      <w:marTop w:val="0"/>
      <w:marBottom w:val="0"/>
      <w:divBdr>
        <w:top w:val="none" w:sz="0" w:space="0" w:color="auto"/>
        <w:left w:val="none" w:sz="0" w:space="0" w:color="auto"/>
        <w:bottom w:val="none" w:sz="0" w:space="0" w:color="auto"/>
        <w:right w:val="none" w:sz="0" w:space="0" w:color="auto"/>
      </w:divBdr>
    </w:div>
    <w:div w:id="1128889342">
      <w:bodyDiv w:val="1"/>
      <w:marLeft w:val="0"/>
      <w:marRight w:val="0"/>
      <w:marTop w:val="0"/>
      <w:marBottom w:val="0"/>
      <w:divBdr>
        <w:top w:val="none" w:sz="0" w:space="0" w:color="auto"/>
        <w:left w:val="none" w:sz="0" w:space="0" w:color="auto"/>
        <w:bottom w:val="none" w:sz="0" w:space="0" w:color="auto"/>
        <w:right w:val="none" w:sz="0" w:space="0" w:color="auto"/>
      </w:divBdr>
    </w:div>
    <w:div w:id="1129400100">
      <w:bodyDiv w:val="1"/>
      <w:marLeft w:val="0"/>
      <w:marRight w:val="0"/>
      <w:marTop w:val="0"/>
      <w:marBottom w:val="0"/>
      <w:divBdr>
        <w:top w:val="none" w:sz="0" w:space="0" w:color="auto"/>
        <w:left w:val="none" w:sz="0" w:space="0" w:color="auto"/>
        <w:bottom w:val="none" w:sz="0" w:space="0" w:color="auto"/>
        <w:right w:val="none" w:sz="0" w:space="0" w:color="auto"/>
      </w:divBdr>
    </w:div>
    <w:div w:id="1129515202">
      <w:bodyDiv w:val="1"/>
      <w:marLeft w:val="0"/>
      <w:marRight w:val="0"/>
      <w:marTop w:val="0"/>
      <w:marBottom w:val="0"/>
      <w:divBdr>
        <w:top w:val="none" w:sz="0" w:space="0" w:color="auto"/>
        <w:left w:val="none" w:sz="0" w:space="0" w:color="auto"/>
        <w:bottom w:val="none" w:sz="0" w:space="0" w:color="auto"/>
        <w:right w:val="none" w:sz="0" w:space="0" w:color="auto"/>
      </w:divBdr>
    </w:div>
    <w:div w:id="1130591615">
      <w:bodyDiv w:val="1"/>
      <w:marLeft w:val="0"/>
      <w:marRight w:val="0"/>
      <w:marTop w:val="0"/>
      <w:marBottom w:val="0"/>
      <w:divBdr>
        <w:top w:val="none" w:sz="0" w:space="0" w:color="auto"/>
        <w:left w:val="none" w:sz="0" w:space="0" w:color="auto"/>
        <w:bottom w:val="none" w:sz="0" w:space="0" w:color="auto"/>
        <w:right w:val="none" w:sz="0" w:space="0" w:color="auto"/>
      </w:divBdr>
    </w:div>
    <w:div w:id="1130830453">
      <w:bodyDiv w:val="1"/>
      <w:marLeft w:val="0"/>
      <w:marRight w:val="0"/>
      <w:marTop w:val="0"/>
      <w:marBottom w:val="0"/>
      <w:divBdr>
        <w:top w:val="none" w:sz="0" w:space="0" w:color="auto"/>
        <w:left w:val="none" w:sz="0" w:space="0" w:color="auto"/>
        <w:bottom w:val="none" w:sz="0" w:space="0" w:color="auto"/>
        <w:right w:val="none" w:sz="0" w:space="0" w:color="auto"/>
      </w:divBdr>
    </w:div>
    <w:div w:id="1131901306">
      <w:bodyDiv w:val="1"/>
      <w:marLeft w:val="0"/>
      <w:marRight w:val="0"/>
      <w:marTop w:val="0"/>
      <w:marBottom w:val="0"/>
      <w:divBdr>
        <w:top w:val="none" w:sz="0" w:space="0" w:color="auto"/>
        <w:left w:val="none" w:sz="0" w:space="0" w:color="auto"/>
        <w:bottom w:val="none" w:sz="0" w:space="0" w:color="auto"/>
        <w:right w:val="none" w:sz="0" w:space="0" w:color="auto"/>
      </w:divBdr>
    </w:div>
    <w:div w:id="1131904212">
      <w:bodyDiv w:val="1"/>
      <w:marLeft w:val="0"/>
      <w:marRight w:val="0"/>
      <w:marTop w:val="0"/>
      <w:marBottom w:val="0"/>
      <w:divBdr>
        <w:top w:val="none" w:sz="0" w:space="0" w:color="auto"/>
        <w:left w:val="none" w:sz="0" w:space="0" w:color="auto"/>
        <w:bottom w:val="none" w:sz="0" w:space="0" w:color="auto"/>
        <w:right w:val="none" w:sz="0" w:space="0" w:color="auto"/>
      </w:divBdr>
    </w:div>
    <w:div w:id="1132137216">
      <w:bodyDiv w:val="1"/>
      <w:marLeft w:val="0"/>
      <w:marRight w:val="0"/>
      <w:marTop w:val="0"/>
      <w:marBottom w:val="0"/>
      <w:divBdr>
        <w:top w:val="none" w:sz="0" w:space="0" w:color="auto"/>
        <w:left w:val="none" w:sz="0" w:space="0" w:color="auto"/>
        <w:bottom w:val="none" w:sz="0" w:space="0" w:color="auto"/>
        <w:right w:val="none" w:sz="0" w:space="0" w:color="auto"/>
      </w:divBdr>
    </w:div>
    <w:div w:id="1132210828">
      <w:bodyDiv w:val="1"/>
      <w:marLeft w:val="0"/>
      <w:marRight w:val="0"/>
      <w:marTop w:val="0"/>
      <w:marBottom w:val="0"/>
      <w:divBdr>
        <w:top w:val="none" w:sz="0" w:space="0" w:color="auto"/>
        <w:left w:val="none" w:sz="0" w:space="0" w:color="auto"/>
        <w:bottom w:val="none" w:sz="0" w:space="0" w:color="auto"/>
        <w:right w:val="none" w:sz="0" w:space="0" w:color="auto"/>
      </w:divBdr>
    </w:div>
    <w:div w:id="1132288864">
      <w:bodyDiv w:val="1"/>
      <w:marLeft w:val="0"/>
      <w:marRight w:val="0"/>
      <w:marTop w:val="0"/>
      <w:marBottom w:val="0"/>
      <w:divBdr>
        <w:top w:val="none" w:sz="0" w:space="0" w:color="auto"/>
        <w:left w:val="none" w:sz="0" w:space="0" w:color="auto"/>
        <w:bottom w:val="none" w:sz="0" w:space="0" w:color="auto"/>
        <w:right w:val="none" w:sz="0" w:space="0" w:color="auto"/>
      </w:divBdr>
    </w:div>
    <w:div w:id="1132556800">
      <w:bodyDiv w:val="1"/>
      <w:marLeft w:val="0"/>
      <w:marRight w:val="0"/>
      <w:marTop w:val="0"/>
      <w:marBottom w:val="0"/>
      <w:divBdr>
        <w:top w:val="none" w:sz="0" w:space="0" w:color="auto"/>
        <w:left w:val="none" w:sz="0" w:space="0" w:color="auto"/>
        <w:bottom w:val="none" w:sz="0" w:space="0" w:color="auto"/>
        <w:right w:val="none" w:sz="0" w:space="0" w:color="auto"/>
      </w:divBdr>
    </w:div>
    <w:div w:id="1133445956">
      <w:bodyDiv w:val="1"/>
      <w:marLeft w:val="0"/>
      <w:marRight w:val="0"/>
      <w:marTop w:val="0"/>
      <w:marBottom w:val="0"/>
      <w:divBdr>
        <w:top w:val="none" w:sz="0" w:space="0" w:color="auto"/>
        <w:left w:val="none" w:sz="0" w:space="0" w:color="auto"/>
        <w:bottom w:val="none" w:sz="0" w:space="0" w:color="auto"/>
        <w:right w:val="none" w:sz="0" w:space="0" w:color="auto"/>
      </w:divBdr>
    </w:div>
    <w:div w:id="1133645076">
      <w:bodyDiv w:val="1"/>
      <w:marLeft w:val="0"/>
      <w:marRight w:val="0"/>
      <w:marTop w:val="0"/>
      <w:marBottom w:val="0"/>
      <w:divBdr>
        <w:top w:val="none" w:sz="0" w:space="0" w:color="auto"/>
        <w:left w:val="none" w:sz="0" w:space="0" w:color="auto"/>
        <w:bottom w:val="none" w:sz="0" w:space="0" w:color="auto"/>
        <w:right w:val="none" w:sz="0" w:space="0" w:color="auto"/>
      </w:divBdr>
    </w:div>
    <w:div w:id="1133791536">
      <w:bodyDiv w:val="1"/>
      <w:marLeft w:val="0"/>
      <w:marRight w:val="0"/>
      <w:marTop w:val="0"/>
      <w:marBottom w:val="0"/>
      <w:divBdr>
        <w:top w:val="none" w:sz="0" w:space="0" w:color="auto"/>
        <w:left w:val="none" w:sz="0" w:space="0" w:color="auto"/>
        <w:bottom w:val="none" w:sz="0" w:space="0" w:color="auto"/>
        <w:right w:val="none" w:sz="0" w:space="0" w:color="auto"/>
      </w:divBdr>
    </w:div>
    <w:div w:id="1133792587">
      <w:bodyDiv w:val="1"/>
      <w:marLeft w:val="0"/>
      <w:marRight w:val="0"/>
      <w:marTop w:val="0"/>
      <w:marBottom w:val="0"/>
      <w:divBdr>
        <w:top w:val="none" w:sz="0" w:space="0" w:color="auto"/>
        <w:left w:val="none" w:sz="0" w:space="0" w:color="auto"/>
        <w:bottom w:val="none" w:sz="0" w:space="0" w:color="auto"/>
        <w:right w:val="none" w:sz="0" w:space="0" w:color="auto"/>
      </w:divBdr>
    </w:div>
    <w:div w:id="1134180812">
      <w:bodyDiv w:val="1"/>
      <w:marLeft w:val="0"/>
      <w:marRight w:val="0"/>
      <w:marTop w:val="0"/>
      <w:marBottom w:val="0"/>
      <w:divBdr>
        <w:top w:val="none" w:sz="0" w:space="0" w:color="auto"/>
        <w:left w:val="none" w:sz="0" w:space="0" w:color="auto"/>
        <w:bottom w:val="none" w:sz="0" w:space="0" w:color="auto"/>
        <w:right w:val="none" w:sz="0" w:space="0" w:color="auto"/>
      </w:divBdr>
    </w:div>
    <w:div w:id="1134719711">
      <w:bodyDiv w:val="1"/>
      <w:marLeft w:val="0"/>
      <w:marRight w:val="0"/>
      <w:marTop w:val="0"/>
      <w:marBottom w:val="0"/>
      <w:divBdr>
        <w:top w:val="none" w:sz="0" w:space="0" w:color="auto"/>
        <w:left w:val="none" w:sz="0" w:space="0" w:color="auto"/>
        <w:bottom w:val="none" w:sz="0" w:space="0" w:color="auto"/>
        <w:right w:val="none" w:sz="0" w:space="0" w:color="auto"/>
      </w:divBdr>
    </w:div>
    <w:div w:id="1134832870">
      <w:bodyDiv w:val="1"/>
      <w:marLeft w:val="0"/>
      <w:marRight w:val="0"/>
      <w:marTop w:val="0"/>
      <w:marBottom w:val="0"/>
      <w:divBdr>
        <w:top w:val="none" w:sz="0" w:space="0" w:color="auto"/>
        <w:left w:val="none" w:sz="0" w:space="0" w:color="auto"/>
        <w:bottom w:val="none" w:sz="0" w:space="0" w:color="auto"/>
        <w:right w:val="none" w:sz="0" w:space="0" w:color="auto"/>
      </w:divBdr>
    </w:div>
    <w:div w:id="1134836460">
      <w:bodyDiv w:val="1"/>
      <w:marLeft w:val="0"/>
      <w:marRight w:val="0"/>
      <w:marTop w:val="0"/>
      <w:marBottom w:val="0"/>
      <w:divBdr>
        <w:top w:val="none" w:sz="0" w:space="0" w:color="auto"/>
        <w:left w:val="none" w:sz="0" w:space="0" w:color="auto"/>
        <w:bottom w:val="none" w:sz="0" w:space="0" w:color="auto"/>
        <w:right w:val="none" w:sz="0" w:space="0" w:color="auto"/>
      </w:divBdr>
    </w:div>
    <w:div w:id="1135100440">
      <w:bodyDiv w:val="1"/>
      <w:marLeft w:val="0"/>
      <w:marRight w:val="0"/>
      <w:marTop w:val="0"/>
      <w:marBottom w:val="0"/>
      <w:divBdr>
        <w:top w:val="none" w:sz="0" w:space="0" w:color="auto"/>
        <w:left w:val="none" w:sz="0" w:space="0" w:color="auto"/>
        <w:bottom w:val="none" w:sz="0" w:space="0" w:color="auto"/>
        <w:right w:val="none" w:sz="0" w:space="0" w:color="auto"/>
      </w:divBdr>
      <w:divsChild>
        <w:div w:id="59984322">
          <w:marLeft w:val="640"/>
          <w:marRight w:val="0"/>
          <w:marTop w:val="0"/>
          <w:marBottom w:val="0"/>
          <w:divBdr>
            <w:top w:val="none" w:sz="0" w:space="0" w:color="auto"/>
            <w:left w:val="none" w:sz="0" w:space="0" w:color="auto"/>
            <w:bottom w:val="none" w:sz="0" w:space="0" w:color="auto"/>
            <w:right w:val="none" w:sz="0" w:space="0" w:color="auto"/>
          </w:divBdr>
        </w:div>
        <w:div w:id="1581140060">
          <w:marLeft w:val="640"/>
          <w:marRight w:val="0"/>
          <w:marTop w:val="0"/>
          <w:marBottom w:val="0"/>
          <w:divBdr>
            <w:top w:val="none" w:sz="0" w:space="0" w:color="auto"/>
            <w:left w:val="none" w:sz="0" w:space="0" w:color="auto"/>
            <w:bottom w:val="none" w:sz="0" w:space="0" w:color="auto"/>
            <w:right w:val="none" w:sz="0" w:space="0" w:color="auto"/>
          </w:divBdr>
        </w:div>
      </w:divsChild>
    </w:div>
    <w:div w:id="1135878915">
      <w:bodyDiv w:val="1"/>
      <w:marLeft w:val="0"/>
      <w:marRight w:val="0"/>
      <w:marTop w:val="0"/>
      <w:marBottom w:val="0"/>
      <w:divBdr>
        <w:top w:val="none" w:sz="0" w:space="0" w:color="auto"/>
        <w:left w:val="none" w:sz="0" w:space="0" w:color="auto"/>
        <w:bottom w:val="none" w:sz="0" w:space="0" w:color="auto"/>
        <w:right w:val="none" w:sz="0" w:space="0" w:color="auto"/>
      </w:divBdr>
    </w:div>
    <w:div w:id="1136139643">
      <w:bodyDiv w:val="1"/>
      <w:marLeft w:val="0"/>
      <w:marRight w:val="0"/>
      <w:marTop w:val="0"/>
      <w:marBottom w:val="0"/>
      <w:divBdr>
        <w:top w:val="none" w:sz="0" w:space="0" w:color="auto"/>
        <w:left w:val="none" w:sz="0" w:space="0" w:color="auto"/>
        <w:bottom w:val="none" w:sz="0" w:space="0" w:color="auto"/>
        <w:right w:val="none" w:sz="0" w:space="0" w:color="auto"/>
      </w:divBdr>
    </w:div>
    <w:div w:id="1136411615">
      <w:bodyDiv w:val="1"/>
      <w:marLeft w:val="0"/>
      <w:marRight w:val="0"/>
      <w:marTop w:val="0"/>
      <w:marBottom w:val="0"/>
      <w:divBdr>
        <w:top w:val="none" w:sz="0" w:space="0" w:color="auto"/>
        <w:left w:val="none" w:sz="0" w:space="0" w:color="auto"/>
        <w:bottom w:val="none" w:sz="0" w:space="0" w:color="auto"/>
        <w:right w:val="none" w:sz="0" w:space="0" w:color="auto"/>
      </w:divBdr>
    </w:div>
    <w:div w:id="1136600568">
      <w:bodyDiv w:val="1"/>
      <w:marLeft w:val="0"/>
      <w:marRight w:val="0"/>
      <w:marTop w:val="0"/>
      <w:marBottom w:val="0"/>
      <w:divBdr>
        <w:top w:val="none" w:sz="0" w:space="0" w:color="auto"/>
        <w:left w:val="none" w:sz="0" w:space="0" w:color="auto"/>
        <w:bottom w:val="none" w:sz="0" w:space="0" w:color="auto"/>
        <w:right w:val="none" w:sz="0" w:space="0" w:color="auto"/>
      </w:divBdr>
    </w:div>
    <w:div w:id="1137138970">
      <w:bodyDiv w:val="1"/>
      <w:marLeft w:val="0"/>
      <w:marRight w:val="0"/>
      <w:marTop w:val="0"/>
      <w:marBottom w:val="0"/>
      <w:divBdr>
        <w:top w:val="none" w:sz="0" w:space="0" w:color="auto"/>
        <w:left w:val="none" w:sz="0" w:space="0" w:color="auto"/>
        <w:bottom w:val="none" w:sz="0" w:space="0" w:color="auto"/>
        <w:right w:val="none" w:sz="0" w:space="0" w:color="auto"/>
      </w:divBdr>
    </w:div>
    <w:div w:id="1137146095">
      <w:bodyDiv w:val="1"/>
      <w:marLeft w:val="0"/>
      <w:marRight w:val="0"/>
      <w:marTop w:val="0"/>
      <w:marBottom w:val="0"/>
      <w:divBdr>
        <w:top w:val="none" w:sz="0" w:space="0" w:color="auto"/>
        <w:left w:val="none" w:sz="0" w:space="0" w:color="auto"/>
        <w:bottom w:val="none" w:sz="0" w:space="0" w:color="auto"/>
        <w:right w:val="none" w:sz="0" w:space="0" w:color="auto"/>
      </w:divBdr>
    </w:div>
    <w:div w:id="1137146357">
      <w:bodyDiv w:val="1"/>
      <w:marLeft w:val="0"/>
      <w:marRight w:val="0"/>
      <w:marTop w:val="0"/>
      <w:marBottom w:val="0"/>
      <w:divBdr>
        <w:top w:val="none" w:sz="0" w:space="0" w:color="auto"/>
        <w:left w:val="none" w:sz="0" w:space="0" w:color="auto"/>
        <w:bottom w:val="none" w:sz="0" w:space="0" w:color="auto"/>
        <w:right w:val="none" w:sz="0" w:space="0" w:color="auto"/>
      </w:divBdr>
    </w:div>
    <w:div w:id="1137993471">
      <w:bodyDiv w:val="1"/>
      <w:marLeft w:val="0"/>
      <w:marRight w:val="0"/>
      <w:marTop w:val="0"/>
      <w:marBottom w:val="0"/>
      <w:divBdr>
        <w:top w:val="none" w:sz="0" w:space="0" w:color="auto"/>
        <w:left w:val="none" w:sz="0" w:space="0" w:color="auto"/>
        <w:bottom w:val="none" w:sz="0" w:space="0" w:color="auto"/>
        <w:right w:val="none" w:sz="0" w:space="0" w:color="auto"/>
      </w:divBdr>
    </w:div>
    <w:div w:id="1138107164">
      <w:bodyDiv w:val="1"/>
      <w:marLeft w:val="0"/>
      <w:marRight w:val="0"/>
      <w:marTop w:val="0"/>
      <w:marBottom w:val="0"/>
      <w:divBdr>
        <w:top w:val="none" w:sz="0" w:space="0" w:color="auto"/>
        <w:left w:val="none" w:sz="0" w:space="0" w:color="auto"/>
        <w:bottom w:val="none" w:sz="0" w:space="0" w:color="auto"/>
        <w:right w:val="none" w:sz="0" w:space="0" w:color="auto"/>
      </w:divBdr>
    </w:div>
    <w:div w:id="1139105960">
      <w:bodyDiv w:val="1"/>
      <w:marLeft w:val="0"/>
      <w:marRight w:val="0"/>
      <w:marTop w:val="0"/>
      <w:marBottom w:val="0"/>
      <w:divBdr>
        <w:top w:val="none" w:sz="0" w:space="0" w:color="auto"/>
        <w:left w:val="none" w:sz="0" w:space="0" w:color="auto"/>
        <w:bottom w:val="none" w:sz="0" w:space="0" w:color="auto"/>
        <w:right w:val="none" w:sz="0" w:space="0" w:color="auto"/>
      </w:divBdr>
    </w:div>
    <w:div w:id="1139107606">
      <w:bodyDiv w:val="1"/>
      <w:marLeft w:val="0"/>
      <w:marRight w:val="0"/>
      <w:marTop w:val="0"/>
      <w:marBottom w:val="0"/>
      <w:divBdr>
        <w:top w:val="none" w:sz="0" w:space="0" w:color="auto"/>
        <w:left w:val="none" w:sz="0" w:space="0" w:color="auto"/>
        <w:bottom w:val="none" w:sz="0" w:space="0" w:color="auto"/>
        <w:right w:val="none" w:sz="0" w:space="0" w:color="auto"/>
      </w:divBdr>
    </w:div>
    <w:div w:id="1139569095">
      <w:bodyDiv w:val="1"/>
      <w:marLeft w:val="0"/>
      <w:marRight w:val="0"/>
      <w:marTop w:val="0"/>
      <w:marBottom w:val="0"/>
      <w:divBdr>
        <w:top w:val="none" w:sz="0" w:space="0" w:color="auto"/>
        <w:left w:val="none" w:sz="0" w:space="0" w:color="auto"/>
        <w:bottom w:val="none" w:sz="0" w:space="0" w:color="auto"/>
        <w:right w:val="none" w:sz="0" w:space="0" w:color="auto"/>
      </w:divBdr>
    </w:div>
    <w:div w:id="1140149828">
      <w:bodyDiv w:val="1"/>
      <w:marLeft w:val="0"/>
      <w:marRight w:val="0"/>
      <w:marTop w:val="0"/>
      <w:marBottom w:val="0"/>
      <w:divBdr>
        <w:top w:val="none" w:sz="0" w:space="0" w:color="auto"/>
        <w:left w:val="none" w:sz="0" w:space="0" w:color="auto"/>
        <w:bottom w:val="none" w:sz="0" w:space="0" w:color="auto"/>
        <w:right w:val="none" w:sz="0" w:space="0" w:color="auto"/>
      </w:divBdr>
    </w:div>
    <w:div w:id="1140925532">
      <w:bodyDiv w:val="1"/>
      <w:marLeft w:val="0"/>
      <w:marRight w:val="0"/>
      <w:marTop w:val="0"/>
      <w:marBottom w:val="0"/>
      <w:divBdr>
        <w:top w:val="none" w:sz="0" w:space="0" w:color="auto"/>
        <w:left w:val="none" w:sz="0" w:space="0" w:color="auto"/>
        <w:bottom w:val="none" w:sz="0" w:space="0" w:color="auto"/>
        <w:right w:val="none" w:sz="0" w:space="0" w:color="auto"/>
      </w:divBdr>
    </w:div>
    <w:div w:id="1141272071">
      <w:bodyDiv w:val="1"/>
      <w:marLeft w:val="0"/>
      <w:marRight w:val="0"/>
      <w:marTop w:val="0"/>
      <w:marBottom w:val="0"/>
      <w:divBdr>
        <w:top w:val="none" w:sz="0" w:space="0" w:color="auto"/>
        <w:left w:val="none" w:sz="0" w:space="0" w:color="auto"/>
        <w:bottom w:val="none" w:sz="0" w:space="0" w:color="auto"/>
        <w:right w:val="none" w:sz="0" w:space="0" w:color="auto"/>
      </w:divBdr>
    </w:div>
    <w:div w:id="1141654477">
      <w:bodyDiv w:val="1"/>
      <w:marLeft w:val="0"/>
      <w:marRight w:val="0"/>
      <w:marTop w:val="0"/>
      <w:marBottom w:val="0"/>
      <w:divBdr>
        <w:top w:val="none" w:sz="0" w:space="0" w:color="auto"/>
        <w:left w:val="none" w:sz="0" w:space="0" w:color="auto"/>
        <w:bottom w:val="none" w:sz="0" w:space="0" w:color="auto"/>
        <w:right w:val="none" w:sz="0" w:space="0" w:color="auto"/>
      </w:divBdr>
    </w:div>
    <w:div w:id="1142039547">
      <w:bodyDiv w:val="1"/>
      <w:marLeft w:val="0"/>
      <w:marRight w:val="0"/>
      <w:marTop w:val="0"/>
      <w:marBottom w:val="0"/>
      <w:divBdr>
        <w:top w:val="none" w:sz="0" w:space="0" w:color="auto"/>
        <w:left w:val="none" w:sz="0" w:space="0" w:color="auto"/>
        <w:bottom w:val="none" w:sz="0" w:space="0" w:color="auto"/>
        <w:right w:val="none" w:sz="0" w:space="0" w:color="auto"/>
      </w:divBdr>
    </w:div>
    <w:div w:id="1142306044">
      <w:bodyDiv w:val="1"/>
      <w:marLeft w:val="0"/>
      <w:marRight w:val="0"/>
      <w:marTop w:val="0"/>
      <w:marBottom w:val="0"/>
      <w:divBdr>
        <w:top w:val="none" w:sz="0" w:space="0" w:color="auto"/>
        <w:left w:val="none" w:sz="0" w:space="0" w:color="auto"/>
        <w:bottom w:val="none" w:sz="0" w:space="0" w:color="auto"/>
        <w:right w:val="none" w:sz="0" w:space="0" w:color="auto"/>
      </w:divBdr>
    </w:div>
    <w:div w:id="1142455946">
      <w:bodyDiv w:val="1"/>
      <w:marLeft w:val="0"/>
      <w:marRight w:val="0"/>
      <w:marTop w:val="0"/>
      <w:marBottom w:val="0"/>
      <w:divBdr>
        <w:top w:val="none" w:sz="0" w:space="0" w:color="auto"/>
        <w:left w:val="none" w:sz="0" w:space="0" w:color="auto"/>
        <w:bottom w:val="none" w:sz="0" w:space="0" w:color="auto"/>
        <w:right w:val="none" w:sz="0" w:space="0" w:color="auto"/>
      </w:divBdr>
    </w:div>
    <w:div w:id="1142884780">
      <w:bodyDiv w:val="1"/>
      <w:marLeft w:val="0"/>
      <w:marRight w:val="0"/>
      <w:marTop w:val="0"/>
      <w:marBottom w:val="0"/>
      <w:divBdr>
        <w:top w:val="none" w:sz="0" w:space="0" w:color="auto"/>
        <w:left w:val="none" w:sz="0" w:space="0" w:color="auto"/>
        <w:bottom w:val="none" w:sz="0" w:space="0" w:color="auto"/>
        <w:right w:val="none" w:sz="0" w:space="0" w:color="auto"/>
      </w:divBdr>
    </w:div>
    <w:div w:id="1142961531">
      <w:bodyDiv w:val="1"/>
      <w:marLeft w:val="0"/>
      <w:marRight w:val="0"/>
      <w:marTop w:val="0"/>
      <w:marBottom w:val="0"/>
      <w:divBdr>
        <w:top w:val="none" w:sz="0" w:space="0" w:color="auto"/>
        <w:left w:val="none" w:sz="0" w:space="0" w:color="auto"/>
        <w:bottom w:val="none" w:sz="0" w:space="0" w:color="auto"/>
        <w:right w:val="none" w:sz="0" w:space="0" w:color="auto"/>
      </w:divBdr>
    </w:div>
    <w:div w:id="1143082559">
      <w:bodyDiv w:val="1"/>
      <w:marLeft w:val="0"/>
      <w:marRight w:val="0"/>
      <w:marTop w:val="0"/>
      <w:marBottom w:val="0"/>
      <w:divBdr>
        <w:top w:val="none" w:sz="0" w:space="0" w:color="auto"/>
        <w:left w:val="none" w:sz="0" w:space="0" w:color="auto"/>
        <w:bottom w:val="none" w:sz="0" w:space="0" w:color="auto"/>
        <w:right w:val="none" w:sz="0" w:space="0" w:color="auto"/>
      </w:divBdr>
    </w:div>
    <w:div w:id="1143110691">
      <w:bodyDiv w:val="1"/>
      <w:marLeft w:val="0"/>
      <w:marRight w:val="0"/>
      <w:marTop w:val="0"/>
      <w:marBottom w:val="0"/>
      <w:divBdr>
        <w:top w:val="none" w:sz="0" w:space="0" w:color="auto"/>
        <w:left w:val="none" w:sz="0" w:space="0" w:color="auto"/>
        <w:bottom w:val="none" w:sz="0" w:space="0" w:color="auto"/>
        <w:right w:val="none" w:sz="0" w:space="0" w:color="auto"/>
      </w:divBdr>
    </w:div>
    <w:div w:id="1143162735">
      <w:bodyDiv w:val="1"/>
      <w:marLeft w:val="0"/>
      <w:marRight w:val="0"/>
      <w:marTop w:val="0"/>
      <w:marBottom w:val="0"/>
      <w:divBdr>
        <w:top w:val="none" w:sz="0" w:space="0" w:color="auto"/>
        <w:left w:val="none" w:sz="0" w:space="0" w:color="auto"/>
        <w:bottom w:val="none" w:sz="0" w:space="0" w:color="auto"/>
        <w:right w:val="none" w:sz="0" w:space="0" w:color="auto"/>
      </w:divBdr>
    </w:div>
    <w:div w:id="1143889730">
      <w:bodyDiv w:val="1"/>
      <w:marLeft w:val="0"/>
      <w:marRight w:val="0"/>
      <w:marTop w:val="0"/>
      <w:marBottom w:val="0"/>
      <w:divBdr>
        <w:top w:val="none" w:sz="0" w:space="0" w:color="auto"/>
        <w:left w:val="none" w:sz="0" w:space="0" w:color="auto"/>
        <w:bottom w:val="none" w:sz="0" w:space="0" w:color="auto"/>
        <w:right w:val="none" w:sz="0" w:space="0" w:color="auto"/>
      </w:divBdr>
    </w:div>
    <w:div w:id="1144545190">
      <w:bodyDiv w:val="1"/>
      <w:marLeft w:val="0"/>
      <w:marRight w:val="0"/>
      <w:marTop w:val="0"/>
      <w:marBottom w:val="0"/>
      <w:divBdr>
        <w:top w:val="none" w:sz="0" w:space="0" w:color="auto"/>
        <w:left w:val="none" w:sz="0" w:space="0" w:color="auto"/>
        <w:bottom w:val="none" w:sz="0" w:space="0" w:color="auto"/>
        <w:right w:val="none" w:sz="0" w:space="0" w:color="auto"/>
      </w:divBdr>
    </w:div>
    <w:div w:id="1144664967">
      <w:bodyDiv w:val="1"/>
      <w:marLeft w:val="0"/>
      <w:marRight w:val="0"/>
      <w:marTop w:val="0"/>
      <w:marBottom w:val="0"/>
      <w:divBdr>
        <w:top w:val="none" w:sz="0" w:space="0" w:color="auto"/>
        <w:left w:val="none" w:sz="0" w:space="0" w:color="auto"/>
        <w:bottom w:val="none" w:sz="0" w:space="0" w:color="auto"/>
        <w:right w:val="none" w:sz="0" w:space="0" w:color="auto"/>
      </w:divBdr>
    </w:div>
    <w:div w:id="1145468901">
      <w:bodyDiv w:val="1"/>
      <w:marLeft w:val="0"/>
      <w:marRight w:val="0"/>
      <w:marTop w:val="0"/>
      <w:marBottom w:val="0"/>
      <w:divBdr>
        <w:top w:val="none" w:sz="0" w:space="0" w:color="auto"/>
        <w:left w:val="none" w:sz="0" w:space="0" w:color="auto"/>
        <w:bottom w:val="none" w:sz="0" w:space="0" w:color="auto"/>
        <w:right w:val="none" w:sz="0" w:space="0" w:color="auto"/>
      </w:divBdr>
    </w:div>
    <w:div w:id="1145707850">
      <w:bodyDiv w:val="1"/>
      <w:marLeft w:val="0"/>
      <w:marRight w:val="0"/>
      <w:marTop w:val="0"/>
      <w:marBottom w:val="0"/>
      <w:divBdr>
        <w:top w:val="none" w:sz="0" w:space="0" w:color="auto"/>
        <w:left w:val="none" w:sz="0" w:space="0" w:color="auto"/>
        <w:bottom w:val="none" w:sz="0" w:space="0" w:color="auto"/>
        <w:right w:val="none" w:sz="0" w:space="0" w:color="auto"/>
      </w:divBdr>
    </w:div>
    <w:div w:id="1145973770">
      <w:bodyDiv w:val="1"/>
      <w:marLeft w:val="0"/>
      <w:marRight w:val="0"/>
      <w:marTop w:val="0"/>
      <w:marBottom w:val="0"/>
      <w:divBdr>
        <w:top w:val="none" w:sz="0" w:space="0" w:color="auto"/>
        <w:left w:val="none" w:sz="0" w:space="0" w:color="auto"/>
        <w:bottom w:val="none" w:sz="0" w:space="0" w:color="auto"/>
        <w:right w:val="none" w:sz="0" w:space="0" w:color="auto"/>
      </w:divBdr>
    </w:div>
    <w:div w:id="1146125228">
      <w:bodyDiv w:val="1"/>
      <w:marLeft w:val="0"/>
      <w:marRight w:val="0"/>
      <w:marTop w:val="0"/>
      <w:marBottom w:val="0"/>
      <w:divBdr>
        <w:top w:val="none" w:sz="0" w:space="0" w:color="auto"/>
        <w:left w:val="none" w:sz="0" w:space="0" w:color="auto"/>
        <w:bottom w:val="none" w:sz="0" w:space="0" w:color="auto"/>
        <w:right w:val="none" w:sz="0" w:space="0" w:color="auto"/>
      </w:divBdr>
    </w:div>
    <w:div w:id="1146243848">
      <w:bodyDiv w:val="1"/>
      <w:marLeft w:val="0"/>
      <w:marRight w:val="0"/>
      <w:marTop w:val="0"/>
      <w:marBottom w:val="0"/>
      <w:divBdr>
        <w:top w:val="none" w:sz="0" w:space="0" w:color="auto"/>
        <w:left w:val="none" w:sz="0" w:space="0" w:color="auto"/>
        <w:bottom w:val="none" w:sz="0" w:space="0" w:color="auto"/>
        <w:right w:val="none" w:sz="0" w:space="0" w:color="auto"/>
      </w:divBdr>
    </w:div>
    <w:div w:id="1146315179">
      <w:bodyDiv w:val="1"/>
      <w:marLeft w:val="0"/>
      <w:marRight w:val="0"/>
      <w:marTop w:val="0"/>
      <w:marBottom w:val="0"/>
      <w:divBdr>
        <w:top w:val="none" w:sz="0" w:space="0" w:color="auto"/>
        <w:left w:val="none" w:sz="0" w:space="0" w:color="auto"/>
        <w:bottom w:val="none" w:sz="0" w:space="0" w:color="auto"/>
        <w:right w:val="none" w:sz="0" w:space="0" w:color="auto"/>
      </w:divBdr>
    </w:div>
    <w:div w:id="1146316167">
      <w:bodyDiv w:val="1"/>
      <w:marLeft w:val="0"/>
      <w:marRight w:val="0"/>
      <w:marTop w:val="0"/>
      <w:marBottom w:val="0"/>
      <w:divBdr>
        <w:top w:val="none" w:sz="0" w:space="0" w:color="auto"/>
        <w:left w:val="none" w:sz="0" w:space="0" w:color="auto"/>
        <w:bottom w:val="none" w:sz="0" w:space="0" w:color="auto"/>
        <w:right w:val="none" w:sz="0" w:space="0" w:color="auto"/>
      </w:divBdr>
    </w:div>
    <w:div w:id="1146433472">
      <w:bodyDiv w:val="1"/>
      <w:marLeft w:val="0"/>
      <w:marRight w:val="0"/>
      <w:marTop w:val="0"/>
      <w:marBottom w:val="0"/>
      <w:divBdr>
        <w:top w:val="none" w:sz="0" w:space="0" w:color="auto"/>
        <w:left w:val="none" w:sz="0" w:space="0" w:color="auto"/>
        <w:bottom w:val="none" w:sz="0" w:space="0" w:color="auto"/>
        <w:right w:val="none" w:sz="0" w:space="0" w:color="auto"/>
      </w:divBdr>
    </w:div>
    <w:div w:id="1147208685">
      <w:bodyDiv w:val="1"/>
      <w:marLeft w:val="0"/>
      <w:marRight w:val="0"/>
      <w:marTop w:val="0"/>
      <w:marBottom w:val="0"/>
      <w:divBdr>
        <w:top w:val="none" w:sz="0" w:space="0" w:color="auto"/>
        <w:left w:val="none" w:sz="0" w:space="0" w:color="auto"/>
        <w:bottom w:val="none" w:sz="0" w:space="0" w:color="auto"/>
        <w:right w:val="none" w:sz="0" w:space="0" w:color="auto"/>
      </w:divBdr>
    </w:div>
    <w:div w:id="1147285945">
      <w:bodyDiv w:val="1"/>
      <w:marLeft w:val="0"/>
      <w:marRight w:val="0"/>
      <w:marTop w:val="0"/>
      <w:marBottom w:val="0"/>
      <w:divBdr>
        <w:top w:val="none" w:sz="0" w:space="0" w:color="auto"/>
        <w:left w:val="none" w:sz="0" w:space="0" w:color="auto"/>
        <w:bottom w:val="none" w:sz="0" w:space="0" w:color="auto"/>
        <w:right w:val="none" w:sz="0" w:space="0" w:color="auto"/>
      </w:divBdr>
    </w:div>
    <w:div w:id="1147355053">
      <w:bodyDiv w:val="1"/>
      <w:marLeft w:val="0"/>
      <w:marRight w:val="0"/>
      <w:marTop w:val="0"/>
      <w:marBottom w:val="0"/>
      <w:divBdr>
        <w:top w:val="none" w:sz="0" w:space="0" w:color="auto"/>
        <w:left w:val="none" w:sz="0" w:space="0" w:color="auto"/>
        <w:bottom w:val="none" w:sz="0" w:space="0" w:color="auto"/>
        <w:right w:val="none" w:sz="0" w:space="0" w:color="auto"/>
      </w:divBdr>
    </w:div>
    <w:div w:id="1147430442">
      <w:bodyDiv w:val="1"/>
      <w:marLeft w:val="0"/>
      <w:marRight w:val="0"/>
      <w:marTop w:val="0"/>
      <w:marBottom w:val="0"/>
      <w:divBdr>
        <w:top w:val="none" w:sz="0" w:space="0" w:color="auto"/>
        <w:left w:val="none" w:sz="0" w:space="0" w:color="auto"/>
        <w:bottom w:val="none" w:sz="0" w:space="0" w:color="auto"/>
        <w:right w:val="none" w:sz="0" w:space="0" w:color="auto"/>
      </w:divBdr>
    </w:div>
    <w:div w:id="1148280649">
      <w:bodyDiv w:val="1"/>
      <w:marLeft w:val="0"/>
      <w:marRight w:val="0"/>
      <w:marTop w:val="0"/>
      <w:marBottom w:val="0"/>
      <w:divBdr>
        <w:top w:val="none" w:sz="0" w:space="0" w:color="auto"/>
        <w:left w:val="none" w:sz="0" w:space="0" w:color="auto"/>
        <w:bottom w:val="none" w:sz="0" w:space="0" w:color="auto"/>
        <w:right w:val="none" w:sz="0" w:space="0" w:color="auto"/>
      </w:divBdr>
    </w:div>
    <w:div w:id="1148352941">
      <w:bodyDiv w:val="1"/>
      <w:marLeft w:val="0"/>
      <w:marRight w:val="0"/>
      <w:marTop w:val="0"/>
      <w:marBottom w:val="0"/>
      <w:divBdr>
        <w:top w:val="none" w:sz="0" w:space="0" w:color="auto"/>
        <w:left w:val="none" w:sz="0" w:space="0" w:color="auto"/>
        <w:bottom w:val="none" w:sz="0" w:space="0" w:color="auto"/>
        <w:right w:val="none" w:sz="0" w:space="0" w:color="auto"/>
      </w:divBdr>
    </w:div>
    <w:div w:id="1148983356">
      <w:bodyDiv w:val="1"/>
      <w:marLeft w:val="0"/>
      <w:marRight w:val="0"/>
      <w:marTop w:val="0"/>
      <w:marBottom w:val="0"/>
      <w:divBdr>
        <w:top w:val="none" w:sz="0" w:space="0" w:color="auto"/>
        <w:left w:val="none" w:sz="0" w:space="0" w:color="auto"/>
        <w:bottom w:val="none" w:sz="0" w:space="0" w:color="auto"/>
        <w:right w:val="none" w:sz="0" w:space="0" w:color="auto"/>
      </w:divBdr>
    </w:div>
    <w:div w:id="1149053413">
      <w:bodyDiv w:val="1"/>
      <w:marLeft w:val="0"/>
      <w:marRight w:val="0"/>
      <w:marTop w:val="0"/>
      <w:marBottom w:val="0"/>
      <w:divBdr>
        <w:top w:val="none" w:sz="0" w:space="0" w:color="auto"/>
        <w:left w:val="none" w:sz="0" w:space="0" w:color="auto"/>
        <w:bottom w:val="none" w:sz="0" w:space="0" w:color="auto"/>
        <w:right w:val="none" w:sz="0" w:space="0" w:color="auto"/>
      </w:divBdr>
    </w:div>
    <w:div w:id="1149832749">
      <w:bodyDiv w:val="1"/>
      <w:marLeft w:val="0"/>
      <w:marRight w:val="0"/>
      <w:marTop w:val="0"/>
      <w:marBottom w:val="0"/>
      <w:divBdr>
        <w:top w:val="none" w:sz="0" w:space="0" w:color="auto"/>
        <w:left w:val="none" w:sz="0" w:space="0" w:color="auto"/>
        <w:bottom w:val="none" w:sz="0" w:space="0" w:color="auto"/>
        <w:right w:val="none" w:sz="0" w:space="0" w:color="auto"/>
      </w:divBdr>
    </w:div>
    <w:div w:id="1152407852">
      <w:bodyDiv w:val="1"/>
      <w:marLeft w:val="0"/>
      <w:marRight w:val="0"/>
      <w:marTop w:val="0"/>
      <w:marBottom w:val="0"/>
      <w:divBdr>
        <w:top w:val="none" w:sz="0" w:space="0" w:color="auto"/>
        <w:left w:val="none" w:sz="0" w:space="0" w:color="auto"/>
        <w:bottom w:val="none" w:sz="0" w:space="0" w:color="auto"/>
        <w:right w:val="none" w:sz="0" w:space="0" w:color="auto"/>
      </w:divBdr>
    </w:div>
    <w:div w:id="1152482617">
      <w:bodyDiv w:val="1"/>
      <w:marLeft w:val="0"/>
      <w:marRight w:val="0"/>
      <w:marTop w:val="0"/>
      <w:marBottom w:val="0"/>
      <w:divBdr>
        <w:top w:val="none" w:sz="0" w:space="0" w:color="auto"/>
        <w:left w:val="none" w:sz="0" w:space="0" w:color="auto"/>
        <w:bottom w:val="none" w:sz="0" w:space="0" w:color="auto"/>
        <w:right w:val="none" w:sz="0" w:space="0" w:color="auto"/>
      </w:divBdr>
    </w:div>
    <w:div w:id="1153984827">
      <w:bodyDiv w:val="1"/>
      <w:marLeft w:val="0"/>
      <w:marRight w:val="0"/>
      <w:marTop w:val="0"/>
      <w:marBottom w:val="0"/>
      <w:divBdr>
        <w:top w:val="none" w:sz="0" w:space="0" w:color="auto"/>
        <w:left w:val="none" w:sz="0" w:space="0" w:color="auto"/>
        <w:bottom w:val="none" w:sz="0" w:space="0" w:color="auto"/>
        <w:right w:val="none" w:sz="0" w:space="0" w:color="auto"/>
      </w:divBdr>
    </w:div>
    <w:div w:id="1154294355">
      <w:bodyDiv w:val="1"/>
      <w:marLeft w:val="0"/>
      <w:marRight w:val="0"/>
      <w:marTop w:val="0"/>
      <w:marBottom w:val="0"/>
      <w:divBdr>
        <w:top w:val="none" w:sz="0" w:space="0" w:color="auto"/>
        <w:left w:val="none" w:sz="0" w:space="0" w:color="auto"/>
        <w:bottom w:val="none" w:sz="0" w:space="0" w:color="auto"/>
        <w:right w:val="none" w:sz="0" w:space="0" w:color="auto"/>
      </w:divBdr>
    </w:div>
    <w:div w:id="1154301591">
      <w:bodyDiv w:val="1"/>
      <w:marLeft w:val="0"/>
      <w:marRight w:val="0"/>
      <w:marTop w:val="0"/>
      <w:marBottom w:val="0"/>
      <w:divBdr>
        <w:top w:val="none" w:sz="0" w:space="0" w:color="auto"/>
        <w:left w:val="none" w:sz="0" w:space="0" w:color="auto"/>
        <w:bottom w:val="none" w:sz="0" w:space="0" w:color="auto"/>
        <w:right w:val="none" w:sz="0" w:space="0" w:color="auto"/>
      </w:divBdr>
    </w:div>
    <w:div w:id="1154373950">
      <w:bodyDiv w:val="1"/>
      <w:marLeft w:val="0"/>
      <w:marRight w:val="0"/>
      <w:marTop w:val="0"/>
      <w:marBottom w:val="0"/>
      <w:divBdr>
        <w:top w:val="none" w:sz="0" w:space="0" w:color="auto"/>
        <w:left w:val="none" w:sz="0" w:space="0" w:color="auto"/>
        <w:bottom w:val="none" w:sz="0" w:space="0" w:color="auto"/>
        <w:right w:val="none" w:sz="0" w:space="0" w:color="auto"/>
      </w:divBdr>
    </w:div>
    <w:div w:id="1154448784">
      <w:bodyDiv w:val="1"/>
      <w:marLeft w:val="0"/>
      <w:marRight w:val="0"/>
      <w:marTop w:val="0"/>
      <w:marBottom w:val="0"/>
      <w:divBdr>
        <w:top w:val="none" w:sz="0" w:space="0" w:color="auto"/>
        <w:left w:val="none" w:sz="0" w:space="0" w:color="auto"/>
        <w:bottom w:val="none" w:sz="0" w:space="0" w:color="auto"/>
        <w:right w:val="none" w:sz="0" w:space="0" w:color="auto"/>
      </w:divBdr>
    </w:div>
    <w:div w:id="1154642774">
      <w:bodyDiv w:val="1"/>
      <w:marLeft w:val="0"/>
      <w:marRight w:val="0"/>
      <w:marTop w:val="0"/>
      <w:marBottom w:val="0"/>
      <w:divBdr>
        <w:top w:val="none" w:sz="0" w:space="0" w:color="auto"/>
        <w:left w:val="none" w:sz="0" w:space="0" w:color="auto"/>
        <w:bottom w:val="none" w:sz="0" w:space="0" w:color="auto"/>
        <w:right w:val="none" w:sz="0" w:space="0" w:color="auto"/>
      </w:divBdr>
    </w:div>
    <w:div w:id="1155801206">
      <w:bodyDiv w:val="1"/>
      <w:marLeft w:val="0"/>
      <w:marRight w:val="0"/>
      <w:marTop w:val="0"/>
      <w:marBottom w:val="0"/>
      <w:divBdr>
        <w:top w:val="none" w:sz="0" w:space="0" w:color="auto"/>
        <w:left w:val="none" w:sz="0" w:space="0" w:color="auto"/>
        <w:bottom w:val="none" w:sz="0" w:space="0" w:color="auto"/>
        <w:right w:val="none" w:sz="0" w:space="0" w:color="auto"/>
      </w:divBdr>
    </w:div>
    <w:div w:id="1156268295">
      <w:bodyDiv w:val="1"/>
      <w:marLeft w:val="0"/>
      <w:marRight w:val="0"/>
      <w:marTop w:val="0"/>
      <w:marBottom w:val="0"/>
      <w:divBdr>
        <w:top w:val="none" w:sz="0" w:space="0" w:color="auto"/>
        <w:left w:val="none" w:sz="0" w:space="0" w:color="auto"/>
        <w:bottom w:val="none" w:sz="0" w:space="0" w:color="auto"/>
        <w:right w:val="none" w:sz="0" w:space="0" w:color="auto"/>
      </w:divBdr>
    </w:div>
    <w:div w:id="1156384190">
      <w:bodyDiv w:val="1"/>
      <w:marLeft w:val="0"/>
      <w:marRight w:val="0"/>
      <w:marTop w:val="0"/>
      <w:marBottom w:val="0"/>
      <w:divBdr>
        <w:top w:val="none" w:sz="0" w:space="0" w:color="auto"/>
        <w:left w:val="none" w:sz="0" w:space="0" w:color="auto"/>
        <w:bottom w:val="none" w:sz="0" w:space="0" w:color="auto"/>
        <w:right w:val="none" w:sz="0" w:space="0" w:color="auto"/>
      </w:divBdr>
    </w:div>
    <w:div w:id="1156527311">
      <w:bodyDiv w:val="1"/>
      <w:marLeft w:val="0"/>
      <w:marRight w:val="0"/>
      <w:marTop w:val="0"/>
      <w:marBottom w:val="0"/>
      <w:divBdr>
        <w:top w:val="none" w:sz="0" w:space="0" w:color="auto"/>
        <w:left w:val="none" w:sz="0" w:space="0" w:color="auto"/>
        <w:bottom w:val="none" w:sz="0" w:space="0" w:color="auto"/>
        <w:right w:val="none" w:sz="0" w:space="0" w:color="auto"/>
      </w:divBdr>
    </w:div>
    <w:div w:id="1157456982">
      <w:bodyDiv w:val="1"/>
      <w:marLeft w:val="0"/>
      <w:marRight w:val="0"/>
      <w:marTop w:val="0"/>
      <w:marBottom w:val="0"/>
      <w:divBdr>
        <w:top w:val="none" w:sz="0" w:space="0" w:color="auto"/>
        <w:left w:val="none" w:sz="0" w:space="0" w:color="auto"/>
        <w:bottom w:val="none" w:sz="0" w:space="0" w:color="auto"/>
        <w:right w:val="none" w:sz="0" w:space="0" w:color="auto"/>
      </w:divBdr>
    </w:div>
    <w:div w:id="1158113406">
      <w:bodyDiv w:val="1"/>
      <w:marLeft w:val="0"/>
      <w:marRight w:val="0"/>
      <w:marTop w:val="0"/>
      <w:marBottom w:val="0"/>
      <w:divBdr>
        <w:top w:val="none" w:sz="0" w:space="0" w:color="auto"/>
        <w:left w:val="none" w:sz="0" w:space="0" w:color="auto"/>
        <w:bottom w:val="none" w:sz="0" w:space="0" w:color="auto"/>
        <w:right w:val="none" w:sz="0" w:space="0" w:color="auto"/>
      </w:divBdr>
    </w:div>
    <w:div w:id="1158307645">
      <w:bodyDiv w:val="1"/>
      <w:marLeft w:val="0"/>
      <w:marRight w:val="0"/>
      <w:marTop w:val="0"/>
      <w:marBottom w:val="0"/>
      <w:divBdr>
        <w:top w:val="none" w:sz="0" w:space="0" w:color="auto"/>
        <w:left w:val="none" w:sz="0" w:space="0" w:color="auto"/>
        <w:bottom w:val="none" w:sz="0" w:space="0" w:color="auto"/>
        <w:right w:val="none" w:sz="0" w:space="0" w:color="auto"/>
      </w:divBdr>
    </w:div>
    <w:div w:id="1158762039">
      <w:bodyDiv w:val="1"/>
      <w:marLeft w:val="0"/>
      <w:marRight w:val="0"/>
      <w:marTop w:val="0"/>
      <w:marBottom w:val="0"/>
      <w:divBdr>
        <w:top w:val="none" w:sz="0" w:space="0" w:color="auto"/>
        <w:left w:val="none" w:sz="0" w:space="0" w:color="auto"/>
        <w:bottom w:val="none" w:sz="0" w:space="0" w:color="auto"/>
        <w:right w:val="none" w:sz="0" w:space="0" w:color="auto"/>
      </w:divBdr>
    </w:div>
    <w:div w:id="1158964523">
      <w:bodyDiv w:val="1"/>
      <w:marLeft w:val="0"/>
      <w:marRight w:val="0"/>
      <w:marTop w:val="0"/>
      <w:marBottom w:val="0"/>
      <w:divBdr>
        <w:top w:val="none" w:sz="0" w:space="0" w:color="auto"/>
        <w:left w:val="none" w:sz="0" w:space="0" w:color="auto"/>
        <w:bottom w:val="none" w:sz="0" w:space="0" w:color="auto"/>
        <w:right w:val="none" w:sz="0" w:space="0" w:color="auto"/>
      </w:divBdr>
    </w:div>
    <w:div w:id="1159998298">
      <w:bodyDiv w:val="1"/>
      <w:marLeft w:val="0"/>
      <w:marRight w:val="0"/>
      <w:marTop w:val="0"/>
      <w:marBottom w:val="0"/>
      <w:divBdr>
        <w:top w:val="none" w:sz="0" w:space="0" w:color="auto"/>
        <w:left w:val="none" w:sz="0" w:space="0" w:color="auto"/>
        <w:bottom w:val="none" w:sz="0" w:space="0" w:color="auto"/>
        <w:right w:val="none" w:sz="0" w:space="0" w:color="auto"/>
      </w:divBdr>
    </w:div>
    <w:div w:id="1161241524">
      <w:bodyDiv w:val="1"/>
      <w:marLeft w:val="0"/>
      <w:marRight w:val="0"/>
      <w:marTop w:val="0"/>
      <w:marBottom w:val="0"/>
      <w:divBdr>
        <w:top w:val="none" w:sz="0" w:space="0" w:color="auto"/>
        <w:left w:val="none" w:sz="0" w:space="0" w:color="auto"/>
        <w:bottom w:val="none" w:sz="0" w:space="0" w:color="auto"/>
        <w:right w:val="none" w:sz="0" w:space="0" w:color="auto"/>
      </w:divBdr>
    </w:div>
    <w:div w:id="1161309524">
      <w:bodyDiv w:val="1"/>
      <w:marLeft w:val="0"/>
      <w:marRight w:val="0"/>
      <w:marTop w:val="0"/>
      <w:marBottom w:val="0"/>
      <w:divBdr>
        <w:top w:val="none" w:sz="0" w:space="0" w:color="auto"/>
        <w:left w:val="none" w:sz="0" w:space="0" w:color="auto"/>
        <w:bottom w:val="none" w:sz="0" w:space="0" w:color="auto"/>
        <w:right w:val="none" w:sz="0" w:space="0" w:color="auto"/>
      </w:divBdr>
    </w:div>
    <w:div w:id="1161695447">
      <w:bodyDiv w:val="1"/>
      <w:marLeft w:val="0"/>
      <w:marRight w:val="0"/>
      <w:marTop w:val="0"/>
      <w:marBottom w:val="0"/>
      <w:divBdr>
        <w:top w:val="none" w:sz="0" w:space="0" w:color="auto"/>
        <w:left w:val="none" w:sz="0" w:space="0" w:color="auto"/>
        <w:bottom w:val="none" w:sz="0" w:space="0" w:color="auto"/>
        <w:right w:val="none" w:sz="0" w:space="0" w:color="auto"/>
      </w:divBdr>
    </w:div>
    <w:div w:id="1162043888">
      <w:bodyDiv w:val="1"/>
      <w:marLeft w:val="0"/>
      <w:marRight w:val="0"/>
      <w:marTop w:val="0"/>
      <w:marBottom w:val="0"/>
      <w:divBdr>
        <w:top w:val="none" w:sz="0" w:space="0" w:color="auto"/>
        <w:left w:val="none" w:sz="0" w:space="0" w:color="auto"/>
        <w:bottom w:val="none" w:sz="0" w:space="0" w:color="auto"/>
        <w:right w:val="none" w:sz="0" w:space="0" w:color="auto"/>
      </w:divBdr>
    </w:div>
    <w:div w:id="1162427386">
      <w:bodyDiv w:val="1"/>
      <w:marLeft w:val="0"/>
      <w:marRight w:val="0"/>
      <w:marTop w:val="0"/>
      <w:marBottom w:val="0"/>
      <w:divBdr>
        <w:top w:val="none" w:sz="0" w:space="0" w:color="auto"/>
        <w:left w:val="none" w:sz="0" w:space="0" w:color="auto"/>
        <w:bottom w:val="none" w:sz="0" w:space="0" w:color="auto"/>
        <w:right w:val="none" w:sz="0" w:space="0" w:color="auto"/>
      </w:divBdr>
    </w:div>
    <w:div w:id="1162545067">
      <w:bodyDiv w:val="1"/>
      <w:marLeft w:val="0"/>
      <w:marRight w:val="0"/>
      <w:marTop w:val="0"/>
      <w:marBottom w:val="0"/>
      <w:divBdr>
        <w:top w:val="none" w:sz="0" w:space="0" w:color="auto"/>
        <w:left w:val="none" w:sz="0" w:space="0" w:color="auto"/>
        <w:bottom w:val="none" w:sz="0" w:space="0" w:color="auto"/>
        <w:right w:val="none" w:sz="0" w:space="0" w:color="auto"/>
      </w:divBdr>
    </w:div>
    <w:div w:id="1162817968">
      <w:bodyDiv w:val="1"/>
      <w:marLeft w:val="0"/>
      <w:marRight w:val="0"/>
      <w:marTop w:val="0"/>
      <w:marBottom w:val="0"/>
      <w:divBdr>
        <w:top w:val="none" w:sz="0" w:space="0" w:color="auto"/>
        <w:left w:val="none" w:sz="0" w:space="0" w:color="auto"/>
        <w:bottom w:val="none" w:sz="0" w:space="0" w:color="auto"/>
        <w:right w:val="none" w:sz="0" w:space="0" w:color="auto"/>
      </w:divBdr>
    </w:div>
    <w:div w:id="1162895184">
      <w:bodyDiv w:val="1"/>
      <w:marLeft w:val="0"/>
      <w:marRight w:val="0"/>
      <w:marTop w:val="0"/>
      <w:marBottom w:val="0"/>
      <w:divBdr>
        <w:top w:val="none" w:sz="0" w:space="0" w:color="auto"/>
        <w:left w:val="none" w:sz="0" w:space="0" w:color="auto"/>
        <w:bottom w:val="none" w:sz="0" w:space="0" w:color="auto"/>
        <w:right w:val="none" w:sz="0" w:space="0" w:color="auto"/>
      </w:divBdr>
    </w:div>
    <w:div w:id="1164976818">
      <w:bodyDiv w:val="1"/>
      <w:marLeft w:val="0"/>
      <w:marRight w:val="0"/>
      <w:marTop w:val="0"/>
      <w:marBottom w:val="0"/>
      <w:divBdr>
        <w:top w:val="none" w:sz="0" w:space="0" w:color="auto"/>
        <w:left w:val="none" w:sz="0" w:space="0" w:color="auto"/>
        <w:bottom w:val="none" w:sz="0" w:space="0" w:color="auto"/>
        <w:right w:val="none" w:sz="0" w:space="0" w:color="auto"/>
      </w:divBdr>
    </w:div>
    <w:div w:id="1165246250">
      <w:bodyDiv w:val="1"/>
      <w:marLeft w:val="0"/>
      <w:marRight w:val="0"/>
      <w:marTop w:val="0"/>
      <w:marBottom w:val="0"/>
      <w:divBdr>
        <w:top w:val="none" w:sz="0" w:space="0" w:color="auto"/>
        <w:left w:val="none" w:sz="0" w:space="0" w:color="auto"/>
        <w:bottom w:val="none" w:sz="0" w:space="0" w:color="auto"/>
        <w:right w:val="none" w:sz="0" w:space="0" w:color="auto"/>
      </w:divBdr>
    </w:div>
    <w:div w:id="1165361556">
      <w:bodyDiv w:val="1"/>
      <w:marLeft w:val="0"/>
      <w:marRight w:val="0"/>
      <w:marTop w:val="0"/>
      <w:marBottom w:val="0"/>
      <w:divBdr>
        <w:top w:val="none" w:sz="0" w:space="0" w:color="auto"/>
        <w:left w:val="none" w:sz="0" w:space="0" w:color="auto"/>
        <w:bottom w:val="none" w:sz="0" w:space="0" w:color="auto"/>
        <w:right w:val="none" w:sz="0" w:space="0" w:color="auto"/>
      </w:divBdr>
    </w:div>
    <w:div w:id="1165511532">
      <w:bodyDiv w:val="1"/>
      <w:marLeft w:val="0"/>
      <w:marRight w:val="0"/>
      <w:marTop w:val="0"/>
      <w:marBottom w:val="0"/>
      <w:divBdr>
        <w:top w:val="none" w:sz="0" w:space="0" w:color="auto"/>
        <w:left w:val="none" w:sz="0" w:space="0" w:color="auto"/>
        <w:bottom w:val="none" w:sz="0" w:space="0" w:color="auto"/>
        <w:right w:val="none" w:sz="0" w:space="0" w:color="auto"/>
      </w:divBdr>
    </w:div>
    <w:div w:id="1165706622">
      <w:bodyDiv w:val="1"/>
      <w:marLeft w:val="0"/>
      <w:marRight w:val="0"/>
      <w:marTop w:val="0"/>
      <w:marBottom w:val="0"/>
      <w:divBdr>
        <w:top w:val="none" w:sz="0" w:space="0" w:color="auto"/>
        <w:left w:val="none" w:sz="0" w:space="0" w:color="auto"/>
        <w:bottom w:val="none" w:sz="0" w:space="0" w:color="auto"/>
        <w:right w:val="none" w:sz="0" w:space="0" w:color="auto"/>
      </w:divBdr>
    </w:div>
    <w:div w:id="1165776436">
      <w:bodyDiv w:val="1"/>
      <w:marLeft w:val="0"/>
      <w:marRight w:val="0"/>
      <w:marTop w:val="0"/>
      <w:marBottom w:val="0"/>
      <w:divBdr>
        <w:top w:val="none" w:sz="0" w:space="0" w:color="auto"/>
        <w:left w:val="none" w:sz="0" w:space="0" w:color="auto"/>
        <w:bottom w:val="none" w:sz="0" w:space="0" w:color="auto"/>
        <w:right w:val="none" w:sz="0" w:space="0" w:color="auto"/>
      </w:divBdr>
    </w:div>
    <w:div w:id="1166479698">
      <w:bodyDiv w:val="1"/>
      <w:marLeft w:val="0"/>
      <w:marRight w:val="0"/>
      <w:marTop w:val="0"/>
      <w:marBottom w:val="0"/>
      <w:divBdr>
        <w:top w:val="none" w:sz="0" w:space="0" w:color="auto"/>
        <w:left w:val="none" w:sz="0" w:space="0" w:color="auto"/>
        <w:bottom w:val="none" w:sz="0" w:space="0" w:color="auto"/>
        <w:right w:val="none" w:sz="0" w:space="0" w:color="auto"/>
      </w:divBdr>
    </w:div>
    <w:div w:id="1166938303">
      <w:bodyDiv w:val="1"/>
      <w:marLeft w:val="0"/>
      <w:marRight w:val="0"/>
      <w:marTop w:val="0"/>
      <w:marBottom w:val="0"/>
      <w:divBdr>
        <w:top w:val="none" w:sz="0" w:space="0" w:color="auto"/>
        <w:left w:val="none" w:sz="0" w:space="0" w:color="auto"/>
        <w:bottom w:val="none" w:sz="0" w:space="0" w:color="auto"/>
        <w:right w:val="none" w:sz="0" w:space="0" w:color="auto"/>
      </w:divBdr>
    </w:div>
    <w:div w:id="1167281614">
      <w:bodyDiv w:val="1"/>
      <w:marLeft w:val="0"/>
      <w:marRight w:val="0"/>
      <w:marTop w:val="0"/>
      <w:marBottom w:val="0"/>
      <w:divBdr>
        <w:top w:val="none" w:sz="0" w:space="0" w:color="auto"/>
        <w:left w:val="none" w:sz="0" w:space="0" w:color="auto"/>
        <w:bottom w:val="none" w:sz="0" w:space="0" w:color="auto"/>
        <w:right w:val="none" w:sz="0" w:space="0" w:color="auto"/>
      </w:divBdr>
    </w:div>
    <w:div w:id="1167402771">
      <w:bodyDiv w:val="1"/>
      <w:marLeft w:val="0"/>
      <w:marRight w:val="0"/>
      <w:marTop w:val="0"/>
      <w:marBottom w:val="0"/>
      <w:divBdr>
        <w:top w:val="none" w:sz="0" w:space="0" w:color="auto"/>
        <w:left w:val="none" w:sz="0" w:space="0" w:color="auto"/>
        <w:bottom w:val="none" w:sz="0" w:space="0" w:color="auto"/>
        <w:right w:val="none" w:sz="0" w:space="0" w:color="auto"/>
      </w:divBdr>
    </w:div>
    <w:div w:id="1167525404">
      <w:bodyDiv w:val="1"/>
      <w:marLeft w:val="0"/>
      <w:marRight w:val="0"/>
      <w:marTop w:val="0"/>
      <w:marBottom w:val="0"/>
      <w:divBdr>
        <w:top w:val="none" w:sz="0" w:space="0" w:color="auto"/>
        <w:left w:val="none" w:sz="0" w:space="0" w:color="auto"/>
        <w:bottom w:val="none" w:sz="0" w:space="0" w:color="auto"/>
        <w:right w:val="none" w:sz="0" w:space="0" w:color="auto"/>
      </w:divBdr>
    </w:div>
    <w:div w:id="1167555660">
      <w:bodyDiv w:val="1"/>
      <w:marLeft w:val="0"/>
      <w:marRight w:val="0"/>
      <w:marTop w:val="0"/>
      <w:marBottom w:val="0"/>
      <w:divBdr>
        <w:top w:val="none" w:sz="0" w:space="0" w:color="auto"/>
        <w:left w:val="none" w:sz="0" w:space="0" w:color="auto"/>
        <w:bottom w:val="none" w:sz="0" w:space="0" w:color="auto"/>
        <w:right w:val="none" w:sz="0" w:space="0" w:color="auto"/>
      </w:divBdr>
    </w:div>
    <w:div w:id="1167746962">
      <w:bodyDiv w:val="1"/>
      <w:marLeft w:val="0"/>
      <w:marRight w:val="0"/>
      <w:marTop w:val="0"/>
      <w:marBottom w:val="0"/>
      <w:divBdr>
        <w:top w:val="none" w:sz="0" w:space="0" w:color="auto"/>
        <w:left w:val="none" w:sz="0" w:space="0" w:color="auto"/>
        <w:bottom w:val="none" w:sz="0" w:space="0" w:color="auto"/>
        <w:right w:val="none" w:sz="0" w:space="0" w:color="auto"/>
      </w:divBdr>
    </w:div>
    <w:div w:id="1167793620">
      <w:bodyDiv w:val="1"/>
      <w:marLeft w:val="0"/>
      <w:marRight w:val="0"/>
      <w:marTop w:val="0"/>
      <w:marBottom w:val="0"/>
      <w:divBdr>
        <w:top w:val="none" w:sz="0" w:space="0" w:color="auto"/>
        <w:left w:val="none" w:sz="0" w:space="0" w:color="auto"/>
        <w:bottom w:val="none" w:sz="0" w:space="0" w:color="auto"/>
        <w:right w:val="none" w:sz="0" w:space="0" w:color="auto"/>
      </w:divBdr>
    </w:div>
    <w:div w:id="1168521157">
      <w:bodyDiv w:val="1"/>
      <w:marLeft w:val="0"/>
      <w:marRight w:val="0"/>
      <w:marTop w:val="0"/>
      <w:marBottom w:val="0"/>
      <w:divBdr>
        <w:top w:val="none" w:sz="0" w:space="0" w:color="auto"/>
        <w:left w:val="none" w:sz="0" w:space="0" w:color="auto"/>
        <w:bottom w:val="none" w:sz="0" w:space="0" w:color="auto"/>
        <w:right w:val="none" w:sz="0" w:space="0" w:color="auto"/>
      </w:divBdr>
      <w:divsChild>
        <w:div w:id="58940131">
          <w:marLeft w:val="640"/>
          <w:marRight w:val="0"/>
          <w:marTop w:val="0"/>
          <w:marBottom w:val="0"/>
          <w:divBdr>
            <w:top w:val="none" w:sz="0" w:space="0" w:color="auto"/>
            <w:left w:val="none" w:sz="0" w:space="0" w:color="auto"/>
            <w:bottom w:val="none" w:sz="0" w:space="0" w:color="auto"/>
            <w:right w:val="none" w:sz="0" w:space="0" w:color="auto"/>
          </w:divBdr>
        </w:div>
        <w:div w:id="119301085">
          <w:marLeft w:val="640"/>
          <w:marRight w:val="0"/>
          <w:marTop w:val="0"/>
          <w:marBottom w:val="0"/>
          <w:divBdr>
            <w:top w:val="none" w:sz="0" w:space="0" w:color="auto"/>
            <w:left w:val="none" w:sz="0" w:space="0" w:color="auto"/>
            <w:bottom w:val="none" w:sz="0" w:space="0" w:color="auto"/>
            <w:right w:val="none" w:sz="0" w:space="0" w:color="auto"/>
          </w:divBdr>
        </w:div>
        <w:div w:id="471942317">
          <w:marLeft w:val="640"/>
          <w:marRight w:val="0"/>
          <w:marTop w:val="0"/>
          <w:marBottom w:val="0"/>
          <w:divBdr>
            <w:top w:val="none" w:sz="0" w:space="0" w:color="auto"/>
            <w:left w:val="none" w:sz="0" w:space="0" w:color="auto"/>
            <w:bottom w:val="none" w:sz="0" w:space="0" w:color="auto"/>
            <w:right w:val="none" w:sz="0" w:space="0" w:color="auto"/>
          </w:divBdr>
        </w:div>
        <w:div w:id="507209221">
          <w:marLeft w:val="640"/>
          <w:marRight w:val="0"/>
          <w:marTop w:val="0"/>
          <w:marBottom w:val="0"/>
          <w:divBdr>
            <w:top w:val="none" w:sz="0" w:space="0" w:color="auto"/>
            <w:left w:val="none" w:sz="0" w:space="0" w:color="auto"/>
            <w:bottom w:val="none" w:sz="0" w:space="0" w:color="auto"/>
            <w:right w:val="none" w:sz="0" w:space="0" w:color="auto"/>
          </w:divBdr>
        </w:div>
        <w:div w:id="507866390">
          <w:marLeft w:val="640"/>
          <w:marRight w:val="0"/>
          <w:marTop w:val="0"/>
          <w:marBottom w:val="0"/>
          <w:divBdr>
            <w:top w:val="none" w:sz="0" w:space="0" w:color="auto"/>
            <w:left w:val="none" w:sz="0" w:space="0" w:color="auto"/>
            <w:bottom w:val="none" w:sz="0" w:space="0" w:color="auto"/>
            <w:right w:val="none" w:sz="0" w:space="0" w:color="auto"/>
          </w:divBdr>
        </w:div>
        <w:div w:id="519780782">
          <w:marLeft w:val="640"/>
          <w:marRight w:val="0"/>
          <w:marTop w:val="0"/>
          <w:marBottom w:val="0"/>
          <w:divBdr>
            <w:top w:val="none" w:sz="0" w:space="0" w:color="auto"/>
            <w:left w:val="none" w:sz="0" w:space="0" w:color="auto"/>
            <w:bottom w:val="none" w:sz="0" w:space="0" w:color="auto"/>
            <w:right w:val="none" w:sz="0" w:space="0" w:color="auto"/>
          </w:divBdr>
        </w:div>
        <w:div w:id="629550842">
          <w:marLeft w:val="640"/>
          <w:marRight w:val="0"/>
          <w:marTop w:val="0"/>
          <w:marBottom w:val="0"/>
          <w:divBdr>
            <w:top w:val="none" w:sz="0" w:space="0" w:color="auto"/>
            <w:left w:val="none" w:sz="0" w:space="0" w:color="auto"/>
            <w:bottom w:val="none" w:sz="0" w:space="0" w:color="auto"/>
            <w:right w:val="none" w:sz="0" w:space="0" w:color="auto"/>
          </w:divBdr>
        </w:div>
        <w:div w:id="662516224">
          <w:marLeft w:val="640"/>
          <w:marRight w:val="0"/>
          <w:marTop w:val="0"/>
          <w:marBottom w:val="0"/>
          <w:divBdr>
            <w:top w:val="none" w:sz="0" w:space="0" w:color="auto"/>
            <w:left w:val="none" w:sz="0" w:space="0" w:color="auto"/>
            <w:bottom w:val="none" w:sz="0" w:space="0" w:color="auto"/>
            <w:right w:val="none" w:sz="0" w:space="0" w:color="auto"/>
          </w:divBdr>
        </w:div>
        <w:div w:id="716660769">
          <w:marLeft w:val="640"/>
          <w:marRight w:val="0"/>
          <w:marTop w:val="0"/>
          <w:marBottom w:val="0"/>
          <w:divBdr>
            <w:top w:val="none" w:sz="0" w:space="0" w:color="auto"/>
            <w:left w:val="none" w:sz="0" w:space="0" w:color="auto"/>
            <w:bottom w:val="none" w:sz="0" w:space="0" w:color="auto"/>
            <w:right w:val="none" w:sz="0" w:space="0" w:color="auto"/>
          </w:divBdr>
        </w:div>
        <w:div w:id="890775966">
          <w:marLeft w:val="640"/>
          <w:marRight w:val="0"/>
          <w:marTop w:val="0"/>
          <w:marBottom w:val="0"/>
          <w:divBdr>
            <w:top w:val="none" w:sz="0" w:space="0" w:color="auto"/>
            <w:left w:val="none" w:sz="0" w:space="0" w:color="auto"/>
            <w:bottom w:val="none" w:sz="0" w:space="0" w:color="auto"/>
            <w:right w:val="none" w:sz="0" w:space="0" w:color="auto"/>
          </w:divBdr>
        </w:div>
        <w:div w:id="894001533">
          <w:marLeft w:val="640"/>
          <w:marRight w:val="0"/>
          <w:marTop w:val="0"/>
          <w:marBottom w:val="0"/>
          <w:divBdr>
            <w:top w:val="none" w:sz="0" w:space="0" w:color="auto"/>
            <w:left w:val="none" w:sz="0" w:space="0" w:color="auto"/>
            <w:bottom w:val="none" w:sz="0" w:space="0" w:color="auto"/>
            <w:right w:val="none" w:sz="0" w:space="0" w:color="auto"/>
          </w:divBdr>
        </w:div>
        <w:div w:id="928930416">
          <w:marLeft w:val="640"/>
          <w:marRight w:val="0"/>
          <w:marTop w:val="0"/>
          <w:marBottom w:val="0"/>
          <w:divBdr>
            <w:top w:val="none" w:sz="0" w:space="0" w:color="auto"/>
            <w:left w:val="none" w:sz="0" w:space="0" w:color="auto"/>
            <w:bottom w:val="none" w:sz="0" w:space="0" w:color="auto"/>
            <w:right w:val="none" w:sz="0" w:space="0" w:color="auto"/>
          </w:divBdr>
        </w:div>
        <w:div w:id="1028409597">
          <w:marLeft w:val="640"/>
          <w:marRight w:val="0"/>
          <w:marTop w:val="0"/>
          <w:marBottom w:val="0"/>
          <w:divBdr>
            <w:top w:val="none" w:sz="0" w:space="0" w:color="auto"/>
            <w:left w:val="none" w:sz="0" w:space="0" w:color="auto"/>
            <w:bottom w:val="none" w:sz="0" w:space="0" w:color="auto"/>
            <w:right w:val="none" w:sz="0" w:space="0" w:color="auto"/>
          </w:divBdr>
        </w:div>
        <w:div w:id="1052994784">
          <w:marLeft w:val="640"/>
          <w:marRight w:val="0"/>
          <w:marTop w:val="0"/>
          <w:marBottom w:val="0"/>
          <w:divBdr>
            <w:top w:val="none" w:sz="0" w:space="0" w:color="auto"/>
            <w:left w:val="none" w:sz="0" w:space="0" w:color="auto"/>
            <w:bottom w:val="none" w:sz="0" w:space="0" w:color="auto"/>
            <w:right w:val="none" w:sz="0" w:space="0" w:color="auto"/>
          </w:divBdr>
        </w:div>
        <w:div w:id="1615861232">
          <w:marLeft w:val="640"/>
          <w:marRight w:val="0"/>
          <w:marTop w:val="0"/>
          <w:marBottom w:val="0"/>
          <w:divBdr>
            <w:top w:val="none" w:sz="0" w:space="0" w:color="auto"/>
            <w:left w:val="none" w:sz="0" w:space="0" w:color="auto"/>
            <w:bottom w:val="none" w:sz="0" w:space="0" w:color="auto"/>
            <w:right w:val="none" w:sz="0" w:space="0" w:color="auto"/>
          </w:divBdr>
        </w:div>
        <w:div w:id="1755782535">
          <w:marLeft w:val="640"/>
          <w:marRight w:val="0"/>
          <w:marTop w:val="0"/>
          <w:marBottom w:val="0"/>
          <w:divBdr>
            <w:top w:val="none" w:sz="0" w:space="0" w:color="auto"/>
            <w:left w:val="none" w:sz="0" w:space="0" w:color="auto"/>
            <w:bottom w:val="none" w:sz="0" w:space="0" w:color="auto"/>
            <w:right w:val="none" w:sz="0" w:space="0" w:color="auto"/>
          </w:divBdr>
        </w:div>
        <w:div w:id="1926962512">
          <w:marLeft w:val="640"/>
          <w:marRight w:val="0"/>
          <w:marTop w:val="0"/>
          <w:marBottom w:val="0"/>
          <w:divBdr>
            <w:top w:val="none" w:sz="0" w:space="0" w:color="auto"/>
            <w:left w:val="none" w:sz="0" w:space="0" w:color="auto"/>
            <w:bottom w:val="none" w:sz="0" w:space="0" w:color="auto"/>
            <w:right w:val="none" w:sz="0" w:space="0" w:color="auto"/>
          </w:divBdr>
        </w:div>
        <w:div w:id="2008091369">
          <w:marLeft w:val="640"/>
          <w:marRight w:val="0"/>
          <w:marTop w:val="0"/>
          <w:marBottom w:val="0"/>
          <w:divBdr>
            <w:top w:val="none" w:sz="0" w:space="0" w:color="auto"/>
            <w:left w:val="none" w:sz="0" w:space="0" w:color="auto"/>
            <w:bottom w:val="none" w:sz="0" w:space="0" w:color="auto"/>
            <w:right w:val="none" w:sz="0" w:space="0" w:color="auto"/>
          </w:divBdr>
        </w:div>
      </w:divsChild>
    </w:div>
    <w:div w:id="1168524690">
      <w:bodyDiv w:val="1"/>
      <w:marLeft w:val="0"/>
      <w:marRight w:val="0"/>
      <w:marTop w:val="0"/>
      <w:marBottom w:val="0"/>
      <w:divBdr>
        <w:top w:val="none" w:sz="0" w:space="0" w:color="auto"/>
        <w:left w:val="none" w:sz="0" w:space="0" w:color="auto"/>
        <w:bottom w:val="none" w:sz="0" w:space="0" w:color="auto"/>
        <w:right w:val="none" w:sz="0" w:space="0" w:color="auto"/>
      </w:divBdr>
    </w:div>
    <w:div w:id="1168866775">
      <w:bodyDiv w:val="1"/>
      <w:marLeft w:val="0"/>
      <w:marRight w:val="0"/>
      <w:marTop w:val="0"/>
      <w:marBottom w:val="0"/>
      <w:divBdr>
        <w:top w:val="none" w:sz="0" w:space="0" w:color="auto"/>
        <w:left w:val="none" w:sz="0" w:space="0" w:color="auto"/>
        <w:bottom w:val="none" w:sz="0" w:space="0" w:color="auto"/>
        <w:right w:val="none" w:sz="0" w:space="0" w:color="auto"/>
      </w:divBdr>
    </w:div>
    <w:div w:id="1169294864">
      <w:bodyDiv w:val="1"/>
      <w:marLeft w:val="0"/>
      <w:marRight w:val="0"/>
      <w:marTop w:val="0"/>
      <w:marBottom w:val="0"/>
      <w:divBdr>
        <w:top w:val="none" w:sz="0" w:space="0" w:color="auto"/>
        <w:left w:val="none" w:sz="0" w:space="0" w:color="auto"/>
        <w:bottom w:val="none" w:sz="0" w:space="0" w:color="auto"/>
        <w:right w:val="none" w:sz="0" w:space="0" w:color="auto"/>
      </w:divBdr>
    </w:div>
    <w:div w:id="1169980406">
      <w:bodyDiv w:val="1"/>
      <w:marLeft w:val="0"/>
      <w:marRight w:val="0"/>
      <w:marTop w:val="0"/>
      <w:marBottom w:val="0"/>
      <w:divBdr>
        <w:top w:val="none" w:sz="0" w:space="0" w:color="auto"/>
        <w:left w:val="none" w:sz="0" w:space="0" w:color="auto"/>
        <w:bottom w:val="none" w:sz="0" w:space="0" w:color="auto"/>
        <w:right w:val="none" w:sz="0" w:space="0" w:color="auto"/>
      </w:divBdr>
    </w:div>
    <w:div w:id="1170370517">
      <w:bodyDiv w:val="1"/>
      <w:marLeft w:val="0"/>
      <w:marRight w:val="0"/>
      <w:marTop w:val="0"/>
      <w:marBottom w:val="0"/>
      <w:divBdr>
        <w:top w:val="none" w:sz="0" w:space="0" w:color="auto"/>
        <w:left w:val="none" w:sz="0" w:space="0" w:color="auto"/>
        <w:bottom w:val="none" w:sz="0" w:space="0" w:color="auto"/>
        <w:right w:val="none" w:sz="0" w:space="0" w:color="auto"/>
      </w:divBdr>
    </w:div>
    <w:div w:id="1170825836">
      <w:bodyDiv w:val="1"/>
      <w:marLeft w:val="0"/>
      <w:marRight w:val="0"/>
      <w:marTop w:val="0"/>
      <w:marBottom w:val="0"/>
      <w:divBdr>
        <w:top w:val="none" w:sz="0" w:space="0" w:color="auto"/>
        <w:left w:val="none" w:sz="0" w:space="0" w:color="auto"/>
        <w:bottom w:val="none" w:sz="0" w:space="0" w:color="auto"/>
        <w:right w:val="none" w:sz="0" w:space="0" w:color="auto"/>
      </w:divBdr>
    </w:div>
    <w:div w:id="1171142991">
      <w:bodyDiv w:val="1"/>
      <w:marLeft w:val="0"/>
      <w:marRight w:val="0"/>
      <w:marTop w:val="0"/>
      <w:marBottom w:val="0"/>
      <w:divBdr>
        <w:top w:val="none" w:sz="0" w:space="0" w:color="auto"/>
        <w:left w:val="none" w:sz="0" w:space="0" w:color="auto"/>
        <w:bottom w:val="none" w:sz="0" w:space="0" w:color="auto"/>
        <w:right w:val="none" w:sz="0" w:space="0" w:color="auto"/>
      </w:divBdr>
    </w:div>
    <w:div w:id="1171143685">
      <w:bodyDiv w:val="1"/>
      <w:marLeft w:val="0"/>
      <w:marRight w:val="0"/>
      <w:marTop w:val="0"/>
      <w:marBottom w:val="0"/>
      <w:divBdr>
        <w:top w:val="none" w:sz="0" w:space="0" w:color="auto"/>
        <w:left w:val="none" w:sz="0" w:space="0" w:color="auto"/>
        <w:bottom w:val="none" w:sz="0" w:space="0" w:color="auto"/>
        <w:right w:val="none" w:sz="0" w:space="0" w:color="auto"/>
      </w:divBdr>
    </w:div>
    <w:div w:id="1171287935">
      <w:bodyDiv w:val="1"/>
      <w:marLeft w:val="0"/>
      <w:marRight w:val="0"/>
      <w:marTop w:val="0"/>
      <w:marBottom w:val="0"/>
      <w:divBdr>
        <w:top w:val="none" w:sz="0" w:space="0" w:color="auto"/>
        <w:left w:val="none" w:sz="0" w:space="0" w:color="auto"/>
        <w:bottom w:val="none" w:sz="0" w:space="0" w:color="auto"/>
        <w:right w:val="none" w:sz="0" w:space="0" w:color="auto"/>
      </w:divBdr>
    </w:div>
    <w:div w:id="1171336419">
      <w:bodyDiv w:val="1"/>
      <w:marLeft w:val="0"/>
      <w:marRight w:val="0"/>
      <w:marTop w:val="0"/>
      <w:marBottom w:val="0"/>
      <w:divBdr>
        <w:top w:val="none" w:sz="0" w:space="0" w:color="auto"/>
        <w:left w:val="none" w:sz="0" w:space="0" w:color="auto"/>
        <w:bottom w:val="none" w:sz="0" w:space="0" w:color="auto"/>
        <w:right w:val="none" w:sz="0" w:space="0" w:color="auto"/>
      </w:divBdr>
    </w:div>
    <w:div w:id="1171725048">
      <w:bodyDiv w:val="1"/>
      <w:marLeft w:val="0"/>
      <w:marRight w:val="0"/>
      <w:marTop w:val="0"/>
      <w:marBottom w:val="0"/>
      <w:divBdr>
        <w:top w:val="none" w:sz="0" w:space="0" w:color="auto"/>
        <w:left w:val="none" w:sz="0" w:space="0" w:color="auto"/>
        <w:bottom w:val="none" w:sz="0" w:space="0" w:color="auto"/>
        <w:right w:val="none" w:sz="0" w:space="0" w:color="auto"/>
      </w:divBdr>
    </w:div>
    <w:div w:id="1171917213">
      <w:bodyDiv w:val="1"/>
      <w:marLeft w:val="0"/>
      <w:marRight w:val="0"/>
      <w:marTop w:val="0"/>
      <w:marBottom w:val="0"/>
      <w:divBdr>
        <w:top w:val="none" w:sz="0" w:space="0" w:color="auto"/>
        <w:left w:val="none" w:sz="0" w:space="0" w:color="auto"/>
        <w:bottom w:val="none" w:sz="0" w:space="0" w:color="auto"/>
        <w:right w:val="none" w:sz="0" w:space="0" w:color="auto"/>
      </w:divBdr>
    </w:div>
    <w:div w:id="1171946439">
      <w:bodyDiv w:val="1"/>
      <w:marLeft w:val="0"/>
      <w:marRight w:val="0"/>
      <w:marTop w:val="0"/>
      <w:marBottom w:val="0"/>
      <w:divBdr>
        <w:top w:val="none" w:sz="0" w:space="0" w:color="auto"/>
        <w:left w:val="none" w:sz="0" w:space="0" w:color="auto"/>
        <w:bottom w:val="none" w:sz="0" w:space="0" w:color="auto"/>
        <w:right w:val="none" w:sz="0" w:space="0" w:color="auto"/>
      </w:divBdr>
    </w:div>
    <w:div w:id="1172377623">
      <w:bodyDiv w:val="1"/>
      <w:marLeft w:val="0"/>
      <w:marRight w:val="0"/>
      <w:marTop w:val="0"/>
      <w:marBottom w:val="0"/>
      <w:divBdr>
        <w:top w:val="none" w:sz="0" w:space="0" w:color="auto"/>
        <w:left w:val="none" w:sz="0" w:space="0" w:color="auto"/>
        <w:bottom w:val="none" w:sz="0" w:space="0" w:color="auto"/>
        <w:right w:val="none" w:sz="0" w:space="0" w:color="auto"/>
      </w:divBdr>
    </w:div>
    <w:div w:id="1172991046">
      <w:bodyDiv w:val="1"/>
      <w:marLeft w:val="0"/>
      <w:marRight w:val="0"/>
      <w:marTop w:val="0"/>
      <w:marBottom w:val="0"/>
      <w:divBdr>
        <w:top w:val="none" w:sz="0" w:space="0" w:color="auto"/>
        <w:left w:val="none" w:sz="0" w:space="0" w:color="auto"/>
        <w:bottom w:val="none" w:sz="0" w:space="0" w:color="auto"/>
        <w:right w:val="none" w:sz="0" w:space="0" w:color="auto"/>
      </w:divBdr>
    </w:div>
    <w:div w:id="1173225934">
      <w:bodyDiv w:val="1"/>
      <w:marLeft w:val="0"/>
      <w:marRight w:val="0"/>
      <w:marTop w:val="0"/>
      <w:marBottom w:val="0"/>
      <w:divBdr>
        <w:top w:val="none" w:sz="0" w:space="0" w:color="auto"/>
        <w:left w:val="none" w:sz="0" w:space="0" w:color="auto"/>
        <w:bottom w:val="none" w:sz="0" w:space="0" w:color="auto"/>
        <w:right w:val="none" w:sz="0" w:space="0" w:color="auto"/>
      </w:divBdr>
    </w:div>
    <w:div w:id="1173296649">
      <w:bodyDiv w:val="1"/>
      <w:marLeft w:val="0"/>
      <w:marRight w:val="0"/>
      <w:marTop w:val="0"/>
      <w:marBottom w:val="0"/>
      <w:divBdr>
        <w:top w:val="none" w:sz="0" w:space="0" w:color="auto"/>
        <w:left w:val="none" w:sz="0" w:space="0" w:color="auto"/>
        <w:bottom w:val="none" w:sz="0" w:space="0" w:color="auto"/>
        <w:right w:val="none" w:sz="0" w:space="0" w:color="auto"/>
      </w:divBdr>
    </w:div>
    <w:div w:id="1173300251">
      <w:bodyDiv w:val="1"/>
      <w:marLeft w:val="0"/>
      <w:marRight w:val="0"/>
      <w:marTop w:val="0"/>
      <w:marBottom w:val="0"/>
      <w:divBdr>
        <w:top w:val="none" w:sz="0" w:space="0" w:color="auto"/>
        <w:left w:val="none" w:sz="0" w:space="0" w:color="auto"/>
        <w:bottom w:val="none" w:sz="0" w:space="0" w:color="auto"/>
        <w:right w:val="none" w:sz="0" w:space="0" w:color="auto"/>
      </w:divBdr>
    </w:div>
    <w:div w:id="1173640402">
      <w:bodyDiv w:val="1"/>
      <w:marLeft w:val="0"/>
      <w:marRight w:val="0"/>
      <w:marTop w:val="0"/>
      <w:marBottom w:val="0"/>
      <w:divBdr>
        <w:top w:val="none" w:sz="0" w:space="0" w:color="auto"/>
        <w:left w:val="none" w:sz="0" w:space="0" w:color="auto"/>
        <w:bottom w:val="none" w:sz="0" w:space="0" w:color="auto"/>
        <w:right w:val="none" w:sz="0" w:space="0" w:color="auto"/>
      </w:divBdr>
    </w:div>
    <w:div w:id="1174034484">
      <w:bodyDiv w:val="1"/>
      <w:marLeft w:val="0"/>
      <w:marRight w:val="0"/>
      <w:marTop w:val="0"/>
      <w:marBottom w:val="0"/>
      <w:divBdr>
        <w:top w:val="none" w:sz="0" w:space="0" w:color="auto"/>
        <w:left w:val="none" w:sz="0" w:space="0" w:color="auto"/>
        <w:bottom w:val="none" w:sz="0" w:space="0" w:color="auto"/>
        <w:right w:val="none" w:sz="0" w:space="0" w:color="auto"/>
      </w:divBdr>
    </w:div>
    <w:div w:id="1174758958">
      <w:bodyDiv w:val="1"/>
      <w:marLeft w:val="0"/>
      <w:marRight w:val="0"/>
      <w:marTop w:val="0"/>
      <w:marBottom w:val="0"/>
      <w:divBdr>
        <w:top w:val="none" w:sz="0" w:space="0" w:color="auto"/>
        <w:left w:val="none" w:sz="0" w:space="0" w:color="auto"/>
        <w:bottom w:val="none" w:sz="0" w:space="0" w:color="auto"/>
        <w:right w:val="none" w:sz="0" w:space="0" w:color="auto"/>
      </w:divBdr>
    </w:div>
    <w:div w:id="1174958574">
      <w:bodyDiv w:val="1"/>
      <w:marLeft w:val="0"/>
      <w:marRight w:val="0"/>
      <w:marTop w:val="0"/>
      <w:marBottom w:val="0"/>
      <w:divBdr>
        <w:top w:val="none" w:sz="0" w:space="0" w:color="auto"/>
        <w:left w:val="none" w:sz="0" w:space="0" w:color="auto"/>
        <w:bottom w:val="none" w:sz="0" w:space="0" w:color="auto"/>
        <w:right w:val="none" w:sz="0" w:space="0" w:color="auto"/>
      </w:divBdr>
    </w:div>
    <w:div w:id="1176115413">
      <w:bodyDiv w:val="1"/>
      <w:marLeft w:val="0"/>
      <w:marRight w:val="0"/>
      <w:marTop w:val="0"/>
      <w:marBottom w:val="0"/>
      <w:divBdr>
        <w:top w:val="none" w:sz="0" w:space="0" w:color="auto"/>
        <w:left w:val="none" w:sz="0" w:space="0" w:color="auto"/>
        <w:bottom w:val="none" w:sz="0" w:space="0" w:color="auto"/>
        <w:right w:val="none" w:sz="0" w:space="0" w:color="auto"/>
      </w:divBdr>
    </w:div>
    <w:div w:id="1176115751">
      <w:bodyDiv w:val="1"/>
      <w:marLeft w:val="0"/>
      <w:marRight w:val="0"/>
      <w:marTop w:val="0"/>
      <w:marBottom w:val="0"/>
      <w:divBdr>
        <w:top w:val="none" w:sz="0" w:space="0" w:color="auto"/>
        <w:left w:val="none" w:sz="0" w:space="0" w:color="auto"/>
        <w:bottom w:val="none" w:sz="0" w:space="0" w:color="auto"/>
        <w:right w:val="none" w:sz="0" w:space="0" w:color="auto"/>
      </w:divBdr>
    </w:div>
    <w:div w:id="1176266954">
      <w:bodyDiv w:val="1"/>
      <w:marLeft w:val="0"/>
      <w:marRight w:val="0"/>
      <w:marTop w:val="0"/>
      <w:marBottom w:val="0"/>
      <w:divBdr>
        <w:top w:val="none" w:sz="0" w:space="0" w:color="auto"/>
        <w:left w:val="none" w:sz="0" w:space="0" w:color="auto"/>
        <w:bottom w:val="none" w:sz="0" w:space="0" w:color="auto"/>
        <w:right w:val="none" w:sz="0" w:space="0" w:color="auto"/>
      </w:divBdr>
    </w:div>
    <w:div w:id="1176965109">
      <w:bodyDiv w:val="1"/>
      <w:marLeft w:val="0"/>
      <w:marRight w:val="0"/>
      <w:marTop w:val="0"/>
      <w:marBottom w:val="0"/>
      <w:divBdr>
        <w:top w:val="none" w:sz="0" w:space="0" w:color="auto"/>
        <w:left w:val="none" w:sz="0" w:space="0" w:color="auto"/>
        <w:bottom w:val="none" w:sz="0" w:space="0" w:color="auto"/>
        <w:right w:val="none" w:sz="0" w:space="0" w:color="auto"/>
      </w:divBdr>
    </w:div>
    <w:div w:id="1178235322">
      <w:bodyDiv w:val="1"/>
      <w:marLeft w:val="0"/>
      <w:marRight w:val="0"/>
      <w:marTop w:val="0"/>
      <w:marBottom w:val="0"/>
      <w:divBdr>
        <w:top w:val="none" w:sz="0" w:space="0" w:color="auto"/>
        <w:left w:val="none" w:sz="0" w:space="0" w:color="auto"/>
        <w:bottom w:val="none" w:sz="0" w:space="0" w:color="auto"/>
        <w:right w:val="none" w:sz="0" w:space="0" w:color="auto"/>
      </w:divBdr>
    </w:div>
    <w:div w:id="1178696175">
      <w:bodyDiv w:val="1"/>
      <w:marLeft w:val="0"/>
      <w:marRight w:val="0"/>
      <w:marTop w:val="0"/>
      <w:marBottom w:val="0"/>
      <w:divBdr>
        <w:top w:val="none" w:sz="0" w:space="0" w:color="auto"/>
        <w:left w:val="none" w:sz="0" w:space="0" w:color="auto"/>
        <w:bottom w:val="none" w:sz="0" w:space="0" w:color="auto"/>
        <w:right w:val="none" w:sz="0" w:space="0" w:color="auto"/>
      </w:divBdr>
    </w:div>
    <w:div w:id="1178959056">
      <w:bodyDiv w:val="1"/>
      <w:marLeft w:val="0"/>
      <w:marRight w:val="0"/>
      <w:marTop w:val="0"/>
      <w:marBottom w:val="0"/>
      <w:divBdr>
        <w:top w:val="none" w:sz="0" w:space="0" w:color="auto"/>
        <w:left w:val="none" w:sz="0" w:space="0" w:color="auto"/>
        <w:bottom w:val="none" w:sz="0" w:space="0" w:color="auto"/>
        <w:right w:val="none" w:sz="0" w:space="0" w:color="auto"/>
      </w:divBdr>
    </w:div>
    <w:div w:id="1179194281">
      <w:bodyDiv w:val="1"/>
      <w:marLeft w:val="0"/>
      <w:marRight w:val="0"/>
      <w:marTop w:val="0"/>
      <w:marBottom w:val="0"/>
      <w:divBdr>
        <w:top w:val="none" w:sz="0" w:space="0" w:color="auto"/>
        <w:left w:val="none" w:sz="0" w:space="0" w:color="auto"/>
        <w:bottom w:val="none" w:sz="0" w:space="0" w:color="auto"/>
        <w:right w:val="none" w:sz="0" w:space="0" w:color="auto"/>
      </w:divBdr>
    </w:div>
    <w:div w:id="1179320759">
      <w:bodyDiv w:val="1"/>
      <w:marLeft w:val="0"/>
      <w:marRight w:val="0"/>
      <w:marTop w:val="0"/>
      <w:marBottom w:val="0"/>
      <w:divBdr>
        <w:top w:val="none" w:sz="0" w:space="0" w:color="auto"/>
        <w:left w:val="none" w:sz="0" w:space="0" w:color="auto"/>
        <w:bottom w:val="none" w:sz="0" w:space="0" w:color="auto"/>
        <w:right w:val="none" w:sz="0" w:space="0" w:color="auto"/>
      </w:divBdr>
    </w:div>
    <w:div w:id="1179924456">
      <w:bodyDiv w:val="1"/>
      <w:marLeft w:val="0"/>
      <w:marRight w:val="0"/>
      <w:marTop w:val="0"/>
      <w:marBottom w:val="0"/>
      <w:divBdr>
        <w:top w:val="none" w:sz="0" w:space="0" w:color="auto"/>
        <w:left w:val="none" w:sz="0" w:space="0" w:color="auto"/>
        <w:bottom w:val="none" w:sz="0" w:space="0" w:color="auto"/>
        <w:right w:val="none" w:sz="0" w:space="0" w:color="auto"/>
      </w:divBdr>
    </w:div>
    <w:div w:id="1180008026">
      <w:bodyDiv w:val="1"/>
      <w:marLeft w:val="0"/>
      <w:marRight w:val="0"/>
      <w:marTop w:val="0"/>
      <w:marBottom w:val="0"/>
      <w:divBdr>
        <w:top w:val="none" w:sz="0" w:space="0" w:color="auto"/>
        <w:left w:val="none" w:sz="0" w:space="0" w:color="auto"/>
        <w:bottom w:val="none" w:sz="0" w:space="0" w:color="auto"/>
        <w:right w:val="none" w:sz="0" w:space="0" w:color="auto"/>
      </w:divBdr>
    </w:div>
    <w:div w:id="1180043464">
      <w:bodyDiv w:val="1"/>
      <w:marLeft w:val="0"/>
      <w:marRight w:val="0"/>
      <w:marTop w:val="0"/>
      <w:marBottom w:val="0"/>
      <w:divBdr>
        <w:top w:val="none" w:sz="0" w:space="0" w:color="auto"/>
        <w:left w:val="none" w:sz="0" w:space="0" w:color="auto"/>
        <w:bottom w:val="none" w:sz="0" w:space="0" w:color="auto"/>
        <w:right w:val="none" w:sz="0" w:space="0" w:color="auto"/>
      </w:divBdr>
    </w:div>
    <w:div w:id="1180268737">
      <w:bodyDiv w:val="1"/>
      <w:marLeft w:val="0"/>
      <w:marRight w:val="0"/>
      <w:marTop w:val="0"/>
      <w:marBottom w:val="0"/>
      <w:divBdr>
        <w:top w:val="none" w:sz="0" w:space="0" w:color="auto"/>
        <w:left w:val="none" w:sz="0" w:space="0" w:color="auto"/>
        <w:bottom w:val="none" w:sz="0" w:space="0" w:color="auto"/>
        <w:right w:val="none" w:sz="0" w:space="0" w:color="auto"/>
      </w:divBdr>
    </w:div>
    <w:div w:id="1182669160">
      <w:bodyDiv w:val="1"/>
      <w:marLeft w:val="0"/>
      <w:marRight w:val="0"/>
      <w:marTop w:val="0"/>
      <w:marBottom w:val="0"/>
      <w:divBdr>
        <w:top w:val="none" w:sz="0" w:space="0" w:color="auto"/>
        <w:left w:val="none" w:sz="0" w:space="0" w:color="auto"/>
        <w:bottom w:val="none" w:sz="0" w:space="0" w:color="auto"/>
        <w:right w:val="none" w:sz="0" w:space="0" w:color="auto"/>
      </w:divBdr>
    </w:div>
    <w:div w:id="1182669812">
      <w:bodyDiv w:val="1"/>
      <w:marLeft w:val="0"/>
      <w:marRight w:val="0"/>
      <w:marTop w:val="0"/>
      <w:marBottom w:val="0"/>
      <w:divBdr>
        <w:top w:val="none" w:sz="0" w:space="0" w:color="auto"/>
        <w:left w:val="none" w:sz="0" w:space="0" w:color="auto"/>
        <w:bottom w:val="none" w:sz="0" w:space="0" w:color="auto"/>
        <w:right w:val="none" w:sz="0" w:space="0" w:color="auto"/>
      </w:divBdr>
    </w:div>
    <w:div w:id="1182740796">
      <w:bodyDiv w:val="1"/>
      <w:marLeft w:val="0"/>
      <w:marRight w:val="0"/>
      <w:marTop w:val="0"/>
      <w:marBottom w:val="0"/>
      <w:divBdr>
        <w:top w:val="none" w:sz="0" w:space="0" w:color="auto"/>
        <w:left w:val="none" w:sz="0" w:space="0" w:color="auto"/>
        <w:bottom w:val="none" w:sz="0" w:space="0" w:color="auto"/>
        <w:right w:val="none" w:sz="0" w:space="0" w:color="auto"/>
      </w:divBdr>
    </w:div>
    <w:div w:id="1182939005">
      <w:bodyDiv w:val="1"/>
      <w:marLeft w:val="0"/>
      <w:marRight w:val="0"/>
      <w:marTop w:val="0"/>
      <w:marBottom w:val="0"/>
      <w:divBdr>
        <w:top w:val="none" w:sz="0" w:space="0" w:color="auto"/>
        <w:left w:val="none" w:sz="0" w:space="0" w:color="auto"/>
        <w:bottom w:val="none" w:sz="0" w:space="0" w:color="auto"/>
        <w:right w:val="none" w:sz="0" w:space="0" w:color="auto"/>
      </w:divBdr>
    </w:div>
    <w:div w:id="1183279760">
      <w:bodyDiv w:val="1"/>
      <w:marLeft w:val="0"/>
      <w:marRight w:val="0"/>
      <w:marTop w:val="0"/>
      <w:marBottom w:val="0"/>
      <w:divBdr>
        <w:top w:val="none" w:sz="0" w:space="0" w:color="auto"/>
        <w:left w:val="none" w:sz="0" w:space="0" w:color="auto"/>
        <w:bottom w:val="none" w:sz="0" w:space="0" w:color="auto"/>
        <w:right w:val="none" w:sz="0" w:space="0" w:color="auto"/>
      </w:divBdr>
    </w:div>
    <w:div w:id="1183473200">
      <w:bodyDiv w:val="1"/>
      <w:marLeft w:val="0"/>
      <w:marRight w:val="0"/>
      <w:marTop w:val="0"/>
      <w:marBottom w:val="0"/>
      <w:divBdr>
        <w:top w:val="none" w:sz="0" w:space="0" w:color="auto"/>
        <w:left w:val="none" w:sz="0" w:space="0" w:color="auto"/>
        <w:bottom w:val="none" w:sz="0" w:space="0" w:color="auto"/>
        <w:right w:val="none" w:sz="0" w:space="0" w:color="auto"/>
      </w:divBdr>
    </w:div>
    <w:div w:id="1183932431">
      <w:bodyDiv w:val="1"/>
      <w:marLeft w:val="0"/>
      <w:marRight w:val="0"/>
      <w:marTop w:val="0"/>
      <w:marBottom w:val="0"/>
      <w:divBdr>
        <w:top w:val="none" w:sz="0" w:space="0" w:color="auto"/>
        <w:left w:val="none" w:sz="0" w:space="0" w:color="auto"/>
        <w:bottom w:val="none" w:sz="0" w:space="0" w:color="auto"/>
        <w:right w:val="none" w:sz="0" w:space="0" w:color="auto"/>
      </w:divBdr>
    </w:div>
    <w:div w:id="1184125544">
      <w:bodyDiv w:val="1"/>
      <w:marLeft w:val="0"/>
      <w:marRight w:val="0"/>
      <w:marTop w:val="0"/>
      <w:marBottom w:val="0"/>
      <w:divBdr>
        <w:top w:val="none" w:sz="0" w:space="0" w:color="auto"/>
        <w:left w:val="none" w:sz="0" w:space="0" w:color="auto"/>
        <w:bottom w:val="none" w:sz="0" w:space="0" w:color="auto"/>
        <w:right w:val="none" w:sz="0" w:space="0" w:color="auto"/>
      </w:divBdr>
    </w:div>
    <w:div w:id="1184173446">
      <w:bodyDiv w:val="1"/>
      <w:marLeft w:val="0"/>
      <w:marRight w:val="0"/>
      <w:marTop w:val="0"/>
      <w:marBottom w:val="0"/>
      <w:divBdr>
        <w:top w:val="none" w:sz="0" w:space="0" w:color="auto"/>
        <w:left w:val="none" w:sz="0" w:space="0" w:color="auto"/>
        <w:bottom w:val="none" w:sz="0" w:space="0" w:color="auto"/>
        <w:right w:val="none" w:sz="0" w:space="0" w:color="auto"/>
      </w:divBdr>
    </w:div>
    <w:div w:id="1184830903">
      <w:bodyDiv w:val="1"/>
      <w:marLeft w:val="0"/>
      <w:marRight w:val="0"/>
      <w:marTop w:val="0"/>
      <w:marBottom w:val="0"/>
      <w:divBdr>
        <w:top w:val="none" w:sz="0" w:space="0" w:color="auto"/>
        <w:left w:val="none" w:sz="0" w:space="0" w:color="auto"/>
        <w:bottom w:val="none" w:sz="0" w:space="0" w:color="auto"/>
        <w:right w:val="none" w:sz="0" w:space="0" w:color="auto"/>
      </w:divBdr>
    </w:div>
    <w:div w:id="1185366354">
      <w:bodyDiv w:val="1"/>
      <w:marLeft w:val="0"/>
      <w:marRight w:val="0"/>
      <w:marTop w:val="0"/>
      <w:marBottom w:val="0"/>
      <w:divBdr>
        <w:top w:val="none" w:sz="0" w:space="0" w:color="auto"/>
        <w:left w:val="none" w:sz="0" w:space="0" w:color="auto"/>
        <w:bottom w:val="none" w:sz="0" w:space="0" w:color="auto"/>
        <w:right w:val="none" w:sz="0" w:space="0" w:color="auto"/>
      </w:divBdr>
    </w:div>
    <w:div w:id="1186016799">
      <w:bodyDiv w:val="1"/>
      <w:marLeft w:val="0"/>
      <w:marRight w:val="0"/>
      <w:marTop w:val="0"/>
      <w:marBottom w:val="0"/>
      <w:divBdr>
        <w:top w:val="none" w:sz="0" w:space="0" w:color="auto"/>
        <w:left w:val="none" w:sz="0" w:space="0" w:color="auto"/>
        <w:bottom w:val="none" w:sz="0" w:space="0" w:color="auto"/>
        <w:right w:val="none" w:sz="0" w:space="0" w:color="auto"/>
      </w:divBdr>
    </w:div>
    <w:div w:id="1186165196">
      <w:bodyDiv w:val="1"/>
      <w:marLeft w:val="0"/>
      <w:marRight w:val="0"/>
      <w:marTop w:val="0"/>
      <w:marBottom w:val="0"/>
      <w:divBdr>
        <w:top w:val="none" w:sz="0" w:space="0" w:color="auto"/>
        <w:left w:val="none" w:sz="0" w:space="0" w:color="auto"/>
        <w:bottom w:val="none" w:sz="0" w:space="0" w:color="auto"/>
        <w:right w:val="none" w:sz="0" w:space="0" w:color="auto"/>
      </w:divBdr>
    </w:div>
    <w:div w:id="1186751614">
      <w:bodyDiv w:val="1"/>
      <w:marLeft w:val="0"/>
      <w:marRight w:val="0"/>
      <w:marTop w:val="0"/>
      <w:marBottom w:val="0"/>
      <w:divBdr>
        <w:top w:val="none" w:sz="0" w:space="0" w:color="auto"/>
        <w:left w:val="none" w:sz="0" w:space="0" w:color="auto"/>
        <w:bottom w:val="none" w:sz="0" w:space="0" w:color="auto"/>
        <w:right w:val="none" w:sz="0" w:space="0" w:color="auto"/>
      </w:divBdr>
    </w:div>
    <w:div w:id="1186863961">
      <w:bodyDiv w:val="1"/>
      <w:marLeft w:val="0"/>
      <w:marRight w:val="0"/>
      <w:marTop w:val="0"/>
      <w:marBottom w:val="0"/>
      <w:divBdr>
        <w:top w:val="none" w:sz="0" w:space="0" w:color="auto"/>
        <w:left w:val="none" w:sz="0" w:space="0" w:color="auto"/>
        <w:bottom w:val="none" w:sz="0" w:space="0" w:color="auto"/>
        <w:right w:val="none" w:sz="0" w:space="0" w:color="auto"/>
      </w:divBdr>
    </w:div>
    <w:div w:id="1187329592">
      <w:bodyDiv w:val="1"/>
      <w:marLeft w:val="0"/>
      <w:marRight w:val="0"/>
      <w:marTop w:val="0"/>
      <w:marBottom w:val="0"/>
      <w:divBdr>
        <w:top w:val="none" w:sz="0" w:space="0" w:color="auto"/>
        <w:left w:val="none" w:sz="0" w:space="0" w:color="auto"/>
        <w:bottom w:val="none" w:sz="0" w:space="0" w:color="auto"/>
        <w:right w:val="none" w:sz="0" w:space="0" w:color="auto"/>
      </w:divBdr>
    </w:div>
    <w:div w:id="1187521973">
      <w:bodyDiv w:val="1"/>
      <w:marLeft w:val="0"/>
      <w:marRight w:val="0"/>
      <w:marTop w:val="0"/>
      <w:marBottom w:val="0"/>
      <w:divBdr>
        <w:top w:val="none" w:sz="0" w:space="0" w:color="auto"/>
        <w:left w:val="none" w:sz="0" w:space="0" w:color="auto"/>
        <w:bottom w:val="none" w:sz="0" w:space="0" w:color="auto"/>
        <w:right w:val="none" w:sz="0" w:space="0" w:color="auto"/>
      </w:divBdr>
    </w:div>
    <w:div w:id="1188059267">
      <w:bodyDiv w:val="1"/>
      <w:marLeft w:val="0"/>
      <w:marRight w:val="0"/>
      <w:marTop w:val="0"/>
      <w:marBottom w:val="0"/>
      <w:divBdr>
        <w:top w:val="none" w:sz="0" w:space="0" w:color="auto"/>
        <w:left w:val="none" w:sz="0" w:space="0" w:color="auto"/>
        <w:bottom w:val="none" w:sz="0" w:space="0" w:color="auto"/>
        <w:right w:val="none" w:sz="0" w:space="0" w:color="auto"/>
      </w:divBdr>
    </w:div>
    <w:div w:id="1188369384">
      <w:bodyDiv w:val="1"/>
      <w:marLeft w:val="0"/>
      <w:marRight w:val="0"/>
      <w:marTop w:val="0"/>
      <w:marBottom w:val="0"/>
      <w:divBdr>
        <w:top w:val="none" w:sz="0" w:space="0" w:color="auto"/>
        <w:left w:val="none" w:sz="0" w:space="0" w:color="auto"/>
        <w:bottom w:val="none" w:sz="0" w:space="0" w:color="auto"/>
        <w:right w:val="none" w:sz="0" w:space="0" w:color="auto"/>
      </w:divBdr>
    </w:div>
    <w:div w:id="1188712827">
      <w:bodyDiv w:val="1"/>
      <w:marLeft w:val="0"/>
      <w:marRight w:val="0"/>
      <w:marTop w:val="0"/>
      <w:marBottom w:val="0"/>
      <w:divBdr>
        <w:top w:val="none" w:sz="0" w:space="0" w:color="auto"/>
        <w:left w:val="none" w:sz="0" w:space="0" w:color="auto"/>
        <w:bottom w:val="none" w:sz="0" w:space="0" w:color="auto"/>
        <w:right w:val="none" w:sz="0" w:space="0" w:color="auto"/>
      </w:divBdr>
      <w:divsChild>
        <w:div w:id="12652408">
          <w:marLeft w:val="640"/>
          <w:marRight w:val="0"/>
          <w:marTop w:val="0"/>
          <w:marBottom w:val="0"/>
          <w:divBdr>
            <w:top w:val="none" w:sz="0" w:space="0" w:color="auto"/>
            <w:left w:val="none" w:sz="0" w:space="0" w:color="auto"/>
            <w:bottom w:val="none" w:sz="0" w:space="0" w:color="auto"/>
            <w:right w:val="none" w:sz="0" w:space="0" w:color="auto"/>
          </w:divBdr>
        </w:div>
        <w:div w:id="128742003">
          <w:marLeft w:val="640"/>
          <w:marRight w:val="0"/>
          <w:marTop w:val="0"/>
          <w:marBottom w:val="0"/>
          <w:divBdr>
            <w:top w:val="none" w:sz="0" w:space="0" w:color="auto"/>
            <w:left w:val="none" w:sz="0" w:space="0" w:color="auto"/>
            <w:bottom w:val="none" w:sz="0" w:space="0" w:color="auto"/>
            <w:right w:val="none" w:sz="0" w:space="0" w:color="auto"/>
          </w:divBdr>
        </w:div>
        <w:div w:id="138811803">
          <w:marLeft w:val="640"/>
          <w:marRight w:val="0"/>
          <w:marTop w:val="0"/>
          <w:marBottom w:val="0"/>
          <w:divBdr>
            <w:top w:val="none" w:sz="0" w:space="0" w:color="auto"/>
            <w:left w:val="none" w:sz="0" w:space="0" w:color="auto"/>
            <w:bottom w:val="none" w:sz="0" w:space="0" w:color="auto"/>
            <w:right w:val="none" w:sz="0" w:space="0" w:color="auto"/>
          </w:divBdr>
        </w:div>
        <w:div w:id="292171999">
          <w:marLeft w:val="640"/>
          <w:marRight w:val="0"/>
          <w:marTop w:val="0"/>
          <w:marBottom w:val="0"/>
          <w:divBdr>
            <w:top w:val="none" w:sz="0" w:space="0" w:color="auto"/>
            <w:left w:val="none" w:sz="0" w:space="0" w:color="auto"/>
            <w:bottom w:val="none" w:sz="0" w:space="0" w:color="auto"/>
            <w:right w:val="none" w:sz="0" w:space="0" w:color="auto"/>
          </w:divBdr>
        </w:div>
        <w:div w:id="438721298">
          <w:marLeft w:val="640"/>
          <w:marRight w:val="0"/>
          <w:marTop w:val="0"/>
          <w:marBottom w:val="0"/>
          <w:divBdr>
            <w:top w:val="none" w:sz="0" w:space="0" w:color="auto"/>
            <w:left w:val="none" w:sz="0" w:space="0" w:color="auto"/>
            <w:bottom w:val="none" w:sz="0" w:space="0" w:color="auto"/>
            <w:right w:val="none" w:sz="0" w:space="0" w:color="auto"/>
          </w:divBdr>
        </w:div>
        <w:div w:id="463233391">
          <w:marLeft w:val="640"/>
          <w:marRight w:val="0"/>
          <w:marTop w:val="0"/>
          <w:marBottom w:val="0"/>
          <w:divBdr>
            <w:top w:val="none" w:sz="0" w:space="0" w:color="auto"/>
            <w:left w:val="none" w:sz="0" w:space="0" w:color="auto"/>
            <w:bottom w:val="none" w:sz="0" w:space="0" w:color="auto"/>
            <w:right w:val="none" w:sz="0" w:space="0" w:color="auto"/>
          </w:divBdr>
        </w:div>
        <w:div w:id="578833787">
          <w:marLeft w:val="640"/>
          <w:marRight w:val="0"/>
          <w:marTop w:val="0"/>
          <w:marBottom w:val="0"/>
          <w:divBdr>
            <w:top w:val="none" w:sz="0" w:space="0" w:color="auto"/>
            <w:left w:val="none" w:sz="0" w:space="0" w:color="auto"/>
            <w:bottom w:val="none" w:sz="0" w:space="0" w:color="auto"/>
            <w:right w:val="none" w:sz="0" w:space="0" w:color="auto"/>
          </w:divBdr>
        </w:div>
        <w:div w:id="687871332">
          <w:marLeft w:val="640"/>
          <w:marRight w:val="0"/>
          <w:marTop w:val="0"/>
          <w:marBottom w:val="0"/>
          <w:divBdr>
            <w:top w:val="none" w:sz="0" w:space="0" w:color="auto"/>
            <w:left w:val="none" w:sz="0" w:space="0" w:color="auto"/>
            <w:bottom w:val="none" w:sz="0" w:space="0" w:color="auto"/>
            <w:right w:val="none" w:sz="0" w:space="0" w:color="auto"/>
          </w:divBdr>
        </w:div>
        <w:div w:id="744449363">
          <w:marLeft w:val="640"/>
          <w:marRight w:val="0"/>
          <w:marTop w:val="0"/>
          <w:marBottom w:val="0"/>
          <w:divBdr>
            <w:top w:val="none" w:sz="0" w:space="0" w:color="auto"/>
            <w:left w:val="none" w:sz="0" w:space="0" w:color="auto"/>
            <w:bottom w:val="none" w:sz="0" w:space="0" w:color="auto"/>
            <w:right w:val="none" w:sz="0" w:space="0" w:color="auto"/>
          </w:divBdr>
        </w:div>
        <w:div w:id="786117562">
          <w:marLeft w:val="640"/>
          <w:marRight w:val="0"/>
          <w:marTop w:val="0"/>
          <w:marBottom w:val="0"/>
          <w:divBdr>
            <w:top w:val="none" w:sz="0" w:space="0" w:color="auto"/>
            <w:left w:val="none" w:sz="0" w:space="0" w:color="auto"/>
            <w:bottom w:val="none" w:sz="0" w:space="0" w:color="auto"/>
            <w:right w:val="none" w:sz="0" w:space="0" w:color="auto"/>
          </w:divBdr>
        </w:div>
        <w:div w:id="849485969">
          <w:marLeft w:val="640"/>
          <w:marRight w:val="0"/>
          <w:marTop w:val="0"/>
          <w:marBottom w:val="0"/>
          <w:divBdr>
            <w:top w:val="none" w:sz="0" w:space="0" w:color="auto"/>
            <w:left w:val="none" w:sz="0" w:space="0" w:color="auto"/>
            <w:bottom w:val="none" w:sz="0" w:space="0" w:color="auto"/>
            <w:right w:val="none" w:sz="0" w:space="0" w:color="auto"/>
          </w:divBdr>
        </w:div>
        <w:div w:id="975991804">
          <w:marLeft w:val="640"/>
          <w:marRight w:val="0"/>
          <w:marTop w:val="0"/>
          <w:marBottom w:val="0"/>
          <w:divBdr>
            <w:top w:val="none" w:sz="0" w:space="0" w:color="auto"/>
            <w:left w:val="none" w:sz="0" w:space="0" w:color="auto"/>
            <w:bottom w:val="none" w:sz="0" w:space="0" w:color="auto"/>
            <w:right w:val="none" w:sz="0" w:space="0" w:color="auto"/>
          </w:divBdr>
        </w:div>
        <w:div w:id="1106927601">
          <w:marLeft w:val="640"/>
          <w:marRight w:val="0"/>
          <w:marTop w:val="0"/>
          <w:marBottom w:val="0"/>
          <w:divBdr>
            <w:top w:val="none" w:sz="0" w:space="0" w:color="auto"/>
            <w:left w:val="none" w:sz="0" w:space="0" w:color="auto"/>
            <w:bottom w:val="none" w:sz="0" w:space="0" w:color="auto"/>
            <w:right w:val="none" w:sz="0" w:space="0" w:color="auto"/>
          </w:divBdr>
        </w:div>
        <w:div w:id="1159923448">
          <w:marLeft w:val="640"/>
          <w:marRight w:val="0"/>
          <w:marTop w:val="0"/>
          <w:marBottom w:val="0"/>
          <w:divBdr>
            <w:top w:val="none" w:sz="0" w:space="0" w:color="auto"/>
            <w:left w:val="none" w:sz="0" w:space="0" w:color="auto"/>
            <w:bottom w:val="none" w:sz="0" w:space="0" w:color="auto"/>
            <w:right w:val="none" w:sz="0" w:space="0" w:color="auto"/>
          </w:divBdr>
        </w:div>
        <w:div w:id="1222903029">
          <w:marLeft w:val="640"/>
          <w:marRight w:val="0"/>
          <w:marTop w:val="0"/>
          <w:marBottom w:val="0"/>
          <w:divBdr>
            <w:top w:val="none" w:sz="0" w:space="0" w:color="auto"/>
            <w:left w:val="none" w:sz="0" w:space="0" w:color="auto"/>
            <w:bottom w:val="none" w:sz="0" w:space="0" w:color="auto"/>
            <w:right w:val="none" w:sz="0" w:space="0" w:color="auto"/>
          </w:divBdr>
        </w:div>
        <w:div w:id="1315333628">
          <w:marLeft w:val="640"/>
          <w:marRight w:val="0"/>
          <w:marTop w:val="0"/>
          <w:marBottom w:val="0"/>
          <w:divBdr>
            <w:top w:val="none" w:sz="0" w:space="0" w:color="auto"/>
            <w:left w:val="none" w:sz="0" w:space="0" w:color="auto"/>
            <w:bottom w:val="none" w:sz="0" w:space="0" w:color="auto"/>
            <w:right w:val="none" w:sz="0" w:space="0" w:color="auto"/>
          </w:divBdr>
        </w:div>
        <w:div w:id="1438325800">
          <w:marLeft w:val="640"/>
          <w:marRight w:val="0"/>
          <w:marTop w:val="0"/>
          <w:marBottom w:val="0"/>
          <w:divBdr>
            <w:top w:val="none" w:sz="0" w:space="0" w:color="auto"/>
            <w:left w:val="none" w:sz="0" w:space="0" w:color="auto"/>
            <w:bottom w:val="none" w:sz="0" w:space="0" w:color="auto"/>
            <w:right w:val="none" w:sz="0" w:space="0" w:color="auto"/>
          </w:divBdr>
        </w:div>
        <w:div w:id="1749232818">
          <w:marLeft w:val="640"/>
          <w:marRight w:val="0"/>
          <w:marTop w:val="0"/>
          <w:marBottom w:val="0"/>
          <w:divBdr>
            <w:top w:val="none" w:sz="0" w:space="0" w:color="auto"/>
            <w:left w:val="none" w:sz="0" w:space="0" w:color="auto"/>
            <w:bottom w:val="none" w:sz="0" w:space="0" w:color="auto"/>
            <w:right w:val="none" w:sz="0" w:space="0" w:color="auto"/>
          </w:divBdr>
        </w:div>
        <w:div w:id="1766152726">
          <w:marLeft w:val="640"/>
          <w:marRight w:val="0"/>
          <w:marTop w:val="0"/>
          <w:marBottom w:val="0"/>
          <w:divBdr>
            <w:top w:val="none" w:sz="0" w:space="0" w:color="auto"/>
            <w:left w:val="none" w:sz="0" w:space="0" w:color="auto"/>
            <w:bottom w:val="none" w:sz="0" w:space="0" w:color="auto"/>
            <w:right w:val="none" w:sz="0" w:space="0" w:color="auto"/>
          </w:divBdr>
        </w:div>
        <w:div w:id="1918320283">
          <w:marLeft w:val="640"/>
          <w:marRight w:val="0"/>
          <w:marTop w:val="0"/>
          <w:marBottom w:val="0"/>
          <w:divBdr>
            <w:top w:val="none" w:sz="0" w:space="0" w:color="auto"/>
            <w:left w:val="none" w:sz="0" w:space="0" w:color="auto"/>
            <w:bottom w:val="none" w:sz="0" w:space="0" w:color="auto"/>
            <w:right w:val="none" w:sz="0" w:space="0" w:color="auto"/>
          </w:divBdr>
        </w:div>
        <w:div w:id="1992247044">
          <w:marLeft w:val="640"/>
          <w:marRight w:val="0"/>
          <w:marTop w:val="0"/>
          <w:marBottom w:val="0"/>
          <w:divBdr>
            <w:top w:val="none" w:sz="0" w:space="0" w:color="auto"/>
            <w:left w:val="none" w:sz="0" w:space="0" w:color="auto"/>
            <w:bottom w:val="none" w:sz="0" w:space="0" w:color="auto"/>
            <w:right w:val="none" w:sz="0" w:space="0" w:color="auto"/>
          </w:divBdr>
        </w:div>
        <w:div w:id="2099788425">
          <w:marLeft w:val="640"/>
          <w:marRight w:val="0"/>
          <w:marTop w:val="0"/>
          <w:marBottom w:val="0"/>
          <w:divBdr>
            <w:top w:val="none" w:sz="0" w:space="0" w:color="auto"/>
            <w:left w:val="none" w:sz="0" w:space="0" w:color="auto"/>
            <w:bottom w:val="none" w:sz="0" w:space="0" w:color="auto"/>
            <w:right w:val="none" w:sz="0" w:space="0" w:color="auto"/>
          </w:divBdr>
        </w:div>
      </w:divsChild>
    </w:div>
    <w:div w:id="1188984450">
      <w:bodyDiv w:val="1"/>
      <w:marLeft w:val="0"/>
      <w:marRight w:val="0"/>
      <w:marTop w:val="0"/>
      <w:marBottom w:val="0"/>
      <w:divBdr>
        <w:top w:val="none" w:sz="0" w:space="0" w:color="auto"/>
        <w:left w:val="none" w:sz="0" w:space="0" w:color="auto"/>
        <w:bottom w:val="none" w:sz="0" w:space="0" w:color="auto"/>
        <w:right w:val="none" w:sz="0" w:space="0" w:color="auto"/>
      </w:divBdr>
    </w:div>
    <w:div w:id="1189223502">
      <w:bodyDiv w:val="1"/>
      <w:marLeft w:val="0"/>
      <w:marRight w:val="0"/>
      <w:marTop w:val="0"/>
      <w:marBottom w:val="0"/>
      <w:divBdr>
        <w:top w:val="none" w:sz="0" w:space="0" w:color="auto"/>
        <w:left w:val="none" w:sz="0" w:space="0" w:color="auto"/>
        <w:bottom w:val="none" w:sz="0" w:space="0" w:color="auto"/>
        <w:right w:val="none" w:sz="0" w:space="0" w:color="auto"/>
      </w:divBdr>
    </w:div>
    <w:div w:id="1189485090">
      <w:bodyDiv w:val="1"/>
      <w:marLeft w:val="0"/>
      <w:marRight w:val="0"/>
      <w:marTop w:val="0"/>
      <w:marBottom w:val="0"/>
      <w:divBdr>
        <w:top w:val="none" w:sz="0" w:space="0" w:color="auto"/>
        <w:left w:val="none" w:sz="0" w:space="0" w:color="auto"/>
        <w:bottom w:val="none" w:sz="0" w:space="0" w:color="auto"/>
        <w:right w:val="none" w:sz="0" w:space="0" w:color="auto"/>
      </w:divBdr>
    </w:div>
    <w:div w:id="1189566036">
      <w:bodyDiv w:val="1"/>
      <w:marLeft w:val="0"/>
      <w:marRight w:val="0"/>
      <w:marTop w:val="0"/>
      <w:marBottom w:val="0"/>
      <w:divBdr>
        <w:top w:val="none" w:sz="0" w:space="0" w:color="auto"/>
        <w:left w:val="none" w:sz="0" w:space="0" w:color="auto"/>
        <w:bottom w:val="none" w:sz="0" w:space="0" w:color="auto"/>
        <w:right w:val="none" w:sz="0" w:space="0" w:color="auto"/>
      </w:divBdr>
    </w:div>
    <w:div w:id="1190408385">
      <w:bodyDiv w:val="1"/>
      <w:marLeft w:val="0"/>
      <w:marRight w:val="0"/>
      <w:marTop w:val="0"/>
      <w:marBottom w:val="0"/>
      <w:divBdr>
        <w:top w:val="none" w:sz="0" w:space="0" w:color="auto"/>
        <w:left w:val="none" w:sz="0" w:space="0" w:color="auto"/>
        <w:bottom w:val="none" w:sz="0" w:space="0" w:color="auto"/>
        <w:right w:val="none" w:sz="0" w:space="0" w:color="auto"/>
      </w:divBdr>
    </w:div>
    <w:div w:id="1190529635">
      <w:bodyDiv w:val="1"/>
      <w:marLeft w:val="0"/>
      <w:marRight w:val="0"/>
      <w:marTop w:val="0"/>
      <w:marBottom w:val="0"/>
      <w:divBdr>
        <w:top w:val="none" w:sz="0" w:space="0" w:color="auto"/>
        <w:left w:val="none" w:sz="0" w:space="0" w:color="auto"/>
        <w:bottom w:val="none" w:sz="0" w:space="0" w:color="auto"/>
        <w:right w:val="none" w:sz="0" w:space="0" w:color="auto"/>
      </w:divBdr>
    </w:div>
    <w:div w:id="1190610838">
      <w:bodyDiv w:val="1"/>
      <w:marLeft w:val="0"/>
      <w:marRight w:val="0"/>
      <w:marTop w:val="0"/>
      <w:marBottom w:val="0"/>
      <w:divBdr>
        <w:top w:val="none" w:sz="0" w:space="0" w:color="auto"/>
        <w:left w:val="none" w:sz="0" w:space="0" w:color="auto"/>
        <w:bottom w:val="none" w:sz="0" w:space="0" w:color="auto"/>
        <w:right w:val="none" w:sz="0" w:space="0" w:color="auto"/>
      </w:divBdr>
    </w:div>
    <w:div w:id="1190797806">
      <w:bodyDiv w:val="1"/>
      <w:marLeft w:val="0"/>
      <w:marRight w:val="0"/>
      <w:marTop w:val="0"/>
      <w:marBottom w:val="0"/>
      <w:divBdr>
        <w:top w:val="none" w:sz="0" w:space="0" w:color="auto"/>
        <w:left w:val="none" w:sz="0" w:space="0" w:color="auto"/>
        <w:bottom w:val="none" w:sz="0" w:space="0" w:color="auto"/>
        <w:right w:val="none" w:sz="0" w:space="0" w:color="auto"/>
      </w:divBdr>
    </w:div>
    <w:div w:id="1191065330">
      <w:bodyDiv w:val="1"/>
      <w:marLeft w:val="0"/>
      <w:marRight w:val="0"/>
      <w:marTop w:val="0"/>
      <w:marBottom w:val="0"/>
      <w:divBdr>
        <w:top w:val="none" w:sz="0" w:space="0" w:color="auto"/>
        <w:left w:val="none" w:sz="0" w:space="0" w:color="auto"/>
        <w:bottom w:val="none" w:sz="0" w:space="0" w:color="auto"/>
        <w:right w:val="none" w:sz="0" w:space="0" w:color="auto"/>
      </w:divBdr>
    </w:div>
    <w:div w:id="1191188272">
      <w:bodyDiv w:val="1"/>
      <w:marLeft w:val="0"/>
      <w:marRight w:val="0"/>
      <w:marTop w:val="0"/>
      <w:marBottom w:val="0"/>
      <w:divBdr>
        <w:top w:val="none" w:sz="0" w:space="0" w:color="auto"/>
        <w:left w:val="none" w:sz="0" w:space="0" w:color="auto"/>
        <w:bottom w:val="none" w:sz="0" w:space="0" w:color="auto"/>
        <w:right w:val="none" w:sz="0" w:space="0" w:color="auto"/>
      </w:divBdr>
    </w:div>
    <w:div w:id="1191260803">
      <w:bodyDiv w:val="1"/>
      <w:marLeft w:val="0"/>
      <w:marRight w:val="0"/>
      <w:marTop w:val="0"/>
      <w:marBottom w:val="0"/>
      <w:divBdr>
        <w:top w:val="none" w:sz="0" w:space="0" w:color="auto"/>
        <w:left w:val="none" w:sz="0" w:space="0" w:color="auto"/>
        <w:bottom w:val="none" w:sz="0" w:space="0" w:color="auto"/>
        <w:right w:val="none" w:sz="0" w:space="0" w:color="auto"/>
      </w:divBdr>
    </w:div>
    <w:div w:id="1191262426">
      <w:bodyDiv w:val="1"/>
      <w:marLeft w:val="0"/>
      <w:marRight w:val="0"/>
      <w:marTop w:val="0"/>
      <w:marBottom w:val="0"/>
      <w:divBdr>
        <w:top w:val="none" w:sz="0" w:space="0" w:color="auto"/>
        <w:left w:val="none" w:sz="0" w:space="0" w:color="auto"/>
        <w:bottom w:val="none" w:sz="0" w:space="0" w:color="auto"/>
        <w:right w:val="none" w:sz="0" w:space="0" w:color="auto"/>
      </w:divBdr>
    </w:div>
    <w:div w:id="1191719889">
      <w:bodyDiv w:val="1"/>
      <w:marLeft w:val="0"/>
      <w:marRight w:val="0"/>
      <w:marTop w:val="0"/>
      <w:marBottom w:val="0"/>
      <w:divBdr>
        <w:top w:val="none" w:sz="0" w:space="0" w:color="auto"/>
        <w:left w:val="none" w:sz="0" w:space="0" w:color="auto"/>
        <w:bottom w:val="none" w:sz="0" w:space="0" w:color="auto"/>
        <w:right w:val="none" w:sz="0" w:space="0" w:color="auto"/>
      </w:divBdr>
    </w:div>
    <w:div w:id="1192036503">
      <w:bodyDiv w:val="1"/>
      <w:marLeft w:val="0"/>
      <w:marRight w:val="0"/>
      <w:marTop w:val="0"/>
      <w:marBottom w:val="0"/>
      <w:divBdr>
        <w:top w:val="none" w:sz="0" w:space="0" w:color="auto"/>
        <w:left w:val="none" w:sz="0" w:space="0" w:color="auto"/>
        <w:bottom w:val="none" w:sz="0" w:space="0" w:color="auto"/>
        <w:right w:val="none" w:sz="0" w:space="0" w:color="auto"/>
      </w:divBdr>
    </w:div>
    <w:div w:id="1192917389">
      <w:bodyDiv w:val="1"/>
      <w:marLeft w:val="0"/>
      <w:marRight w:val="0"/>
      <w:marTop w:val="0"/>
      <w:marBottom w:val="0"/>
      <w:divBdr>
        <w:top w:val="none" w:sz="0" w:space="0" w:color="auto"/>
        <w:left w:val="none" w:sz="0" w:space="0" w:color="auto"/>
        <w:bottom w:val="none" w:sz="0" w:space="0" w:color="auto"/>
        <w:right w:val="none" w:sz="0" w:space="0" w:color="auto"/>
      </w:divBdr>
    </w:div>
    <w:div w:id="1193303453">
      <w:bodyDiv w:val="1"/>
      <w:marLeft w:val="0"/>
      <w:marRight w:val="0"/>
      <w:marTop w:val="0"/>
      <w:marBottom w:val="0"/>
      <w:divBdr>
        <w:top w:val="none" w:sz="0" w:space="0" w:color="auto"/>
        <w:left w:val="none" w:sz="0" w:space="0" w:color="auto"/>
        <w:bottom w:val="none" w:sz="0" w:space="0" w:color="auto"/>
        <w:right w:val="none" w:sz="0" w:space="0" w:color="auto"/>
      </w:divBdr>
      <w:divsChild>
        <w:div w:id="76248211">
          <w:marLeft w:val="0"/>
          <w:marRight w:val="0"/>
          <w:marTop w:val="0"/>
          <w:marBottom w:val="0"/>
          <w:divBdr>
            <w:top w:val="none" w:sz="0" w:space="0" w:color="auto"/>
            <w:left w:val="none" w:sz="0" w:space="0" w:color="auto"/>
            <w:bottom w:val="none" w:sz="0" w:space="0" w:color="auto"/>
            <w:right w:val="none" w:sz="0" w:space="0" w:color="auto"/>
          </w:divBdr>
        </w:div>
      </w:divsChild>
    </w:div>
    <w:div w:id="1194424170">
      <w:bodyDiv w:val="1"/>
      <w:marLeft w:val="0"/>
      <w:marRight w:val="0"/>
      <w:marTop w:val="0"/>
      <w:marBottom w:val="0"/>
      <w:divBdr>
        <w:top w:val="none" w:sz="0" w:space="0" w:color="auto"/>
        <w:left w:val="none" w:sz="0" w:space="0" w:color="auto"/>
        <w:bottom w:val="none" w:sz="0" w:space="0" w:color="auto"/>
        <w:right w:val="none" w:sz="0" w:space="0" w:color="auto"/>
      </w:divBdr>
    </w:div>
    <w:div w:id="1194460957">
      <w:bodyDiv w:val="1"/>
      <w:marLeft w:val="0"/>
      <w:marRight w:val="0"/>
      <w:marTop w:val="0"/>
      <w:marBottom w:val="0"/>
      <w:divBdr>
        <w:top w:val="none" w:sz="0" w:space="0" w:color="auto"/>
        <w:left w:val="none" w:sz="0" w:space="0" w:color="auto"/>
        <w:bottom w:val="none" w:sz="0" w:space="0" w:color="auto"/>
        <w:right w:val="none" w:sz="0" w:space="0" w:color="auto"/>
      </w:divBdr>
    </w:div>
    <w:div w:id="1194617486">
      <w:bodyDiv w:val="1"/>
      <w:marLeft w:val="0"/>
      <w:marRight w:val="0"/>
      <w:marTop w:val="0"/>
      <w:marBottom w:val="0"/>
      <w:divBdr>
        <w:top w:val="none" w:sz="0" w:space="0" w:color="auto"/>
        <w:left w:val="none" w:sz="0" w:space="0" w:color="auto"/>
        <w:bottom w:val="none" w:sz="0" w:space="0" w:color="auto"/>
        <w:right w:val="none" w:sz="0" w:space="0" w:color="auto"/>
      </w:divBdr>
    </w:div>
    <w:div w:id="1195386581">
      <w:bodyDiv w:val="1"/>
      <w:marLeft w:val="0"/>
      <w:marRight w:val="0"/>
      <w:marTop w:val="0"/>
      <w:marBottom w:val="0"/>
      <w:divBdr>
        <w:top w:val="none" w:sz="0" w:space="0" w:color="auto"/>
        <w:left w:val="none" w:sz="0" w:space="0" w:color="auto"/>
        <w:bottom w:val="none" w:sz="0" w:space="0" w:color="auto"/>
        <w:right w:val="none" w:sz="0" w:space="0" w:color="auto"/>
      </w:divBdr>
    </w:div>
    <w:div w:id="1195925596">
      <w:bodyDiv w:val="1"/>
      <w:marLeft w:val="0"/>
      <w:marRight w:val="0"/>
      <w:marTop w:val="0"/>
      <w:marBottom w:val="0"/>
      <w:divBdr>
        <w:top w:val="none" w:sz="0" w:space="0" w:color="auto"/>
        <w:left w:val="none" w:sz="0" w:space="0" w:color="auto"/>
        <w:bottom w:val="none" w:sz="0" w:space="0" w:color="auto"/>
        <w:right w:val="none" w:sz="0" w:space="0" w:color="auto"/>
      </w:divBdr>
    </w:div>
    <w:div w:id="1195968283">
      <w:bodyDiv w:val="1"/>
      <w:marLeft w:val="0"/>
      <w:marRight w:val="0"/>
      <w:marTop w:val="0"/>
      <w:marBottom w:val="0"/>
      <w:divBdr>
        <w:top w:val="none" w:sz="0" w:space="0" w:color="auto"/>
        <w:left w:val="none" w:sz="0" w:space="0" w:color="auto"/>
        <w:bottom w:val="none" w:sz="0" w:space="0" w:color="auto"/>
        <w:right w:val="none" w:sz="0" w:space="0" w:color="auto"/>
      </w:divBdr>
    </w:div>
    <w:div w:id="1196121139">
      <w:bodyDiv w:val="1"/>
      <w:marLeft w:val="0"/>
      <w:marRight w:val="0"/>
      <w:marTop w:val="0"/>
      <w:marBottom w:val="0"/>
      <w:divBdr>
        <w:top w:val="none" w:sz="0" w:space="0" w:color="auto"/>
        <w:left w:val="none" w:sz="0" w:space="0" w:color="auto"/>
        <w:bottom w:val="none" w:sz="0" w:space="0" w:color="auto"/>
        <w:right w:val="none" w:sz="0" w:space="0" w:color="auto"/>
      </w:divBdr>
    </w:div>
    <w:div w:id="1196235415">
      <w:bodyDiv w:val="1"/>
      <w:marLeft w:val="0"/>
      <w:marRight w:val="0"/>
      <w:marTop w:val="0"/>
      <w:marBottom w:val="0"/>
      <w:divBdr>
        <w:top w:val="none" w:sz="0" w:space="0" w:color="auto"/>
        <w:left w:val="none" w:sz="0" w:space="0" w:color="auto"/>
        <w:bottom w:val="none" w:sz="0" w:space="0" w:color="auto"/>
        <w:right w:val="none" w:sz="0" w:space="0" w:color="auto"/>
      </w:divBdr>
    </w:div>
    <w:div w:id="1196380918">
      <w:bodyDiv w:val="1"/>
      <w:marLeft w:val="0"/>
      <w:marRight w:val="0"/>
      <w:marTop w:val="0"/>
      <w:marBottom w:val="0"/>
      <w:divBdr>
        <w:top w:val="none" w:sz="0" w:space="0" w:color="auto"/>
        <w:left w:val="none" w:sz="0" w:space="0" w:color="auto"/>
        <w:bottom w:val="none" w:sz="0" w:space="0" w:color="auto"/>
        <w:right w:val="none" w:sz="0" w:space="0" w:color="auto"/>
      </w:divBdr>
    </w:div>
    <w:div w:id="1197281356">
      <w:bodyDiv w:val="1"/>
      <w:marLeft w:val="0"/>
      <w:marRight w:val="0"/>
      <w:marTop w:val="0"/>
      <w:marBottom w:val="0"/>
      <w:divBdr>
        <w:top w:val="none" w:sz="0" w:space="0" w:color="auto"/>
        <w:left w:val="none" w:sz="0" w:space="0" w:color="auto"/>
        <w:bottom w:val="none" w:sz="0" w:space="0" w:color="auto"/>
        <w:right w:val="none" w:sz="0" w:space="0" w:color="auto"/>
      </w:divBdr>
    </w:div>
    <w:div w:id="1197742270">
      <w:bodyDiv w:val="1"/>
      <w:marLeft w:val="0"/>
      <w:marRight w:val="0"/>
      <w:marTop w:val="0"/>
      <w:marBottom w:val="0"/>
      <w:divBdr>
        <w:top w:val="none" w:sz="0" w:space="0" w:color="auto"/>
        <w:left w:val="none" w:sz="0" w:space="0" w:color="auto"/>
        <w:bottom w:val="none" w:sz="0" w:space="0" w:color="auto"/>
        <w:right w:val="none" w:sz="0" w:space="0" w:color="auto"/>
      </w:divBdr>
    </w:div>
    <w:div w:id="1197893181">
      <w:bodyDiv w:val="1"/>
      <w:marLeft w:val="0"/>
      <w:marRight w:val="0"/>
      <w:marTop w:val="0"/>
      <w:marBottom w:val="0"/>
      <w:divBdr>
        <w:top w:val="none" w:sz="0" w:space="0" w:color="auto"/>
        <w:left w:val="none" w:sz="0" w:space="0" w:color="auto"/>
        <w:bottom w:val="none" w:sz="0" w:space="0" w:color="auto"/>
        <w:right w:val="none" w:sz="0" w:space="0" w:color="auto"/>
      </w:divBdr>
    </w:div>
    <w:div w:id="1198271228">
      <w:bodyDiv w:val="1"/>
      <w:marLeft w:val="0"/>
      <w:marRight w:val="0"/>
      <w:marTop w:val="0"/>
      <w:marBottom w:val="0"/>
      <w:divBdr>
        <w:top w:val="none" w:sz="0" w:space="0" w:color="auto"/>
        <w:left w:val="none" w:sz="0" w:space="0" w:color="auto"/>
        <w:bottom w:val="none" w:sz="0" w:space="0" w:color="auto"/>
        <w:right w:val="none" w:sz="0" w:space="0" w:color="auto"/>
      </w:divBdr>
    </w:div>
    <w:div w:id="1198812977">
      <w:bodyDiv w:val="1"/>
      <w:marLeft w:val="0"/>
      <w:marRight w:val="0"/>
      <w:marTop w:val="0"/>
      <w:marBottom w:val="0"/>
      <w:divBdr>
        <w:top w:val="none" w:sz="0" w:space="0" w:color="auto"/>
        <w:left w:val="none" w:sz="0" w:space="0" w:color="auto"/>
        <w:bottom w:val="none" w:sz="0" w:space="0" w:color="auto"/>
        <w:right w:val="none" w:sz="0" w:space="0" w:color="auto"/>
      </w:divBdr>
    </w:div>
    <w:div w:id="1198856823">
      <w:bodyDiv w:val="1"/>
      <w:marLeft w:val="0"/>
      <w:marRight w:val="0"/>
      <w:marTop w:val="0"/>
      <w:marBottom w:val="0"/>
      <w:divBdr>
        <w:top w:val="none" w:sz="0" w:space="0" w:color="auto"/>
        <w:left w:val="none" w:sz="0" w:space="0" w:color="auto"/>
        <w:bottom w:val="none" w:sz="0" w:space="0" w:color="auto"/>
        <w:right w:val="none" w:sz="0" w:space="0" w:color="auto"/>
      </w:divBdr>
    </w:div>
    <w:div w:id="1199507040">
      <w:bodyDiv w:val="1"/>
      <w:marLeft w:val="0"/>
      <w:marRight w:val="0"/>
      <w:marTop w:val="0"/>
      <w:marBottom w:val="0"/>
      <w:divBdr>
        <w:top w:val="none" w:sz="0" w:space="0" w:color="auto"/>
        <w:left w:val="none" w:sz="0" w:space="0" w:color="auto"/>
        <w:bottom w:val="none" w:sz="0" w:space="0" w:color="auto"/>
        <w:right w:val="none" w:sz="0" w:space="0" w:color="auto"/>
      </w:divBdr>
    </w:div>
    <w:div w:id="1199778242">
      <w:bodyDiv w:val="1"/>
      <w:marLeft w:val="0"/>
      <w:marRight w:val="0"/>
      <w:marTop w:val="0"/>
      <w:marBottom w:val="0"/>
      <w:divBdr>
        <w:top w:val="none" w:sz="0" w:space="0" w:color="auto"/>
        <w:left w:val="none" w:sz="0" w:space="0" w:color="auto"/>
        <w:bottom w:val="none" w:sz="0" w:space="0" w:color="auto"/>
        <w:right w:val="none" w:sz="0" w:space="0" w:color="auto"/>
      </w:divBdr>
    </w:div>
    <w:div w:id="1199853175">
      <w:bodyDiv w:val="1"/>
      <w:marLeft w:val="0"/>
      <w:marRight w:val="0"/>
      <w:marTop w:val="0"/>
      <w:marBottom w:val="0"/>
      <w:divBdr>
        <w:top w:val="none" w:sz="0" w:space="0" w:color="auto"/>
        <w:left w:val="none" w:sz="0" w:space="0" w:color="auto"/>
        <w:bottom w:val="none" w:sz="0" w:space="0" w:color="auto"/>
        <w:right w:val="none" w:sz="0" w:space="0" w:color="auto"/>
      </w:divBdr>
    </w:div>
    <w:div w:id="1200163077">
      <w:bodyDiv w:val="1"/>
      <w:marLeft w:val="0"/>
      <w:marRight w:val="0"/>
      <w:marTop w:val="0"/>
      <w:marBottom w:val="0"/>
      <w:divBdr>
        <w:top w:val="none" w:sz="0" w:space="0" w:color="auto"/>
        <w:left w:val="none" w:sz="0" w:space="0" w:color="auto"/>
        <w:bottom w:val="none" w:sz="0" w:space="0" w:color="auto"/>
        <w:right w:val="none" w:sz="0" w:space="0" w:color="auto"/>
      </w:divBdr>
    </w:div>
    <w:div w:id="1200164301">
      <w:bodyDiv w:val="1"/>
      <w:marLeft w:val="0"/>
      <w:marRight w:val="0"/>
      <w:marTop w:val="0"/>
      <w:marBottom w:val="0"/>
      <w:divBdr>
        <w:top w:val="none" w:sz="0" w:space="0" w:color="auto"/>
        <w:left w:val="none" w:sz="0" w:space="0" w:color="auto"/>
        <w:bottom w:val="none" w:sz="0" w:space="0" w:color="auto"/>
        <w:right w:val="none" w:sz="0" w:space="0" w:color="auto"/>
      </w:divBdr>
    </w:div>
    <w:div w:id="1200313217">
      <w:bodyDiv w:val="1"/>
      <w:marLeft w:val="0"/>
      <w:marRight w:val="0"/>
      <w:marTop w:val="0"/>
      <w:marBottom w:val="0"/>
      <w:divBdr>
        <w:top w:val="none" w:sz="0" w:space="0" w:color="auto"/>
        <w:left w:val="none" w:sz="0" w:space="0" w:color="auto"/>
        <w:bottom w:val="none" w:sz="0" w:space="0" w:color="auto"/>
        <w:right w:val="none" w:sz="0" w:space="0" w:color="auto"/>
      </w:divBdr>
    </w:div>
    <w:div w:id="1200313877">
      <w:bodyDiv w:val="1"/>
      <w:marLeft w:val="0"/>
      <w:marRight w:val="0"/>
      <w:marTop w:val="0"/>
      <w:marBottom w:val="0"/>
      <w:divBdr>
        <w:top w:val="none" w:sz="0" w:space="0" w:color="auto"/>
        <w:left w:val="none" w:sz="0" w:space="0" w:color="auto"/>
        <w:bottom w:val="none" w:sz="0" w:space="0" w:color="auto"/>
        <w:right w:val="none" w:sz="0" w:space="0" w:color="auto"/>
      </w:divBdr>
    </w:div>
    <w:div w:id="1200430416">
      <w:bodyDiv w:val="1"/>
      <w:marLeft w:val="0"/>
      <w:marRight w:val="0"/>
      <w:marTop w:val="0"/>
      <w:marBottom w:val="0"/>
      <w:divBdr>
        <w:top w:val="none" w:sz="0" w:space="0" w:color="auto"/>
        <w:left w:val="none" w:sz="0" w:space="0" w:color="auto"/>
        <w:bottom w:val="none" w:sz="0" w:space="0" w:color="auto"/>
        <w:right w:val="none" w:sz="0" w:space="0" w:color="auto"/>
      </w:divBdr>
    </w:div>
    <w:div w:id="1200511027">
      <w:bodyDiv w:val="1"/>
      <w:marLeft w:val="0"/>
      <w:marRight w:val="0"/>
      <w:marTop w:val="0"/>
      <w:marBottom w:val="0"/>
      <w:divBdr>
        <w:top w:val="none" w:sz="0" w:space="0" w:color="auto"/>
        <w:left w:val="none" w:sz="0" w:space="0" w:color="auto"/>
        <w:bottom w:val="none" w:sz="0" w:space="0" w:color="auto"/>
        <w:right w:val="none" w:sz="0" w:space="0" w:color="auto"/>
      </w:divBdr>
    </w:div>
    <w:div w:id="1200702335">
      <w:bodyDiv w:val="1"/>
      <w:marLeft w:val="0"/>
      <w:marRight w:val="0"/>
      <w:marTop w:val="0"/>
      <w:marBottom w:val="0"/>
      <w:divBdr>
        <w:top w:val="none" w:sz="0" w:space="0" w:color="auto"/>
        <w:left w:val="none" w:sz="0" w:space="0" w:color="auto"/>
        <w:bottom w:val="none" w:sz="0" w:space="0" w:color="auto"/>
        <w:right w:val="none" w:sz="0" w:space="0" w:color="auto"/>
      </w:divBdr>
    </w:div>
    <w:div w:id="1200892433">
      <w:bodyDiv w:val="1"/>
      <w:marLeft w:val="0"/>
      <w:marRight w:val="0"/>
      <w:marTop w:val="0"/>
      <w:marBottom w:val="0"/>
      <w:divBdr>
        <w:top w:val="none" w:sz="0" w:space="0" w:color="auto"/>
        <w:left w:val="none" w:sz="0" w:space="0" w:color="auto"/>
        <w:bottom w:val="none" w:sz="0" w:space="0" w:color="auto"/>
        <w:right w:val="none" w:sz="0" w:space="0" w:color="auto"/>
      </w:divBdr>
    </w:div>
    <w:div w:id="1200898071">
      <w:bodyDiv w:val="1"/>
      <w:marLeft w:val="0"/>
      <w:marRight w:val="0"/>
      <w:marTop w:val="0"/>
      <w:marBottom w:val="0"/>
      <w:divBdr>
        <w:top w:val="none" w:sz="0" w:space="0" w:color="auto"/>
        <w:left w:val="none" w:sz="0" w:space="0" w:color="auto"/>
        <w:bottom w:val="none" w:sz="0" w:space="0" w:color="auto"/>
        <w:right w:val="none" w:sz="0" w:space="0" w:color="auto"/>
      </w:divBdr>
    </w:div>
    <w:div w:id="1201166690">
      <w:bodyDiv w:val="1"/>
      <w:marLeft w:val="0"/>
      <w:marRight w:val="0"/>
      <w:marTop w:val="0"/>
      <w:marBottom w:val="0"/>
      <w:divBdr>
        <w:top w:val="none" w:sz="0" w:space="0" w:color="auto"/>
        <w:left w:val="none" w:sz="0" w:space="0" w:color="auto"/>
        <w:bottom w:val="none" w:sz="0" w:space="0" w:color="auto"/>
        <w:right w:val="none" w:sz="0" w:space="0" w:color="auto"/>
      </w:divBdr>
    </w:div>
    <w:div w:id="1201238824">
      <w:bodyDiv w:val="1"/>
      <w:marLeft w:val="0"/>
      <w:marRight w:val="0"/>
      <w:marTop w:val="0"/>
      <w:marBottom w:val="0"/>
      <w:divBdr>
        <w:top w:val="none" w:sz="0" w:space="0" w:color="auto"/>
        <w:left w:val="none" w:sz="0" w:space="0" w:color="auto"/>
        <w:bottom w:val="none" w:sz="0" w:space="0" w:color="auto"/>
        <w:right w:val="none" w:sz="0" w:space="0" w:color="auto"/>
      </w:divBdr>
      <w:divsChild>
        <w:div w:id="10645516">
          <w:marLeft w:val="640"/>
          <w:marRight w:val="0"/>
          <w:marTop w:val="0"/>
          <w:marBottom w:val="0"/>
          <w:divBdr>
            <w:top w:val="none" w:sz="0" w:space="0" w:color="auto"/>
            <w:left w:val="none" w:sz="0" w:space="0" w:color="auto"/>
            <w:bottom w:val="none" w:sz="0" w:space="0" w:color="auto"/>
            <w:right w:val="none" w:sz="0" w:space="0" w:color="auto"/>
          </w:divBdr>
        </w:div>
        <w:div w:id="174342593">
          <w:marLeft w:val="640"/>
          <w:marRight w:val="0"/>
          <w:marTop w:val="0"/>
          <w:marBottom w:val="0"/>
          <w:divBdr>
            <w:top w:val="none" w:sz="0" w:space="0" w:color="auto"/>
            <w:left w:val="none" w:sz="0" w:space="0" w:color="auto"/>
            <w:bottom w:val="none" w:sz="0" w:space="0" w:color="auto"/>
            <w:right w:val="none" w:sz="0" w:space="0" w:color="auto"/>
          </w:divBdr>
        </w:div>
        <w:div w:id="326400691">
          <w:marLeft w:val="640"/>
          <w:marRight w:val="0"/>
          <w:marTop w:val="0"/>
          <w:marBottom w:val="0"/>
          <w:divBdr>
            <w:top w:val="none" w:sz="0" w:space="0" w:color="auto"/>
            <w:left w:val="none" w:sz="0" w:space="0" w:color="auto"/>
            <w:bottom w:val="none" w:sz="0" w:space="0" w:color="auto"/>
            <w:right w:val="none" w:sz="0" w:space="0" w:color="auto"/>
          </w:divBdr>
        </w:div>
        <w:div w:id="349915330">
          <w:marLeft w:val="640"/>
          <w:marRight w:val="0"/>
          <w:marTop w:val="0"/>
          <w:marBottom w:val="0"/>
          <w:divBdr>
            <w:top w:val="none" w:sz="0" w:space="0" w:color="auto"/>
            <w:left w:val="none" w:sz="0" w:space="0" w:color="auto"/>
            <w:bottom w:val="none" w:sz="0" w:space="0" w:color="auto"/>
            <w:right w:val="none" w:sz="0" w:space="0" w:color="auto"/>
          </w:divBdr>
        </w:div>
        <w:div w:id="508066290">
          <w:marLeft w:val="640"/>
          <w:marRight w:val="0"/>
          <w:marTop w:val="0"/>
          <w:marBottom w:val="0"/>
          <w:divBdr>
            <w:top w:val="none" w:sz="0" w:space="0" w:color="auto"/>
            <w:left w:val="none" w:sz="0" w:space="0" w:color="auto"/>
            <w:bottom w:val="none" w:sz="0" w:space="0" w:color="auto"/>
            <w:right w:val="none" w:sz="0" w:space="0" w:color="auto"/>
          </w:divBdr>
        </w:div>
        <w:div w:id="614597111">
          <w:marLeft w:val="640"/>
          <w:marRight w:val="0"/>
          <w:marTop w:val="0"/>
          <w:marBottom w:val="0"/>
          <w:divBdr>
            <w:top w:val="none" w:sz="0" w:space="0" w:color="auto"/>
            <w:left w:val="none" w:sz="0" w:space="0" w:color="auto"/>
            <w:bottom w:val="none" w:sz="0" w:space="0" w:color="auto"/>
            <w:right w:val="none" w:sz="0" w:space="0" w:color="auto"/>
          </w:divBdr>
        </w:div>
        <w:div w:id="725028616">
          <w:marLeft w:val="640"/>
          <w:marRight w:val="0"/>
          <w:marTop w:val="0"/>
          <w:marBottom w:val="0"/>
          <w:divBdr>
            <w:top w:val="none" w:sz="0" w:space="0" w:color="auto"/>
            <w:left w:val="none" w:sz="0" w:space="0" w:color="auto"/>
            <w:bottom w:val="none" w:sz="0" w:space="0" w:color="auto"/>
            <w:right w:val="none" w:sz="0" w:space="0" w:color="auto"/>
          </w:divBdr>
        </w:div>
        <w:div w:id="833106085">
          <w:marLeft w:val="640"/>
          <w:marRight w:val="0"/>
          <w:marTop w:val="0"/>
          <w:marBottom w:val="0"/>
          <w:divBdr>
            <w:top w:val="none" w:sz="0" w:space="0" w:color="auto"/>
            <w:left w:val="none" w:sz="0" w:space="0" w:color="auto"/>
            <w:bottom w:val="none" w:sz="0" w:space="0" w:color="auto"/>
            <w:right w:val="none" w:sz="0" w:space="0" w:color="auto"/>
          </w:divBdr>
        </w:div>
        <w:div w:id="885990579">
          <w:marLeft w:val="640"/>
          <w:marRight w:val="0"/>
          <w:marTop w:val="0"/>
          <w:marBottom w:val="0"/>
          <w:divBdr>
            <w:top w:val="none" w:sz="0" w:space="0" w:color="auto"/>
            <w:left w:val="none" w:sz="0" w:space="0" w:color="auto"/>
            <w:bottom w:val="none" w:sz="0" w:space="0" w:color="auto"/>
            <w:right w:val="none" w:sz="0" w:space="0" w:color="auto"/>
          </w:divBdr>
        </w:div>
        <w:div w:id="900293971">
          <w:marLeft w:val="640"/>
          <w:marRight w:val="0"/>
          <w:marTop w:val="0"/>
          <w:marBottom w:val="0"/>
          <w:divBdr>
            <w:top w:val="none" w:sz="0" w:space="0" w:color="auto"/>
            <w:left w:val="none" w:sz="0" w:space="0" w:color="auto"/>
            <w:bottom w:val="none" w:sz="0" w:space="0" w:color="auto"/>
            <w:right w:val="none" w:sz="0" w:space="0" w:color="auto"/>
          </w:divBdr>
        </w:div>
        <w:div w:id="1011178587">
          <w:marLeft w:val="640"/>
          <w:marRight w:val="0"/>
          <w:marTop w:val="0"/>
          <w:marBottom w:val="0"/>
          <w:divBdr>
            <w:top w:val="none" w:sz="0" w:space="0" w:color="auto"/>
            <w:left w:val="none" w:sz="0" w:space="0" w:color="auto"/>
            <w:bottom w:val="none" w:sz="0" w:space="0" w:color="auto"/>
            <w:right w:val="none" w:sz="0" w:space="0" w:color="auto"/>
          </w:divBdr>
        </w:div>
        <w:div w:id="1174684139">
          <w:marLeft w:val="640"/>
          <w:marRight w:val="0"/>
          <w:marTop w:val="0"/>
          <w:marBottom w:val="0"/>
          <w:divBdr>
            <w:top w:val="none" w:sz="0" w:space="0" w:color="auto"/>
            <w:left w:val="none" w:sz="0" w:space="0" w:color="auto"/>
            <w:bottom w:val="none" w:sz="0" w:space="0" w:color="auto"/>
            <w:right w:val="none" w:sz="0" w:space="0" w:color="auto"/>
          </w:divBdr>
        </w:div>
        <w:div w:id="1245797310">
          <w:marLeft w:val="640"/>
          <w:marRight w:val="0"/>
          <w:marTop w:val="0"/>
          <w:marBottom w:val="0"/>
          <w:divBdr>
            <w:top w:val="none" w:sz="0" w:space="0" w:color="auto"/>
            <w:left w:val="none" w:sz="0" w:space="0" w:color="auto"/>
            <w:bottom w:val="none" w:sz="0" w:space="0" w:color="auto"/>
            <w:right w:val="none" w:sz="0" w:space="0" w:color="auto"/>
          </w:divBdr>
        </w:div>
        <w:div w:id="1257594158">
          <w:marLeft w:val="640"/>
          <w:marRight w:val="0"/>
          <w:marTop w:val="0"/>
          <w:marBottom w:val="0"/>
          <w:divBdr>
            <w:top w:val="none" w:sz="0" w:space="0" w:color="auto"/>
            <w:left w:val="none" w:sz="0" w:space="0" w:color="auto"/>
            <w:bottom w:val="none" w:sz="0" w:space="0" w:color="auto"/>
            <w:right w:val="none" w:sz="0" w:space="0" w:color="auto"/>
          </w:divBdr>
        </w:div>
        <w:div w:id="1294752869">
          <w:marLeft w:val="640"/>
          <w:marRight w:val="0"/>
          <w:marTop w:val="0"/>
          <w:marBottom w:val="0"/>
          <w:divBdr>
            <w:top w:val="none" w:sz="0" w:space="0" w:color="auto"/>
            <w:left w:val="none" w:sz="0" w:space="0" w:color="auto"/>
            <w:bottom w:val="none" w:sz="0" w:space="0" w:color="auto"/>
            <w:right w:val="none" w:sz="0" w:space="0" w:color="auto"/>
          </w:divBdr>
        </w:div>
        <w:div w:id="1318261423">
          <w:marLeft w:val="640"/>
          <w:marRight w:val="0"/>
          <w:marTop w:val="0"/>
          <w:marBottom w:val="0"/>
          <w:divBdr>
            <w:top w:val="none" w:sz="0" w:space="0" w:color="auto"/>
            <w:left w:val="none" w:sz="0" w:space="0" w:color="auto"/>
            <w:bottom w:val="none" w:sz="0" w:space="0" w:color="auto"/>
            <w:right w:val="none" w:sz="0" w:space="0" w:color="auto"/>
          </w:divBdr>
        </w:div>
        <w:div w:id="1364283363">
          <w:marLeft w:val="640"/>
          <w:marRight w:val="0"/>
          <w:marTop w:val="0"/>
          <w:marBottom w:val="0"/>
          <w:divBdr>
            <w:top w:val="none" w:sz="0" w:space="0" w:color="auto"/>
            <w:left w:val="none" w:sz="0" w:space="0" w:color="auto"/>
            <w:bottom w:val="none" w:sz="0" w:space="0" w:color="auto"/>
            <w:right w:val="none" w:sz="0" w:space="0" w:color="auto"/>
          </w:divBdr>
        </w:div>
        <w:div w:id="1469274647">
          <w:marLeft w:val="640"/>
          <w:marRight w:val="0"/>
          <w:marTop w:val="0"/>
          <w:marBottom w:val="0"/>
          <w:divBdr>
            <w:top w:val="none" w:sz="0" w:space="0" w:color="auto"/>
            <w:left w:val="none" w:sz="0" w:space="0" w:color="auto"/>
            <w:bottom w:val="none" w:sz="0" w:space="0" w:color="auto"/>
            <w:right w:val="none" w:sz="0" w:space="0" w:color="auto"/>
          </w:divBdr>
        </w:div>
        <w:div w:id="1472136605">
          <w:marLeft w:val="640"/>
          <w:marRight w:val="0"/>
          <w:marTop w:val="0"/>
          <w:marBottom w:val="0"/>
          <w:divBdr>
            <w:top w:val="none" w:sz="0" w:space="0" w:color="auto"/>
            <w:left w:val="none" w:sz="0" w:space="0" w:color="auto"/>
            <w:bottom w:val="none" w:sz="0" w:space="0" w:color="auto"/>
            <w:right w:val="none" w:sz="0" w:space="0" w:color="auto"/>
          </w:divBdr>
        </w:div>
        <w:div w:id="1595895581">
          <w:marLeft w:val="640"/>
          <w:marRight w:val="0"/>
          <w:marTop w:val="0"/>
          <w:marBottom w:val="0"/>
          <w:divBdr>
            <w:top w:val="none" w:sz="0" w:space="0" w:color="auto"/>
            <w:left w:val="none" w:sz="0" w:space="0" w:color="auto"/>
            <w:bottom w:val="none" w:sz="0" w:space="0" w:color="auto"/>
            <w:right w:val="none" w:sz="0" w:space="0" w:color="auto"/>
          </w:divBdr>
        </w:div>
        <w:div w:id="1608386808">
          <w:marLeft w:val="640"/>
          <w:marRight w:val="0"/>
          <w:marTop w:val="0"/>
          <w:marBottom w:val="0"/>
          <w:divBdr>
            <w:top w:val="none" w:sz="0" w:space="0" w:color="auto"/>
            <w:left w:val="none" w:sz="0" w:space="0" w:color="auto"/>
            <w:bottom w:val="none" w:sz="0" w:space="0" w:color="auto"/>
            <w:right w:val="none" w:sz="0" w:space="0" w:color="auto"/>
          </w:divBdr>
        </w:div>
        <w:div w:id="1648128000">
          <w:marLeft w:val="640"/>
          <w:marRight w:val="0"/>
          <w:marTop w:val="0"/>
          <w:marBottom w:val="0"/>
          <w:divBdr>
            <w:top w:val="none" w:sz="0" w:space="0" w:color="auto"/>
            <w:left w:val="none" w:sz="0" w:space="0" w:color="auto"/>
            <w:bottom w:val="none" w:sz="0" w:space="0" w:color="auto"/>
            <w:right w:val="none" w:sz="0" w:space="0" w:color="auto"/>
          </w:divBdr>
        </w:div>
        <w:div w:id="1655989877">
          <w:marLeft w:val="640"/>
          <w:marRight w:val="0"/>
          <w:marTop w:val="0"/>
          <w:marBottom w:val="0"/>
          <w:divBdr>
            <w:top w:val="none" w:sz="0" w:space="0" w:color="auto"/>
            <w:left w:val="none" w:sz="0" w:space="0" w:color="auto"/>
            <w:bottom w:val="none" w:sz="0" w:space="0" w:color="auto"/>
            <w:right w:val="none" w:sz="0" w:space="0" w:color="auto"/>
          </w:divBdr>
        </w:div>
        <w:div w:id="1688553339">
          <w:marLeft w:val="640"/>
          <w:marRight w:val="0"/>
          <w:marTop w:val="0"/>
          <w:marBottom w:val="0"/>
          <w:divBdr>
            <w:top w:val="none" w:sz="0" w:space="0" w:color="auto"/>
            <w:left w:val="none" w:sz="0" w:space="0" w:color="auto"/>
            <w:bottom w:val="none" w:sz="0" w:space="0" w:color="auto"/>
            <w:right w:val="none" w:sz="0" w:space="0" w:color="auto"/>
          </w:divBdr>
        </w:div>
        <w:div w:id="1723796075">
          <w:marLeft w:val="640"/>
          <w:marRight w:val="0"/>
          <w:marTop w:val="0"/>
          <w:marBottom w:val="0"/>
          <w:divBdr>
            <w:top w:val="none" w:sz="0" w:space="0" w:color="auto"/>
            <w:left w:val="none" w:sz="0" w:space="0" w:color="auto"/>
            <w:bottom w:val="none" w:sz="0" w:space="0" w:color="auto"/>
            <w:right w:val="none" w:sz="0" w:space="0" w:color="auto"/>
          </w:divBdr>
        </w:div>
        <w:div w:id="1757434317">
          <w:marLeft w:val="640"/>
          <w:marRight w:val="0"/>
          <w:marTop w:val="0"/>
          <w:marBottom w:val="0"/>
          <w:divBdr>
            <w:top w:val="none" w:sz="0" w:space="0" w:color="auto"/>
            <w:left w:val="none" w:sz="0" w:space="0" w:color="auto"/>
            <w:bottom w:val="none" w:sz="0" w:space="0" w:color="auto"/>
            <w:right w:val="none" w:sz="0" w:space="0" w:color="auto"/>
          </w:divBdr>
        </w:div>
        <w:div w:id="1762068566">
          <w:marLeft w:val="640"/>
          <w:marRight w:val="0"/>
          <w:marTop w:val="0"/>
          <w:marBottom w:val="0"/>
          <w:divBdr>
            <w:top w:val="none" w:sz="0" w:space="0" w:color="auto"/>
            <w:left w:val="none" w:sz="0" w:space="0" w:color="auto"/>
            <w:bottom w:val="none" w:sz="0" w:space="0" w:color="auto"/>
            <w:right w:val="none" w:sz="0" w:space="0" w:color="auto"/>
          </w:divBdr>
        </w:div>
        <w:div w:id="1769698371">
          <w:marLeft w:val="640"/>
          <w:marRight w:val="0"/>
          <w:marTop w:val="0"/>
          <w:marBottom w:val="0"/>
          <w:divBdr>
            <w:top w:val="none" w:sz="0" w:space="0" w:color="auto"/>
            <w:left w:val="none" w:sz="0" w:space="0" w:color="auto"/>
            <w:bottom w:val="none" w:sz="0" w:space="0" w:color="auto"/>
            <w:right w:val="none" w:sz="0" w:space="0" w:color="auto"/>
          </w:divBdr>
        </w:div>
        <w:div w:id="1930306302">
          <w:marLeft w:val="640"/>
          <w:marRight w:val="0"/>
          <w:marTop w:val="0"/>
          <w:marBottom w:val="0"/>
          <w:divBdr>
            <w:top w:val="none" w:sz="0" w:space="0" w:color="auto"/>
            <w:left w:val="none" w:sz="0" w:space="0" w:color="auto"/>
            <w:bottom w:val="none" w:sz="0" w:space="0" w:color="auto"/>
            <w:right w:val="none" w:sz="0" w:space="0" w:color="auto"/>
          </w:divBdr>
        </w:div>
        <w:div w:id="1933511184">
          <w:marLeft w:val="640"/>
          <w:marRight w:val="0"/>
          <w:marTop w:val="0"/>
          <w:marBottom w:val="0"/>
          <w:divBdr>
            <w:top w:val="none" w:sz="0" w:space="0" w:color="auto"/>
            <w:left w:val="none" w:sz="0" w:space="0" w:color="auto"/>
            <w:bottom w:val="none" w:sz="0" w:space="0" w:color="auto"/>
            <w:right w:val="none" w:sz="0" w:space="0" w:color="auto"/>
          </w:divBdr>
        </w:div>
        <w:div w:id="1961449614">
          <w:marLeft w:val="640"/>
          <w:marRight w:val="0"/>
          <w:marTop w:val="0"/>
          <w:marBottom w:val="0"/>
          <w:divBdr>
            <w:top w:val="none" w:sz="0" w:space="0" w:color="auto"/>
            <w:left w:val="none" w:sz="0" w:space="0" w:color="auto"/>
            <w:bottom w:val="none" w:sz="0" w:space="0" w:color="auto"/>
            <w:right w:val="none" w:sz="0" w:space="0" w:color="auto"/>
          </w:divBdr>
        </w:div>
        <w:div w:id="1981180587">
          <w:marLeft w:val="640"/>
          <w:marRight w:val="0"/>
          <w:marTop w:val="0"/>
          <w:marBottom w:val="0"/>
          <w:divBdr>
            <w:top w:val="none" w:sz="0" w:space="0" w:color="auto"/>
            <w:left w:val="none" w:sz="0" w:space="0" w:color="auto"/>
            <w:bottom w:val="none" w:sz="0" w:space="0" w:color="auto"/>
            <w:right w:val="none" w:sz="0" w:space="0" w:color="auto"/>
          </w:divBdr>
        </w:div>
      </w:divsChild>
    </w:div>
    <w:div w:id="1201286110">
      <w:bodyDiv w:val="1"/>
      <w:marLeft w:val="0"/>
      <w:marRight w:val="0"/>
      <w:marTop w:val="0"/>
      <w:marBottom w:val="0"/>
      <w:divBdr>
        <w:top w:val="none" w:sz="0" w:space="0" w:color="auto"/>
        <w:left w:val="none" w:sz="0" w:space="0" w:color="auto"/>
        <w:bottom w:val="none" w:sz="0" w:space="0" w:color="auto"/>
        <w:right w:val="none" w:sz="0" w:space="0" w:color="auto"/>
      </w:divBdr>
    </w:div>
    <w:div w:id="1201362007">
      <w:bodyDiv w:val="1"/>
      <w:marLeft w:val="0"/>
      <w:marRight w:val="0"/>
      <w:marTop w:val="0"/>
      <w:marBottom w:val="0"/>
      <w:divBdr>
        <w:top w:val="none" w:sz="0" w:space="0" w:color="auto"/>
        <w:left w:val="none" w:sz="0" w:space="0" w:color="auto"/>
        <w:bottom w:val="none" w:sz="0" w:space="0" w:color="auto"/>
        <w:right w:val="none" w:sz="0" w:space="0" w:color="auto"/>
      </w:divBdr>
    </w:div>
    <w:div w:id="1201674660">
      <w:bodyDiv w:val="1"/>
      <w:marLeft w:val="0"/>
      <w:marRight w:val="0"/>
      <w:marTop w:val="0"/>
      <w:marBottom w:val="0"/>
      <w:divBdr>
        <w:top w:val="none" w:sz="0" w:space="0" w:color="auto"/>
        <w:left w:val="none" w:sz="0" w:space="0" w:color="auto"/>
        <w:bottom w:val="none" w:sz="0" w:space="0" w:color="auto"/>
        <w:right w:val="none" w:sz="0" w:space="0" w:color="auto"/>
      </w:divBdr>
    </w:div>
    <w:div w:id="1202281555">
      <w:bodyDiv w:val="1"/>
      <w:marLeft w:val="0"/>
      <w:marRight w:val="0"/>
      <w:marTop w:val="0"/>
      <w:marBottom w:val="0"/>
      <w:divBdr>
        <w:top w:val="none" w:sz="0" w:space="0" w:color="auto"/>
        <w:left w:val="none" w:sz="0" w:space="0" w:color="auto"/>
        <w:bottom w:val="none" w:sz="0" w:space="0" w:color="auto"/>
        <w:right w:val="none" w:sz="0" w:space="0" w:color="auto"/>
      </w:divBdr>
    </w:div>
    <w:div w:id="1202328661">
      <w:bodyDiv w:val="1"/>
      <w:marLeft w:val="0"/>
      <w:marRight w:val="0"/>
      <w:marTop w:val="0"/>
      <w:marBottom w:val="0"/>
      <w:divBdr>
        <w:top w:val="none" w:sz="0" w:space="0" w:color="auto"/>
        <w:left w:val="none" w:sz="0" w:space="0" w:color="auto"/>
        <w:bottom w:val="none" w:sz="0" w:space="0" w:color="auto"/>
        <w:right w:val="none" w:sz="0" w:space="0" w:color="auto"/>
      </w:divBdr>
    </w:div>
    <w:div w:id="1202404424">
      <w:bodyDiv w:val="1"/>
      <w:marLeft w:val="0"/>
      <w:marRight w:val="0"/>
      <w:marTop w:val="0"/>
      <w:marBottom w:val="0"/>
      <w:divBdr>
        <w:top w:val="none" w:sz="0" w:space="0" w:color="auto"/>
        <w:left w:val="none" w:sz="0" w:space="0" w:color="auto"/>
        <w:bottom w:val="none" w:sz="0" w:space="0" w:color="auto"/>
        <w:right w:val="none" w:sz="0" w:space="0" w:color="auto"/>
      </w:divBdr>
    </w:div>
    <w:div w:id="1203442474">
      <w:bodyDiv w:val="1"/>
      <w:marLeft w:val="0"/>
      <w:marRight w:val="0"/>
      <w:marTop w:val="0"/>
      <w:marBottom w:val="0"/>
      <w:divBdr>
        <w:top w:val="none" w:sz="0" w:space="0" w:color="auto"/>
        <w:left w:val="none" w:sz="0" w:space="0" w:color="auto"/>
        <w:bottom w:val="none" w:sz="0" w:space="0" w:color="auto"/>
        <w:right w:val="none" w:sz="0" w:space="0" w:color="auto"/>
      </w:divBdr>
    </w:div>
    <w:div w:id="1204056997">
      <w:bodyDiv w:val="1"/>
      <w:marLeft w:val="0"/>
      <w:marRight w:val="0"/>
      <w:marTop w:val="0"/>
      <w:marBottom w:val="0"/>
      <w:divBdr>
        <w:top w:val="none" w:sz="0" w:space="0" w:color="auto"/>
        <w:left w:val="none" w:sz="0" w:space="0" w:color="auto"/>
        <w:bottom w:val="none" w:sz="0" w:space="0" w:color="auto"/>
        <w:right w:val="none" w:sz="0" w:space="0" w:color="auto"/>
      </w:divBdr>
    </w:div>
    <w:div w:id="1204246851">
      <w:bodyDiv w:val="1"/>
      <w:marLeft w:val="0"/>
      <w:marRight w:val="0"/>
      <w:marTop w:val="0"/>
      <w:marBottom w:val="0"/>
      <w:divBdr>
        <w:top w:val="none" w:sz="0" w:space="0" w:color="auto"/>
        <w:left w:val="none" w:sz="0" w:space="0" w:color="auto"/>
        <w:bottom w:val="none" w:sz="0" w:space="0" w:color="auto"/>
        <w:right w:val="none" w:sz="0" w:space="0" w:color="auto"/>
      </w:divBdr>
    </w:div>
    <w:div w:id="1204369648">
      <w:bodyDiv w:val="1"/>
      <w:marLeft w:val="0"/>
      <w:marRight w:val="0"/>
      <w:marTop w:val="0"/>
      <w:marBottom w:val="0"/>
      <w:divBdr>
        <w:top w:val="none" w:sz="0" w:space="0" w:color="auto"/>
        <w:left w:val="none" w:sz="0" w:space="0" w:color="auto"/>
        <w:bottom w:val="none" w:sz="0" w:space="0" w:color="auto"/>
        <w:right w:val="none" w:sz="0" w:space="0" w:color="auto"/>
      </w:divBdr>
    </w:div>
    <w:div w:id="1204631332">
      <w:bodyDiv w:val="1"/>
      <w:marLeft w:val="0"/>
      <w:marRight w:val="0"/>
      <w:marTop w:val="0"/>
      <w:marBottom w:val="0"/>
      <w:divBdr>
        <w:top w:val="none" w:sz="0" w:space="0" w:color="auto"/>
        <w:left w:val="none" w:sz="0" w:space="0" w:color="auto"/>
        <w:bottom w:val="none" w:sz="0" w:space="0" w:color="auto"/>
        <w:right w:val="none" w:sz="0" w:space="0" w:color="auto"/>
      </w:divBdr>
    </w:div>
    <w:div w:id="1205210808">
      <w:bodyDiv w:val="1"/>
      <w:marLeft w:val="0"/>
      <w:marRight w:val="0"/>
      <w:marTop w:val="0"/>
      <w:marBottom w:val="0"/>
      <w:divBdr>
        <w:top w:val="none" w:sz="0" w:space="0" w:color="auto"/>
        <w:left w:val="none" w:sz="0" w:space="0" w:color="auto"/>
        <w:bottom w:val="none" w:sz="0" w:space="0" w:color="auto"/>
        <w:right w:val="none" w:sz="0" w:space="0" w:color="auto"/>
      </w:divBdr>
    </w:div>
    <w:div w:id="1205873652">
      <w:bodyDiv w:val="1"/>
      <w:marLeft w:val="0"/>
      <w:marRight w:val="0"/>
      <w:marTop w:val="0"/>
      <w:marBottom w:val="0"/>
      <w:divBdr>
        <w:top w:val="none" w:sz="0" w:space="0" w:color="auto"/>
        <w:left w:val="none" w:sz="0" w:space="0" w:color="auto"/>
        <w:bottom w:val="none" w:sz="0" w:space="0" w:color="auto"/>
        <w:right w:val="none" w:sz="0" w:space="0" w:color="auto"/>
      </w:divBdr>
    </w:div>
    <w:div w:id="1206209986">
      <w:bodyDiv w:val="1"/>
      <w:marLeft w:val="0"/>
      <w:marRight w:val="0"/>
      <w:marTop w:val="0"/>
      <w:marBottom w:val="0"/>
      <w:divBdr>
        <w:top w:val="none" w:sz="0" w:space="0" w:color="auto"/>
        <w:left w:val="none" w:sz="0" w:space="0" w:color="auto"/>
        <w:bottom w:val="none" w:sz="0" w:space="0" w:color="auto"/>
        <w:right w:val="none" w:sz="0" w:space="0" w:color="auto"/>
      </w:divBdr>
    </w:div>
    <w:div w:id="1206452417">
      <w:bodyDiv w:val="1"/>
      <w:marLeft w:val="0"/>
      <w:marRight w:val="0"/>
      <w:marTop w:val="0"/>
      <w:marBottom w:val="0"/>
      <w:divBdr>
        <w:top w:val="none" w:sz="0" w:space="0" w:color="auto"/>
        <w:left w:val="none" w:sz="0" w:space="0" w:color="auto"/>
        <w:bottom w:val="none" w:sz="0" w:space="0" w:color="auto"/>
        <w:right w:val="none" w:sz="0" w:space="0" w:color="auto"/>
      </w:divBdr>
    </w:div>
    <w:div w:id="1206483577">
      <w:bodyDiv w:val="1"/>
      <w:marLeft w:val="0"/>
      <w:marRight w:val="0"/>
      <w:marTop w:val="0"/>
      <w:marBottom w:val="0"/>
      <w:divBdr>
        <w:top w:val="none" w:sz="0" w:space="0" w:color="auto"/>
        <w:left w:val="none" w:sz="0" w:space="0" w:color="auto"/>
        <w:bottom w:val="none" w:sz="0" w:space="0" w:color="auto"/>
        <w:right w:val="none" w:sz="0" w:space="0" w:color="auto"/>
      </w:divBdr>
    </w:div>
    <w:div w:id="1207108682">
      <w:bodyDiv w:val="1"/>
      <w:marLeft w:val="0"/>
      <w:marRight w:val="0"/>
      <w:marTop w:val="0"/>
      <w:marBottom w:val="0"/>
      <w:divBdr>
        <w:top w:val="none" w:sz="0" w:space="0" w:color="auto"/>
        <w:left w:val="none" w:sz="0" w:space="0" w:color="auto"/>
        <w:bottom w:val="none" w:sz="0" w:space="0" w:color="auto"/>
        <w:right w:val="none" w:sz="0" w:space="0" w:color="auto"/>
      </w:divBdr>
    </w:div>
    <w:div w:id="1207136150">
      <w:bodyDiv w:val="1"/>
      <w:marLeft w:val="0"/>
      <w:marRight w:val="0"/>
      <w:marTop w:val="0"/>
      <w:marBottom w:val="0"/>
      <w:divBdr>
        <w:top w:val="none" w:sz="0" w:space="0" w:color="auto"/>
        <w:left w:val="none" w:sz="0" w:space="0" w:color="auto"/>
        <w:bottom w:val="none" w:sz="0" w:space="0" w:color="auto"/>
        <w:right w:val="none" w:sz="0" w:space="0" w:color="auto"/>
      </w:divBdr>
    </w:div>
    <w:div w:id="1207372554">
      <w:bodyDiv w:val="1"/>
      <w:marLeft w:val="0"/>
      <w:marRight w:val="0"/>
      <w:marTop w:val="0"/>
      <w:marBottom w:val="0"/>
      <w:divBdr>
        <w:top w:val="none" w:sz="0" w:space="0" w:color="auto"/>
        <w:left w:val="none" w:sz="0" w:space="0" w:color="auto"/>
        <w:bottom w:val="none" w:sz="0" w:space="0" w:color="auto"/>
        <w:right w:val="none" w:sz="0" w:space="0" w:color="auto"/>
      </w:divBdr>
    </w:div>
    <w:div w:id="1207989863">
      <w:bodyDiv w:val="1"/>
      <w:marLeft w:val="0"/>
      <w:marRight w:val="0"/>
      <w:marTop w:val="0"/>
      <w:marBottom w:val="0"/>
      <w:divBdr>
        <w:top w:val="none" w:sz="0" w:space="0" w:color="auto"/>
        <w:left w:val="none" w:sz="0" w:space="0" w:color="auto"/>
        <w:bottom w:val="none" w:sz="0" w:space="0" w:color="auto"/>
        <w:right w:val="none" w:sz="0" w:space="0" w:color="auto"/>
      </w:divBdr>
    </w:div>
    <w:div w:id="1208376952">
      <w:bodyDiv w:val="1"/>
      <w:marLeft w:val="0"/>
      <w:marRight w:val="0"/>
      <w:marTop w:val="0"/>
      <w:marBottom w:val="0"/>
      <w:divBdr>
        <w:top w:val="none" w:sz="0" w:space="0" w:color="auto"/>
        <w:left w:val="none" w:sz="0" w:space="0" w:color="auto"/>
        <w:bottom w:val="none" w:sz="0" w:space="0" w:color="auto"/>
        <w:right w:val="none" w:sz="0" w:space="0" w:color="auto"/>
      </w:divBdr>
    </w:div>
    <w:div w:id="1209033567">
      <w:bodyDiv w:val="1"/>
      <w:marLeft w:val="0"/>
      <w:marRight w:val="0"/>
      <w:marTop w:val="0"/>
      <w:marBottom w:val="0"/>
      <w:divBdr>
        <w:top w:val="none" w:sz="0" w:space="0" w:color="auto"/>
        <w:left w:val="none" w:sz="0" w:space="0" w:color="auto"/>
        <w:bottom w:val="none" w:sz="0" w:space="0" w:color="auto"/>
        <w:right w:val="none" w:sz="0" w:space="0" w:color="auto"/>
      </w:divBdr>
    </w:div>
    <w:div w:id="1210803400">
      <w:bodyDiv w:val="1"/>
      <w:marLeft w:val="0"/>
      <w:marRight w:val="0"/>
      <w:marTop w:val="0"/>
      <w:marBottom w:val="0"/>
      <w:divBdr>
        <w:top w:val="none" w:sz="0" w:space="0" w:color="auto"/>
        <w:left w:val="none" w:sz="0" w:space="0" w:color="auto"/>
        <w:bottom w:val="none" w:sz="0" w:space="0" w:color="auto"/>
        <w:right w:val="none" w:sz="0" w:space="0" w:color="auto"/>
      </w:divBdr>
    </w:div>
    <w:div w:id="1211112081">
      <w:bodyDiv w:val="1"/>
      <w:marLeft w:val="0"/>
      <w:marRight w:val="0"/>
      <w:marTop w:val="0"/>
      <w:marBottom w:val="0"/>
      <w:divBdr>
        <w:top w:val="none" w:sz="0" w:space="0" w:color="auto"/>
        <w:left w:val="none" w:sz="0" w:space="0" w:color="auto"/>
        <w:bottom w:val="none" w:sz="0" w:space="0" w:color="auto"/>
        <w:right w:val="none" w:sz="0" w:space="0" w:color="auto"/>
      </w:divBdr>
    </w:div>
    <w:div w:id="1212307662">
      <w:bodyDiv w:val="1"/>
      <w:marLeft w:val="0"/>
      <w:marRight w:val="0"/>
      <w:marTop w:val="0"/>
      <w:marBottom w:val="0"/>
      <w:divBdr>
        <w:top w:val="none" w:sz="0" w:space="0" w:color="auto"/>
        <w:left w:val="none" w:sz="0" w:space="0" w:color="auto"/>
        <w:bottom w:val="none" w:sz="0" w:space="0" w:color="auto"/>
        <w:right w:val="none" w:sz="0" w:space="0" w:color="auto"/>
      </w:divBdr>
    </w:div>
    <w:div w:id="1212421544">
      <w:bodyDiv w:val="1"/>
      <w:marLeft w:val="0"/>
      <w:marRight w:val="0"/>
      <w:marTop w:val="0"/>
      <w:marBottom w:val="0"/>
      <w:divBdr>
        <w:top w:val="none" w:sz="0" w:space="0" w:color="auto"/>
        <w:left w:val="none" w:sz="0" w:space="0" w:color="auto"/>
        <w:bottom w:val="none" w:sz="0" w:space="0" w:color="auto"/>
        <w:right w:val="none" w:sz="0" w:space="0" w:color="auto"/>
      </w:divBdr>
    </w:div>
    <w:div w:id="1212962096">
      <w:bodyDiv w:val="1"/>
      <w:marLeft w:val="0"/>
      <w:marRight w:val="0"/>
      <w:marTop w:val="0"/>
      <w:marBottom w:val="0"/>
      <w:divBdr>
        <w:top w:val="none" w:sz="0" w:space="0" w:color="auto"/>
        <w:left w:val="none" w:sz="0" w:space="0" w:color="auto"/>
        <w:bottom w:val="none" w:sz="0" w:space="0" w:color="auto"/>
        <w:right w:val="none" w:sz="0" w:space="0" w:color="auto"/>
      </w:divBdr>
    </w:div>
    <w:div w:id="1213537913">
      <w:bodyDiv w:val="1"/>
      <w:marLeft w:val="0"/>
      <w:marRight w:val="0"/>
      <w:marTop w:val="0"/>
      <w:marBottom w:val="0"/>
      <w:divBdr>
        <w:top w:val="none" w:sz="0" w:space="0" w:color="auto"/>
        <w:left w:val="none" w:sz="0" w:space="0" w:color="auto"/>
        <w:bottom w:val="none" w:sz="0" w:space="0" w:color="auto"/>
        <w:right w:val="none" w:sz="0" w:space="0" w:color="auto"/>
      </w:divBdr>
    </w:div>
    <w:div w:id="1213661648">
      <w:bodyDiv w:val="1"/>
      <w:marLeft w:val="0"/>
      <w:marRight w:val="0"/>
      <w:marTop w:val="0"/>
      <w:marBottom w:val="0"/>
      <w:divBdr>
        <w:top w:val="none" w:sz="0" w:space="0" w:color="auto"/>
        <w:left w:val="none" w:sz="0" w:space="0" w:color="auto"/>
        <w:bottom w:val="none" w:sz="0" w:space="0" w:color="auto"/>
        <w:right w:val="none" w:sz="0" w:space="0" w:color="auto"/>
      </w:divBdr>
    </w:div>
    <w:div w:id="1213807984">
      <w:bodyDiv w:val="1"/>
      <w:marLeft w:val="0"/>
      <w:marRight w:val="0"/>
      <w:marTop w:val="0"/>
      <w:marBottom w:val="0"/>
      <w:divBdr>
        <w:top w:val="none" w:sz="0" w:space="0" w:color="auto"/>
        <w:left w:val="none" w:sz="0" w:space="0" w:color="auto"/>
        <w:bottom w:val="none" w:sz="0" w:space="0" w:color="auto"/>
        <w:right w:val="none" w:sz="0" w:space="0" w:color="auto"/>
      </w:divBdr>
    </w:div>
    <w:div w:id="1214077172">
      <w:bodyDiv w:val="1"/>
      <w:marLeft w:val="0"/>
      <w:marRight w:val="0"/>
      <w:marTop w:val="0"/>
      <w:marBottom w:val="0"/>
      <w:divBdr>
        <w:top w:val="none" w:sz="0" w:space="0" w:color="auto"/>
        <w:left w:val="none" w:sz="0" w:space="0" w:color="auto"/>
        <w:bottom w:val="none" w:sz="0" w:space="0" w:color="auto"/>
        <w:right w:val="none" w:sz="0" w:space="0" w:color="auto"/>
      </w:divBdr>
    </w:div>
    <w:div w:id="1214735644">
      <w:bodyDiv w:val="1"/>
      <w:marLeft w:val="0"/>
      <w:marRight w:val="0"/>
      <w:marTop w:val="0"/>
      <w:marBottom w:val="0"/>
      <w:divBdr>
        <w:top w:val="none" w:sz="0" w:space="0" w:color="auto"/>
        <w:left w:val="none" w:sz="0" w:space="0" w:color="auto"/>
        <w:bottom w:val="none" w:sz="0" w:space="0" w:color="auto"/>
        <w:right w:val="none" w:sz="0" w:space="0" w:color="auto"/>
      </w:divBdr>
    </w:div>
    <w:div w:id="1215779703">
      <w:bodyDiv w:val="1"/>
      <w:marLeft w:val="0"/>
      <w:marRight w:val="0"/>
      <w:marTop w:val="0"/>
      <w:marBottom w:val="0"/>
      <w:divBdr>
        <w:top w:val="none" w:sz="0" w:space="0" w:color="auto"/>
        <w:left w:val="none" w:sz="0" w:space="0" w:color="auto"/>
        <w:bottom w:val="none" w:sz="0" w:space="0" w:color="auto"/>
        <w:right w:val="none" w:sz="0" w:space="0" w:color="auto"/>
      </w:divBdr>
    </w:div>
    <w:div w:id="1215890885">
      <w:bodyDiv w:val="1"/>
      <w:marLeft w:val="0"/>
      <w:marRight w:val="0"/>
      <w:marTop w:val="0"/>
      <w:marBottom w:val="0"/>
      <w:divBdr>
        <w:top w:val="none" w:sz="0" w:space="0" w:color="auto"/>
        <w:left w:val="none" w:sz="0" w:space="0" w:color="auto"/>
        <w:bottom w:val="none" w:sz="0" w:space="0" w:color="auto"/>
        <w:right w:val="none" w:sz="0" w:space="0" w:color="auto"/>
      </w:divBdr>
    </w:div>
    <w:div w:id="1216284366">
      <w:bodyDiv w:val="1"/>
      <w:marLeft w:val="0"/>
      <w:marRight w:val="0"/>
      <w:marTop w:val="0"/>
      <w:marBottom w:val="0"/>
      <w:divBdr>
        <w:top w:val="none" w:sz="0" w:space="0" w:color="auto"/>
        <w:left w:val="none" w:sz="0" w:space="0" w:color="auto"/>
        <w:bottom w:val="none" w:sz="0" w:space="0" w:color="auto"/>
        <w:right w:val="none" w:sz="0" w:space="0" w:color="auto"/>
      </w:divBdr>
    </w:div>
    <w:div w:id="1216699601">
      <w:bodyDiv w:val="1"/>
      <w:marLeft w:val="0"/>
      <w:marRight w:val="0"/>
      <w:marTop w:val="0"/>
      <w:marBottom w:val="0"/>
      <w:divBdr>
        <w:top w:val="none" w:sz="0" w:space="0" w:color="auto"/>
        <w:left w:val="none" w:sz="0" w:space="0" w:color="auto"/>
        <w:bottom w:val="none" w:sz="0" w:space="0" w:color="auto"/>
        <w:right w:val="none" w:sz="0" w:space="0" w:color="auto"/>
      </w:divBdr>
    </w:div>
    <w:div w:id="1216771766">
      <w:bodyDiv w:val="1"/>
      <w:marLeft w:val="0"/>
      <w:marRight w:val="0"/>
      <w:marTop w:val="0"/>
      <w:marBottom w:val="0"/>
      <w:divBdr>
        <w:top w:val="none" w:sz="0" w:space="0" w:color="auto"/>
        <w:left w:val="none" w:sz="0" w:space="0" w:color="auto"/>
        <w:bottom w:val="none" w:sz="0" w:space="0" w:color="auto"/>
        <w:right w:val="none" w:sz="0" w:space="0" w:color="auto"/>
      </w:divBdr>
    </w:div>
    <w:div w:id="1216820162">
      <w:bodyDiv w:val="1"/>
      <w:marLeft w:val="0"/>
      <w:marRight w:val="0"/>
      <w:marTop w:val="0"/>
      <w:marBottom w:val="0"/>
      <w:divBdr>
        <w:top w:val="none" w:sz="0" w:space="0" w:color="auto"/>
        <w:left w:val="none" w:sz="0" w:space="0" w:color="auto"/>
        <w:bottom w:val="none" w:sz="0" w:space="0" w:color="auto"/>
        <w:right w:val="none" w:sz="0" w:space="0" w:color="auto"/>
      </w:divBdr>
    </w:div>
    <w:div w:id="1217006402">
      <w:bodyDiv w:val="1"/>
      <w:marLeft w:val="0"/>
      <w:marRight w:val="0"/>
      <w:marTop w:val="0"/>
      <w:marBottom w:val="0"/>
      <w:divBdr>
        <w:top w:val="none" w:sz="0" w:space="0" w:color="auto"/>
        <w:left w:val="none" w:sz="0" w:space="0" w:color="auto"/>
        <w:bottom w:val="none" w:sz="0" w:space="0" w:color="auto"/>
        <w:right w:val="none" w:sz="0" w:space="0" w:color="auto"/>
      </w:divBdr>
    </w:div>
    <w:div w:id="1217357591">
      <w:bodyDiv w:val="1"/>
      <w:marLeft w:val="0"/>
      <w:marRight w:val="0"/>
      <w:marTop w:val="0"/>
      <w:marBottom w:val="0"/>
      <w:divBdr>
        <w:top w:val="none" w:sz="0" w:space="0" w:color="auto"/>
        <w:left w:val="none" w:sz="0" w:space="0" w:color="auto"/>
        <w:bottom w:val="none" w:sz="0" w:space="0" w:color="auto"/>
        <w:right w:val="none" w:sz="0" w:space="0" w:color="auto"/>
      </w:divBdr>
    </w:div>
    <w:div w:id="1217622544">
      <w:bodyDiv w:val="1"/>
      <w:marLeft w:val="0"/>
      <w:marRight w:val="0"/>
      <w:marTop w:val="0"/>
      <w:marBottom w:val="0"/>
      <w:divBdr>
        <w:top w:val="none" w:sz="0" w:space="0" w:color="auto"/>
        <w:left w:val="none" w:sz="0" w:space="0" w:color="auto"/>
        <w:bottom w:val="none" w:sz="0" w:space="0" w:color="auto"/>
        <w:right w:val="none" w:sz="0" w:space="0" w:color="auto"/>
      </w:divBdr>
    </w:div>
    <w:div w:id="1217817098">
      <w:bodyDiv w:val="1"/>
      <w:marLeft w:val="0"/>
      <w:marRight w:val="0"/>
      <w:marTop w:val="0"/>
      <w:marBottom w:val="0"/>
      <w:divBdr>
        <w:top w:val="none" w:sz="0" w:space="0" w:color="auto"/>
        <w:left w:val="none" w:sz="0" w:space="0" w:color="auto"/>
        <w:bottom w:val="none" w:sz="0" w:space="0" w:color="auto"/>
        <w:right w:val="none" w:sz="0" w:space="0" w:color="auto"/>
      </w:divBdr>
    </w:div>
    <w:div w:id="1217937031">
      <w:bodyDiv w:val="1"/>
      <w:marLeft w:val="0"/>
      <w:marRight w:val="0"/>
      <w:marTop w:val="0"/>
      <w:marBottom w:val="0"/>
      <w:divBdr>
        <w:top w:val="none" w:sz="0" w:space="0" w:color="auto"/>
        <w:left w:val="none" w:sz="0" w:space="0" w:color="auto"/>
        <w:bottom w:val="none" w:sz="0" w:space="0" w:color="auto"/>
        <w:right w:val="none" w:sz="0" w:space="0" w:color="auto"/>
      </w:divBdr>
    </w:div>
    <w:div w:id="1218395007">
      <w:bodyDiv w:val="1"/>
      <w:marLeft w:val="0"/>
      <w:marRight w:val="0"/>
      <w:marTop w:val="0"/>
      <w:marBottom w:val="0"/>
      <w:divBdr>
        <w:top w:val="none" w:sz="0" w:space="0" w:color="auto"/>
        <w:left w:val="none" w:sz="0" w:space="0" w:color="auto"/>
        <w:bottom w:val="none" w:sz="0" w:space="0" w:color="auto"/>
        <w:right w:val="none" w:sz="0" w:space="0" w:color="auto"/>
      </w:divBdr>
    </w:div>
    <w:div w:id="1218397123">
      <w:bodyDiv w:val="1"/>
      <w:marLeft w:val="0"/>
      <w:marRight w:val="0"/>
      <w:marTop w:val="0"/>
      <w:marBottom w:val="0"/>
      <w:divBdr>
        <w:top w:val="none" w:sz="0" w:space="0" w:color="auto"/>
        <w:left w:val="none" w:sz="0" w:space="0" w:color="auto"/>
        <w:bottom w:val="none" w:sz="0" w:space="0" w:color="auto"/>
        <w:right w:val="none" w:sz="0" w:space="0" w:color="auto"/>
      </w:divBdr>
    </w:div>
    <w:div w:id="1219779393">
      <w:bodyDiv w:val="1"/>
      <w:marLeft w:val="0"/>
      <w:marRight w:val="0"/>
      <w:marTop w:val="0"/>
      <w:marBottom w:val="0"/>
      <w:divBdr>
        <w:top w:val="none" w:sz="0" w:space="0" w:color="auto"/>
        <w:left w:val="none" w:sz="0" w:space="0" w:color="auto"/>
        <w:bottom w:val="none" w:sz="0" w:space="0" w:color="auto"/>
        <w:right w:val="none" w:sz="0" w:space="0" w:color="auto"/>
      </w:divBdr>
    </w:div>
    <w:div w:id="1219827303">
      <w:bodyDiv w:val="1"/>
      <w:marLeft w:val="0"/>
      <w:marRight w:val="0"/>
      <w:marTop w:val="0"/>
      <w:marBottom w:val="0"/>
      <w:divBdr>
        <w:top w:val="none" w:sz="0" w:space="0" w:color="auto"/>
        <w:left w:val="none" w:sz="0" w:space="0" w:color="auto"/>
        <w:bottom w:val="none" w:sz="0" w:space="0" w:color="auto"/>
        <w:right w:val="none" w:sz="0" w:space="0" w:color="auto"/>
      </w:divBdr>
    </w:div>
    <w:div w:id="1220244632">
      <w:bodyDiv w:val="1"/>
      <w:marLeft w:val="0"/>
      <w:marRight w:val="0"/>
      <w:marTop w:val="0"/>
      <w:marBottom w:val="0"/>
      <w:divBdr>
        <w:top w:val="none" w:sz="0" w:space="0" w:color="auto"/>
        <w:left w:val="none" w:sz="0" w:space="0" w:color="auto"/>
        <w:bottom w:val="none" w:sz="0" w:space="0" w:color="auto"/>
        <w:right w:val="none" w:sz="0" w:space="0" w:color="auto"/>
      </w:divBdr>
    </w:div>
    <w:div w:id="1220632950">
      <w:bodyDiv w:val="1"/>
      <w:marLeft w:val="0"/>
      <w:marRight w:val="0"/>
      <w:marTop w:val="0"/>
      <w:marBottom w:val="0"/>
      <w:divBdr>
        <w:top w:val="none" w:sz="0" w:space="0" w:color="auto"/>
        <w:left w:val="none" w:sz="0" w:space="0" w:color="auto"/>
        <w:bottom w:val="none" w:sz="0" w:space="0" w:color="auto"/>
        <w:right w:val="none" w:sz="0" w:space="0" w:color="auto"/>
      </w:divBdr>
    </w:div>
    <w:div w:id="1220745440">
      <w:bodyDiv w:val="1"/>
      <w:marLeft w:val="0"/>
      <w:marRight w:val="0"/>
      <w:marTop w:val="0"/>
      <w:marBottom w:val="0"/>
      <w:divBdr>
        <w:top w:val="none" w:sz="0" w:space="0" w:color="auto"/>
        <w:left w:val="none" w:sz="0" w:space="0" w:color="auto"/>
        <w:bottom w:val="none" w:sz="0" w:space="0" w:color="auto"/>
        <w:right w:val="none" w:sz="0" w:space="0" w:color="auto"/>
      </w:divBdr>
    </w:div>
    <w:div w:id="1221407892">
      <w:bodyDiv w:val="1"/>
      <w:marLeft w:val="0"/>
      <w:marRight w:val="0"/>
      <w:marTop w:val="0"/>
      <w:marBottom w:val="0"/>
      <w:divBdr>
        <w:top w:val="none" w:sz="0" w:space="0" w:color="auto"/>
        <w:left w:val="none" w:sz="0" w:space="0" w:color="auto"/>
        <w:bottom w:val="none" w:sz="0" w:space="0" w:color="auto"/>
        <w:right w:val="none" w:sz="0" w:space="0" w:color="auto"/>
      </w:divBdr>
    </w:div>
    <w:div w:id="1221673648">
      <w:bodyDiv w:val="1"/>
      <w:marLeft w:val="0"/>
      <w:marRight w:val="0"/>
      <w:marTop w:val="0"/>
      <w:marBottom w:val="0"/>
      <w:divBdr>
        <w:top w:val="none" w:sz="0" w:space="0" w:color="auto"/>
        <w:left w:val="none" w:sz="0" w:space="0" w:color="auto"/>
        <w:bottom w:val="none" w:sz="0" w:space="0" w:color="auto"/>
        <w:right w:val="none" w:sz="0" w:space="0" w:color="auto"/>
      </w:divBdr>
    </w:div>
    <w:div w:id="1221794524">
      <w:bodyDiv w:val="1"/>
      <w:marLeft w:val="0"/>
      <w:marRight w:val="0"/>
      <w:marTop w:val="0"/>
      <w:marBottom w:val="0"/>
      <w:divBdr>
        <w:top w:val="none" w:sz="0" w:space="0" w:color="auto"/>
        <w:left w:val="none" w:sz="0" w:space="0" w:color="auto"/>
        <w:bottom w:val="none" w:sz="0" w:space="0" w:color="auto"/>
        <w:right w:val="none" w:sz="0" w:space="0" w:color="auto"/>
      </w:divBdr>
    </w:div>
    <w:div w:id="1222016376">
      <w:bodyDiv w:val="1"/>
      <w:marLeft w:val="0"/>
      <w:marRight w:val="0"/>
      <w:marTop w:val="0"/>
      <w:marBottom w:val="0"/>
      <w:divBdr>
        <w:top w:val="none" w:sz="0" w:space="0" w:color="auto"/>
        <w:left w:val="none" w:sz="0" w:space="0" w:color="auto"/>
        <w:bottom w:val="none" w:sz="0" w:space="0" w:color="auto"/>
        <w:right w:val="none" w:sz="0" w:space="0" w:color="auto"/>
      </w:divBdr>
    </w:div>
    <w:div w:id="1222709822">
      <w:bodyDiv w:val="1"/>
      <w:marLeft w:val="0"/>
      <w:marRight w:val="0"/>
      <w:marTop w:val="0"/>
      <w:marBottom w:val="0"/>
      <w:divBdr>
        <w:top w:val="none" w:sz="0" w:space="0" w:color="auto"/>
        <w:left w:val="none" w:sz="0" w:space="0" w:color="auto"/>
        <w:bottom w:val="none" w:sz="0" w:space="0" w:color="auto"/>
        <w:right w:val="none" w:sz="0" w:space="0" w:color="auto"/>
      </w:divBdr>
    </w:div>
    <w:div w:id="1222981750">
      <w:bodyDiv w:val="1"/>
      <w:marLeft w:val="0"/>
      <w:marRight w:val="0"/>
      <w:marTop w:val="0"/>
      <w:marBottom w:val="0"/>
      <w:divBdr>
        <w:top w:val="none" w:sz="0" w:space="0" w:color="auto"/>
        <w:left w:val="none" w:sz="0" w:space="0" w:color="auto"/>
        <w:bottom w:val="none" w:sz="0" w:space="0" w:color="auto"/>
        <w:right w:val="none" w:sz="0" w:space="0" w:color="auto"/>
      </w:divBdr>
    </w:div>
    <w:div w:id="1223564679">
      <w:bodyDiv w:val="1"/>
      <w:marLeft w:val="0"/>
      <w:marRight w:val="0"/>
      <w:marTop w:val="0"/>
      <w:marBottom w:val="0"/>
      <w:divBdr>
        <w:top w:val="none" w:sz="0" w:space="0" w:color="auto"/>
        <w:left w:val="none" w:sz="0" w:space="0" w:color="auto"/>
        <w:bottom w:val="none" w:sz="0" w:space="0" w:color="auto"/>
        <w:right w:val="none" w:sz="0" w:space="0" w:color="auto"/>
      </w:divBdr>
      <w:divsChild>
        <w:div w:id="36273694">
          <w:marLeft w:val="640"/>
          <w:marRight w:val="0"/>
          <w:marTop w:val="0"/>
          <w:marBottom w:val="0"/>
          <w:divBdr>
            <w:top w:val="none" w:sz="0" w:space="0" w:color="auto"/>
            <w:left w:val="none" w:sz="0" w:space="0" w:color="auto"/>
            <w:bottom w:val="none" w:sz="0" w:space="0" w:color="auto"/>
            <w:right w:val="none" w:sz="0" w:space="0" w:color="auto"/>
          </w:divBdr>
        </w:div>
        <w:div w:id="39088483">
          <w:marLeft w:val="640"/>
          <w:marRight w:val="0"/>
          <w:marTop w:val="0"/>
          <w:marBottom w:val="0"/>
          <w:divBdr>
            <w:top w:val="none" w:sz="0" w:space="0" w:color="auto"/>
            <w:left w:val="none" w:sz="0" w:space="0" w:color="auto"/>
            <w:bottom w:val="none" w:sz="0" w:space="0" w:color="auto"/>
            <w:right w:val="none" w:sz="0" w:space="0" w:color="auto"/>
          </w:divBdr>
        </w:div>
        <w:div w:id="46728252">
          <w:marLeft w:val="640"/>
          <w:marRight w:val="0"/>
          <w:marTop w:val="0"/>
          <w:marBottom w:val="0"/>
          <w:divBdr>
            <w:top w:val="none" w:sz="0" w:space="0" w:color="auto"/>
            <w:left w:val="none" w:sz="0" w:space="0" w:color="auto"/>
            <w:bottom w:val="none" w:sz="0" w:space="0" w:color="auto"/>
            <w:right w:val="none" w:sz="0" w:space="0" w:color="auto"/>
          </w:divBdr>
        </w:div>
        <w:div w:id="98456125">
          <w:marLeft w:val="640"/>
          <w:marRight w:val="0"/>
          <w:marTop w:val="0"/>
          <w:marBottom w:val="0"/>
          <w:divBdr>
            <w:top w:val="none" w:sz="0" w:space="0" w:color="auto"/>
            <w:left w:val="none" w:sz="0" w:space="0" w:color="auto"/>
            <w:bottom w:val="none" w:sz="0" w:space="0" w:color="auto"/>
            <w:right w:val="none" w:sz="0" w:space="0" w:color="auto"/>
          </w:divBdr>
        </w:div>
        <w:div w:id="162821479">
          <w:marLeft w:val="640"/>
          <w:marRight w:val="0"/>
          <w:marTop w:val="0"/>
          <w:marBottom w:val="0"/>
          <w:divBdr>
            <w:top w:val="none" w:sz="0" w:space="0" w:color="auto"/>
            <w:left w:val="none" w:sz="0" w:space="0" w:color="auto"/>
            <w:bottom w:val="none" w:sz="0" w:space="0" w:color="auto"/>
            <w:right w:val="none" w:sz="0" w:space="0" w:color="auto"/>
          </w:divBdr>
        </w:div>
        <w:div w:id="257325911">
          <w:marLeft w:val="640"/>
          <w:marRight w:val="0"/>
          <w:marTop w:val="0"/>
          <w:marBottom w:val="0"/>
          <w:divBdr>
            <w:top w:val="none" w:sz="0" w:space="0" w:color="auto"/>
            <w:left w:val="none" w:sz="0" w:space="0" w:color="auto"/>
            <w:bottom w:val="none" w:sz="0" w:space="0" w:color="auto"/>
            <w:right w:val="none" w:sz="0" w:space="0" w:color="auto"/>
          </w:divBdr>
        </w:div>
        <w:div w:id="387145169">
          <w:marLeft w:val="640"/>
          <w:marRight w:val="0"/>
          <w:marTop w:val="0"/>
          <w:marBottom w:val="0"/>
          <w:divBdr>
            <w:top w:val="none" w:sz="0" w:space="0" w:color="auto"/>
            <w:left w:val="none" w:sz="0" w:space="0" w:color="auto"/>
            <w:bottom w:val="none" w:sz="0" w:space="0" w:color="auto"/>
            <w:right w:val="none" w:sz="0" w:space="0" w:color="auto"/>
          </w:divBdr>
        </w:div>
        <w:div w:id="458188983">
          <w:marLeft w:val="640"/>
          <w:marRight w:val="0"/>
          <w:marTop w:val="0"/>
          <w:marBottom w:val="0"/>
          <w:divBdr>
            <w:top w:val="none" w:sz="0" w:space="0" w:color="auto"/>
            <w:left w:val="none" w:sz="0" w:space="0" w:color="auto"/>
            <w:bottom w:val="none" w:sz="0" w:space="0" w:color="auto"/>
            <w:right w:val="none" w:sz="0" w:space="0" w:color="auto"/>
          </w:divBdr>
        </w:div>
        <w:div w:id="685861068">
          <w:marLeft w:val="640"/>
          <w:marRight w:val="0"/>
          <w:marTop w:val="0"/>
          <w:marBottom w:val="0"/>
          <w:divBdr>
            <w:top w:val="none" w:sz="0" w:space="0" w:color="auto"/>
            <w:left w:val="none" w:sz="0" w:space="0" w:color="auto"/>
            <w:bottom w:val="none" w:sz="0" w:space="0" w:color="auto"/>
            <w:right w:val="none" w:sz="0" w:space="0" w:color="auto"/>
          </w:divBdr>
        </w:div>
        <w:div w:id="951395373">
          <w:marLeft w:val="640"/>
          <w:marRight w:val="0"/>
          <w:marTop w:val="0"/>
          <w:marBottom w:val="0"/>
          <w:divBdr>
            <w:top w:val="none" w:sz="0" w:space="0" w:color="auto"/>
            <w:left w:val="none" w:sz="0" w:space="0" w:color="auto"/>
            <w:bottom w:val="none" w:sz="0" w:space="0" w:color="auto"/>
            <w:right w:val="none" w:sz="0" w:space="0" w:color="auto"/>
          </w:divBdr>
        </w:div>
        <w:div w:id="1199514574">
          <w:marLeft w:val="640"/>
          <w:marRight w:val="0"/>
          <w:marTop w:val="0"/>
          <w:marBottom w:val="0"/>
          <w:divBdr>
            <w:top w:val="none" w:sz="0" w:space="0" w:color="auto"/>
            <w:left w:val="none" w:sz="0" w:space="0" w:color="auto"/>
            <w:bottom w:val="none" w:sz="0" w:space="0" w:color="auto"/>
            <w:right w:val="none" w:sz="0" w:space="0" w:color="auto"/>
          </w:divBdr>
        </w:div>
        <w:div w:id="1367831727">
          <w:marLeft w:val="640"/>
          <w:marRight w:val="0"/>
          <w:marTop w:val="0"/>
          <w:marBottom w:val="0"/>
          <w:divBdr>
            <w:top w:val="none" w:sz="0" w:space="0" w:color="auto"/>
            <w:left w:val="none" w:sz="0" w:space="0" w:color="auto"/>
            <w:bottom w:val="none" w:sz="0" w:space="0" w:color="auto"/>
            <w:right w:val="none" w:sz="0" w:space="0" w:color="auto"/>
          </w:divBdr>
        </w:div>
        <w:div w:id="1373456869">
          <w:marLeft w:val="640"/>
          <w:marRight w:val="0"/>
          <w:marTop w:val="0"/>
          <w:marBottom w:val="0"/>
          <w:divBdr>
            <w:top w:val="none" w:sz="0" w:space="0" w:color="auto"/>
            <w:left w:val="none" w:sz="0" w:space="0" w:color="auto"/>
            <w:bottom w:val="none" w:sz="0" w:space="0" w:color="auto"/>
            <w:right w:val="none" w:sz="0" w:space="0" w:color="auto"/>
          </w:divBdr>
        </w:div>
        <w:div w:id="1565021769">
          <w:marLeft w:val="640"/>
          <w:marRight w:val="0"/>
          <w:marTop w:val="0"/>
          <w:marBottom w:val="0"/>
          <w:divBdr>
            <w:top w:val="none" w:sz="0" w:space="0" w:color="auto"/>
            <w:left w:val="none" w:sz="0" w:space="0" w:color="auto"/>
            <w:bottom w:val="none" w:sz="0" w:space="0" w:color="auto"/>
            <w:right w:val="none" w:sz="0" w:space="0" w:color="auto"/>
          </w:divBdr>
        </w:div>
        <w:div w:id="1745643541">
          <w:marLeft w:val="640"/>
          <w:marRight w:val="0"/>
          <w:marTop w:val="0"/>
          <w:marBottom w:val="0"/>
          <w:divBdr>
            <w:top w:val="none" w:sz="0" w:space="0" w:color="auto"/>
            <w:left w:val="none" w:sz="0" w:space="0" w:color="auto"/>
            <w:bottom w:val="none" w:sz="0" w:space="0" w:color="auto"/>
            <w:right w:val="none" w:sz="0" w:space="0" w:color="auto"/>
          </w:divBdr>
        </w:div>
        <w:div w:id="1891383877">
          <w:marLeft w:val="640"/>
          <w:marRight w:val="0"/>
          <w:marTop w:val="0"/>
          <w:marBottom w:val="0"/>
          <w:divBdr>
            <w:top w:val="none" w:sz="0" w:space="0" w:color="auto"/>
            <w:left w:val="none" w:sz="0" w:space="0" w:color="auto"/>
            <w:bottom w:val="none" w:sz="0" w:space="0" w:color="auto"/>
            <w:right w:val="none" w:sz="0" w:space="0" w:color="auto"/>
          </w:divBdr>
        </w:div>
        <w:div w:id="2009088734">
          <w:marLeft w:val="640"/>
          <w:marRight w:val="0"/>
          <w:marTop w:val="0"/>
          <w:marBottom w:val="0"/>
          <w:divBdr>
            <w:top w:val="none" w:sz="0" w:space="0" w:color="auto"/>
            <w:left w:val="none" w:sz="0" w:space="0" w:color="auto"/>
            <w:bottom w:val="none" w:sz="0" w:space="0" w:color="auto"/>
            <w:right w:val="none" w:sz="0" w:space="0" w:color="auto"/>
          </w:divBdr>
        </w:div>
        <w:div w:id="2131245350">
          <w:marLeft w:val="640"/>
          <w:marRight w:val="0"/>
          <w:marTop w:val="0"/>
          <w:marBottom w:val="0"/>
          <w:divBdr>
            <w:top w:val="none" w:sz="0" w:space="0" w:color="auto"/>
            <w:left w:val="none" w:sz="0" w:space="0" w:color="auto"/>
            <w:bottom w:val="none" w:sz="0" w:space="0" w:color="auto"/>
            <w:right w:val="none" w:sz="0" w:space="0" w:color="auto"/>
          </w:divBdr>
        </w:div>
      </w:divsChild>
    </w:div>
    <w:div w:id="1225292531">
      <w:bodyDiv w:val="1"/>
      <w:marLeft w:val="0"/>
      <w:marRight w:val="0"/>
      <w:marTop w:val="0"/>
      <w:marBottom w:val="0"/>
      <w:divBdr>
        <w:top w:val="none" w:sz="0" w:space="0" w:color="auto"/>
        <w:left w:val="none" w:sz="0" w:space="0" w:color="auto"/>
        <w:bottom w:val="none" w:sz="0" w:space="0" w:color="auto"/>
        <w:right w:val="none" w:sz="0" w:space="0" w:color="auto"/>
      </w:divBdr>
    </w:div>
    <w:div w:id="1225408019">
      <w:bodyDiv w:val="1"/>
      <w:marLeft w:val="0"/>
      <w:marRight w:val="0"/>
      <w:marTop w:val="0"/>
      <w:marBottom w:val="0"/>
      <w:divBdr>
        <w:top w:val="none" w:sz="0" w:space="0" w:color="auto"/>
        <w:left w:val="none" w:sz="0" w:space="0" w:color="auto"/>
        <w:bottom w:val="none" w:sz="0" w:space="0" w:color="auto"/>
        <w:right w:val="none" w:sz="0" w:space="0" w:color="auto"/>
      </w:divBdr>
    </w:div>
    <w:div w:id="1225526921">
      <w:bodyDiv w:val="1"/>
      <w:marLeft w:val="0"/>
      <w:marRight w:val="0"/>
      <w:marTop w:val="0"/>
      <w:marBottom w:val="0"/>
      <w:divBdr>
        <w:top w:val="none" w:sz="0" w:space="0" w:color="auto"/>
        <w:left w:val="none" w:sz="0" w:space="0" w:color="auto"/>
        <w:bottom w:val="none" w:sz="0" w:space="0" w:color="auto"/>
        <w:right w:val="none" w:sz="0" w:space="0" w:color="auto"/>
      </w:divBdr>
    </w:div>
    <w:div w:id="1226179968">
      <w:bodyDiv w:val="1"/>
      <w:marLeft w:val="0"/>
      <w:marRight w:val="0"/>
      <w:marTop w:val="0"/>
      <w:marBottom w:val="0"/>
      <w:divBdr>
        <w:top w:val="none" w:sz="0" w:space="0" w:color="auto"/>
        <w:left w:val="none" w:sz="0" w:space="0" w:color="auto"/>
        <w:bottom w:val="none" w:sz="0" w:space="0" w:color="auto"/>
        <w:right w:val="none" w:sz="0" w:space="0" w:color="auto"/>
      </w:divBdr>
    </w:div>
    <w:div w:id="1226336251">
      <w:bodyDiv w:val="1"/>
      <w:marLeft w:val="0"/>
      <w:marRight w:val="0"/>
      <w:marTop w:val="0"/>
      <w:marBottom w:val="0"/>
      <w:divBdr>
        <w:top w:val="none" w:sz="0" w:space="0" w:color="auto"/>
        <w:left w:val="none" w:sz="0" w:space="0" w:color="auto"/>
        <w:bottom w:val="none" w:sz="0" w:space="0" w:color="auto"/>
        <w:right w:val="none" w:sz="0" w:space="0" w:color="auto"/>
      </w:divBdr>
    </w:div>
    <w:div w:id="1226643149">
      <w:bodyDiv w:val="1"/>
      <w:marLeft w:val="0"/>
      <w:marRight w:val="0"/>
      <w:marTop w:val="0"/>
      <w:marBottom w:val="0"/>
      <w:divBdr>
        <w:top w:val="none" w:sz="0" w:space="0" w:color="auto"/>
        <w:left w:val="none" w:sz="0" w:space="0" w:color="auto"/>
        <w:bottom w:val="none" w:sz="0" w:space="0" w:color="auto"/>
        <w:right w:val="none" w:sz="0" w:space="0" w:color="auto"/>
      </w:divBdr>
    </w:div>
    <w:div w:id="1226718807">
      <w:bodyDiv w:val="1"/>
      <w:marLeft w:val="0"/>
      <w:marRight w:val="0"/>
      <w:marTop w:val="0"/>
      <w:marBottom w:val="0"/>
      <w:divBdr>
        <w:top w:val="none" w:sz="0" w:space="0" w:color="auto"/>
        <w:left w:val="none" w:sz="0" w:space="0" w:color="auto"/>
        <w:bottom w:val="none" w:sz="0" w:space="0" w:color="auto"/>
        <w:right w:val="none" w:sz="0" w:space="0" w:color="auto"/>
      </w:divBdr>
      <w:divsChild>
        <w:div w:id="81226736">
          <w:marLeft w:val="640"/>
          <w:marRight w:val="0"/>
          <w:marTop w:val="0"/>
          <w:marBottom w:val="0"/>
          <w:divBdr>
            <w:top w:val="none" w:sz="0" w:space="0" w:color="auto"/>
            <w:left w:val="none" w:sz="0" w:space="0" w:color="auto"/>
            <w:bottom w:val="none" w:sz="0" w:space="0" w:color="auto"/>
            <w:right w:val="none" w:sz="0" w:space="0" w:color="auto"/>
          </w:divBdr>
        </w:div>
        <w:div w:id="87117092">
          <w:marLeft w:val="640"/>
          <w:marRight w:val="0"/>
          <w:marTop w:val="0"/>
          <w:marBottom w:val="0"/>
          <w:divBdr>
            <w:top w:val="none" w:sz="0" w:space="0" w:color="auto"/>
            <w:left w:val="none" w:sz="0" w:space="0" w:color="auto"/>
            <w:bottom w:val="none" w:sz="0" w:space="0" w:color="auto"/>
            <w:right w:val="none" w:sz="0" w:space="0" w:color="auto"/>
          </w:divBdr>
        </w:div>
        <w:div w:id="91436010">
          <w:marLeft w:val="640"/>
          <w:marRight w:val="0"/>
          <w:marTop w:val="0"/>
          <w:marBottom w:val="0"/>
          <w:divBdr>
            <w:top w:val="none" w:sz="0" w:space="0" w:color="auto"/>
            <w:left w:val="none" w:sz="0" w:space="0" w:color="auto"/>
            <w:bottom w:val="none" w:sz="0" w:space="0" w:color="auto"/>
            <w:right w:val="none" w:sz="0" w:space="0" w:color="auto"/>
          </w:divBdr>
        </w:div>
        <w:div w:id="253172280">
          <w:marLeft w:val="640"/>
          <w:marRight w:val="0"/>
          <w:marTop w:val="0"/>
          <w:marBottom w:val="0"/>
          <w:divBdr>
            <w:top w:val="none" w:sz="0" w:space="0" w:color="auto"/>
            <w:left w:val="none" w:sz="0" w:space="0" w:color="auto"/>
            <w:bottom w:val="none" w:sz="0" w:space="0" w:color="auto"/>
            <w:right w:val="none" w:sz="0" w:space="0" w:color="auto"/>
          </w:divBdr>
        </w:div>
        <w:div w:id="298657878">
          <w:marLeft w:val="640"/>
          <w:marRight w:val="0"/>
          <w:marTop w:val="0"/>
          <w:marBottom w:val="0"/>
          <w:divBdr>
            <w:top w:val="none" w:sz="0" w:space="0" w:color="auto"/>
            <w:left w:val="none" w:sz="0" w:space="0" w:color="auto"/>
            <w:bottom w:val="none" w:sz="0" w:space="0" w:color="auto"/>
            <w:right w:val="none" w:sz="0" w:space="0" w:color="auto"/>
          </w:divBdr>
        </w:div>
        <w:div w:id="435715426">
          <w:marLeft w:val="640"/>
          <w:marRight w:val="0"/>
          <w:marTop w:val="0"/>
          <w:marBottom w:val="0"/>
          <w:divBdr>
            <w:top w:val="none" w:sz="0" w:space="0" w:color="auto"/>
            <w:left w:val="none" w:sz="0" w:space="0" w:color="auto"/>
            <w:bottom w:val="none" w:sz="0" w:space="0" w:color="auto"/>
            <w:right w:val="none" w:sz="0" w:space="0" w:color="auto"/>
          </w:divBdr>
        </w:div>
        <w:div w:id="588659949">
          <w:marLeft w:val="640"/>
          <w:marRight w:val="0"/>
          <w:marTop w:val="0"/>
          <w:marBottom w:val="0"/>
          <w:divBdr>
            <w:top w:val="none" w:sz="0" w:space="0" w:color="auto"/>
            <w:left w:val="none" w:sz="0" w:space="0" w:color="auto"/>
            <w:bottom w:val="none" w:sz="0" w:space="0" w:color="auto"/>
            <w:right w:val="none" w:sz="0" w:space="0" w:color="auto"/>
          </w:divBdr>
        </w:div>
        <w:div w:id="602107134">
          <w:marLeft w:val="640"/>
          <w:marRight w:val="0"/>
          <w:marTop w:val="0"/>
          <w:marBottom w:val="0"/>
          <w:divBdr>
            <w:top w:val="none" w:sz="0" w:space="0" w:color="auto"/>
            <w:left w:val="none" w:sz="0" w:space="0" w:color="auto"/>
            <w:bottom w:val="none" w:sz="0" w:space="0" w:color="auto"/>
            <w:right w:val="none" w:sz="0" w:space="0" w:color="auto"/>
          </w:divBdr>
        </w:div>
        <w:div w:id="762650654">
          <w:marLeft w:val="640"/>
          <w:marRight w:val="0"/>
          <w:marTop w:val="0"/>
          <w:marBottom w:val="0"/>
          <w:divBdr>
            <w:top w:val="none" w:sz="0" w:space="0" w:color="auto"/>
            <w:left w:val="none" w:sz="0" w:space="0" w:color="auto"/>
            <w:bottom w:val="none" w:sz="0" w:space="0" w:color="auto"/>
            <w:right w:val="none" w:sz="0" w:space="0" w:color="auto"/>
          </w:divBdr>
        </w:div>
        <w:div w:id="829566317">
          <w:marLeft w:val="640"/>
          <w:marRight w:val="0"/>
          <w:marTop w:val="0"/>
          <w:marBottom w:val="0"/>
          <w:divBdr>
            <w:top w:val="none" w:sz="0" w:space="0" w:color="auto"/>
            <w:left w:val="none" w:sz="0" w:space="0" w:color="auto"/>
            <w:bottom w:val="none" w:sz="0" w:space="0" w:color="auto"/>
            <w:right w:val="none" w:sz="0" w:space="0" w:color="auto"/>
          </w:divBdr>
        </w:div>
        <w:div w:id="916205501">
          <w:marLeft w:val="640"/>
          <w:marRight w:val="0"/>
          <w:marTop w:val="0"/>
          <w:marBottom w:val="0"/>
          <w:divBdr>
            <w:top w:val="none" w:sz="0" w:space="0" w:color="auto"/>
            <w:left w:val="none" w:sz="0" w:space="0" w:color="auto"/>
            <w:bottom w:val="none" w:sz="0" w:space="0" w:color="auto"/>
            <w:right w:val="none" w:sz="0" w:space="0" w:color="auto"/>
          </w:divBdr>
        </w:div>
        <w:div w:id="976767100">
          <w:marLeft w:val="640"/>
          <w:marRight w:val="0"/>
          <w:marTop w:val="0"/>
          <w:marBottom w:val="0"/>
          <w:divBdr>
            <w:top w:val="none" w:sz="0" w:space="0" w:color="auto"/>
            <w:left w:val="none" w:sz="0" w:space="0" w:color="auto"/>
            <w:bottom w:val="none" w:sz="0" w:space="0" w:color="auto"/>
            <w:right w:val="none" w:sz="0" w:space="0" w:color="auto"/>
          </w:divBdr>
        </w:div>
        <w:div w:id="1131829391">
          <w:marLeft w:val="640"/>
          <w:marRight w:val="0"/>
          <w:marTop w:val="0"/>
          <w:marBottom w:val="0"/>
          <w:divBdr>
            <w:top w:val="none" w:sz="0" w:space="0" w:color="auto"/>
            <w:left w:val="none" w:sz="0" w:space="0" w:color="auto"/>
            <w:bottom w:val="none" w:sz="0" w:space="0" w:color="auto"/>
            <w:right w:val="none" w:sz="0" w:space="0" w:color="auto"/>
          </w:divBdr>
        </w:div>
        <w:div w:id="1217468357">
          <w:marLeft w:val="640"/>
          <w:marRight w:val="0"/>
          <w:marTop w:val="0"/>
          <w:marBottom w:val="0"/>
          <w:divBdr>
            <w:top w:val="none" w:sz="0" w:space="0" w:color="auto"/>
            <w:left w:val="none" w:sz="0" w:space="0" w:color="auto"/>
            <w:bottom w:val="none" w:sz="0" w:space="0" w:color="auto"/>
            <w:right w:val="none" w:sz="0" w:space="0" w:color="auto"/>
          </w:divBdr>
        </w:div>
        <w:div w:id="1272469017">
          <w:marLeft w:val="640"/>
          <w:marRight w:val="0"/>
          <w:marTop w:val="0"/>
          <w:marBottom w:val="0"/>
          <w:divBdr>
            <w:top w:val="none" w:sz="0" w:space="0" w:color="auto"/>
            <w:left w:val="none" w:sz="0" w:space="0" w:color="auto"/>
            <w:bottom w:val="none" w:sz="0" w:space="0" w:color="auto"/>
            <w:right w:val="none" w:sz="0" w:space="0" w:color="auto"/>
          </w:divBdr>
        </w:div>
        <w:div w:id="1403913277">
          <w:marLeft w:val="640"/>
          <w:marRight w:val="0"/>
          <w:marTop w:val="0"/>
          <w:marBottom w:val="0"/>
          <w:divBdr>
            <w:top w:val="none" w:sz="0" w:space="0" w:color="auto"/>
            <w:left w:val="none" w:sz="0" w:space="0" w:color="auto"/>
            <w:bottom w:val="none" w:sz="0" w:space="0" w:color="auto"/>
            <w:right w:val="none" w:sz="0" w:space="0" w:color="auto"/>
          </w:divBdr>
        </w:div>
        <w:div w:id="1835221078">
          <w:marLeft w:val="640"/>
          <w:marRight w:val="0"/>
          <w:marTop w:val="0"/>
          <w:marBottom w:val="0"/>
          <w:divBdr>
            <w:top w:val="none" w:sz="0" w:space="0" w:color="auto"/>
            <w:left w:val="none" w:sz="0" w:space="0" w:color="auto"/>
            <w:bottom w:val="none" w:sz="0" w:space="0" w:color="auto"/>
            <w:right w:val="none" w:sz="0" w:space="0" w:color="auto"/>
          </w:divBdr>
        </w:div>
        <w:div w:id="1897738822">
          <w:marLeft w:val="640"/>
          <w:marRight w:val="0"/>
          <w:marTop w:val="0"/>
          <w:marBottom w:val="0"/>
          <w:divBdr>
            <w:top w:val="none" w:sz="0" w:space="0" w:color="auto"/>
            <w:left w:val="none" w:sz="0" w:space="0" w:color="auto"/>
            <w:bottom w:val="none" w:sz="0" w:space="0" w:color="auto"/>
            <w:right w:val="none" w:sz="0" w:space="0" w:color="auto"/>
          </w:divBdr>
        </w:div>
        <w:div w:id="1941722767">
          <w:marLeft w:val="640"/>
          <w:marRight w:val="0"/>
          <w:marTop w:val="0"/>
          <w:marBottom w:val="0"/>
          <w:divBdr>
            <w:top w:val="none" w:sz="0" w:space="0" w:color="auto"/>
            <w:left w:val="none" w:sz="0" w:space="0" w:color="auto"/>
            <w:bottom w:val="none" w:sz="0" w:space="0" w:color="auto"/>
            <w:right w:val="none" w:sz="0" w:space="0" w:color="auto"/>
          </w:divBdr>
        </w:div>
        <w:div w:id="1971208952">
          <w:marLeft w:val="640"/>
          <w:marRight w:val="0"/>
          <w:marTop w:val="0"/>
          <w:marBottom w:val="0"/>
          <w:divBdr>
            <w:top w:val="none" w:sz="0" w:space="0" w:color="auto"/>
            <w:left w:val="none" w:sz="0" w:space="0" w:color="auto"/>
            <w:bottom w:val="none" w:sz="0" w:space="0" w:color="auto"/>
            <w:right w:val="none" w:sz="0" w:space="0" w:color="auto"/>
          </w:divBdr>
        </w:div>
        <w:div w:id="2090033819">
          <w:marLeft w:val="640"/>
          <w:marRight w:val="0"/>
          <w:marTop w:val="0"/>
          <w:marBottom w:val="0"/>
          <w:divBdr>
            <w:top w:val="none" w:sz="0" w:space="0" w:color="auto"/>
            <w:left w:val="none" w:sz="0" w:space="0" w:color="auto"/>
            <w:bottom w:val="none" w:sz="0" w:space="0" w:color="auto"/>
            <w:right w:val="none" w:sz="0" w:space="0" w:color="auto"/>
          </w:divBdr>
        </w:div>
        <w:div w:id="2101095791">
          <w:marLeft w:val="640"/>
          <w:marRight w:val="0"/>
          <w:marTop w:val="0"/>
          <w:marBottom w:val="0"/>
          <w:divBdr>
            <w:top w:val="none" w:sz="0" w:space="0" w:color="auto"/>
            <w:left w:val="none" w:sz="0" w:space="0" w:color="auto"/>
            <w:bottom w:val="none" w:sz="0" w:space="0" w:color="auto"/>
            <w:right w:val="none" w:sz="0" w:space="0" w:color="auto"/>
          </w:divBdr>
        </w:div>
      </w:divsChild>
    </w:div>
    <w:div w:id="1226835959">
      <w:bodyDiv w:val="1"/>
      <w:marLeft w:val="0"/>
      <w:marRight w:val="0"/>
      <w:marTop w:val="0"/>
      <w:marBottom w:val="0"/>
      <w:divBdr>
        <w:top w:val="none" w:sz="0" w:space="0" w:color="auto"/>
        <w:left w:val="none" w:sz="0" w:space="0" w:color="auto"/>
        <w:bottom w:val="none" w:sz="0" w:space="0" w:color="auto"/>
        <w:right w:val="none" w:sz="0" w:space="0" w:color="auto"/>
      </w:divBdr>
    </w:div>
    <w:div w:id="1226842062">
      <w:bodyDiv w:val="1"/>
      <w:marLeft w:val="0"/>
      <w:marRight w:val="0"/>
      <w:marTop w:val="0"/>
      <w:marBottom w:val="0"/>
      <w:divBdr>
        <w:top w:val="none" w:sz="0" w:space="0" w:color="auto"/>
        <w:left w:val="none" w:sz="0" w:space="0" w:color="auto"/>
        <w:bottom w:val="none" w:sz="0" w:space="0" w:color="auto"/>
        <w:right w:val="none" w:sz="0" w:space="0" w:color="auto"/>
      </w:divBdr>
    </w:div>
    <w:div w:id="1226916463">
      <w:bodyDiv w:val="1"/>
      <w:marLeft w:val="0"/>
      <w:marRight w:val="0"/>
      <w:marTop w:val="0"/>
      <w:marBottom w:val="0"/>
      <w:divBdr>
        <w:top w:val="none" w:sz="0" w:space="0" w:color="auto"/>
        <w:left w:val="none" w:sz="0" w:space="0" w:color="auto"/>
        <w:bottom w:val="none" w:sz="0" w:space="0" w:color="auto"/>
        <w:right w:val="none" w:sz="0" w:space="0" w:color="auto"/>
      </w:divBdr>
    </w:div>
    <w:div w:id="1226994373">
      <w:bodyDiv w:val="1"/>
      <w:marLeft w:val="0"/>
      <w:marRight w:val="0"/>
      <w:marTop w:val="0"/>
      <w:marBottom w:val="0"/>
      <w:divBdr>
        <w:top w:val="none" w:sz="0" w:space="0" w:color="auto"/>
        <w:left w:val="none" w:sz="0" w:space="0" w:color="auto"/>
        <w:bottom w:val="none" w:sz="0" w:space="0" w:color="auto"/>
        <w:right w:val="none" w:sz="0" w:space="0" w:color="auto"/>
      </w:divBdr>
    </w:div>
    <w:div w:id="1227182875">
      <w:bodyDiv w:val="1"/>
      <w:marLeft w:val="0"/>
      <w:marRight w:val="0"/>
      <w:marTop w:val="0"/>
      <w:marBottom w:val="0"/>
      <w:divBdr>
        <w:top w:val="none" w:sz="0" w:space="0" w:color="auto"/>
        <w:left w:val="none" w:sz="0" w:space="0" w:color="auto"/>
        <w:bottom w:val="none" w:sz="0" w:space="0" w:color="auto"/>
        <w:right w:val="none" w:sz="0" w:space="0" w:color="auto"/>
      </w:divBdr>
    </w:div>
    <w:div w:id="1227574670">
      <w:bodyDiv w:val="1"/>
      <w:marLeft w:val="0"/>
      <w:marRight w:val="0"/>
      <w:marTop w:val="0"/>
      <w:marBottom w:val="0"/>
      <w:divBdr>
        <w:top w:val="none" w:sz="0" w:space="0" w:color="auto"/>
        <w:left w:val="none" w:sz="0" w:space="0" w:color="auto"/>
        <w:bottom w:val="none" w:sz="0" w:space="0" w:color="auto"/>
        <w:right w:val="none" w:sz="0" w:space="0" w:color="auto"/>
      </w:divBdr>
    </w:div>
    <w:div w:id="1227644213">
      <w:bodyDiv w:val="1"/>
      <w:marLeft w:val="0"/>
      <w:marRight w:val="0"/>
      <w:marTop w:val="0"/>
      <w:marBottom w:val="0"/>
      <w:divBdr>
        <w:top w:val="none" w:sz="0" w:space="0" w:color="auto"/>
        <w:left w:val="none" w:sz="0" w:space="0" w:color="auto"/>
        <w:bottom w:val="none" w:sz="0" w:space="0" w:color="auto"/>
        <w:right w:val="none" w:sz="0" w:space="0" w:color="auto"/>
      </w:divBdr>
    </w:div>
    <w:div w:id="1227840187">
      <w:bodyDiv w:val="1"/>
      <w:marLeft w:val="0"/>
      <w:marRight w:val="0"/>
      <w:marTop w:val="0"/>
      <w:marBottom w:val="0"/>
      <w:divBdr>
        <w:top w:val="none" w:sz="0" w:space="0" w:color="auto"/>
        <w:left w:val="none" w:sz="0" w:space="0" w:color="auto"/>
        <w:bottom w:val="none" w:sz="0" w:space="0" w:color="auto"/>
        <w:right w:val="none" w:sz="0" w:space="0" w:color="auto"/>
      </w:divBdr>
    </w:div>
    <w:div w:id="1228537951">
      <w:bodyDiv w:val="1"/>
      <w:marLeft w:val="0"/>
      <w:marRight w:val="0"/>
      <w:marTop w:val="0"/>
      <w:marBottom w:val="0"/>
      <w:divBdr>
        <w:top w:val="none" w:sz="0" w:space="0" w:color="auto"/>
        <w:left w:val="none" w:sz="0" w:space="0" w:color="auto"/>
        <w:bottom w:val="none" w:sz="0" w:space="0" w:color="auto"/>
        <w:right w:val="none" w:sz="0" w:space="0" w:color="auto"/>
      </w:divBdr>
    </w:div>
    <w:div w:id="1228882746">
      <w:bodyDiv w:val="1"/>
      <w:marLeft w:val="0"/>
      <w:marRight w:val="0"/>
      <w:marTop w:val="0"/>
      <w:marBottom w:val="0"/>
      <w:divBdr>
        <w:top w:val="none" w:sz="0" w:space="0" w:color="auto"/>
        <w:left w:val="none" w:sz="0" w:space="0" w:color="auto"/>
        <w:bottom w:val="none" w:sz="0" w:space="0" w:color="auto"/>
        <w:right w:val="none" w:sz="0" w:space="0" w:color="auto"/>
      </w:divBdr>
    </w:div>
    <w:div w:id="1229001396">
      <w:bodyDiv w:val="1"/>
      <w:marLeft w:val="0"/>
      <w:marRight w:val="0"/>
      <w:marTop w:val="0"/>
      <w:marBottom w:val="0"/>
      <w:divBdr>
        <w:top w:val="none" w:sz="0" w:space="0" w:color="auto"/>
        <w:left w:val="none" w:sz="0" w:space="0" w:color="auto"/>
        <w:bottom w:val="none" w:sz="0" w:space="0" w:color="auto"/>
        <w:right w:val="none" w:sz="0" w:space="0" w:color="auto"/>
      </w:divBdr>
    </w:div>
    <w:div w:id="1229221117">
      <w:bodyDiv w:val="1"/>
      <w:marLeft w:val="0"/>
      <w:marRight w:val="0"/>
      <w:marTop w:val="0"/>
      <w:marBottom w:val="0"/>
      <w:divBdr>
        <w:top w:val="none" w:sz="0" w:space="0" w:color="auto"/>
        <w:left w:val="none" w:sz="0" w:space="0" w:color="auto"/>
        <w:bottom w:val="none" w:sz="0" w:space="0" w:color="auto"/>
        <w:right w:val="none" w:sz="0" w:space="0" w:color="auto"/>
      </w:divBdr>
    </w:div>
    <w:div w:id="1229264412">
      <w:bodyDiv w:val="1"/>
      <w:marLeft w:val="0"/>
      <w:marRight w:val="0"/>
      <w:marTop w:val="0"/>
      <w:marBottom w:val="0"/>
      <w:divBdr>
        <w:top w:val="none" w:sz="0" w:space="0" w:color="auto"/>
        <w:left w:val="none" w:sz="0" w:space="0" w:color="auto"/>
        <w:bottom w:val="none" w:sz="0" w:space="0" w:color="auto"/>
        <w:right w:val="none" w:sz="0" w:space="0" w:color="auto"/>
      </w:divBdr>
    </w:div>
    <w:div w:id="1229608341">
      <w:bodyDiv w:val="1"/>
      <w:marLeft w:val="0"/>
      <w:marRight w:val="0"/>
      <w:marTop w:val="0"/>
      <w:marBottom w:val="0"/>
      <w:divBdr>
        <w:top w:val="none" w:sz="0" w:space="0" w:color="auto"/>
        <w:left w:val="none" w:sz="0" w:space="0" w:color="auto"/>
        <w:bottom w:val="none" w:sz="0" w:space="0" w:color="auto"/>
        <w:right w:val="none" w:sz="0" w:space="0" w:color="auto"/>
      </w:divBdr>
    </w:div>
    <w:div w:id="1230504496">
      <w:bodyDiv w:val="1"/>
      <w:marLeft w:val="0"/>
      <w:marRight w:val="0"/>
      <w:marTop w:val="0"/>
      <w:marBottom w:val="0"/>
      <w:divBdr>
        <w:top w:val="none" w:sz="0" w:space="0" w:color="auto"/>
        <w:left w:val="none" w:sz="0" w:space="0" w:color="auto"/>
        <w:bottom w:val="none" w:sz="0" w:space="0" w:color="auto"/>
        <w:right w:val="none" w:sz="0" w:space="0" w:color="auto"/>
      </w:divBdr>
    </w:div>
    <w:div w:id="1231307112">
      <w:bodyDiv w:val="1"/>
      <w:marLeft w:val="0"/>
      <w:marRight w:val="0"/>
      <w:marTop w:val="0"/>
      <w:marBottom w:val="0"/>
      <w:divBdr>
        <w:top w:val="none" w:sz="0" w:space="0" w:color="auto"/>
        <w:left w:val="none" w:sz="0" w:space="0" w:color="auto"/>
        <w:bottom w:val="none" w:sz="0" w:space="0" w:color="auto"/>
        <w:right w:val="none" w:sz="0" w:space="0" w:color="auto"/>
      </w:divBdr>
    </w:div>
    <w:div w:id="1231309370">
      <w:bodyDiv w:val="1"/>
      <w:marLeft w:val="0"/>
      <w:marRight w:val="0"/>
      <w:marTop w:val="0"/>
      <w:marBottom w:val="0"/>
      <w:divBdr>
        <w:top w:val="none" w:sz="0" w:space="0" w:color="auto"/>
        <w:left w:val="none" w:sz="0" w:space="0" w:color="auto"/>
        <w:bottom w:val="none" w:sz="0" w:space="0" w:color="auto"/>
        <w:right w:val="none" w:sz="0" w:space="0" w:color="auto"/>
      </w:divBdr>
    </w:div>
    <w:div w:id="1231573700">
      <w:bodyDiv w:val="1"/>
      <w:marLeft w:val="0"/>
      <w:marRight w:val="0"/>
      <w:marTop w:val="0"/>
      <w:marBottom w:val="0"/>
      <w:divBdr>
        <w:top w:val="none" w:sz="0" w:space="0" w:color="auto"/>
        <w:left w:val="none" w:sz="0" w:space="0" w:color="auto"/>
        <w:bottom w:val="none" w:sz="0" w:space="0" w:color="auto"/>
        <w:right w:val="none" w:sz="0" w:space="0" w:color="auto"/>
      </w:divBdr>
    </w:div>
    <w:div w:id="1231843233">
      <w:bodyDiv w:val="1"/>
      <w:marLeft w:val="0"/>
      <w:marRight w:val="0"/>
      <w:marTop w:val="0"/>
      <w:marBottom w:val="0"/>
      <w:divBdr>
        <w:top w:val="none" w:sz="0" w:space="0" w:color="auto"/>
        <w:left w:val="none" w:sz="0" w:space="0" w:color="auto"/>
        <w:bottom w:val="none" w:sz="0" w:space="0" w:color="auto"/>
        <w:right w:val="none" w:sz="0" w:space="0" w:color="auto"/>
      </w:divBdr>
    </w:div>
    <w:div w:id="1231886480">
      <w:bodyDiv w:val="1"/>
      <w:marLeft w:val="0"/>
      <w:marRight w:val="0"/>
      <w:marTop w:val="0"/>
      <w:marBottom w:val="0"/>
      <w:divBdr>
        <w:top w:val="none" w:sz="0" w:space="0" w:color="auto"/>
        <w:left w:val="none" w:sz="0" w:space="0" w:color="auto"/>
        <w:bottom w:val="none" w:sz="0" w:space="0" w:color="auto"/>
        <w:right w:val="none" w:sz="0" w:space="0" w:color="auto"/>
      </w:divBdr>
    </w:div>
    <w:div w:id="1232156312">
      <w:bodyDiv w:val="1"/>
      <w:marLeft w:val="0"/>
      <w:marRight w:val="0"/>
      <w:marTop w:val="0"/>
      <w:marBottom w:val="0"/>
      <w:divBdr>
        <w:top w:val="none" w:sz="0" w:space="0" w:color="auto"/>
        <w:left w:val="none" w:sz="0" w:space="0" w:color="auto"/>
        <w:bottom w:val="none" w:sz="0" w:space="0" w:color="auto"/>
        <w:right w:val="none" w:sz="0" w:space="0" w:color="auto"/>
      </w:divBdr>
      <w:divsChild>
        <w:div w:id="30880678">
          <w:marLeft w:val="640"/>
          <w:marRight w:val="0"/>
          <w:marTop w:val="0"/>
          <w:marBottom w:val="0"/>
          <w:divBdr>
            <w:top w:val="none" w:sz="0" w:space="0" w:color="auto"/>
            <w:left w:val="none" w:sz="0" w:space="0" w:color="auto"/>
            <w:bottom w:val="none" w:sz="0" w:space="0" w:color="auto"/>
            <w:right w:val="none" w:sz="0" w:space="0" w:color="auto"/>
          </w:divBdr>
        </w:div>
        <w:div w:id="232086573">
          <w:marLeft w:val="640"/>
          <w:marRight w:val="0"/>
          <w:marTop w:val="0"/>
          <w:marBottom w:val="0"/>
          <w:divBdr>
            <w:top w:val="none" w:sz="0" w:space="0" w:color="auto"/>
            <w:left w:val="none" w:sz="0" w:space="0" w:color="auto"/>
            <w:bottom w:val="none" w:sz="0" w:space="0" w:color="auto"/>
            <w:right w:val="none" w:sz="0" w:space="0" w:color="auto"/>
          </w:divBdr>
        </w:div>
        <w:div w:id="262999250">
          <w:marLeft w:val="640"/>
          <w:marRight w:val="0"/>
          <w:marTop w:val="0"/>
          <w:marBottom w:val="0"/>
          <w:divBdr>
            <w:top w:val="none" w:sz="0" w:space="0" w:color="auto"/>
            <w:left w:val="none" w:sz="0" w:space="0" w:color="auto"/>
            <w:bottom w:val="none" w:sz="0" w:space="0" w:color="auto"/>
            <w:right w:val="none" w:sz="0" w:space="0" w:color="auto"/>
          </w:divBdr>
        </w:div>
        <w:div w:id="316153083">
          <w:marLeft w:val="640"/>
          <w:marRight w:val="0"/>
          <w:marTop w:val="0"/>
          <w:marBottom w:val="0"/>
          <w:divBdr>
            <w:top w:val="none" w:sz="0" w:space="0" w:color="auto"/>
            <w:left w:val="none" w:sz="0" w:space="0" w:color="auto"/>
            <w:bottom w:val="none" w:sz="0" w:space="0" w:color="auto"/>
            <w:right w:val="none" w:sz="0" w:space="0" w:color="auto"/>
          </w:divBdr>
        </w:div>
        <w:div w:id="605425272">
          <w:marLeft w:val="640"/>
          <w:marRight w:val="0"/>
          <w:marTop w:val="0"/>
          <w:marBottom w:val="0"/>
          <w:divBdr>
            <w:top w:val="none" w:sz="0" w:space="0" w:color="auto"/>
            <w:left w:val="none" w:sz="0" w:space="0" w:color="auto"/>
            <w:bottom w:val="none" w:sz="0" w:space="0" w:color="auto"/>
            <w:right w:val="none" w:sz="0" w:space="0" w:color="auto"/>
          </w:divBdr>
        </w:div>
        <w:div w:id="667751300">
          <w:marLeft w:val="640"/>
          <w:marRight w:val="0"/>
          <w:marTop w:val="0"/>
          <w:marBottom w:val="0"/>
          <w:divBdr>
            <w:top w:val="none" w:sz="0" w:space="0" w:color="auto"/>
            <w:left w:val="none" w:sz="0" w:space="0" w:color="auto"/>
            <w:bottom w:val="none" w:sz="0" w:space="0" w:color="auto"/>
            <w:right w:val="none" w:sz="0" w:space="0" w:color="auto"/>
          </w:divBdr>
        </w:div>
        <w:div w:id="1268349236">
          <w:marLeft w:val="640"/>
          <w:marRight w:val="0"/>
          <w:marTop w:val="0"/>
          <w:marBottom w:val="0"/>
          <w:divBdr>
            <w:top w:val="none" w:sz="0" w:space="0" w:color="auto"/>
            <w:left w:val="none" w:sz="0" w:space="0" w:color="auto"/>
            <w:bottom w:val="none" w:sz="0" w:space="0" w:color="auto"/>
            <w:right w:val="none" w:sz="0" w:space="0" w:color="auto"/>
          </w:divBdr>
        </w:div>
        <w:div w:id="1306206066">
          <w:marLeft w:val="640"/>
          <w:marRight w:val="0"/>
          <w:marTop w:val="0"/>
          <w:marBottom w:val="0"/>
          <w:divBdr>
            <w:top w:val="none" w:sz="0" w:space="0" w:color="auto"/>
            <w:left w:val="none" w:sz="0" w:space="0" w:color="auto"/>
            <w:bottom w:val="none" w:sz="0" w:space="0" w:color="auto"/>
            <w:right w:val="none" w:sz="0" w:space="0" w:color="auto"/>
          </w:divBdr>
        </w:div>
        <w:div w:id="1470516156">
          <w:marLeft w:val="640"/>
          <w:marRight w:val="0"/>
          <w:marTop w:val="0"/>
          <w:marBottom w:val="0"/>
          <w:divBdr>
            <w:top w:val="none" w:sz="0" w:space="0" w:color="auto"/>
            <w:left w:val="none" w:sz="0" w:space="0" w:color="auto"/>
            <w:bottom w:val="none" w:sz="0" w:space="0" w:color="auto"/>
            <w:right w:val="none" w:sz="0" w:space="0" w:color="auto"/>
          </w:divBdr>
        </w:div>
        <w:div w:id="1558861594">
          <w:marLeft w:val="640"/>
          <w:marRight w:val="0"/>
          <w:marTop w:val="0"/>
          <w:marBottom w:val="0"/>
          <w:divBdr>
            <w:top w:val="none" w:sz="0" w:space="0" w:color="auto"/>
            <w:left w:val="none" w:sz="0" w:space="0" w:color="auto"/>
            <w:bottom w:val="none" w:sz="0" w:space="0" w:color="auto"/>
            <w:right w:val="none" w:sz="0" w:space="0" w:color="auto"/>
          </w:divBdr>
        </w:div>
        <w:div w:id="1710102987">
          <w:marLeft w:val="640"/>
          <w:marRight w:val="0"/>
          <w:marTop w:val="0"/>
          <w:marBottom w:val="0"/>
          <w:divBdr>
            <w:top w:val="none" w:sz="0" w:space="0" w:color="auto"/>
            <w:left w:val="none" w:sz="0" w:space="0" w:color="auto"/>
            <w:bottom w:val="none" w:sz="0" w:space="0" w:color="auto"/>
            <w:right w:val="none" w:sz="0" w:space="0" w:color="auto"/>
          </w:divBdr>
        </w:div>
        <w:div w:id="2070878180">
          <w:marLeft w:val="640"/>
          <w:marRight w:val="0"/>
          <w:marTop w:val="0"/>
          <w:marBottom w:val="0"/>
          <w:divBdr>
            <w:top w:val="none" w:sz="0" w:space="0" w:color="auto"/>
            <w:left w:val="none" w:sz="0" w:space="0" w:color="auto"/>
            <w:bottom w:val="none" w:sz="0" w:space="0" w:color="auto"/>
            <w:right w:val="none" w:sz="0" w:space="0" w:color="auto"/>
          </w:divBdr>
        </w:div>
        <w:div w:id="2085686712">
          <w:marLeft w:val="640"/>
          <w:marRight w:val="0"/>
          <w:marTop w:val="0"/>
          <w:marBottom w:val="0"/>
          <w:divBdr>
            <w:top w:val="none" w:sz="0" w:space="0" w:color="auto"/>
            <w:left w:val="none" w:sz="0" w:space="0" w:color="auto"/>
            <w:bottom w:val="none" w:sz="0" w:space="0" w:color="auto"/>
            <w:right w:val="none" w:sz="0" w:space="0" w:color="auto"/>
          </w:divBdr>
        </w:div>
      </w:divsChild>
    </w:div>
    <w:div w:id="1232427131">
      <w:bodyDiv w:val="1"/>
      <w:marLeft w:val="0"/>
      <w:marRight w:val="0"/>
      <w:marTop w:val="0"/>
      <w:marBottom w:val="0"/>
      <w:divBdr>
        <w:top w:val="none" w:sz="0" w:space="0" w:color="auto"/>
        <w:left w:val="none" w:sz="0" w:space="0" w:color="auto"/>
        <w:bottom w:val="none" w:sz="0" w:space="0" w:color="auto"/>
        <w:right w:val="none" w:sz="0" w:space="0" w:color="auto"/>
      </w:divBdr>
    </w:div>
    <w:div w:id="1232544983">
      <w:bodyDiv w:val="1"/>
      <w:marLeft w:val="0"/>
      <w:marRight w:val="0"/>
      <w:marTop w:val="0"/>
      <w:marBottom w:val="0"/>
      <w:divBdr>
        <w:top w:val="none" w:sz="0" w:space="0" w:color="auto"/>
        <w:left w:val="none" w:sz="0" w:space="0" w:color="auto"/>
        <w:bottom w:val="none" w:sz="0" w:space="0" w:color="auto"/>
        <w:right w:val="none" w:sz="0" w:space="0" w:color="auto"/>
      </w:divBdr>
    </w:div>
    <w:div w:id="1233276726">
      <w:bodyDiv w:val="1"/>
      <w:marLeft w:val="0"/>
      <w:marRight w:val="0"/>
      <w:marTop w:val="0"/>
      <w:marBottom w:val="0"/>
      <w:divBdr>
        <w:top w:val="none" w:sz="0" w:space="0" w:color="auto"/>
        <w:left w:val="none" w:sz="0" w:space="0" w:color="auto"/>
        <w:bottom w:val="none" w:sz="0" w:space="0" w:color="auto"/>
        <w:right w:val="none" w:sz="0" w:space="0" w:color="auto"/>
      </w:divBdr>
    </w:div>
    <w:div w:id="1233735805">
      <w:bodyDiv w:val="1"/>
      <w:marLeft w:val="0"/>
      <w:marRight w:val="0"/>
      <w:marTop w:val="0"/>
      <w:marBottom w:val="0"/>
      <w:divBdr>
        <w:top w:val="none" w:sz="0" w:space="0" w:color="auto"/>
        <w:left w:val="none" w:sz="0" w:space="0" w:color="auto"/>
        <w:bottom w:val="none" w:sz="0" w:space="0" w:color="auto"/>
        <w:right w:val="none" w:sz="0" w:space="0" w:color="auto"/>
      </w:divBdr>
    </w:div>
    <w:div w:id="1234318821">
      <w:bodyDiv w:val="1"/>
      <w:marLeft w:val="0"/>
      <w:marRight w:val="0"/>
      <w:marTop w:val="0"/>
      <w:marBottom w:val="0"/>
      <w:divBdr>
        <w:top w:val="none" w:sz="0" w:space="0" w:color="auto"/>
        <w:left w:val="none" w:sz="0" w:space="0" w:color="auto"/>
        <w:bottom w:val="none" w:sz="0" w:space="0" w:color="auto"/>
        <w:right w:val="none" w:sz="0" w:space="0" w:color="auto"/>
      </w:divBdr>
    </w:div>
    <w:div w:id="1234700672">
      <w:bodyDiv w:val="1"/>
      <w:marLeft w:val="0"/>
      <w:marRight w:val="0"/>
      <w:marTop w:val="0"/>
      <w:marBottom w:val="0"/>
      <w:divBdr>
        <w:top w:val="none" w:sz="0" w:space="0" w:color="auto"/>
        <w:left w:val="none" w:sz="0" w:space="0" w:color="auto"/>
        <w:bottom w:val="none" w:sz="0" w:space="0" w:color="auto"/>
        <w:right w:val="none" w:sz="0" w:space="0" w:color="auto"/>
      </w:divBdr>
    </w:div>
    <w:div w:id="1234895845">
      <w:bodyDiv w:val="1"/>
      <w:marLeft w:val="0"/>
      <w:marRight w:val="0"/>
      <w:marTop w:val="0"/>
      <w:marBottom w:val="0"/>
      <w:divBdr>
        <w:top w:val="none" w:sz="0" w:space="0" w:color="auto"/>
        <w:left w:val="none" w:sz="0" w:space="0" w:color="auto"/>
        <w:bottom w:val="none" w:sz="0" w:space="0" w:color="auto"/>
        <w:right w:val="none" w:sz="0" w:space="0" w:color="auto"/>
      </w:divBdr>
    </w:div>
    <w:div w:id="1234972113">
      <w:bodyDiv w:val="1"/>
      <w:marLeft w:val="0"/>
      <w:marRight w:val="0"/>
      <w:marTop w:val="0"/>
      <w:marBottom w:val="0"/>
      <w:divBdr>
        <w:top w:val="none" w:sz="0" w:space="0" w:color="auto"/>
        <w:left w:val="none" w:sz="0" w:space="0" w:color="auto"/>
        <w:bottom w:val="none" w:sz="0" w:space="0" w:color="auto"/>
        <w:right w:val="none" w:sz="0" w:space="0" w:color="auto"/>
      </w:divBdr>
    </w:div>
    <w:div w:id="1235815897">
      <w:bodyDiv w:val="1"/>
      <w:marLeft w:val="0"/>
      <w:marRight w:val="0"/>
      <w:marTop w:val="0"/>
      <w:marBottom w:val="0"/>
      <w:divBdr>
        <w:top w:val="none" w:sz="0" w:space="0" w:color="auto"/>
        <w:left w:val="none" w:sz="0" w:space="0" w:color="auto"/>
        <w:bottom w:val="none" w:sz="0" w:space="0" w:color="auto"/>
        <w:right w:val="none" w:sz="0" w:space="0" w:color="auto"/>
      </w:divBdr>
      <w:divsChild>
        <w:div w:id="28116460">
          <w:marLeft w:val="640"/>
          <w:marRight w:val="0"/>
          <w:marTop w:val="0"/>
          <w:marBottom w:val="0"/>
          <w:divBdr>
            <w:top w:val="none" w:sz="0" w:space="0" w:color="auto"/>
            <w:left w:val="none" w:sz="0" w:space="0" w:color="auto"/>
            <w:bottom w:val="none" w:sz="0" w:space="0" w:color="auto"/>
            <w:right w:val="none" w:sz="0" w:space="0" w:color="auto"/>
          </w:divBdr>
        </w:div>
        <w:div w:id="209925682">
          <w:marLeft w:val="640"/>
          <w:marRight w:val="0"/>
          <w:marTop w:val="0"/>
          <w:marBottom w:val="0"/>
          <w:divBdr>
            <w:top w:val="none" w:sz="0" w:space="0" w:color="auto"/>
            <w:left w:val="none" w:sz="0" w:space="0" w:color="auto"/>
            <w:bottom w:val="none" w:sz="0" w:space="0" w:color="auto"/>
            <w:right w:val="none" w:sz="0" w:space="0" w:color="auto"/>
          </w:divBdr>
        </w:div>
        <w:div w:id="217280347">
          <w:marLeft w:val="640"/>
          <w:marRight w:val="0"/>
          <w:marTop w:val="0"/>
          <w:marBottom w:val="0"/>
          <w:divBdr>
            <w:top w:val="none" w:sz="0" w:space="0" w:color="auto"/>
            <w:left w:val="none" w:sz="0" w:space="0" w:color="auto"/>
            <w:bottom w:val="none" w:sz="0" w:space="0" w:color="auto"/>
            <w:right w:val="none" w:sz="0" w:space="0" w:color="auto"/>
          </w:divBdr>
        </w:div>
        <w:div w:id="218899894">
          <w:marLeft w:val="640"/>
          <w:marRight w:val="0"/>
          <w:marTop w:val="0"/>
          <w:marBottom w:val="0"/>
          <w:divBdr>
            <w:top w:val="none" w:sz="0" w:space="0" w:color="auto"/>
            <w:left w:val="none" w:sz="0" w:space="0" w:color="auto"/>
            <w:bottom w:val="none" w:sz="0" w:space="0" w:color="auto"/>
            <w:right w:val="none" w:sz="0" w:space="0" w:color="auto"/>
          </w:divBdr>
        </w:div>
        <w:div w:id="223180573">
          <w:marLeft w:val="640"/>
          <w:marRight w:val="0"/>
          <w:marTop w:val="0"/>
          <w:marBottom w:val="0"/>
          <w:divBdr>
            <w:top w:val="none" w:sz="0" w:space="0" w:color="auto"/>
            <w:left w:val="none" w:sz="0" w:space="0" w:color="auto"/>
            <w:bottom w:val="none" w:sz="0" w:space="0" w:color="auto"/>
            <w:right w:val="none" w:sz="0" w:space="0" w:color="auto"/>
          </w:divBdr>
        </w:div>
        <w:div w:id="229924518">
          <w:marLeft w:val="640"/>
          <w:marRight w:val="0"/>
          <w:marTop w:val="0"/>
          <w:marBottom w:val="0"/>
          <w:divBdr>
            <w:top w:val="none" w:sz="0" w:space="0" w:color="auto"/>
            <w:left w:val="none" w:sz="0" w:space="0" w:color="auto"/>
            <w:bottom w:val="none" w:sz="0" w:space="0" w:color="auto"/>
            <w:right w:val="none" w:sz="0" w:space="0" w:color="auto"/>
          </w:divBdr>
        </w:div>
        <w:div w:id="577135954">
          <w:marLeft w:val="640"/>
          <w:marRight w:val="0"/>
          <w:marTop w:val="0"/>
          <w:marBottom w:val="0"/>
          <w:divBdr>
            <w:top w:val="none" w:sz="0" w:space="0" w:color="auto"/>
            <w:left w:val="none" w:sz="0" w:space="0" w:color="auto"/>
            <w:bottom w:val="none" w:sz="0" w:space="0" w:color="auto"/>
            <w:right w:val="none" w:sz="0" w:space="0" w:color="auto"/>
          </w:divBdr>
        </w:div>
        <w:div w:id="735930233">
          <w:marLeft w:val="640"/>
          <w:marRight w:val="0"/>
          <w:marTop w:val="0"/>
          <w:marBottom w:val="0"/>
          <w:divBdr>
            <w:top w:val="none" w:sz="0" w:space="0" w:color="auto"/>
            <w:left w:val="none" w:sz="0" w:space="0" w:color="auto"/>
            <w:bottom w:val="none" w:sz="0" w:space="0" w:color="auto"/>
            <w:right w:val="none" w:sz="0" w:space="0" w:color="auto"/>
          </w:divBdr>
        </w:div>
        <w:div w:id="771323348">
          <w:marLeft w:val="640"/>
          <w:marRight w:val="0"/>
          <w:marTop w:val="0"/>
          <w:marBottom w:val="0"/>
          <w:divBdr>
            <w:top w:val="none" w:sz="0" w:space="0" w:color="auto"/>
            <w:left w:val="none" w:sz="0" w:space="0" w:color="auto"/>
            <w:bottom w:val="none" w:sz="0" w:space="0" w:color="auto"/>
            <w:right w:val="none" w:sz="0" w:space="0" w:color="auto"/>
          </w:divBdr>
        </w:div>
        <w:div w:id="800729199">
          <w:marLeft w:val="640"/>
          <w:marRight w:val="0"/>
          <w:marTop w:val="0"/>
          <w:marBottom w:val="0"/>
          <w:divBdr>
            <w:top w:val="none" w:sz="0" w:space="0" w:color="auto"/>
            <w:left w:val="none" w:sz="0" w:space="0" w:color="auto"/>
            <w:bottom w:val="none" w:sz="0" w:space="0" w:color="auto"/>
            <w:right w:val="none" w:sz="0" w:space="0" w:color="auto"/>
          </w:divBdr>
        </w:div>
        <w:div w:id="818425650">
          <w:marLeft w:val="640"/>
          <w:marRight w:val="0"/>
          <w:marTop w:val="0"/>
          <w:marBottom w:val="0"/>
          <w:divBdr>
            <w:top w:val="none" w:sz="0" w:space="0" w:color="auto"/>
            <w:left w:val="none" w:sz="0" w:space="0" w:color="auto"/>
            <w:bottom w:val="none" w:sz="0" w:space="0" w:color="auto"/>
            <w:right w:val="none" w:sz="0" w:space="0" w:color="auto"/>
          </w:divBdr>
        </w:div>
        <w:div w:id="1145589963">
          <w:marLeft w:val="640"/>
          <w:marRight w:val="0"/>
          <w:marTop w:val="0"/>
          <w:marBottom w:val="0"/>
          <w:divBdr>
            <w:top w:val="none" w:sz="0" w:space="0" w:color="auto"/>
            <w:left w:val="none" w:sz="0" w:space="0" w:color="auto"/>
            <w:bottom w:val="none" w:sz="0" w:space="0" w:color="auto"/>
            <w:right w:val="none" w:sz="0" w:space="0" w:color="auto"/>
          </w:divBdr>
        </w:div>
        <w:div w:id="1167209985">
          <w:marLeft w:val="640"/>
          <w:marRight w:val="0"/>
          <w:marTop w:val="0"/>
          <w:marBottom w:val="0"/>
          <w:divBdr>
            <w:top w:val="none" w:sz="0" w:space="0" w:color="auto"/>
            <w:left w:val="none" w:sz="0" w:space="0" w:color="auto"/>
            <w:bottom w:val="none" w:sz="0" w:space="0" w:color="auto"/>
            <w:right w:val="none" w:sz="0" w:space="0" w:color="auto"/>
          </w:divBdr>
        </w:div>
        <w:div w:id="1187065849">
          <w:marLeft w:val="640"/>
          <w:marRight w:val="0"/>
          <w:marTop w:val="0"/>
          <w:marBottom w:val="0"/>
          <w:divBdr>
            <w:top w:val="none" w:sz="0" w:space="0" w:color="auto"/>
            <w:left w:val="none" w:sz="0" w:space="0" w:color="auto"/>
            <w:bottom w:val="none" w:sz="0" w:space="0" w:color="auto"/>
            <w:right w:val="none" w:sz="0" w:space="0" w:color="auto"/>
          </w:divBdr>
        </w:div>
        <w:div w:id="1189903660">
          <w:marLeft w:val="640"/>
          <w:marRight w:val="0"/>
          <w:marTop w:val="0"/>
          <w:marBottom w:val="0"/>
          <w:divBdr>
            <w:top w:val="none" w:sz="0" w:space="0" w:color="auto"/>
            <w:left w:val="none" w:sz="0" w:space="0" w:color="auto"/>
            <w:bottom w:val="none" w:sz="0" w:space="0" w:color="auto"/>
            <w:right w:val="none" w:sz="0" w:space="0" w:color="auto"/>
          </w:divBdr>
        </w:div>
        <w:div w:id="1195537071">
          <w:marLeft w:val="640"/>
          <w:marRight w:val="0"/>
          <w:marTop w:val="0"/>
          <w:marBottom w:val="0"/>
          <w:divBdr>
            <w:top w:val="none" w:sz="0" w:space="0" w:color="auto"/>
            <w:left w:val="none" w:sz="0" w:space="0" w:color="auto"/>
            <w:bottom w:val="none" w:sz="0" w:space="0" w:color="auto"/>
            <w:right w:val="none" w:sz="0" w:space="0" w:color="auto"/>
          </w:divBdr>
        </w:div>
        <w:div w:id="1432356591">
          <w:marLeft w:val="640"/>
          <w:marRight w:val="0"/>
          <w:marTop w:val="0"/>
          <w:marBottom w:val="0"/>
          <w:divBdr>
            <w:top w:val="none" w:sz="0" w:space="0" w:color="auto"/>
            <w:left w:val="none" w:sz="0" w:space="0" w:color="auto"/>
            <w:bottom w:val="none" w:sz="0" w:space="0" w:color="auto"/>
            <w:right w:val="none" w:sz="0" w:space="0" w:color="auto"/>
          </w:divBdr>
        </w:div>
        <w:div w:id="1521511255">
          <w:marLeft w:val="640"/>
          <w:marRight w:val="0"/>
          <w:marTop w:val="0"/>
          <w:marBottom w:val="0"/>
          <w:divBdr>
            <w:top w:val="none" w:sz="0" w:space="0" w:color="auto"/>
            <w:left w:val="none" w:sz="0" w:space="0" w:color="auto"/>
            <w:bottom w:val="none" w:sz="0" w:space="0" w:color="auto"/>
            <w:right w:val="none" w:sz="0" w:space="0" w:color="auto"/>
          </w:divBdr>
        </w:div>
        <w:div w:id="1824084064">
          <w:marLeft w:val="640"/>
          <w:marRight w:val="0"/>
          <w:marTop w:val="0"/>
          <w:marBottom w:val="0"/>
          <w:divBdr>
            <w:top w:val="none" w:sz="0" w:space="0" w:color="auto"/>
            <w:left w:val="none" w:sz="0" w:space="0" w:color="auto"/>
            <w:bottom w:val="none" w:sz="0" w:space="0" w:color="auto"/>
            <w:right w:val="none" w:sz="0" w:space="0" w:color="auto"/>
          </w:divBdr>
        </w:div>
        <w:div w:id="2031763465">
          <w:marLeft w:val="640"/>
          <w:marRight w:val="0"/>
          <w:marTop w:val="0"/>
          <w:marBottom w:val="0"/>
          <w:divBdr>
            <w:top w:val="none" w:sz="0" w:space="0" w:color="auto"/>
            <w:left w:val="none" w:sz="0" w:space="0" w:color="auto"/>
            <w:bottom w:val="none" w:sz="0" w:space="0" w:color="auto"/>
            <w:right w:val="none" w:sz="0" w:space="0" w:color="auto"/>
          </w:divBdr>
        </w:div>
      </w:divsChild>
    </w:div>
    <w:div w:id="1235823631">
      <w:bodyDiv w:val="1"/>
      <w:marLeft w:val="0"/>
      <w:marRight w:val="0"/>
      <w:marTop w:val="0"/>
      <w:marBottom w:val="0"/>
      <w:divBdr>
        <w:top w:val="none" w:sz="0" w:space="0" w:color="auto"/>
        <w:left w:val="none" w:sz="0" w:space="0" w:color="auto"/>
        <w:bottom w:val="none" w:sz="0" w:space="0" w:color="auto"/>
        <w:right w:val="none" w:sz="0" w:space="0" w:color="auto"/>
      </w:divBdr>
    </w:div>
    <w:div w:id="1236012529">
      <w:bodyDiv w:val="1"/>
      <w:marLeft w:val="0"/>
      <w:marRight w:val="0"/>
      <w:marTop w:val="0"/>
      <w:marBottom w:val="0"/>
      <w:divBdr>
        <w:top w:val="none" w:sz="0" w:space="0" w:color="auto"/>
        <w:left w:val="none" w:sz="0" w:space="0" w:color="auto"/>
        <w:bottom w:val="none" w:sz="0" w:space="0" w:color="auto"/>
        <w:right w:val="none" w:sz="0" w:space="0" w:color="auto"/>
      </w:divBdr>
    </w:div>
    <w:div w:id="1236237444">
      <w:bodyDiv w:val="1"/>
      <w:marLeft w:val="0"/>
      <w:marRight w:val="0"/>
      <w:marTop w:val="0"/>
      <w:marBottom w:val="0"/>
      <w:divBdr>
        <w:top w:val="none" w:sz="0" w:space="0" w:color="auto"/>
        <w:left w:val="none" w:sz="0" w:space="0" w:color="auto"/>
        <w:bottom w:val="none" w:sz="0" w:space="0" w:color="auto"/>
        <w:right w:val="none" w:sz="0" w:space="0" w:color="auto"/>
      </w:divBdr>
    </w:div>
    <w:div w:id="1236430520">
      <w:bodyDiv w:val="1"/>
      <w:marLeft w:val="0"/>
      <w:marRight w:val="0"/>
      <w:marTop w:val="0"/>
      <w:marBottom w:val="0"/>
      <w:divBdr>
        <w:top w:val="none" w:sz="0" w:space="0" w:color="auto"/>
        <w:left w:val="none" w:sz="0" w:space="0" w:color="auto"/>
        <w:bottom w:val="none" w:sz="0" w:space="0" w:color="auto"/>
        <w:right w:val="none" w:sz="0" w:space="0" w:color="auto"/>
      </w:divBdr>
    </w:div>
    <w:div w:id="1236815896">
      <w:bodyDiv w:val="1"/>
      <w:marLeft w:val="0"/>
      <w:marRight w:val="0"/>
      <w:marTop w:val="0"/>
      <w:marBottom w:val="0"/>
      <w:divBdr>
        <w:top w:val="none" w:sz="0" w:space="0" w:color="auto"/>
        <w:left w:val="none" w:sz="0" w:space="0" w:color="auto"/>
        <w:bottom w:val="none" w:sz="0" w:space="0" w:color="auto"/>
        <w:right w:val="none" w:sz="0" w:space="0" w:color="auto"/>
      </w:divBdr>
    </w:div>
    <w:div w:id="1236890727">
      <w:bodyDiv w:val="1"/>
      <w:marLeft w:val="0"/>
      <w:marRight w:val="0"/>
      <w:marTop w:val="0"/>
      <w:marBottom w:val="0"/>
      <w:divBdr>
        <w:top w:val="none" w:sz="0" w:space="0" w:color="auto"/>
        <w:left w:val="none" w:sz="0" w:space="0" w:color="auto"/>
        <w:bottom w:val="none" w:sz="0" w:space="0" w:color="auto"/>
        <w:right w:val="none" w:sz="0" w:space="0" w:color="auto"/>
      </w:divBdr>
    </w:div>
    <w:div w:id="1238394005">
      <w:bodyDiv w:val="1"/>
      <w:marLeft w:val="0"/>
      <w:marRight w:val="0"/>
      <w:marTop w:val="0"/>
      <w:marBottom w:val="0"/>
      <w:divBdr>
        <w:top w:val="none" w:sz="0" w:space="0" w:color="auto"/>
        <w:left w:val="none" w:sz="0" w:space="0" w:color="auto"/>
        <w:bottom w:val="none" w:sz="0" w:space="0" w:color="auto"/>
        <w:right w:val="none" w:sz="0" w:space="0" w:color="auto"/>
      </w:divBdr>
    </w:div>
    <w:div w:id="1239435171">
      <w:bodyDiv w:val="1"/>
      <w:marLeft w:val="0"/>
      <w:marRight w:val="0"/>
      <w:marTop w:val="0"/>
      <w:marBottom w:val="0"/>
      <w:divBdr>
        <w:top w:val="none" w:sz="0" w:space="0" w:color="auto"/>
        <w:left w:val="none" w:sz="0" w:space="0" w:color="auto"/>
        <w:bottom w:val="none" w:sz="0" w:space="0" w:color="auto"/>
        <w:right w:val="none" w:sz="0" w:space="0" w:color="auto"/>
      </w:divBdr>
    </w:div>
    <w:div w:id="1239485930">
      <w:bodyDiv w:val="1"/>
      <w:marLeft w:val="0"/>
      <w:marRight w:val="0"/>
      <w:marTop w:val="0"/>
      <w:marBottom w:val="0"/>
      <w:divBdr>
        <w:top w:val="none" w:sz="0" w:space="0" w:color="auto"/>
        <w:left w:val="none" w:sz="0" w:space="0" w:color="auto"/>
        <w:bottom w:val="none" w:sz="0" w:space="0" w:color="auto"/>
        <w:right w:val="none" w:sz="0" w:space="0" w:color="auto"/>
      </w:divBdr>
    </w:div>
    <w:div w:id="1240217251">
      <w:bodyDiv w:val="1"/>
      <w:marLeft w:val="0"/>
      <w:marRight w:val="0"/>
      <w:marTop w:val="0"/>
      <w:marBottom w:val="0"/>
      <w:divBdr>
        <w:top w:val="none" w:sz="0" w:space="0" w:color="auto"/>
        <w:left w:val="none" w:sz="0" w:space="0" w:color="auto"/>
        <w:bottom w:val="none" w:sz="0" w:space="0" w:color="auto"/>
        <w:right w:val="none" w:sz="0" w:space="0" w:color="auto"/>
      </w:divBdr>
      <w:divsChild>
        <w:div w:id="1007953">
          <w:marLeft w:val="640"/>
          <w:marRight w:val="0"/>
          <w:marTop w:val="0"/>
          <w:marBottom w:val="0"/>
          <w:divBdr>
            <w:top w:val="none" w:sz="0" w:space="0" w:color="auto"/>
            <w:left w:val="none" w:sz="0" w:space="0" w:color="auto"/>
            <w:bottom w:val="none" w:sz="0" w:space="0" w:color="auto"/>
            <w:right w:val="none" w:sz="0" w:space="0" w:color="auto"/>
          </w:divBdr>
        </w:div>
        <w:div w:id="64375220">
          <w:marLeft w:val="640"/>
          <w:marRight w:val="0"/>
          <w:marTop w:val="0"/>
          <w:marBottom w:val="0"/>
          <w:divBdr>
            <w:top w:val="none" w:sz="0" w:space="0" w:color="auto"/>
            <w:left w:val="none" w:sz="0" w:space="0" w:color="auto"/>
            <w:bottom w:val="none" w:sz="0" w:space="0" w:color="auto"/>
            <w:right w:val="none" w:sz="0" w:space="0" w:color="auto"/>
          </w:divBdr>
        </w:div>
        <w:div w:id="208416332">
          <w:marLeft w:val="640"/>
          <w:marRight w:val="0"/>
          <w:marTop w:val="0"/>
          <w:marBottom w:val="0"/>
          <w:divBdr>
            <w:top w:val="none" w:sz="0" w:space="0" w:color="auto"/>
            <w:left w:val="none" w:sz="0" w:space="0" w:color="auto"/>
            <w:bottom w:val="none" w:sz="0" w:space="0" w:color="auto"/>
            <w:right w:val="none" w:sz="0" w:space="0" w:color="auto"/>
          </w:divBdr>
        </w:div>
        <w:div w:id="241842976">
          <w:marLeft w:val="640"/>
          <w:marRight w:val="0"/>
          <w:marTop w:val="0"/>
          <w:marBottom w:val="0"/>
          <w:divBdr>
            <w:top w:val="none" w:sz="0" w:space="0" w:color="auto"/>
            <w:left w:val="none" w:sz="0" w:space="0" w:color="auto"/>
            <w:bottom w:val="none" w:sz="0" w:space="0" w:color="auto"/>
            <w:right w:val="none" w:sz="0" w:space="0" w:color="auto"/>
          </w:divBdr>
        </w:div>
        <w:div w:id="261962062">
          <w:marLeft w:val="640"/>
          <w:marRight w:val="0"/>
          <w:marTop w:val="0"/>
          <w:marBottom w:val="0"/>
          <w:divBdr>
            <w:top w:val="none" w:sz="0" w:space="0" w:color="auto"/>
            <w:left w:val="none" w:sz="0" w:space="0" w:color="auto"/>
            <w:bottom w:val="none" w:sz="0" w:space="0" w:color="auto"/>
            <w:right w:val="none" w:sz="0" w:space="0" w:color="auto"/>
          </w:divBdr>
        </w:div>
        <w:div w:id="361901678">
          <w:marLeft w:val="640"/>
          <w:marRight w:val="0"/>
          <w:marTop w:val="0"/>
          <w:marBottom w:val="0"/>
          <w:divBdr>
            <w:top w:val="none" w:sz="0" w:space="0" w:color="auto"/>
            <w:left w:val="none" w:sz="0" w:space="0" w:color="auto"/>
            <w:bottom w:val="none" w:sz="0" w:space="0" w:color="auto"/>
            <w:right w:val="none" w:sz="0" w:space="0" w:color="auto"/>
          </w:divBdr>
        </w:div>
        <w:div w:id="464665107">
          <w:marLeft w:val="640"/>
          <w:marRight w:val="0"/>
          <w:marTop w:val="0"/>
          <w:marBottom w:val="0"/>
          <w:divBdr>
            <w:top w:val="none" w:sz="0" w:space="0" w:color="auto"/>
            <w:left w:val="none" w:sz="0" w:space="0" w:color="auto"/>
            <w:bottom w:val="none" w:sz="0" w:space="0" w:color="auto"/>
            <w:right w:val="none" w:sz="0" w:space="0" w:color="auto"/>
          </w:divBdr>
        </w:div>
        <w:div w:id="483743490">
          <w:marLeft w:val="640"/>
          <w:marRight w:val="0"/>
          <w:marTop w:val="0"/>
          <w:marBottom w:val="0"/>
          <w:divBdr>
            <w:top w:val="none" w:sz="0" w:space="0" w:color="auto"/>
            <w:left w:val="none" w:sz="0" w:space="0" w:color="auto"/>
            <w:bottom w:val="none" w:sz="0" w:space="0" w:color="auto"/>
            <w:right w:val="none" w:sz="0" w:space="0" w:color="auto"/>
          </w:divBdr>
        </w:div>
        <w:div w:id="654996497">
          <w:marLeft w:val="640"/>
          <w:marRight w:val="0"/>
          <w:marTop w:val="0"/>
          <w:marBottom w:val="0"/>
          <w:divBdr>
            <w:top w:val="none" w:sz="0" w:space="0" w:color="auto"/>
            <w:left w:val="none" w:sz="0" w:space="0" w:color="auto"/>
            <w:bottom w:val="none" w:sz="0" w:space="0" w:color="auto"/>
            <w:right w:val="none" w:sz="0" w:space="0" w:color="auto"/>
          </w:divBdr>
        </w:div>
        <w:div w:id="722869143">
          <w:marLeft w:val="640"/>
          <w:marRight w:val="0"/>
          <w:marTop w:val="0"/>
          <w:marBottom w:val="0"/>
          <w:divBdr>
            <w:top w:val="none" w:sz="0" w:space="0" w:color="auto"/>
            <w:left w:val="none" w:sz="0" w:space="0" w:color="auto"/>
            <w:bottom w:val="none" w:sz="0" w:space="0" w:color="auto"/>
            <w:right w:val="none" w:sz="0" w:space="0" w:color="auto"/>
          </w:divBdr>
        </w:div>
        <w:div w:id="734813272">
          <w:marLeft w:val="640"/>
          <w:marRight w:val="0"/>
          <w:marTop w:val="0"/>
          <w:marBottom w:val="0"/>
          <w:divBdr>
            <w:top w:val="none" w:sz="0" w:space="0" w:color="auto"/>
            <w:left w:val="none" w:sz="0" w:space="0" w:color="auto"/>
            <w:bottom w:val="none" w:sz="0" w:space="0" w:color="auto"/>
            <w:right w:val="none" w:sz="0" w:space="0" w:color="auto"/>
          </w:divBdr>
        </w:div>
        <w:div w:id="776295187">
          <w:marLeft w:val="640"/>
          <w:marRight w:val="0"/>
          <w:marTop w:val="0"/>
          <w:marBottom w:val="0"/>
          <w:divBdr>
            <w:top w:val="none" w:sz="0" w:space="0" w:color="auto"/>
            <w:left w:val="none" w:sz="0" w:space="0" w:color="auto"/>
            <w:bottom w:val="none" w:sz="0" w:space="0" w:color="auto"/>
            <w:right w:val="none" w:sz="0" w:space="0" w:color="auto"/>
          </w:divBdr>
        </w:div>
        <w:div w:id="855848574">
          <w:marLeft w:val="640"/>
          <w:marRight w:val="0"/>
          <w:marTop w:val="0"/>
          <w:marBottom w:val="0"/>
          <w:divBdr>
            <w:top w:val="none" w:sz="0" w:space="0" w:color="auto"/>
            <w:left w:val="none" w:sz="0" w:space="0" w:color="auto"/>
            <w:bottom w:val="none" w:sz="0" w:space="0" w:color="auto"/>
            <w:right w:val="none" w:sz="0" w:space="0" w:color="auto"/>
          </w:divBdr>
        </w:div>
        <w:div w:id="862089822">
          <w:marLeft w:val="640"/>
          <w:marRight w:val="0"/>
          <w:marTop w:val="0"/>
          <w:marBottom w:val="0"/>
          <w:divBdr>
            <w:top w:val="none" w:sz="0" w:space="0" w:color="auto"/>
            <w:left w:val="none" w:sz="0" w:space="0" w:color="auto"/>
            <w:bottom w:val="none" w:sz="0" w:space="0" w:color="auto"/>
            <w:right w:val="none" w:sz="0" w:space="0" w:color="auto"/>
          </w:divBdr>
        </w:div>
        <w:div w:id="878513892">
          <w:marLeft w:val="640"/>
          <w:marRight w:val="0"/>
          <w:marTop w:val="0"/>
          <w:marBottom w:val="0"/>
          <w:divBdr>
            <w:top w:val="none" w:sz="0" w:space="0" w:color="auto"/>
            <w:left w:val="none" w:sz="0" w:space="0" w:color="auto"/>
            <w:bottom w:val="none" w:sz="0" w:space="0" w:color="auto"/>
            <w:right w:val="none" w:sz="0" w:space="0" w:color="auto"/>
          </w:divBdr>
        </w:div>
        <w:div w:id="908079991">
          <w:marLeft w:val="640"/>
          <w:marRight w:val="0"/>
          <w:marTop w:val="0"/>
          <w:marBottom w:val="0"/>
          <w:divBdr>
            <w:top w:val="none" w:sz="0" w:space="0" w:color="auto"/>
            <w:left w:val="none" w:sz="0" w:space="0" w:color="auto"/>
            <w:bottom w:val="none" w:sz="0" w:space="0" w:color="auto"/>
            <w:right w:val="none" w:sz="0" w:space="0" w:color="auto"/>
          </w:divBdr>
        </w:div>
        <w:div w:id="1074662005">
          <w:marLeft w:val="640"/>
          <w:marRight w:val="0"/>
          <w:marTop w:val="0"/>
          <w:marBottom w:val="0"/>
          <w:divBdr>
            <w:top w:val="none" w:sz="0" w:space="0" w:color="auto"/>
            <w:left w:val="none" w:sz="0" w:space="0" w:color="auto"/>
            <w:bottom w:val="none" w:sz="0" w:space="0" w:color="auto"/>
            <w:right w:val="none" w:sz="0" w:space="0" w:color="auto"/>
          </w:divBdr>
        </w:div>
        <w:div w:id="1249343538">
          <w:marLeft w:val="640"/>
          <w:marRight w:val="0"/>
          <w:marTop w:val="0"/>
          <w:marBottom w:val="0"/>
          <w:divBdr>
            <w:top w:val="none" w:sz="0" w:space="0" w:color="auto"/>
            <w:left w:val="none" w:sz="0" w:space="0" w:color="auto"/>
            <w:bottom w:val="none" w:sz="0" w:space="0" w:color="auto"/>
            <w:right w:val="none" w:sz="0" w:space="0" w:color="auto"/>
          </w:divBdr>
        </w:div>
        <w:div w:id="1258559423">
          <w:marLeft w:val="640"/>
          <w:marRight w:val="0"/>
          <w:marTop w:val="0"/>
          <w:marBottom w:val="0"/>
          <w:divBdr>
            <w:top w:val="none" w:sz="0" w:space="0" w:color="auto"/>
            <w:left w:val="none" w:sz="0" w:space="0" w:color="auto"/>
            <w:bottom w:val="none" w:sz="0" w:space="0" w:color="auto"/>
            <w:right w:val="none" w:sz="0" w:space="0" w:color="auto"/>
          </w:divBdr>
        </w:div>
        <w:div w:id="1444692060">
          <w:marLeft w:val="640"/>
          <w:marRight w:val="0"/>
          <w:marTop w:val="0"/>
          <w:marBottom w:val="0"/>
          <w:divBdr>
            <w:top w:val="none" w:sz="0" w:space="0" w:color="auto"/>
            <w:left w:val="none" w:sz="0" w:space="0" w:color="auto"/>
            <w:bottom w:val="none" w:sz="0" w:space="0" w:color="auto"/>
            <w:right w:val="none" w:sz="0" w:space="0" w:color="auto"/>
          </w:divBdr>
        </w:div>
        <w:div w:id="1455175809">
          <w:marLeft w:val="640"/>
          <w:marRight w:val="0"/>
          <w:marTop w:val="0"/>
          <w:marBottom w:val="0"/>
          <w:divBdr>
            <w:top w:val="none" w:sz="0" w:space="0" w:color="auto"/>
            <w:left w:val="none" w:sz="0" w:space="0" w:color="auto"/>
            <w:bottom w:val="none" w:sz="0" w:space="0" w:color="auto"/>
            <w:right w:val="none" w:sz="0" w:space="0" w:color="auto"/>
          </w:divBdr>
        </w:div>
        <w:div w:id="1513564327">
          <w:marLeft w:val="640"/>
          <w:marRight w:val="0"/>
          <w:marTop w:val="0"/>
          <w:marBottom w:val="0"/>
          <w:divBdr>
            <w:top w:val="none" w:sz="0" w:space="0" w:color="auto"/>
            <w:left w:val="none" w:sz="0" w:space="0" w:color="auto"/>
            <w:bottom w:val="none" w:sz="0" w:space="0" w:color="auto"/>
            <w:right w:val="none" w:sz="0" w:space="0" w:color="auto"/>
          </w:divBdr>
        </w:div>
        <w:div w:id="1547448194">
          <w:marLeft w:val="640"/>
          <w:marRight w:val="0"/>
          <w:marTop w:val="0"/>
          <w:marBottom w:val="0"/>
          <w:divBdr>
            <w:top w:val="none" w:sz="0" w:space="0" w:color="auto"/>
            <w:left w:val="none" w:sz="0" w:space="0" w:color="auto"/>
            <w:bottom w:val="none" w:sz="0" w:space="0" w:color="auto"/>
            <w:right w:val="none" w:sz="0" w:space="0" w:color="auto"/>
          </w:divBdr>
        </w:div>
        <w:div w:id="1553467963">
          <w:marLeft w:val="640"/>
          <w:marRight w:val="0"/>
          <w:marTop w:val="0"/>
          <w:marBottom w:val="0"/>
          <w:divBdr>
            <w:top w:val="none" w:sz="0" w:space="0" w:color="auto"/>
            <w:left w:val="none" w:sz="0" w:space="0" w:color="auto"/>
            <w:bottom w:val="none" w:sz="0" w:space="0" w:color="auto"/>
            <w:right w:val="none" w:sz="0" w:space="0" w:color="auto"/>
          </w:divBdr>
        </w:div>
        <w:div w:id="1606572250">
          <w:marLeft w:val="640"/>
          <w:marRight w:val="0"/>
          <w:marTop w:val="0"/>
          <w:marBottom w:val="0"/>
          <w:divBdr>
            <w:top w:val="none" w:sz="0" w:space="0" w:color="auto"/>
            <w:left w:val="none" w:sz="0" w:space="0" w:color="auto"/>
            <w:bottom w:val="none" w:sz="0" w:space="0" w:color="auto"/>
            <w:right w:val="none" w:sz="0" w:space="0" w:color="auto"/>
          </w:divBdr>
        </w:div>
        <w:div w:id="1710379233">
          <w:marLeft w:val="640"/>
          <w:marRight w:val="0"/>
          <w:marTop w:val="0"/>
          <w:marBottom w:val="0"/>
          <w:divBdr>
            <w:top w:val="none" w:sz="0" w:space="0" w:color="auto"/>
            <w:left w:val="none" w:sz="0" w:space="0" w:color="auto"/>
            <w:bottom w:val="none" w:sz="0" w:space="0" w:color="auto"/>
            <w:right w:val="none" w:sz="0" w:space="0" w:color="auto"/>
          </w:divBdr>
        </w:div>
        <w:div w:id="1824271512">
          <w:marLeft w:val="640"/>
          <w:marRight w:val="0"/>
          <w:marTop w:val="0"/>
          <w:marBottom w:val="0"/>
          <w:divBdr>
            <w:top w:val="none" w:sz="0" w:space="0" w:color="auto"/>
            <w:left w:val="none" w:sz="0" w:space="0" w:color="auto"/>
            <w:bottom w:val="none" w:sz="0" w:space="0" w:color="auto"/>
            <w:right w:val="none" w:sz="0" w:space="0" w:color="auto"/>
          </w:divBdr>
        </w:div>
        <w:div w:id="1852647182">
          <w:marLeft w:val="640"/>
          <w:marRight w:val="0"/>
          <w:marTop w:val="0"/>
          <w:marBottom w:val="0"/>
          <w:divBdr>
            <w:top w:val="none" w:sz="0" w:space="0" w:color="auto"/>
            <w:left w:val="none" w:sz="0" w:space="0" w:color="auto"/>
            <w:bottom w:val="none" w:sz="0" w:space="0" w:color="auto"/>
            <w:right w:val="none" w:sz="0" w:space="0" w:color="auto"/>
          </w:divBdr>
        </w:div>
        <w:div w:id="1911109214">
          <w:marLeft w:val="640"/>
          <w:marRight w:val="0"/>
          <w:marTop w:val="0"/>
          <w:marBottom w:val="0"/>
          <w:divBdr>
            <w:top w:val="none" w:sz="0" w:space="0" w:color="auto"/>
            <w:left w:val="none" w:sz="0" w:space="0" w:color="auto"/>
            <w:bottom w:val="none" w:sz="0" w:space="0" w:color="auto"/>
            <w:right w:val="none" w:sz="0" w:space="0" w:color="auto"/>
          </w:divBdr>
        </w:div>
        <w:div w:id="1965381437">
          <w:marLeft w:val="640"/>
          <w:marRight w:val="0"/>
          <w:marTop w:val="0"/>
          <w:marBottom w:val="0"/>
          <w:divBdr>
            <w:top w:val="none" w:sz="0" w:space="0" w:color="auto"/>
            <w:left w:val="none" w:sz="0" w:space="0" w:color="auto"/>
            <w:bottom w:val="none" w:sz="0" w:space="0" w:color="auto"/>
            <w:right w:val="none" w:sz="0" w:space="0" w:color="auto"/>
          </w:divBdr>
        </w:div>
        <w:div w:id="2042512325">
          <w:marLeft w:val="640"/>
          <w:marRight w:val="0"/>
          <w:marTop w:val="0"/>
          <w:marBottom w:val="0"/>
          <w:divBdr>
            <w:top w:val="none" w:sz="0" w:space="0" w:color="auto"/>
            <w:left w:val="none" w:sz="0" w:space="0" w:color="auto"/>
            <w:bottom w:val="none" w:sz="0" w:space="0" w:color="auto"/>
            <w:right w:val="none" w:sz="0" w:space="0" w:color="auto"/>
          </w:divBdr>
        </w:div>
      </w:divsChild>
    </w:div>
    <w:div w:id="1241210920">
      <w:bodyDiv w:val="1"/>
      <w:marLeft w:val="0"/>
      <w:marRight w:val="0"/>
      <w:marTop w:val="0"/>
      <w:marBottom w:val="0"/>
      <w:divBdr>
        <w:top w:val="none" w:sz="0" w:space="0" w:color="auto"/>
        <w:left w:val="none" w:sz="0" w:space="0" w:color="auto"/>
        <w:bottom w:val="none" w:sz="0" w:space="0" w:color="auto"/>
        <w:right w:val="none" w:sz="0" w:space="0" w:color="auto"/>
      </w:divBdr>
    </w:div>
    <w:div w:id="1241402944">
      <w:bodyDiv w:val="1"/>
      <w:marLeft w:val="0"/>
      <w:marRight w:val="0"/>
      <w:marTop w:val="0"/>
      <w:marBottom w:val="0"/>
      <w:divBdr>
        <w:top w:val="none" w:sz="0" w:space="0" w:color="auto"/>
        <w:left w:val="none" w:sz="0" w:space="0" w:color="auto"/>
        <w:bottom w:val="none" w:sz="0" w:space="0" w:color="auto"/>
        <w:right w:val="none" w:sz="0" w:space="0" w:color="auto"/>
      </w:divBdr>
    </w:div>
    <w:div w:id="1241910671">
      <w:bodyDiv w:val="1"/>
      <w:marLeft w:val="0"/>
      <w:marRight w:val="0"/>
      <w:marTop w:val="0"/>
      <w:marBottom w:val="0"/>
      <w:divBdr>
        <w:top w:val="none" w:sz="0" w:space="0" w:color="auto"/>
        <w:left w:val="none" w:sz="0" w:space="0" w:color="auto"/>
        <w:bottom w:val="none" w:sz="0" w:space="0" w:color="auto"/>
        <w:right w:val="none" w:sz="0" w:space="0" w:color="auto"/>
      </w:divBdr>
    </w:div>
    <w:div w:id="1242180372">
      <w:bodyDiv w:val="1"/>
      <w:marLeft w:val="0"/>
      <w:marRight w:val="0"/>
      <w:marTop w:val="0"/>
      <w:marBottom w:val="0"/>
      <w:divBdr>
        <w:top w:val="none" w:sz="0" w:space="0" w:color="auto"/>
        <w:left w:val="none" w:sz="0" w:space="0" w:color="auto"/>
        <w:bottom w:val="none" w:sz="0" w:space="0" w:color="auto"/>
        <w:right w:val="none" w:sz="0" w:space="0" w:color="auto"/>
      </w:divBdr>
    </w:div>
    <w:div w:id="1242524214">
      <w:bodyDiv w:val="1"/>
      <w:marLeft w:val="0"/>
      <w:marRight w:val="0"/>
      <w:marTop w:val="0"/>
      <w:marBottom w:val="0"/>
      <w:divBdr>
        <w:top w:val="none" w:sz="0" w:space="0" w:color="auto"/>
        <w:left w:val="none" w:sz="0" w:space="0" w:color="auto"/>
        <w:bottom w:val="none" w:sz="0" w:space="0" w:color="auto"/>
        <w:right w:val="none" w:sz="0" w:space="0" w:color="auto"/>
      </w:divBdr>
    </w:div>
    <w:div w:id="1242595321">
      <w:bodyDiv w:val="1"/>
      <w:marLeft w:val="0"/>
      <w:marRight w:val="0"/>
      <w:marTop w:val="0"/>
      <w:marBottom w:val="0"/>
      <w:divBdr>
        <w:top w:val="none" w:sz="0" w:space="0" w:color="auto"/>
        <w:left w:val="none" w:sz="0" w:space="0" w:color="auto"/>
        <w:bottom w:val="none" w:sz="0" w:space="0" w:color="auto"/>
        <w:right w:val="none" w:sz="0" w:space="0" w:color="auto"/>
      </w:divBdr>
    </w:div>
    <w:div w:id="1242985464">
      <w:bodyDiv w:val="1"/>
      <w:marLeft w:val="0"/>
      <w:marRight w:val="0"/>
      <w:marTop w:val="0"/>
      <w:marBottom w:val="0"/>
      <w:divBdr>
        <w:top w:val="none" w:sz="0" w:space="0" w:color="auto"/>
        <w:left w:val="none" w:sz="0" w:space="0" w:color="auto"/>
        <w:bottom w:val="none" w:sz="0" w:space="0" w:color="auto"/>
        <w:right w:val="none" w:sz="0" w:space="0" w:color="auto"/>
      </w:divBdr>
    </w:div>
    <w:div w:id="1242986303">
      <w:bodyDiv w:val="1"/>
      <w:marLeft w:val="0"/>
      <w:marRight w:val="0"/>
      <w:marTop w:val="0"/>
      <w:marBottom w:val="0"/>
      <w:divBdr>
        <w:top w:val="none" w:sz="0" w:space="0" w:color="auto"/>
        <w:left w:val="none" w:sz="0" w:space="0" w:color="auto"/>
        <w:bottom w:val="none" w:sz="0" w:space="0" w:color="auto"/>
        <w:right w:val="none" w:sz="0" w:space="0" w:color="auto"/>
      </w:divBdr>
    </w:div>
    <w:div w:id="1243299992">
      <w:bodyDiv w:val="1"/>
      <w:marLeft w:val="0"/>
      <w:marRight w:val="0"/>
      <w:marTop w:val="0"/>
      <w:marBottom w:val="0"/>
      <w:divBdr>
        <w:top w:val="none" w:sz="0" w:space="0" w:color="auto"/>
        <w:left w:val="none" w:sz="0" w:space="0" w:color="auto"/>
        <w:bottom w:val="none" w:sz="0" w:space="0" w:color="auto"/>
        <w:right w:val="none" w:sz="0" w:space="0" w:color="auto"/>
      </w:divBdr>
    </w:div>
    <w:div w:id="1243830909">
      <w:bodyDiv w:val="1"/>
      <w:marLeft w:val="0"/>
      <w:marRight w:val="0"/>
      <w:marTop w:val="0"/>
      <w:marBottom w:val="0"/>
      <w:divBdr>
        <w:top w:val="none" w:sz="0" w:space="0" w:color="auto"/>
        <w:left w:val="none" w:sz="0" w:space="0" w:color="auto"/>
        <w:bottom w:val="none" w:sz="0" w:space="0" w:color="auto"/>
        <w:right w:val="none" w:sz="0" w:space="0" w:color="auto"/>
      </w:divBdr>
    </w:div>
    <w:div w:id="1244218870">
      <w:bodyDiv w:val="1"/>
      <w:marLeft w:val="0"/>
      <w:marRight w:val="0"/>
      <w:marTop w:val="0"/>
      <w:marBottom w:val="0"/>
      <w:divBdr>
        <w:top w:val="none" w:sz="0" w:space="0" w:color="auto"/>
        <w:left w:val="none" w:sz="0" w:space="0" w:color="auto"/>
        <w:bottom w:val="none" w:sz="0" w:space="0" w:color="auto"/>
        <w:right w:val="none" w:sz="0" w:space="0" w:color="auto"/>
      </w:divBdr>
    </w:div>
    <w:div w:id="1244409429">
      <w:bodyDiv w:val="1"/>
      <w:marLeft w:val="0"/>
      <w:marRight w:val="0"/>
      <w:marTop w:val="0"/>
      <w:marBottom w:val="0"/>
      <w:divBdr>
        <w:top w:val="none" w:sz="0" w:space="0" w:color="auto"/>
        <w:left w:val="none" w:sz="0" w:space="0" w:color="auto"/>
        <w:bottom w:val="none" w:sz="0" w:space="0" w:color="auto"/>
        <w:right w:val="none" w:sz="0" w:space="0" w:color="auto"/>
      </w:divBdr>
    </w:div>
    <w:div w:id="1244757457">
      <w:bodyDiv w:val="1"/>
      <w:marLeft w:val="0"/>
      <w:marRight w:val="0"/>
      <w:marTop w:val="0"/>
      <w:marBottom w:val="0"/>
      <w:divBdr>
        <w:top w:val="none" w:sz="0" w:space="0" w:color="auto"/>
        <w:left w:val="none" w:sz="0" w:space="0" w:color="auto"/>
        <w:bottom w:val="none" w:sz="0" w:space="0" w:color="auto"/>
        <w:right w:val="none" w:sz="0" w:space="0" w:color="auto"/>
      </w:divBdr>
    </w:div>
    <w:div w:id="1245069443">
      <w:bodyDiv w:val="1"/>
      <w:marLeft w:val="0"/>
      <w:marRight w:val="0"/>
      <w:marTop w:val="0"/>
      <w:marBottom w:val="0"/>
      <w:divBdr>
        <w:top w:val="none" w:sz="0" w:space="0" w:color="auto"/>
        <w:left w:val="none" w:sz="0" w:space="0" w:color="auto"/>
        <w:bottom w:val="none" w:sz="0" w:space="0" w:color="auto"/>
        <w:right w:val="none" w:sz="0" w:space="0" w:color="auto"/>
      </w:divBdr>
    </w:div>
    <w:div w:id="1245190370">
      <w:bodyDiv w:val="1"/>
      <w:marLeft w:val="0"/>
      <w:marRight w:val="0"/>
      <w:marTop w:val="0"/>
      <w:marBottom w:val="0"/>
      <w:divBdr>
        <w:top w:val="none" w:sz="0" w:space="0" w:color="auto"/>
        <w:left w:val="none" w:sz="0" w:space="0" w:color="auto"/>
        <w:bottom w:val="none" w:sz="0" w:space="0" w:color="auto"/>
        <w:right w:val="none" w:sz="0" w:space="0" w:color="auto"/>
      </w:divBdr>
    </w:div>
    <w:div w:id="1245457831">
      <w:bodyDiv w:val="1"/>
      <w:marLeft w:val="0"/>
      <w:marRight w:val="0"/>
      <w:marTop w:val="0"/>
      <w:marBottom w:val="0"/>
      <w:divBdr>
        <w:top w:val="none" w:sz="0" w:space="0" w:color="auto"/>
        <w:left w:val="none" w:sz="0" w:space="0" w:color="auto"/>
        <w:bottom w:val="none" w:sz="0" w:space="0" w:color="auto"/>
        <w:right w:val="none" w:sz="0" w:space="0" w:color="auto"/>
      </w:divBdr>
    </w:div>
    <w:div w:id="1245650211">
      <w:bodyDiv w:val="1"/>
      <w:marLeft w:val="0"/>
      <w:marRight w:val="0"/>
      <w:marTop w:val="0"/>
      <w:marBottom w:val="0"/>
      <w:divBdr>
        <w:top w:val="none" w:sz="0" w:space="0" w:color="auto"/>
        <w:left w:val="none" w:sz="0" w:space="0" w:color="auto"/>
        <w:bottom w:val="none" w:sz="0" w:space="0" w:color="auto"/>
        <w:right w:val="none" w:sz="0" w:space="0" w:color="auto"/>
      </w:divBdr>
    </w:div>
    <w:div w:id="1247377934">
      <w:bodyDiv w:val="1"/>
      <w:marLeft w:val="0"/>
      <w:marRight w:val="0"/>
      <w:marTop w:val="0"/>
      <w:marBottom w:val="0"/>
      <w:divBdr>
        <w:top w:val="none" w:sz="0" w:space="0" w:color="auto"/>
        <w:left w:val="none" w:sz="0" w:space="0" w:color="auto"/>
        <w:bottom w:val="none" w:sz="0" w:space="0" w:color="auto"/>
        <w:right w:val="none" w:sz="0" w:space="0" w:color="auto"/>
      </w:divBdr>
    </w:div>
    <w:div w:id="1247496485">
      <w:bodyDiv w:val="1"/>
      <w:marLeft w:val="0"/>
      <w:marRight w:val="0"/>
      <w:marTop w:val="0"/>
      <w:marBottom w:val="0"/>
      <w:divBdr>
        <w:top w:val="none" w:sz="0" w:space="0" w:color="auto"/>
        <w:left w:val="none" w:sz="0" w:space="0" w:color="auto"/>
        <w:bottom w:val="none" w:sz="0" w:space="0" w:color="auto"/>
        <w:right w:val="none" w:sz="0" w:space="0" w:color="auto"/>
      </w:divBdr>
      <w:divsChild>
        <w:div w:id="19203513">
          <w:marLeft w:val="640"/>
          <w:marRight w:val="0"/>
          <w:marTop w:val="0"/>
          <w:marBottom w:val="0"/>
          <w:divBdr>
            <w:top w:val="none" w:sz="0" w:space="0" w:color="auto"/>
            <w:left w:val="none" w:sz="0" w:space="0" w:color="auto"/>
            <w:bottom w:val="none" w:sz="0" w:space="0" w:color="auto"/>
            <w:right w:val="none" w:sz="0" w:space="0" w:color="auto"/>
          </w:divBdr>
        </w:div>
        <w:div w:id="75903933">
          <w:marLeft w:val="640"/>
          <w:marRight w:val="0"/>
          <w:marTop w:val="0"/>
          <w:marBottom w:val="0"/>
          <w:divBdr>
            <w:top w:val="none" w:sz="0" w:space="0" w:color="auto"/>
            <w:left w:val="none" w:sz="0" w:space="0" w:color="auto"/>
            <w:bottom w:val="none" w:sz="0" w:space="0" w:color="auto"/>
            <w:right w:val="none" w:sz="0" w:space="0" w:color="auto"/>
          </w:divBdr>
        </w:div>
        <w:div w:id="498813889">
          <w:marLeft w:val="640"/>
          <w:marRight w:val="0"/>
          <w:marTop w:val="0"/>
          <w:marBottom w:val="0"/>
          <w:divBdr>
            <w:top w:val="none" w:sz="0" w:space="0" w:color="auto"/>
            <w:left w:val="none" w:sz="0" w:space="0" w:color="auto"/>
            <w:bottom w:val="none" w:sz="0" w:space="0" w:color="auto"/>
            <w:right w:val="none" w:sz="0" w:space="0" w:color="auto"/>
          </w:divBdr>
        </w:div>
        <w:div w:id="630333018">
          <w:marLeft w:val="640"/>
          <w:marRight w:val="0"/>
          <w:marTop w:val="0"/>
          <w:marBottom w:val="0"/>
          <w:divBdr>
            <w:top w:val="none" w:sz="0" w:space="0" w:color="auto"/>
            <w:left w:val="none" w:sz="0" w:space="0" w:color="auto"/>
            <w:bottom w:val="none" w:sz="0" w:space="0" w:color="auto"/>
            <w:right w:val="none" w:sz="0" w:space="0" w:color="auto"/>
          </w:divBdr>
        </w:div>
        <w:div w:id="655765183">
          <w:marLeft w:val="640"/>
          <w:marRight w:val="0"/>
          <w:marTop w:val="0"/>
          <w:marBottom w:val="0"/>
          <w:divBdr>
            <w:top w:val="none" w:sz="0" w:space="0" w:color="auto"/>
            <w:left w:val="none" w:sz="0" w:space="0" w:color="auto"/>
            <w:bottom w:val="none" w:sz="0" w:space="0" w:color="auto"/>
            <w:right w:val="none" w:sz="0" w:space="0" w:color="auto"/>
          </w:divBdr>
        </w:div>
        <w:div w:id="819149952">
          <w:marLeft w:val="640"/>
          <w:marRight w:val="0"/>
          <w:marTop w:val="0"/>
          <w:marBottom w:val="0"/>
          <w:divBdr>
            <w:top w:val="none" w:sz="0" w:space="0" w:color="auto"/>
            <w:left w:val="none" w:sz="0" w:space="0" w:color="auto"/>
            <w:bottom w:val="none" w:sz="0" w:space="0" w:color="auto"/>
            <w:right w:val="none" w:sz="0" w:space="0" w:color="auto"/>
          </w:divBdr>
        </w:div>
        <w:div w:id="1289311644">
          <w:marLeft w:val="640"/>
          <w:marRight w:val="0"/>
          <w:marTop w:val="0"/>
          <w:marBottom w:val="0"/>
          <w:divBdr>
            <w:top w:val="none" w:sz="0" w:space="0" w:color="auto"/>
            <w:left w:val="none" w:sz="0" w:space="0" w:color="auto"/>
            <w:bottom w:val="none" w:sz="0" w:space="0" w:color="auto"/>
            <w:right w:val="none" w:sz="0" w:space="0" w:color="auto"/>
          </w:divBdr>
        </w:div>
        <w:div w:id="1677027635">
          <w:marLeft w:val="640"/>
          <w:marRight w:val="0"/>
          <w:marTop w:val="0"/>
          <w:marBottom w:val="0"/>
          <w:divBdr>
            <w:top w:val="none" w:sz="0" w:space="0" w:color="auto"/>
            <w:left w:val="none" w:sz="0" w:space="0" w:color="auto"/>
            <w:bottom w:val="none" w:sz="0" w:space="0" w:color="auto"/>
            <w:right w:val="none" w:sz="0" w:space="0" w:color="auto"/>
          </w:divBdr>
        </w:div>
        <w:div w:id="1815371842">
          <w:marLeft w:val="640"/>
          <w:marRight w:val="0"/>
          <w:marTop w:val="0"/>
          <w:marBottom w:val="0"/>
          <w:divBdr>
            <w:top w:val="none" w:sz="0" w:space="0" w:color="auto"/>
            <w:left w:val="none" w:sz="0" w:space="0" w:color="auto"/>
            <w:bottom w:val="none" w:sz="0" w:space="0" w:color="auto"/>
            <w:right w:val="none" w:sz="0" w:space="0" w:color="auto"/>
          </w:divBdr>
        </w:div>
        <w:div w:id="1846628669">
          <w:marLeft w:val="640"/>
          <w:marRight w:val="0"/>
          <w:marTop w:val="0"/>
          <w:marBottom w:val="0"/>
          <w:divBdr>
            <w:top w:val="none" w:sz="0" w:space="0" w:color="auto"/>
            <w:left w:val="none" w:sz="0" w:space="0" w:color="auto"/>
            <w:bottom w:val="none" w:sz="0" w:space="0" w:color="auto"/>
            <w:right w:val="none" w:sz="0" w:space="0" w:color="auto"/>
          </w:divBdr>
        </w:div>
        <w:div w:id="1925458655">
          <w:marLeft w:val="640"/>
          <w:marRight w:val="0"/>
          <w:marTop w:val="0"/>
          <w:marBottom w:val="0"/>
          <w:divBdr>
            <w:top w:val="none" w:sz="0" w:space="0" w:color="auto"/>
            <w:left w:val="none" w:sz="0" w:space="0" w:color="auto"/>
            <w:bottom w:val="none" w:sz="0" w:space="0" w:color="auto"/>
            <w:right w:val="none" w:sz="0" w:space="0" w:color="auto"/>
          </w:divBdr>
        </w:div>
        <w:div w:id="2144616034">
          <w:marLeft w:val="640"/>
          <w:marRight w:val="0"/>
          <w:marTop w:val="0"/>
          <w:marBottom w:val="0"/>
          <w:divBdr>
            <w:top w:val="none" w:sz="0" w:space="0" w:color="auto"/>
            <w:left w:val="none" w:sz="0" w:space="0" w:color="auto"/>
            <w:bottom w:val="none" w:sz="0" w:space="0" w:color="auto"/>
            <w:right w:val="none" w:sz="0" w:space="0" w:color="auto"/>
          </w:divBdr>
        </w:div>
      </w:divsChild>
    </w:div>
    <w:div w:id="1247616696">
      <w:bodyDiv w:val="1"/>
      <w:marLeft w:val="0"/>
      <w:marRight w:val="0"/>
      <w:marTop w:val="0"/>
      <w:marBottom w:val="0"/>
      <w:divBdr>
        <w:top w:val="none" w:sz="0" w:space="0" w:color="auto"/>
        <w:left w:val="none" w:sz="0" w:space="0" w:color="auto"/>
        <w:bottom w:val="none" w:sz="0" w:space="0" w:color="auto"/>
        <w:right w:val="none" w:sz="0" w:space="0" w:color="auto"/>
      </w:divBdr>
    </w:div>
    <w:div w:id="1248538651">
      <w:bodyDiv w:val="1"/>
      <w:marLeft w:val="0"/>
      <w:marRight w:val="0"/>
      <w:marTop w:val="0"/>
      <w:marBottom w:val="0"/>
      <w:divBdr>
        <w:top w:val="none" w:sz="0" w:space="0" w:color="auto"/>
        <w:left w:val="none" w:sz="0" w:space="0" w:color="auto"/>
        <w:bottom w:val="none" w:sz="0" w:space="0" w:color="auto"/>
        <w:right w:val="none" w:sz="0" w:space="0" w:color="auto"/>
      </w:divBdr>
    </w:div>
    <w:div w:id="1249655079">
      <w:bodyDiv w:val="1"/>
      <w:marLeft w:val="0"/>
      <w:marRight w:val="0"/>
      <w:marTop w:val="0"/>
      <w:marBottom w:val="0"/>
      <w:divBdr>
        <w:top w:val="none" w:sz="0" w:space="0" w:color="auto"/>
        <w:left w:val="none" w:sz="0" w:space="0" w:color="auto"/>
        <w:bottom w:val="none" w:sz="0" w:space="0" w:color="auto"/>
        <w:right w:val="none" w:sz="0" w:space="0" w:color="auto"/>
      </w:divBdr>
    </w:div>
    <w:div w:id="1249998061">
      <w:bodyDiv w:val="1"/>
      <w:marLeft w:val="0"/>
      <w:marRight w:val="0"/>
      <w:marTop w:val="0"/>
      <w:marBottom w:val="0"/>
      <w:divBdr>
        <w:top w:val="none" w:sz="0" w:space="0" w:color="auto"/>
        <w:left w:val="none" w:sz="0" w:space="0" w:color="auto"/>
        <w:bottom w:val="none" w:sz="0" w:space="0" w:color="auto"/>
        <w:right w:val="none" w:sz="0" w:space="0" w:color="auto"/>
      </w:divBdr>
    </w:div>
    <w:div w:id="1250965500">
      <w:bodyDiv w:val="1"/>
      <w:marLeft w:val="0"/>
      <w:marRight w:val="0"/>
      <w:marTop w:val="0"/>
      <w:marBottom w:val="0"/>
      <w:divBdr>
        <w:top w:val="none" w:sz="0" w:space="0" w:color="auto"/>
        <w:left w:val="none" w:sz="0" w:space="0" w:color="auto"/>
        <w:bottom w:val="none" w:sz="0" w:space="0" w:color="auto"/>
        <w:right w:val="none" w:sz="0" w:space="0" w:color="auto"/>
      </w:divBdr>
    </w:div>
    <w:div w:id="1250971111">
      <w:bodyDiv w:val="1"/>
      <w:marLeft w:val="0"/>
      <w:marRight w:val="0"/>
      <w:marTop w:val="0"/>
      <w:marBottom w:val="0"/>
      <w:divBdr>
        <w:top w:val="none" w:sz="0" w:space="0" w:color="auto"/>
        <w:left w:val="none" w:sz="0" w:space="0" w:color="auto"/>
        <w:bottom w:val="none" w:sz="0" w:space="0" w:color="auto"/>
        <w:right w:val="none" w:sz="0" w:space="0" w:color="auto"/>
      </w:divBdr>
    </w:div>
    <w:div w:id="1251234972">
      <w:bodyDiv w:val="1"/>
      <w:marLeft w:val="0"/>
      <w:marRight w:val="0"/>
      <w:marTop w:val="0"/>
      <w:marBottom w:val="0"/>
      <w:divBdr>
        <w:top w:val="none" w:sz="0" w:space="0" w:color="auto"/>
        <w:left w:val="none" w:sz="0" w:space="0" w:color="auto"/>
        <w:bottom w:val="none" w:sz="0" w:space="0" w:color="auto"/>
        <w:right w:val="none" w:sz="0" w:space="0" w:color="auto"/>
      </w:divBdr>
    </w:div>
    <w:div w:id="1251309601">
      <w:bodyDiv w:val="1"/>
      <w:marLeft w:val="0"/>
      <w:marRight w:val="0"/>
      <w:marTop w:val="0"/>
      <w:marBottom w:val="0"/>
      <w:divBdr>
        <w:top w:val="none" w:sz="0" w:space="0" w:color="auto"/>
        <w:left w:val="none" w:sz="0" w:space="0" w:color="auto"/>
        <w:bottom w:val="none" w:sz="0" w:space="0" w:color="auto"/>
        <w:right w:val="none" w:sz="0" w:space="0" w:color="auto"/>
      </w:divBdr>
    </w:div>
    <w:div w:id="1251744096">
      <w:bodyDiv w:val="1"/>
      <w:marLeft w:val="0"/>
      <w:marRight w:val="0"/>
      <w:marTop w:val="0"/>
      <w:marBottom w:val="0"/>
      <w:divBdr>
        <w:top w:val="none" w:sz="0" w:space="0" w:color="auto"/>
        <w:left w:val="none" w:sz="0" w:space="0" w:color="auto"/>
        <w:bottom w:val="none" w:sz="0" w:space="0" w:color="auto"/>
        <w:right w:val="none" w:sz="0" w:space="0" w:color="auto"/>
      </w:divBdr>
    </w:div>
    <w:div w:id="1251962066">
      <w:bodyDiv w:val="1"/>
      <w:marLeft w:val="0"/>
      <w:marRight w:val="0"/>
      <w:marTop w:val="0"/>
      <w:marBottom w:val="0"/>
      <w:divBdr>
        <w:top w:val="none" w:sz="0" w:space="0" w:color="auto"/>
        <w:left w:val="none" w:sz="0" w:space="0" w:color="auto"/>
        <w:bottom w:val="none" w:sz="0" w:space="0" w:color="auto"/>
        <w:right w:val="none" w:sz="0" w:space="0" w:color="auto"/>
      </w:divBdr>
    </w:div>
    <w:div w:id="1252162294">
      <w:bodyDiv w:val="1"/>
      <w:marLeft w:val="0"/>
      <w:marRight w:val="0"/>
      <w:marTop w:val="0"/>
      <w:marBottom w:val="0"/>
      <w:divBdr>
        <w:top w:val="none" w:sz="0" w:space="0" w:color="auto"/>
        <w:left w:val="none" w:sz="0" w:space="0" w:color="auto"/>
        <w:bottom w:val="none" w:sz="0" w:space="0" w:color="auto"/>
        <w:right w:val="none" w:sz="0" w:space="0" w:color="auto"/>
      </w:divBdr>
    </w:div>
    <w:div w:id="1252273232">
      <w:bodyDiv w:val="1"/>
      <w:marLeft w:val="0"/>
      <w:marRight w:val="0"/>
      <w:marTop w:val="0"/>
      <w:marBottom w:val="0"/>
      <w:divBdr>
        <w:top w:val="none" w:sz="0" w:space="0" w:color="auto"/>
        <w:left w:val="none" w:sz="0" w:space="0" w:color="auto"/>
        <w:bottom w:val="none" w:sz="0" w:space="0" w:color="auto"/>
        <w:right w:val="none" w:sz="0" w:space="0" w:color="auto"/>
      </w:divBdr>
    </w:div>
    <w:div w:id="1253393755">
      <w:bodyDiv w:val="1"/>
      <w:marLeft w:val="0"/>
      <w:marRight w:val="0"/>
      <w:marTop w:val="0"/>
      <w:marBottom w:val="0"/>
      <w:divBdr>
        <w:top w:val="none" w:sz="0" w:space="0" w:color="auto"/>
        <w:left w:val="none" w:sz="0" w:space="0" w:color="auto"/>
        <w:bottom w:val="none" w:sz="0" w:space="0" w:color="auto"/>
        <w:right w:val="none" w:sz="0" w:space="0" w:color="auto"/>
      </w:divBdr>
    </w:div>
    <w:div w:id="1253857183">
      <w:bodyDiv w:val="1"/>
      <w:marLeft w:val="0"/>
      <w:marRight w:val="0"/>
      <w:marTop w:val="0"/>
      <w:marBottom w:val="0"/>
      <w:divBdr>
        <w:top w:val="none" w:sz="0" w:space="0" w:color="auto"/>
        <w:left w:val="none" w:sz="0" w:space="0" w:color="auto"/>
        <w:bottom w:val="none" w:sz="0" w:space="0" w:color="auto"/>
        <w:right w:val="none" w:sz="0" w:space="0" w:color="auto"/>
      </w:divBdr>
    </w:div>
    <w:div w:id="1254244180">
      <w:bodyDiv w:val="1"/>
      <w:marLeft w:val="0"/>
      <w:marRight w:val="0"/>
      <w:marTop w:val="0"/>
      <w:marBottom w:val="0"/>
      <w:divBdr>
        <w:top w:val="none" w:sz="0" w:space="0" w:color="auto"/>
        <w:left w:val="none" w:sz="0" w:space="0" w:color="auto"/>
        <w:bottom w:val="none" w:sz="0" w:space="0" w:color="auto"/>
        <w:right w:val="none" w:sz="0" w:space="0" w:color="auto"/>
      </w:divBdr>
    </w:div>
    <w:div w:id="1254970591">
      <w:bodyDiv w:val="1"/>
      <w:marLeft w:val="0"/>
      <w:marRight w:val="0"/>
      <w:marTop w:val="0"/>
      <w:marBottom w:val="0"/>
      <w:divBdr>
        <w:top w:val="none" w:sz="0" w:space="0" w:color="auto"/>
        <w:left w:val="none" w:sz="0" w:space="0" w:color="auto"/>
        <w:bottom w:val="none" w:sz="0" w:space="0" w:color="auto"/>
        <w:right w:val="none" w:sz="0" w:space="0" w:color="auto"/>
      </w:divBdr>
    </w:div>
    <w:div w:id="1255161823">
      <w:bodyDiv w:val="1"/>
      <w:marLeft w:val="0"/>
      <w:marRight w:val="0"/>
      <w:marTop w:val="0"/>
      <w:marBottom w:val="0"/>
      <w:divBdr>
        <w:top w:val="none" w:sz="0" w:space="0" w:color="auto"/>
        <w:left w:val="none" w:sz="0" w:space="0" w:color="auto"/>
        <w:bottom w:val="none" w:sz="0" w:space="0" w:color="auto"/>
        <w:right w:val="none" w:sz="0" w:space="0" w:color="auto"/>
      </w:divBdr>
    </w:div>
    <w:div w:id="1255286004">
      <w:bodyDiv w:val="1"/>
      <w:marLeft w:val="0"/>
      <w:marRight w:val="0"/>
      <w:marTop w:val="0"/>
      <w:marBottom w:val="0"/>
      <w:divBdr>
        <w:top w:val="none" w:sz="0" w:space="0" w:color="auto"/>
        <w:left w:val="none" w:sz="0" w:space="0" w:color="auto"/>
        <w:bottom w:val="none" w:sz="0" w:space="0" w:color="auto"/>
        <w:right w:val="none" w:sz="0" w:space="0" w:color="auto"/>
      </w:divBdr>
    </w:div>
    <w:div w:id="1255822348">
      <w:bodyDiv w:val="1"/>
      <w:marLeft w:val="0"/>
      <w:marRight w:val="0"/>
      <w:marTop w:val="0"/>
      <w:marBottom w:val="0"/>
      <w:divBdr>
        <w:top w:val="none" w:sz="0" w:space="0" w:color="auto"/>
        <w:left w:val="none" w:sz="0" w:space="0" w:color="auto"/>
        <w:bottom w:val="none" w:sz="0" w:space="0" w:color="auto"/>
        <w:right w:val="none" w:sz="0" w:space="0" w:color="auto"/>
      </w:divBdr>
    </w:div>
    <w:div w:id="1256014315">
      <w:bodyDiv w:val="1"/>
      <w:marLeft w:val="0"/>
      <w:marRight w:val="0"/>
      <w:marTop w:val="0"/>
      <w:marBottom w:val="0"/>
      <w:divBdr>
        <w:top w:val="none" w:sz="0" w:space="0" w:color="auto"/>
        <w:left w:val="none" w:sz="0" w:space="0" w:color="auto"/>
        <w:bottom w:val="none" w:sz="0" w:space="0" w:color="auto"/>
        <w:right w:val="none" w:sz="0" w:space="0" w:color="auto"/>
      </w:divBdr>
    </w:div>
    <w:div w:id="1256137191">
      <w:bodyDiv w:val="1"/>
      <w:marLeft w:val="0"/>
      <w:marRight w:val="0"/>
      <w:marTop w:val="0"/>
      <w:marBottom w:val="0"/>
      <w:divBdr>
        <w:top w:val="none" w:sz="0" w:space="0" w:color="auto"/>
        <w:left w:val="none" w:sz="0" w:space="0" w:color="auto"/>
        <w:bottom w:val="none" w:sz="0" w:space="0" w:color="auto"/>
        <w:right w:val="none" w:sz="0" w:space="0" w:color="auto"/>
      </w:divBdr>
    </w:div>
    <w:div w:id="1256330015">
      <w:bodyDiv w:val="1"/>
      <w:marLeft w:val="0"/>
      <w:marRight w:val="0"/>
      <w:marTop w:val="0"/>
      <w:marBottom w:val="0"/>
      <w:divBdr>
        <w:top w:val="none" w:sz="0" w:space="0" w:color="auto"/>
        <w:left w:val="none" w:sz="0" w:space="0" w:color="auto"/>
        <w:bottom w:val="none" w:sz="0" w:space="0" w:color="auto"/>
        <w:right w:val="none" w:sz="0" w:space="0" w:color="auto"/>
      </w:divBdr>
    </w:div>
    <w:div w:id="1256551525">
      <w:bodyDiv w:val="1"/>
      <w:marLeft w:val="0"/>
      <w:marRight w:val="0"/>
      <w:marTop w:val="0"/>
      <w:marBottom w:val="0"/>
      <w:divBdr>
        <w:top w:val="none" w:sz="0" w:space="0" w:color="auto"/>
        <w:left w:val="none" w:sz="0" w:space="0" w:color="auto"/>
        <w:bottom w:val="none" w:sz="0" w:space="0" w:color="auto"/>
        <w:right w:val="none" w:sz="0" w:space="0" w:color="auto"/>
      </w:divBdr>
    </w:div>
    <w:div w:id="1256859351">
      <w:bodyDiv w:val="1"/>
      <w:marLeft w:val="0"/>
      <w:marRight w:val="0"/>
      <w:marTop w:val="0"/>
      <w:marBottom w:val="0"/>
      <w:divBdr>
        <w:top w:val="none" w:sz="0" w:space="0" w:color="auto"/>
        <w:left w:val="none" w:sz="0" w:space="0" w:color="auto"/>
        <w:bottom w:val="none" w:sz="0" w:space="0" w:color="auto"/>
        <w:right w:val="none" w:sz="0" w:space="0" w:color="auto"/>
      </w:divBdr>
    </w:div>
    <w:div w:id="1256935555">
      <w:bodyDiv w:val="1"/>
      <w:marLeft w:val="0"/>
      <w:marRight w:val="0"/>
      <w:marTop w:val="0"/>
      <w:marBottom w:val="0"/>
      <w:divBdr>
        <w:top w:val="none" w:sz="0" w:space="0" w:color="auto"/>
        <w:left w:val="none" w:sz="0" w:space="0" w:color="auto"/>
        <w:bottom w:val="none" w:sz="0" w:space="0" w:color="auto"/>
        <w:right w:val="none" w:sz="0" w:space="0" w:color="auto"/>
      </w:divBdr>
    </w:div>
    <w:div w:id="1257132098">
      <w:bodyDiv w:val="1"/>
      <w:marLeft w:val="0"/>
      <w:marRight w:val="0"/>
      <w:marTop w:val="0"/>
      <w:marBottom w:val="0"/>
      <w:divBdr>
        <w:top w:val="none" w:sz="0" w:space="0" w:color="auto"/>
        <w:left w:val="none" w:sz="0" w:space="0" w:color="auto"/>
        <w:bottom w:val="none" w:sz="0" w:space="0" w:color="auto"/>
        <w:right w:val="none" w:sz="0" w:space="0" w:color="auto"/>
      </w:divBdr>
    </w:div>
    <w:div w:id="1257248588">
      <w:bodyDiv w:val="1"/>
      <w:marLeft w:val="0"/>
      <w:marRight w:val="0"/>
      <w:marTop w:val="0"/>
      <w:marBottom w:val="0"/>
      <w:divBdr>
        <w:top w:val="none" w:sz="0" w:space="0" w:color="auto"/>
        <w:left w:val="none" w:sz="0" w:space="0" w:color="auto"/>
        <w:bottom w:val="none" w:sz="0" w:space="0" w:color="auto"/>
        <w:right w:val="none" w:sz="0" w:space="0" w:color="auto"/>
      </w:divBdr>
    </w:div>
    <w:div w:id="1257323647">
      <w:bodyDiv w:val="1"/>
      <w:marLeft w:val="0"/>
      <w:marRight w:val="0"/>
      <w:marTop w:val="0"/>
      <w:marBottom w:val="0"/>
      <w:divBdr>
        <w:top w:val="none" w:sz="0" w:space="0" w:color="auto"/>
        <w:left w:val="none" w:sz="0" w:space="0" w:color="auto"/>
        <w:bottom w:val="none" w:sz="0" w:space="0" w:color="auto"/>
        <w:right w:val="none" w:sz="0" w:space="0" w:color="auto"/>
      </w:divBdr>
    </w:div>
    <w:div w:id="1257909655">
      <w:bodyDiv w:val="1"/>
      <w:marLeft w:val="0"/>
      <w:marRight w:val="0"/>
      <w:marTop w:val="0"/>
      <w:marBottom w:val="0"/>
      <w:divBdr>
        <w:top w:val="none" w:sz="0" w:space="0" w:color="auto"/>
        <w:left w:val="none" w:sz="0" w:space="0" w:color="auto"/>
        <w:bottom w:val="none" w:sz="0" w:space="0" w:color="auto"/>
        <w:right w:val="none" w:sz="0" w:space="0" w:color="auto"/>
      </w:divBdr>
    </w:div>
    <w:div w:id="1258102883">
      <w:bodyDiv w:val="1"/>
      <w:marLeft w:val="0"/>
      <w:marRight w:val="0"/>
      <w:marTop w:val="0"/>
      <w:marBottom w:val="0"/>
      <w:divBdr>
        <w:top w:val="none" w:sz="0" w:space="0" w:color="auto"/>
        <w:left w:val="none" w:sz="0" w:space="0" w:color="auto"/>
        <w:bottom w:val="none" w:sz="0" w:space="0" w:color="auto"/>
        <w:right w:val="none" w:sz="0" w:space="0" w:color="auto"/>
      </w:divBdr>
    </w:div>
    <w:div w:id="1258174499">
      <w:bodyDiv w:val="1"/>
      <w:marLeft w:val="0"/>
      <w:marRight w:val="0"/>
      <w:marTop w:val="0"/>
      <w:marBottom w:val="0"/>
      <w:divBdr>
        <w:top w:val="none" w:sz="0" w:space="0" w:color="auto"/>
        <w:left w:val="none" w:sz="0" w:space="0" w:color="auto"/>
        <w:bottom w:val="none" w:sz="0" w:space="0" w:color="auto"/>
        <w:right w:val="none" w:sz="0" w:space="0" w:color="auto"/>
      </w:divBdr>
    </w:div>
    <w:div w:id="1258251221">
      <w:bodyDiv w:val="1"/>
      <w:marLeft w:val="0"/>
      <w:marRight w:val="0"/>
      <w:marTop w:val="0"/>
      <w:marBottom w:val="0"/>
      <w:divBdr>
        <w:top w:val="none" w:sz="0" w:space="0" w:color="auto"/>
        <w:left w:val="none" w:sz="0" w:space="0" w:color="auto"/>
        <w:bottom w:val="none" w:sz="0" w:space="0" w:color="auto"/>
        <w:right w:val="none" w:sz="0" w:space="0" w:color="auto"/>
      </w:divBdr>
    </w:div>
    <w:div w:id="1258371455">
      <w:bodyDiv w:val="1"/>
      <w:marLeft w:val="0"/>
      <w:marRight w:val="0"/>
      <w:marTop w:val="0"/>
      <w:marBottom w:val="0"/>
      <w:divBdr>
        <w:top w:val="none" w:sz="0" w:space="0" w:color="auto"/>
        <w:left w:val="none" w:sz="0" w:space="0" w:color="auto"/>
        <w:bottom w:val="none" w:sz="0" w:space="0" w:color="auto"/>
        <w:right w:val="none" w:sz="0" w:space="0" w:color="auto"/>
      </w:divBdr>
    </w:div>
    <w:div w:id="1259406770">
      <w:bodyDiv w:val="1"/>
      <w:marLeft w:val="0"/>
      <w:marRight w:val="0"/>
      <w:marTop w:val="0"/>
      <w:marBottom w:val="0"/>
      <w:divBdr>
        <w:top w:val="none" w:sz="0" w:space="0" w:color="auto"/>
        <w:left w:val="none" w:sz="0" w:space="0" w:color="auto"/>
        <w:bottom w:val="none" w:sz="0" w:space="0" w:color="auto"/>
        <w:right w:val="none" w:sz="0" w:space="0" w:color="auto"/>
      </w:divBdr>
    </w:div>
    <w:div w:id="1259631039">
      <w:bodyDiv w:val="1"/>
      <w:marLeft w:val="0"/>
      <w:marRight w:val="0"/>
      <w:marTop w:val="0"/>
      <w:marBottom w:val="0"/>
      <w:divBdr>
        <w:top w:val="none" w:sz="0" w:space="0" w:color="auto"/>
        <w:left w:val="none" w:sz="0" w:space="0" w:color="auto"/>
        <w:bottom w:val="none" w:sz="0" w:space="0" w:color="auto"/>
        <w:right w:val="none" w:sz="0" w:space="0" w:color="auto"/>
      </w:divBdr>
    </w:div>
    <w:div w:id="1259947062">
      <w:bodyDiv w:val="1"/>
      <w:marLeft w:val="0"/>
      <w:marRight w:val="0"/>
      <w:marTop w:val="0"/>
      <w:marBottom w:val="0"/>
      <w:divBdr>
        <w:top w:val="none" w:sz="0" w:space="0" w:color="auto"/>
        <w:left w:val="none" w:sz="0" w:space="0" w:color="auto"/>
        <w:bottom w:val="none" w:sz="0" w:space="0" w:color="auto"/>
        <w:right w:val="none" w:sz="0" w:space="0" w:color="auto"/>
      </w:divBdr>
    </w:div>
    <w:div w:id="1260137997">
      <w:bodyDiv w:val="1"/>
      <w:marLeft w:val="0"/>
      <w:marRight w:val="0"/>
      <w:marTop w:val="0"/>
      <w:marBottom w:val="0"/>
      <w:divBdr>
        <w:top w:val="none" w:sz="0" w:space="0" w:color="auto"/>
        <w:left w:val="none" w:sz="0" w:space="0" w:color="auto"/>
        <w:bottom w:val="none" w:sz="0" w:space="0" w:color="auto"/>
        <w:right w:val="none" w:sz="0" w:space="0" w:color="auto"/>
      </w:divBdr>
    </w:div>
    <w:div w:id="1261258795">
      <w:bodyDiv w:val="1"/>
      <w:marLeft w:val="0"/>
      <w:marRight w:val="0"/>
      <w:marTop w:val="0"/>
      <w:marBottom w:val="0"/>
      <w:divBdr>
        <w:top w:val="none" w:sz="0" w:space="0" w:color="auto"/>
        <w:left w:val="none" w:sz="0" w:space="0" w:color="auto"/>
        <w:bottom w:val="none" w:sz="0" w:space="0" w:color="auto"/>
        <w:right w:val="none" w:sz="0" w:space="0" w:color="auto"/>
      </w:divBdr>
    </w:div>
    <w:div w:id="1261452796">
      <w:bodyDiv w:val="1"/>
      <w:marLeft w:val="0"/>
      <w:marRight w:val="0"/>
      <w:marTop w:val="0"/>
      <w:marBottom w:val="0"/>
      <w:divBdr>
        <w:top w:val="none" w:sz="0" w:space="0" w:color="auto"/>
        <w:left w:val="none" w:sz="0" w:space="0" w:color="auto"/>
        <w:bottom w:val="none" w:sz="0" w:space="0" w:color="auto"/>
        <w:right w:val="none" w:sz="0" w:space="0" w:color="auto"/>
      </w:divBdr>
    </w:div>
    <w:div w:id="1261526057">
      <w:bodyDiv w:val="1"/>
      <w:marLeft w:val="0"/>
      <w:marRight w:val="0"/>
      <w:marTop w:val="0"/>
      <w:marBottom w:val="0"/>
      <w:divBdr>
        <w:top w:val="none" w:sz="0" w:space="0" w:color="auto"/>
        <w:left w:val="none" w:sz="0" w:space="0" w:color="auto"/>
        <w:bottom w:val="none" w:sz="0" w:space="0" w:color="auto"/>
        <w:right w:val="none" w:sz="0" w:space="0" w:color="auto"/>
      </w:divBdr>
    </w:div>
    <w:div w:id="1261598265">
      <w:bodyDiv w:val="1"/>
      <w:marLeft w:val="0"/>
      <w:marRight w:val="0"/>
      <w:marTop w:val="0"/>
      <w:marBottom w:val="0"/>
      <w:divBdr>
        <w:top w:val="none" w:sz="0" w:space="0" w:color="auto"/>
        <w:left w:val="none" w:sz="0" w:space="0" w:color="auto"/>
        <w:bottom w:val="none" w:sz="0" w:space="0" w:color="auto"/>
        <w:right w:val="none" w:sz="0" w:space="0" w:color="auto"/>
      </w:divBdr>
    </w:div>
    <w:div w:id="1261641580">
      <w:bodyDiv w:val="1"/>
      <w:marLeft w:val="0"/>
      <w:marRight w:val="0"/>
      <w:marTop w:val="0"/>
      <w:marBottom w:val="0"/>
      <w:divBdr>
        <w:top w:val="none" w:sz="0" w:space="0" w:color="auto"/>
        <w:left w:val="none" w:sz="0" w:space="0" w:color="auto"/>
        <w:bottom w:val="none" w:sz="0" w:space="0" w:color="auto"/>
        <w:right w:val="none" w:sz="0" w:space="0" w:color="auto"/>
      </w:divBdr>
    </w:div>
    <w:div w:id="1261645278">
      <w:bodyDiv w:val="1"/>
      <w:marLeft w:val="0"/>
      <w:marRight w:val="0"/>
      <w:marTop w:val="0"/>
      <w:marBottom w:val="0"/>
      <w:divBdr>
        <w:top w:val="none" w:sz="0" w:space="0" w:color="auto"/>
        <w:left w:val="none" w:sz="0" w:space="0" w:color="auto"/>
        <w:bottom w:val="none" w:sz="0" w:space="0" w:color="auto"/>
        <w:right w:val="none" w:sz="0" w:space="0" w:color="auto"/>
      </w:divBdr>
    </w:div>
    <w:div w:id="1261790802">
      <w:bodyDiv w:val="1"/>
      <w:marLeft w:val="0"/>
      <w:marRight w:val="0"/>
      <w:marTop w:val="0"/>
      <w:marBottom w:val="0"/>
      <w:divBdr>
        <w:top w:val="none" w:sz="0" w:space="0" w:color="auto"/>
        <w:left w:val="none" w:sz="0" w:space="0" w:color="auto"/>
        <w:bottom w:val="none" w:sz="0" w:space="0" w:color="auto"/>
        <w:right w:val="none" w:sz="0" w:space="0" w:color="auto"/>
      </w:divBdr>
    </w:div>
    <w:div w:id="1261985687">
      <w:bodyDiv w:val="1"/>
      <w:marLeft w:val="0"/>
      <w:marRight w:val="0"/>
      <w:marTop w:val="0"/>
      <w:marBottom w:val="0"/>
      <w:divBdr>
        <w:top w:val="none" w:sz="0" w:space="0" w:color="auto"/>
        <w:left w:val="none" w:sz="0" w:space="0" w:color="auto"/>
        <w:bottom w:val="none" w:sz="0" w:space="0" w:color="auto"/>
        <w:right w:val="none" w:sz="0" w:space="0" w:color="auto"/>
      </w:divBdr>
    </w:div>
    <w:div w:id="1262102176">
      <w:bodyDiv w:val="1"/>
      <w:marLeft w:val="0"/>
      <w:marRight w:val="0"/>
      <w:marTop w:val="0"/>
      <w:marBottom w:val="0"/>
      <w:divBdr>
        <w:top w:val="none" w:sz="0" w:space="0" w:color="auto"/>
        <w:left w:val="none" w:sz="0" w:space="0" w:color="auto"/>
        <w:bottom w:val="none" w:sz="0" w:space="0" w:color="auto"/>
        <w:right w:val="none" w:sz="0" w:space="0" w:color="auto"/>
      </w:divBdr>
    </w:div>
    <w:div w:id="1262372093">
      <w:bodyDiv w:val="1"/>
      <w:marLeft w:val="0"/>
      <w:marRight w:val="0"/>
      <w:marTop w:val="0"/>
      <w:marBottom w:val="0"/>
      <w:divBdr>
        <w:top w:val="none" w:sz="0" w:space="0" w:color="auto"/>
        <w:left w:val="none" w:sz="0" w:space="0" w:color="auto"/>
        <w:bottom w:val="none" w:sz="0" w:space="0" w:color="auto"/>
        <w:right w:val="none" w:sz="0" w:space="0" w:color="auto"/>
      </w:divBdr>
    </w:div>
    <w:div w:id="1262570125">
      <w:bodyDiv w:val="1"/>
      <w:marLeft w:val="0"/>
      <w:marRight w:val="0"/>
      <w:marTop w:val="0"/>
      <w:marBottom w:val="0"/>
      <w:divBdr>
        <w:top w:val="none" w:sz="0" w:space="0" w:color="auto"/>
        <w:left w:val="none" w:sz="0" w:space="0" w:color="auto"/>
        <w:bottom w:val="none" w:sz="0" w:space="0" w:color="auto"/>
        <w:right w:val="none" w:sz="0" w:space="0" w:color="auto"/>
      </w:divBdr>
    </w:div>
    <w:div w:id="1262909794">
      <w:bodyDiv w:val="1"/>
      <w:marLeft w:val="0"/>
      <w:marRight w:val="0"/>
      <w:marTop w:val="0"/>
      <w:marBottom w:val="0"/>
      <w:divBdr>
        <w:top w:val="none" w:sz="0" w:space="0" w:color="auto"/>
        <w:left w:val="none" w:sz="0" w:space="0" w:color="auto"/>
        <w:bottom w:val="none" w:sz="0" w:space="0" w:color="auto"/>
        <w:right w:val="none" w:sz="0" w:space="0" w:color="auto"/>
      </w:divBdr>
    </w:div>
    <w:div w:id="1263104628">
      <w:bodyDiv w:val="1"/>
      <w:marLeft w:val="0"/>
      <w:marRight w:val="0"/>
      <w:marTop w:val="0"/>
      <w:marBottom w:val="0"/>
      <w:divBdr>
        <w:top w:val="none" w:sz="0" w:space="0" w:color="auto"/>
        <w:left w:val="none" w:sz="0" w:space="0" w:color="auto"/>
        <w:bottom w:val="none" w:sz="0" w:space="0" w:color="auto"/>
        <w:right w:val="none" w:sz="0" w:space="0" w:color="auto"/>
      </w:divBdr>
    </w:div>
    <w:div w:id="1263295279">
      <w:bodyDiv w:val="1"/>
      <w:marLeft w:val="0"/>
      <w:marRight w:val="0"/>
      <w:marTop w:val="0"/>
      <w:marBottom w:val="0"/>
      <w:divBdr>
        <w:top w:val="none" w:sz="0" w:space="0" w:color="auto"/>
        <w:left w:val="none" w:sz="0" w:space="0" w:color="auto"/>
        <w:bottom w:val="none" w:sz="0" w:space="0" w:color="auto"/>
        <w:right w:val="none" w:sz="0" w:space="0" w:color="auto"/>
      </w:divBdr>
    </w:div>
    <w:div w:id="1263300536">
      <w:bodyDiv w:val="1"/>
      <w:marLeft w:val="0"/>
      <w:marRight w:val="0"/>
      <w:marTop w:val="0"/>
      <w:marBottom w:val="0"/>
      <w:divBdr>
        <w:top w:val="none" w:sz="0" w:space="0" w:color="auto"/>
        <w:left w:val="none" w:sz="0" w:space="0" w:color="auto"/>
        <w:bottom w:val="none" w:sz="0" w:space="0" w:color="auto"/>
        <w:right w:val="none" w:sz="0" w:space="0" w:color="auto"/>
      </w:divBdr>
    </w:div>
    <w:div w:id="1264456985">
      <w:bodyDiv w:val="1"/>
      <w:marLeft w:val="0"/>
      <w:marRight w:val="0"/>
      <w:marTop w:val="0"/>
      <w:marBottom w:val="0"/>
      <w:divBdr>
        <w:top w:val="none" w:sz="0" w:space="0" w:color="auto"/>
        <w:left w:val="none" w:sz="0" w:space="0" w:color="auto"/>
        <w:bottom w:val="none" w:sz="0" w:space="0" w:color="auto"/>
        <w:right w:val="none" w:sz="0" w:space="0" w:color="auto"/>
      </w:divBdr>
    </w:div>
    <w:div w:id="1264462246">
      <w:bodyDiv w:val="1"/>
      <w:marLeft w:val="0"/>
      <w:marRight w:val="0"/>
      <w:marTop w:val="0"/>
      <w:marBottom w:val="0"/>
      <w:divBdr>
        <w:top w:val="none" w:sz="0" w:space="0" w:color="auto"/>
        <w:left w:val="none" w:sz="0" w:space="0" w:color="auto"/>
        <w:bottom w:val="none" w:sz="0" w:space="0" w:color="auto"/>
        <w:right w:val="none" w:sz="0" w:space="0" w:color="auto"/>
      </w:divBdr>
    </w:div>
    <w:div w:id="1264537009">
      <w:bodyDiv w:val="1"/>
      <w:marLeft w:val="0"/>
      <w:marRight w:val="0"/>
      <w:marTop w:val="0"/>
      <w:marBottom w:val="0"/>
      <w:divBdr>
        <w:top w:val="none" w:sz="0" w:space="0" w:color="auto"/>
        <w:left w:val="none" w:sz="0" w:space="0" w:color="auto"/>
        <w:bottom w:val="none" w:sz="0" w:space="0" w:color="auto"/>
        <w:right w:val="none" w:sz="0" w:space="0" w:color="auto"/>
      </w:divBdr>
    </w:div>
    <w:div w:id="1264923720">
      <w:bodyDiv w:val="1"/>
      <w:marLeft w:val="0"/>
      <w:marRight w:val="0"/>
      <w:marTop w:val="0"/>
      <w:marBottom w:val="0"/>
      <w:divBdr>
        <w:top w:val="none" w:sz="0" w:space="0" w:color="auto"/>
        <w:left w:val="none" w:sz="0" w:space="0" w:color="auto"/>
        <w:bottom w:val="none" w:sz="0" w:space="0" w:color="auto"/>
        <w:right w:val="none" w:sz="0" w:space="0" w:color="auto"/>
      </w:divBdr>
    </w:div>
    <w:div w:id="1265308293">
      <w:bodyDiv w:val="1"/>
      <w:marLeft w:val="0"/>
      <w:marRight w:val="0"/>
      <w:marTop w:val="0"/>
      <w:marBottom w:val="0"/>
      <w:divBdr>
        <w:top w:val="none" w:sz="0" w:space="0" w:color="auto"/>
        <w:left w:val="none" w:sz="0" w:space="0" w:color="auto"/>
        <w:bottom w:val="none" w:sz="0" w:space="0" w:color="auto"/>
        <w:right w:val="none" w:sz="0" w:space="0" w:color="auto"/>
      </w:divBdr>
    </w:div>
    <w:div w:id="1265771874">
      <w:bodyDiv w:val="1"/>
      <w:marLeft w:val="0"/>
      <w:marRight w:val="0"/>
      <w:marTop w:val="0"/>
      <w:marBottom w:val="0"/>
      <w:divBdr>
        <w:top w:val="none" w:sz="0" w:space="0" w:color="auto"/>
        <w:left w:val="none" w:sz="0" w:space="0" w:color="auto"/>
        <w:bottom w:val="none" w:sz="0" w:space="0" w:color="auto"/>
        <w:right w:val="none" w:sz="0" w:space="0" w:color="auto"/>
      </w:divBdr>
    </w:div>
    <w:div w:id="1266498804">
      <w:bodyDiv w:val="1"/>
      <w:marLeft w:val="0"/>
      <w:marRight w:val="0"/>
      <w:marTop w:val="0"/>
      <w:marBottom w:val="0"/>
      <w:divBdr>
        <w:top w:val="none" w:sz="0" w:space="0" w:color="auto"/>
        <w:left w:val="none" w:sz="0" w:space="0" w:color="auto"/>
        <w:bottom w:val="none" w:sz="0" w:space="0" w:color="auto"/>
        <w:right w:val="none" w:sz="0" w:space="0" w:color="auto"/>
      </w:divBdr>
    </w:div>
    <w:div w:id="1266882936">
      <w:bodyDiv w:val="1"/>
      <w:marLeft w:val="0"/>
      <w:marRight w:val="0"/>
      <w:marTop w:val="0"/>
      <w:marBottom w:val="0"/>
      <w:divBdr>
        <w:top w:val="none" w:sz="0" w:space="0" w:color="auto"/>
        <w:left w:val="none" w:sz="0" w:space="0" w:color="auto"/>
        <w:bottom w:val="none" w:sz="0" w:space="0" w:color="auto"/>
        <w:right w:val="none" w:sz="0" w:space="0" w:color="auto"/>
      </w:divBdr>
    </w:div>
    <w:div w:id="1266963943">
      <w:bodyDiv w:val="1"/>
      <w:marLeft w:val="0"/>
      <w:marRight w:val="0"/>
      <w:marTop w:val="0"/>
      <w:marBottom w:val="0"/>
      <w:divBdr>
        <w:top w:val="none" w:sz="0" w:space="0" w:color="auto"/>
        <w:left w:val="none" w:sz="0" w:space="0" w:color="auto"/>
        <w:bottom w:val="none" w:sz="0" w:space="0" w:color="auto"/>
        <w:right w:val="none" w:sz="0" w:space="0" w:color="auto"/>
      </w:divBdr>
    </w:div>
    <w:div w:id="1267229580">
      <w:bodyDiv w:val="1"/>
      <w:marLeft w:val="0"/>
      <w:marRight w:val="0"/>
      <w:marTop w:val="0"/>
      <w:marBottom w:val="0"/>
      <w:divBdr>
        <w:top w:val="none" w:sz="0" w:space="0" w:color="auto"/>
        <w:left w:val="none" w:sz="0" w:space="0" w:color="auto"/>
        <w:bottom w:val="none" w:sz="0" w:space="0" w:color="auto"/>
        <w:right w:val="none" w:sz="0" w:space="0" w:color="auto"/>
      </w:divBdr>
    </w:div>
    <w:div w:id="1268001604">
      <w:bodyDiv w:val="1"/>
      <w:marLeft w:val="0"/>
      <w:marRight w:val="0"/>
      <w:marTop w:val="0"/>
      <w:marBottom w:val="0"/>
      <w:divBdr>
        <w:top w:val="none" w:sz="0" w:space="0" w:color="auto"/>
        <w:left w:val="none" w:sz="0" w:space="0" w:color="auto"/>
        <w:bottom w:val="none" w:sz="0" w:space="0" w:color="auto"/>
        <w:right w:val="none" w:sz="0" w:space="0" w:color="auto"/>
      </w:divBdr>
    </w:div>
    <w:div w:id="1268344038">
      <w:bodyDiv w:val="1"/>
      <w:marLeft w:val="0"/>
      <w:marRight w:val="0"/>
      <w:marTop w:val="0"/>
      <w:marBottom w:val="0"/>
      <w:divBdr>
        <w:top w:val="none" w:sz="0" w:space="0" w:color="auto"/>
        <w:left w:val="none" w:sz="0" w:space="0" w:color="auto"/>
        <w:bottom w:val="none" w:sz="0" w:space="0" w:color="auto"/>
        <w:right w:val="none" w:sz="0" w:space="0" w:color="auto"/>
      </w:divBdr>
    </w:div>
    <w:div w:id="1268855044">
      <w:bodyDiv w:val="1"/>
      <w:marLeft w:val="0"/>
      <w:marRight w:val="0"/>
      <w:marTop w:val="0"/>
      <w:marBottom w:val="0"/>
      <w:divBdr>
        <w:top w:val="none" w:sz="0" w:space="0" w:color="auto"/>
        <w:left w:val="none" w:sz="0" w:space="0" w:color="auto"/>
        <w:bottom w:val="none" w:sz="0" w:space="0" w:color="auto"/>
        <w:right w:val="none" w:sz="0" w:space="0" w:color="auto"/>
      </w:divBdr>
    </w:div>
    <w:div w:id="1269000923">
      <w:bodyDiv w:val="1"/>
      <w:marLeft w:val="0"/>
      <w:marRight w:val="0"/>
      <w:marTop w:val="0"/>
      <w:marBottom w:val="0"/>
      <w:divBdr>
        <w:top w:val="none" w:sz="0" w:space="0" w:color="auto"/>
        <w:left w:val="none" w:sz="0" w:space="0" w:color="auto"/>
        <w:bottom w:val="none" w:sz="0" w:space="0" w:color="auto"/>
        <w:right w:val="none" w:sz="0" w:space="0" w:color="auto"/>
      </w:divBdr>
    </w:div>
    <w:div w:id="1269002651">
      <w:bodyDiv w:val="1"/>
      <w:marLeft w:val="0"/>
      <w:marRight w:val="0"/>
      <w:marTop w:val="0"/>
      <w:marBottom w:val="0"/>
      <w:divBdr>
        <w:top w:val="none" w:sz="0" w:space="0" w:color="auto"/>
        <w:left w:val="none" w:sz="0" w:space="0" w:color="auto"/>
        <w:bottom w:val="none" w:sz="0" w:space="0" w:color="auto"/>
        <w:right w:val="none" w:sz="0" w:space="0" w:color="auto"/>
      </w:divBdr>
    </w:div>
    <w:div w:id="1269266836">
      <w:bodyDiv w:val="1"/>
      <w:marLeft w:val="0"/>
      <w:marRight w:val="0"/>
      <w:marTop w:val="0"/>
      <w:marBottom w:val="0"/>
      <w:divBdr>
        <w:top w:val="none" w:sz="0" w:space="0" w:color="auto"/>
        <w:left w:val="none" w:sz="0" w:space="0" w:color="auto"/>
        <w:bottom w:val="none" w:sz="0" w:space="0" w:color="auto"/>
        <w:right w:val="none" w:sz="0" w:space="0" w:color="auto"/>
      </w:divBdr>
    </w:div>
    <w:div w:id="1270120248">
      <w:bodyDiv w:val="1"/>
      <w:marLeft w:val="0"/>
      <w:marRight w:val="0"/>
      <w:marTop w:val="0"/>
      <w:marBottom w:val="0"/>
      <w:divBdr>
        <w:top w:val="none" w:sz="0" w:space="0" w:color="auto"/>
        <w:left w:val="none" w:sz="0" w:space="0" w:color="auto"/>
        <w:bottom w:val="none" w:sz="0" w:space="0" w:color="auto"/>
        <w:right w:val="none" w:sz="0" w:space="0" w:color="auto"/>
      </w:divBdr>
    </w:div>
    <w:div w:id="1270817157">
      <w:bodyDiv w:val="1"/>
      <w:marLeft w:val="0"/>
      <w:marRight w:val="0"/>
      <w:marTop w:val="0"/>
      <w:marBottom w:val="0"/>
      <w:divBdr>
        <w:top w:val="none" w:sz="0" w:space="0" w:color="auto"/>
        <w:left w:val="none" w:sz="0" w:space="0" w:color="auto"/>
        <w:bottom w:val="none" w:sz="0" w:space="0" w:color="auto"/>
        <w:right w:val="none" w:sz="0" w:space="0" w:color="auto"/>
      </w:divBdr>
    </w:div>
    <w:div w:id="1271208517">
      <w:bodyDiv w:val="1"/>
      <w:marLeft w:val="0"/>
      <w:marRight w:val="0"/>
      <w:marTop w:val="0"/>
      <w:marBottom w:val="0"/>
      <w:divBdr>
        <w:top w:val="none" w:sz="0" w:space="0" w:color="auto"/>
        <w:left w:val="none" w:sz="0" w:space="0" w:color="auto"/>
        <w:bottom w:val="none" w:sz="0" w:space="0" w:color="auto"/>
        <w:right w:val="none" w:sz="0" w:space="0" w:color="auto"/>
      </w:divBdr>
    </w:div>
    <w:div w:id="1271426340">
      <w:bodyDiv w:val="1"/>
      <w:marLeft w:val="0"/>
      <w:marRight w:val="0"/>
      <w:marTop w:val="0"/>
      <w:marBottom w:val="0"/>
      <w:divBdr>
        <w:top w:val="none" w:sz="0" w:space="0" w:color="auto"/>
        <w:left w:val="none" w:sz="0" w:space="0" w:color="auto"/>
        <w:bottom w:val="none" w:sz="0" w:space="0" w:color="auto"/>
        <w:right w:val="none" w:sz="0" w:space="0" w:color="auto"/>
      </w:divBdr>
    </w:div>
    <w:div w:id="1271736722">
      <w:bodyDiv w:val="1"/>
      <w:marLeft w:val="0"/>
      <w:marRight w:val="0"/>
      <w:marTop w:val="0"/>
      <w:marBottom w:val="0"/>
      <w:divBdr>
        <w:top w:val="none" w:sz="0" w:space="0" w:color="auto"/>
        <w:left w:val="none" w:sz="0" w:space="0" w:color="auto"/>
        <w:bottom w:val="none" w:sz="0" w:space="0" w:color="auto"/>
        <w:right w:val="none" w:sz="0" w:space="0" w:color="auto"/>
      </w:divBdr>
    </w:div>
    <w:div w:id="1272469146">
      <w:bodyDiv w:val="1"/>
      <w:marLeft w:val="0"/>
      <w:marRight w:val="0"/>
      <w:marTop w:val="0"/>
      <w:marBottom w:val="0"/>
      <w:divBdr>
        <w:top w:val="none" w:sz="0" w:space="0" w:color="auto"/>
        <w:left w:val="none" w:sz="0" w:space="0" w:color="auto"/>
        <w:bottom w:val="none" w:sz="0" w:space="0" w:color="auto"/>
        <w:right w:val="none" w:sz="0" w:space="0" w:color="auto"/>
      </w:divBdr>
    </w:div>
    <w:div w:id="1274285006">
      <w:bodyDiv w:val="1"/>
      <w:marLeft w:val="0"/>
      <w:marRight w:val="0"/>
      <w:marTop w:val="0"/>
      <w:marBottom w:val="0"/>
      <w:divBdr>
        <w:top w:val="none" w:sz="0" w:space="0" w:color="auto"/>
        <w:left w:val="none" w:sz="0" w:space="0" w:color="auto"/>
        <w:bottom w:val="none" w:sz="0" w:space="0" w:color="auto"/>
        <w:right w:val="none" w:sz="0" w:space="0" w:color="auto"/>
      </w:divBdr>
    </w:div>
    <w:div w:id="1274366997">
      <w:bodyDiv w:val="1"/>
      <w:marLeft w:val="0"/>
      <w:marRight w:val="0"/>
      <w:marTop w:val="0"/>
      <w:marBottom w:val="0"/>
      <w:divBdr>
        <w:top w:val="none" w:sz="0" w:space="0" w:color="auto"/>
        <w:left w:val="none" w:sz="0" w:space="0" w:color="auto"/>
        <w:bottom w:val="none" w:sz="0" w:space="0" w:color="auto"/>
        <w:right w:val="none" w:sz="0" w:space="0" w:color="auto"/>
      </w:divBdr>
    </w:div>
    <w:div w:id="1275165043">
      <w:bodyDiv w:val="1"/>
      <w:marLeft w:val="0"/>
      <w:marRight w:val="0"/>
      <w:marTop w:val="0"/>
      <w:marBottom w:val="0"/>
      <w:divBdr>
        <w:top w:val="none" w:sz="0" w:space="0" w:color="auto"/>
        <w:left w:val="none" w:sz="0" w:space="0" w:color="auto"/>
        <w:bottom w:val="none" w:sz="0" w:space="0" w:color="auto"/>
        <w:right w:val="none" w:sz="0" w:space="0" w:color="auto"/>
      </w:divBdr>
    </w:div>
    <w:div w:id="1275333458">
      <w:bodyDiv w:val="1"/>
      <w:marLeft w:val="0"/>
      <w:marRight w:val="0"/>
      <w:marTop w:val="0"/>
      <w:marBottom w:val="0"/>
      <w:divBdr>
        <w:top w:val="none" w:sz="0" w:space="0" w:color="auto"/>
        <w:left w:val="none" w:sz="0" w:space="0" w:color="auto"/>
        <w:bottom w:val="none" w:sz="0" w:space="0" w:color="auto"/>
        <w:right w:val="none" w:sz="0" w:space="0" w:color="auto"/>
      </w:divBdr>
    </w:div>
    <w:div w:id="1276214753">
      <w:bodyDiv w:val="1"/>
      <w:marLeft w:val="0"/>
      <w:marRight w:val="0"/>
      <w:marTop w:val="0"/>
      <w:marBottom w:val="0"/>
      <w:divBdr>
        <w:top w:val="none" w:sz="0" w:space="0" w:color="auto"/>
        <w:left w:val="none" w:sz="0" w:space="0" w:color="auto"/>
        <w:bottom w:val="none" w:sz="0" w:space="0" w:color="auto"/>
        <w:right w:val="none" w:sz="0" w:space="0" w:color="auto"/>
      </w:divBdr>
    </w:div>
    <w:div w:id="1277252375">
      <w:bodyDiv w:val="1"/>
      <w:marLeft w:val="0"/>
      <w:marRight w:val="0"/>
      <w:marTop w:val="0"/>
      <w:marBottom w:val="0"/>
      <w:divBdr>
        <w:top w:val="none" w:sz="0" w:space="0" w:color="auto"/>
        <w:left w:val="none" w:sz="0" w:space="0" w:color="auto"/>
        <w:bottom w:val="none" w:sz="0" w:space="0" w:color="auto"/>
        <w:right w:val="none" w:sz="0" w:space="0" w:color="auto"/>
      </w:divBdr>
    </w:div>
    <w:div w:id="1278176325">
      <w:bodyDiv w:val="1"/>
      <w:marLeft w:val="0"/>
      <w:marRight w:val="0"/>
      <w:marTop w:val="0"/>
      <w:marBottom w:val="0"/>
      <w:divBdr>
        <w:top w:val="none" w:sz="0" w:space="0" w:color="auto"/>
        <w:left w:val="none" w:sz="0" w:space="0" w:color="auto"/>
        <w:bottom w:val="none" w:sz="0" w:space="0" w:color="auto"/>
        <w:right w:val="none" w:sz="0" w:space="0" w:color="auto"/>
      </w:divBdr>
    </w:div>
    <w:div w:id="1278874922">
      <w:bodyDiv w:val="1"/>
      <w:marLeft w:val="0"/>
      <w:marRight w:val="0"/>
      <w:marTop w:val="0"/>
      <w:marBottom w:val="0"/>
      <w:divBdr>
        <w:top w:val="none" w:sz="0" w:space="0" w:color="auto"/>
        <w:left w:val="none" w:sz="0" w:space="0" w:color="auto"/>
        <w:bottom w:val="none" w:sz="0" w:space="0" w:color="auto"/>
        <w:right w:val="none" w:sz="0" w:space="0" w:color="auto"/>
      </w:divBdr>
    </w:div>
    <w:div w:id="1279600439">
      <w:bodyDiv w:val="1"/>
      <w:marLeft w:val="0"/>
      <w:marRight w:val="0"/>
      <w:marTop w:val="0"/>
      <w:marBottom w:val="0"/>
      <w:divBdr>
        <w:top w:val="none" w:sz="0" w:space="0" w:color="auto"/>
        <w:left w:val="none" w:sz="0" w:space="0" w:color="auto"/>
        <w:bottom w:val="none" w:sz="0" w:space="0" w:color="auto"/>
        <w:right w:val="none" w:sz="0" w:space="0" w:color="auto"/>
      </w:divBdr>
    </w:div>
    <w:div w:id="1279752615">
      <w:bodyDiv w:val="1"/>
      <w:marLeft w:val="0"/>
      <w:marRight w:val="0"/>
      <w:marTop w:val="0"/>
      <w:marBottom w:val="0"/>
      <w:divBdr>
        <w:top w:val="none" w:sz="0" w:space="0" w:color="auto"/>
        <w:left w:val="none" w:sz="0" w:space="0" w:color="auto"/>
        <w:bottom w:val="none" w:sz="0" w:space="0" w:color="auto"/>
        <w:right w:val="none" w:sz="0" w:space="0" w:color="auto"/>
      </w:divBdr>
    </w:div>
    <w:div w:id="1280184363">
      <w:bodyDiv w:val="1"/>
      <w:marLeft w:val="0"/>
      <w:marRight w:val="0"/>
      <w:marTop w:val="0"/>
      <w:marBottom w:val="0"/>
      <w:divBdr>
        <w:top w:val="none" w:sz="0" w:space="0" w:color="auto"/>
        <w:left w:val="none" w:sz="0" w:space="0" w:color="auto"/>
        <w:bottom w:val="none" w:sz="0" w:space="0" w:color="auto"/>
        <w:right w:val="none" w:sz="0" w:space="0" w:color="auto"/>
      </w:divBdr>
    </w:div>
    <w:div w:id="1281229743">
      <w:bodyDiv w:val="1"/>
      <w:marLeft w:val="0"/>
      <w:marRight w:val="0"/>
      <w:marTop w:val="0"/>
      <w:marBottom w:val="0"/>
      <w:divBdr>
        <w:top w:val="none" w:sz="0" w:space="0" w:color="auto"/>
        <w:left w:val="none" w:sz="0" w:space="0" w:color="auto"/>
        <w:bottom w:val="none" w:sz="0" w:space="0" w:color="auto"/>
        <w:right w:val="none" w:sz="0" w:space="0" w:color="auto"/>
      </w:divBdr>
    </w:div>
    <w:div w:id="1281688269">
      <w:bodyDiv w:val="1"/>
      <w:marLeft w:val="0"/>
      <w:marRight w:val="0"/>
      <w:marTop w:val="0"/>
      <w:marBottom w:val="0"/>
      <w:divBdr>
        <w:top w:val="none" w:sz="0" w:space="0" w:color="auto"/>
        <w:left w:val="none" w:sz="0" w:space="0" w:color="auto"/>
        <w:bottom w:val="none" w:sz="0" w:space="0" w:color="auto"/>
        <w:right w:val="none" w:sz="0" w:space="0" w:color="auto"/>
      </w:divBdr>
    </w:div>
    <w:div w:id="1281760130">
      <w:bodyDiv w:val="1"/>
      <w:marLeft w:val="0"/>
      <w:marRight w:val="0"/>
      <w:marTop w:val="0"/>
      <w:marBottom w:val="0"/>
      <w:divBdr>
        <w:top w:val="none" w:sz="0" w:space="0" w:color="auto"/>
        <w:left w:val="none" w:sz="0" w:space="0" w:color="auto"/>
        <w:bottom w:val="none" w:sz="0" w:space="0" w:color="auto"/>
        <w:right w:val="none" w:sz="0" w:space="0" w:color="auto"/>
      </w:divBdr>
    </w:div>
    <w:div w:id="1281764551">
      <w:bodyDiv w:val="1"/>
      <w:marLeft w:val="0"/>
      <w:marRight w:val="0"/>
      <w:marTop w:val="0"/>
      <w:marBottom w:val="0"/>
      <w:divBdr>
        <w:top w:val="none" w:sz="0" w:space="0" w:color="auto"/>
        <w:left w:val="none" w:sz="0" w:space="0" w:color="auto"/>
        <w:bottom w:val="none" w:sz="0" w:space="0" w:color="auto"/>
        <w:right w:val="none" w:sz="0" w:space="0" w:color="auto"/>
      </w:divBdr>
    </w:div>
    <w:div w:id="1282569038">
      <w:bodyDiv w:val="1"/>
      <w:marLeft w:val="0"/>
      <w:marRight w:val="0"/>
      <w:marTop w:val="0"/>
      <w:marBottom w:val="0"/>
      <w:divBdr>
        <w:top w:val="none" w:sz="0" w:space="0" w:color="auto"/>
        <w:left w:val="none" w:sz="0" w:space="0" w:color="auto"/>
        <w:bottom w:val="none" w:sz="0" w:space="0" w:color="auto"/>
        <w:right w:val="none" w:sz="0" w:space="0" w:color="auto"/>
      </w:divBdr>
    </w:div>
    <w:div w:id="1282763277">
      <w:bodyDiv w:val="1"/>
      <w:marLeft w:val="0"/>
      <w:marRight w:val="0"/>
      <w:marTop w:val="0"/>
      <w:marBottom w:val="0"/>
      <w:divBdr>
        <w:top w:val="none" w:sz="0" w:space="0" w:color="auto"/>
        <w:left w:val="none" w:sz="0" w:space="0" w:color="auto"/>
        <w:bottom w:val="none" w:sz="0" w:space="0" w:color="auto"/>
        <w:right w:val="none" w:sz="0" w:space="0" w:color="auto"/>
      </w:divBdr>
    </w:div>
    <w:div w:id="1284071548">
      <w:bodyDiv w:val="1"/>
      <w:marLeft w:val="0"/>
      <w:marRight w:val="0"/>
      <w:marTop w:val="0"/>
      <w:marBottom w:val="0"/>
      <w:divBdr>
        <w:top w:val="none" w:sz="0" w:space="0" w:color="auto"/>
        <w:left w:val="none" w:sz="0" w:space="0" w:color="auto"/>
        <w:bottom w:val="none" w:sz="0" w:space="0" w:color="auto"/>
        <w:right w:val="none" w:sz="0" w:space="0" w:color="auto"/>
      </w:divBdr>
    </w:div>
    <w:div w:id="1284264054">
      <w:bodyDiv w:val="1"/>
      <w:marLeft w:val="0"/>
      <w:marRight w:val="0"/>
      <w:marTop w:val="0"/>
      <w:marBottom w:val="0"/>
      <w:divBdr>
        <w:top w:val="none" w:sz="0" w:space="0" w:color="auto"/>
        <w:left w:val="none" w:sz="0" w:space="0" w:color="auto"/>
        <w:bottom w:val="none" w:sz="0" w:space="0" w:color="auto"/>
        <w:right w:val="none" w:sz="0" w:space="0" w:color="auto"/>
      </w:divBdr>
    </w:div>
    <w:div w:id="1285229029">
      <w:bodyDiv w:val="1"/>
      <w:marLeft w:val="0"/>
      <w:marRight w:val="0"/>
      <w:marTop w:val="0"/>
      <w:marBottom w:val="0"/>
      <w:divBdr>
        <w:top w:val="none" w:sz="0" w:space="0" w:color="auto"/>
        <w:left w:val="none" w:sz="0" w:space="0" w:color="auto"/>
        <w:bottom w:val="none" w:sz="0" w:space="0" w:color="auto"/>
        <w:right w:val="none" w:sz="0" w:space="0" w:color="auto"/>
      </w:divBdr>
    </w:div>
    <w:div w:id="1285581816">
      <w:bodyDiv w:val="1"/>
      <w:marLeft w:val="0"/>
      <w:marRight w:val="0"/>
      <w:marTop w:val="0"/>
      <w:marBottom w:val="0"/>
      <w:divBdr>
        <w:top w:val="none" w:sz="0" w:space="0" w:color="auto"/>
        <w:left w:val="none" w:sz="0" w:space="0" w:color="auto"/>
        <w:bottom w:val="none" w:sz="0" w:space="0" w:color="auto"/>
        <w:right w:val="none" w:sz="0" w:space="0" w:color="auto"/>
      </w:divBdr>
    </w:div>
    <w:div w:id="1285694613">
      <w:bodyDiv w:val="1"/>
      <w:marLeft w:val="0"/>
      <w:marRight w:val="0"/>
      <w:marTop w:val="0"/>
      <w:marBottom w:val="0"/>
      <w:divBdr>
        <w:top w:val="none" w:sz="0" w:space="0" w:color="auto"/>
        <w:left w:val="none" w:sz="0" w:space="0" w:color="auto"/>
        <w:bottom w:val="none" w:sz="0" w:space="0" w:color="auto"/>
        <w:right w:val="none" w:sz="0" w:space="0" w:color="auto"/>
      </w:divBdr>
    </w:div>
    <w:div w:id="1286231783">
      <w:bodyDiv w:val="1"/>
      <w:marLeft w:val="0"/>
      <w:marRight w:val="0"/>
      <w:marTop w:val="0"/>
      <w:marBottom w:val="0"/>
      <w:divBdr>
        <w:top w:val="none" w:sz="0" w:space="0" w:color="auto"/>
        <w:left w:val="none" w:sz="0" w:space="0" w:color="auto"/>
        <w:bottom w:val="none" w:sz="0" w:space="0" w:color="auto"/>
        <w:right w:val="none" w:sz="0" w:space="0" w:color="auto"/>
      </w:divBdr>
    </w:div>
    <w:div w:id="1286958543">
      <w:bodyDiv w:val="1"/>
      <w:marLeft w:val="0"/>
      <w:marRight w:val="0"/>
      <w:marTop w:val="0"/>
      <w:marBottom w:val="0"/>
      <w:divBdr>
        <w:top w:val="none" w:sz="0" w:space="0" w:color="auto"/>
        <w:left w:val="none" w:sz="0" w:space="0" w:color="auto"/>
        <w:bottom w:val="none" w:sz="0" w:space="0" w:color="auto"/>
        <w:right w:val="none" w:sz="0" w:space="0" w:color="auto"/>
      </w:divBdr>
    </w:div>
    <w:div w:id="1287589980">
      <w:bodyDiv w:val="1"/>
      <w:marLeft w:val="0"/>
      <w:marRight w:val="0"/>
      <w:marTop w:val="0"/>
      <w:marBottom w:val="0"/>
      <w:divBdr>
        <w:top w:val="none" w:sz="0" w:space="0" w:color="auto"/>
        <w:left w:val="none" w:sz="0" w:space="0" w:color="auto"/>
        <w:bottom w:val="none" w:sz="0" w:space="0" w:color="auto"/>
        <w:right w:val="none" w:sz="0" w:space="0" w:color="auto"/>
      </w:divBdr>
    </w:div>
    <w:div w:id="1287807180">
      <w:bodyDiv w:val="1"/>
      <w:marLeft w:val="0"/>
      <w:marRight w:val="0"/>
      <w:marTop w:val="0"/>
      <w:marBottom w:val="0"/>
      <w:divBdr>
        <w:top w:val="none" w:sz="0" w:space="0" w:color="auto"/>
        <w:left w:val="none" w:sz="0" w:space="0" w:color="auto"/>
        <w:bottom w:val="none" w:sz="0" w:space="0" w:color="auto"/>
        <w:right w:val="none" w:sz="0" w:space="0" w:color="auto"/>
      </w:divBdr>
    </w:div>
    <w:div w:id="1287849843">
      <w:bodyDiv w:val="1"/>
      <w:marLeft w:val="0"/>
      <w:marRight w:val="0"/>
      <w:marTop w:val="0"/>
      <w:marBottom w:val="0"/>
      <w:divBdr>
        <w:top w:val="none" w:sz="0" w:space="0" w:color="auto"/>
        <w:left w:val="none" w:sz="0" w:space="0" w:color="auto"/>
        <w:bottom w:val="none" w:sz="0" w:space="0" w:color="auto"/>
        <w:right w:val="none" w:sz="0" w:space="0" w:color="auto"/>
      </w:divBdr>
    </w:div>
    <w:div w:id="1288128038">
      <w:bodyDiv w:val="1"/>
      <w:marLeft w:val="0"/>
      <w:marRight w:val="0"/>
      <w:marTop w:val="0"/>
      <w:marBottom w:val="0"/>
      <w:divBdr>
        <w:top w:val="none" w:sz="0" w:space="0" w:color="auto"/>
        <w:left w:val="none" w:sz="0" w:space="0" w:color="auto"/>
        <w:bottom w:val="none" w:sz="0" w:space="0" w:color="auto"/>
        <w:right w:val="none" w:sz="0" w:space="0" w:color="auto"/>
      </w:divBdr>
    </w:div>
    <w:div w:id="1288775608">
      <w:bodyDiv w:val="1"/>
      <w:marLeft w:val="0"/>
      <w:marRight w:val="0"/>
      <w:marTop w:val="0"/>
      <w:marBottom w:val="0"/>
      <w:divBdr>
        <w:top w:val="none" w:sz="0" w:space="0" w:color="auto"/>
        <w:left w:val="none" w:sz="0" w:space="0" w:color="auto"/>
        <w:bottom w:val="none" w:sz="0" w:space="0" w:color="auto"/>
        <w:right w:val="none" w:sz="0" w:space="0" w:color="auto"/>
      </w:divBdr>
    </w:div>
    <w:div w:id="1289166329">
      <w:bodyDiv w:val="1"/>
      <w:marLeft w:val="0"/>
      <w:marRight w:val="0"/>
      <w:marTop w:val="0"/>
      <w:marBottom w:val="0"/>
      <w:divBdr>
        <w:top w:val="none" w:sz="0" w:space="0" w:color="auto"/>
        <w:left w:val="none" w:sz="0" w:space="0" w:color="auto"/>
        <w:bottom w:val="none" w:sz="0" w:space="0" w:color="auto"/>
        <w:right w:val="none" w:sz="0" w:space="0" w:color="auto"/>
      </w:divBdr>
    </w:div>
    <w:div w:id="1289553538">
      <w:bodyDiv w:val="1"/>
      <w:marLeft w:val="0"/>
      <w:marRight w:val="0"/>
      <w:marTop w:val="0"/>
      <w:marBottom w:val="0"/>
      <w:divBdr>
        <w:top w:val="none" w:sz="0" w:space="0" w:color="auto"/>
        <w:left w:val="none" w:sz="0" w:space="0" w:color="auto"/>
        <w:bottom w:val="none" w:sz="0" w:space="0" w:color="auto"/>
        <w:right w:val="none" w:sz="0" w:space="0" w:color="auto"/>
      </w:divBdr>
    </w:div>
    <w:div w:id="1289897136">
      <w:bodyDiv w:val="1"/>
      <w:marLeft w:val="0"/>
      <w:marRight w:val="0"/>
      <w:marTop w:val="0"/>
      <w:marBottom w:val="0"/>
      <w:divBdr>
        <w:top w:val="none" w:sz="0" w:space="0" w:color="auto"/>
        <w:left w:val="none" w:sz="0" w:space="0" w:color="auto"/>
        <w:bottom w:val="none" w:sz="0" w:space="0" w:color="auto"/>
        <w:right w:val="none" w:sz="0" w:space="0" w:color="auto"/>
      </w:divBdr>
    </w:div>
    <w:div w:id="1290548298">
      <w:bodyDiv w:val="1"/>
      <w:marLeft w:val="0"/>
      <w:marRight w:val="0"/>
      <w:marTop w:val="0"/>
      <w:marBottom w:val="0"/>
      <w:divBdr>
        <w:top w:val="none" w:sz="0" w:space="0" w:color="auto"/>
        <w:left w:val="none" w:sz="0" w:space="0" w:color="auto"/>
        <w:bottom w:val="none" w:sz="0" w:space="0" w:color="auto"/>
        <w:right w:val="none" w:sz="0" w:space="0" w:color="auto"/>
      </w:divBdr>
    </w:div>
    <w:div w:id="1290865363">
      <w:bodyDiv w:val="1"/>
      <w:marLeft w:val="0"/>
      <w:marRight w:val="0"/>
      <w:marTop w:val="0"/>
      <w:marBottom w:val="0"/>
      <w:divBdr>
        <w:top w:val="none" w:sz="0" w:space="0" w:color="auto"/>
        <w:left w:val="none" w:sz="0" w:space="0" w:color="auto"/>
        <w:bottom w:val="none" w:sz="0" w:space="0" w:color="auto"/>
        <w:right w:val="none" w:sz="0" w:space="0" w:color="auto"/>
      </w:divBdr>
    </w:div>
    <w:div w:id="1291133539">
      <w:bodyDiv w:val="1"/>
      <w:marLeft w:val="0"/>
      <w:marRight w:val="0"/>
      <w:marTop w:val="0"/>
      <w:marBottom w:val="0"/>
      <w:divBdr>
        <w:top w:val="none" w:sz="0" w:space="0" w:color="auto"/>
        <w:left w:val="none" w:sz="0" w:space="0" w:color="auto"/>
        <w:bottom w:val="none" w:sz="0" w:space="0" w:color="auto"/>
        <w:right w:val="none" w:sz="0" w:space="0" w:color="auto"/>
      </w:divBdr>
    </w:div>
    <w:div w:id="1291597144">
      <w:bodyDiv w:val="1"/>
      <w:marLeft w:val="0"/>
      <w:marRight w:val="0"/>
      <w:marTop w:val="0"/>
      <w:marBottom w:val="0"/>
      <w:divBdr>
        <w:top w:val="none" w:sz="0" w:space="0" w:color="auto"/>
        <w:left w:val="none" w:sz="0" w:space="0" w:color="auto"/>
        <w:bottom w:val="none" w:sz="0" w:space="0" w:color="auto"/>
        <w:right w:val="none" w:sz="0" w:space="0" w:color="auto"/>
      </w:divBdr>
    </w:div>
    <w:div w:id="1291789575">
      <w:bodyDiv w:val="1"/>
      <w:marLeft w:val="0"/>
      <w:marRight w:val="0"/>
      <w:marTop w:val="0"/>
      <w:marBottom w:val="0"/>
      <w:divBdr>
        <w:top w:val="none" w:sz="0" w:space="0" w:color="auto"/>
        <w:left w:val="none" w:sz="0" w:space="0" w:color="auto"/>
        <w:bottom w:val="none" w:sz="0" w:space="0" w:color="auto"/>
        <w:right w:val="none" w:sz="0" w:space="0" w:color="auto"/>
      </w:divBdr>
    </w:div>
    <w:div w:id="1291938861">
      <w:bodyDiv w:val="1"/>
      <w:marLeft w:val="0"/>
      <w:marRight w:val="0"/>
      <w:marTop w:val="0"/>
      <w:marBottom w:val="0"/>
      <w:divBdr>
        <w:top w:val="none" w:sz="0" w:space="0" w:color="auto"/>
        <w:left w:val="none" w:sz="0" w:space="0" w:color="auto"/>
        <w:bottom w:val="none" w:sz="0" w:space="0" w:color="auto"/>
        <w:right w:val="none" w:sz="0" w:space="0" w:color="auto"/>
      </w:divBdr>
    </w:div>
    <w:div w:id="1292175449">
      <w:bodyDiv w:val="1"/>
      <w:marLeft w:val="0"/>
      <w:marRight w:val="0"/>
      <w:marTop w:val="0"/>
      <w:marBottom w:val="0"/>
      <w:divBdr>
        <w:top w:val="none" w:sz="0" w:space="0" w:color="auto"/>
        <w:left w:val="none" w:sz="0" w:space="0" w:color="auto"/>
        <w:bottom w:val="none" w:sz="0" w:space="0" w:color="auto"/>
        <w:right w:val="none" w:sz="0" w:space="0" w:color="auto"/>
      </w:divBdr>
    </w:div>
    <w:div w:id="1292444828">
      <w:bodyDiv w:val="1"/>
      <w:marLeft w:val="0"/>
      <w:marRight w:val="0"/>
      <w:marTop w:val="0"/>
      <w:marBottom w:val="0"/>
      <w:divBdr>
        <w:top w:val="none" w:sz="0" w:space="0" w:color="auto"/>
        <w:left w:val="none" w:sz="0" w:space="0" w:color="auto"/>
        <w:bottom w:val="none" w:sz="0" w:space="0" w:color="auto"/>
        <w:right w:val="none" w:sz="0" w:space="0" w:color="auto"/>
      </w:divBdr>
    </w:div>
    <w:div w:id="1292634048">
      <w:bodyDiv w:val="1"/>
      <w:marLeft w:val="0"/>
      <w:marRight w:val="0"/>
      <w:marTop w:val="0"/>
      <w:marBottom w:val="0"/>
      <w:divBdr>
        <w:top w:val="none" w:sz="0" w:space="0" w:color="auto"/>
        <w:left w:val="none" w:sz="0" w:space="0" w:color="auto"/>
        <w:bottom w:val="none" w:sz="0" w:space="0" w:color="auto"/>
        <w:right w:val="none" w:sz="0" w:space="0" w:color="auto"/>
      </w:divBdr>
    </w:div>
    <w:div w:id="1292635801">
      <w:bodyDiv w:val="1"/>
      <w:marLeft w:val="0"/>
      <w:marRight w:val="0"/>
      <w:marTop w:val="0"/>
      <w:marBottom w:val="0"/>
      <w:divBdr>
        <w:top w:val="none" w:sz="0" w:space="0" w:color="auto"/>
        <w:left w:val="none" w:sz="0" w:space="0" w:color="auto"/>
        <w:bottom w:val="none" w:sz="0" w:space="0" w:color="auto"/>
        <w:right w:val="none" w:sz="0" w:space="0" w:color="auto"/>
      </w:divBdr>
    </w:div>
    <w:div w:id="1293251953">
      <w:bodyDiv w:val="1"/>
      <w:marLeft w:val="0"/>
      <w:marRight w:val="0"/>
      <w:marTop w:val="0"/>
      <w:marBottom w:val="0"/>
      <w:divBdr>
        <w:top w:val="none" w:sz="0" w:space="0" w:color="auto"/>
        <w:left w:val="none" w:sz="0" w:space="0" w:color="auto"/>
        <w:bottom w:val="none" w:sz="0" w:space="0" w:color="auto"/>
        <w:right w:val="none" w:sz="0" w:space="0" w:color="auto"/>
      </w:divBdr>
    </w:div>
    <w:div w:id="1295133456">
      <w:bodyDiv w:val="1"/>
      <w:marLeft w:val="0"/>
      <w:marRight w:val="0"/>
      <w:marTop w:val="0"/>
      <w:marBottom w:val="0"/>
      <w:divBdr>
        <w:top w:val="none" w:sz="0" w:space="0" w:color="auto"/>
        <w:left w:val="none" w:sz="0" w:space="0" w:color="auto"/>
        <w:bottom w:val="none" w:sz="0" w:space="0" w:color="auto"/>
        <w:right w:val="none" w:sz="0" w:space="0" w:color="auto"/>
      </w:divBdr>
    </w:div>
    <w:div w:id="1295716242">
      <w:bodyDiv w:val="1"/>
      <w:marLeft w:val="0"/>
      <w:marRight w:val="0"/>
      <w:marTop w:val="0"/>
      <w:marBottom w:val="0"/>
      <w:divBdr>
        <w:top w:val="none" w:sz="0" w:space="0" w:color="auto"/>
        <w:left w:val="none" w:sz="0" w:space="0" w:color="auto"/>
        <w:bottom w:val="none" w:sz="0" w:space="0" w:color="auto"/>
        <w:right w:val="none" w:sz="0" w:space="0" w:color="auto"/>
      </w:divBdr>
    </w:div>
    <w:div w:id="1295716517">
      <w:bodyDiv w:val="1"/>
      <w:marLeft w:val="0"/>
      <w:marRight w:val="0"/>
      <w:marTop w:val="0"/>
      <w:marBottom w:val="0"/>
      <w:divBdr>
        <w:top w:val="none" w:sz="0" w:space="0" w:color="auto"/>
        <w:left w:val="none" w:sz="0" w:space="0" w:color="auto"/>
        <w:bottom w:val="none" w:sz="0" w:space="0" w:color="auto"/>
        <w:right w:val="none" w:sz="0" w:space="0" w:color="auto"/>
      </w:divBdr>
    </w:div>
    <w:div w:id="1296136269">
      <w:bodyDiv w:val="1"/>
      <w:marLeft w:val="0"/>
      <w:marRight w:val="0"/>
      <w:marTop w:val="0"/>
      <w:marBottom w:val="0"/>
      <w:divBdr>
        <w:top w:val="none" w:sz="0" w:space="0" w:color="auto"/>
        <w:left w:val="none" w:sz="0" w:space="0" w:color="auto"/>
        <w:bottom w:val="none" w:sz="0" w:space="0" w:color="auto"/>
        <w:right w:val="none" w:sz="0" w:space="0" w:color="auto"/>
      </w:divBdr>
    </w:div>
    <w:div w:id="1296528601">
      <w:bodyDiv w:val="1"/>
      <w:marLeft w:val="0"/>
      <w:marRight w:val="0"/>
      <w:marTop w:val="0"/>
      <w:marBottom w:val="0"/>
      <w:divBdr>
        <w:top w:val="none" w:sz="0" w:space="0" w:color="auto"/>
        <w:left w:val="none" w:sz="0" w:space="0" w:color="auto"/>
        <w:bottom w:val="none" w:sz="0" w:space="0" w:color="auto"/>
        <w:right w:val="none" w:sz="0" w:space="0" w:color="auto"/>
      </w:divBdr>
    </w:div>
    <w:div w:id="1296989537">
      <w:bodyDiv w:val="1"/>
      <w:marLeft w:val="0"/>
      <w:marRight w:val="0"/>
      <w:marTop w:val="0"/>
      <w:marBottom w:val="0"/>
      <w:divBdr>
        <w:top w:val="none" w:sz="0" w:space="0" w:color="auto"/>
        <w:left w:val="none" w:sz="0" w:space="0" w:color="auto"/>
        <w:bottom w:val="none" w:sz="0" w:space="0" w:color="auto"/>
        <w:right w:val="none" w:sz="0" w:space="0" w:color="auto"/>
      </w:divBdr>
    </w:div>
    <w:div w:id="1297028810">
      <w:bodyDiv w:val="1"/>
      <w:marLeft w:val="0"/>
      <w:marRight w:val="0"/>
      <w:marTop w:val="0"/>
      <w:marBottom w:val="0"/>
      <w:divBdr>
        <w:top w:val="none" w:sz="0" w:space="0" w:color="auto"/>
        <w:left w:val="none" w:sz="0" w:space="0" w:color="auto"/>
        <w:bottom w:val="none" w:sz="0" w:space="0" w:color="auto"/>
        <w:right w:val="none" w:sz="0" w:space="0" w:color="auto"/>
      </w:divBdr>
    </w:div>
    <w:div w:id="1298296386">
      <w:bodyDiv w:val="1"/>
      <w:marLeft w:val="0"/>
      <w:marRight w:val="0"/>
      <w:marTop w:val="0"/>
      <w:marBottom w:val="0"/>
      <w:divBdr>
        <w:top w:val="none" w:sz="0" w:space="0" w:color="auto"/>
        <w:left w:val="none" w:sz="0" w:space="0" w:color="auto"/>
        <w:bottom w:val="none" w:sz="0" w:space="0" w:color="auto"/>
        <w:right w:val="none" w:sz="0" w:space="0" w:color="auto"/>
      </w:divBdr>
    </w:div>
    <w:div w:id="1298996184">
      <w:bodyDiv w:val="1"/>
      <w:marLeft w:val="0"/>
      <w:marRight w:val="0"/>
      <w:marTop w:val="0"/>
      <w:marBottom w:val="0"/>
      <w:divBdr>
        <w:top w:val="none" w:sz="0" w:space="0" w:color="auto"/>
        <w:left w:val="none" w:sz="0" w:space="0" w:color="auto"/>
        <w:bottom w:val="none" w:sz="0" w:space="0" w:color="auto"/>
        <w:right w:val="none" w:sz="0" w:space="0" w:color="auto"/>
      </w:divBdr>
    </w:div>
    <w:div w:id="1299215955">
      <w:bodyDiv w:val="1"/>
      <w:marLeft w:val="0"/>
      <w:marRight w:val="0"/>
      <w:marTop w:val="0"/>
      <w:marBottom w:val="0"/>
      <w:divBdr>
        <w:top w:val="none" w:sz="0" w:space="0" w:color="auto"/>
        <w:left w:val="none" w:sz="0" w:space="0" w:color="auto"/>
        <w:bottom w:val="none" w:sz="0" w:space="0" w:color="auto"/>
        <w:right w:val="none" w:sz="0" w:space="0" w:color="auto"/>
      </w:divBdr>
    </w:div>
    <w:div w:id="1299258858">
      <w:bodyDiv w:val="1"/>
      <w:marLeft w:val="0"/>
      <w:marRight w:val="0"/>
      <w:marTop w:val="0"/>
      <w:marBottom w:val="0"/>
      <w:divBdr>
        <w:top w:val="none" w:sz="0" w:space="0" w:color="auto"/>
        <w:left w:val="none" w:sz="0" w:space="0" w:color="auto"/>
        <w:bottom w:val="none" w:sz="0" w:space="0" w:color="auto"/>
        <w:right w:val="none" w:sz="0" w:space="0" w:color="auto"/>
      </w:divBdr>
    </w:div>
    <w:div w:id="1299264557">
      <w:bodyDiv w:val="1"/>
      <w:marLeft w:val="0"/>
      <w:marRight w:val="0"/>
      <w:marTop w:val="0"/>
      <w:marBottom w:val="0"/>
      <w:divBdr>
        <w:top w:val="none" w:sz="0" w:space="0" w:color="auto"/>
        <w:left w:val="none" w:sz="0" w:space="0" w:color="auto"/>
        <w:bottom w:val="none" w:sz="0" w:space="0" w:color="auto"/>
        <w:right w:val="none" w:sz="0" w:space="0" w:color="auto"/>
      </w:divBdr>
    </w:div>
    <w:div w:id="1299797325">
      <w:bodyDiv w:val="1"/>
      <w:marLeft w:val="0"/>
      <w:marRight w:val="0"/>
      <w:marTop w:val="0"/>
      <w:marBottom w:val="0"/>
      <w:divBdr>
        <w:top w:val="none" w:sz="0" w:space="0" w:color="auto"/>
        <w:left w:val="none" w:sz="0" w:space="0" w:color="auto"/>
        <w:bottom w:val="none" w:sz="0" w:space="0" w:color="auto"/>
        <w:right w:val="none" w:sz="0" w:space="0" w:color="auto"/>
      </w:divBdr>
    </w:div>
    <w:div w:id="1301110397">
      <w:bodyDiv w:val="1"/>
      <w:marLeft w:val="0"/>
      <w:marRight w:val="0"/>
      <w:marTop w:val="0"/>
      <w:marBottom w:val="0"/>
      <w:divBdr>
        <w:top w:val="none" w:sz="0" w:space="0" w:color="auto"/>
        <w:left w:val="none" w:sz="0" w:space="0" w:color="auto"/>
        <w:bottom w:val="none" w:sz="0" w:space="0" w:color="auto"/>
        <w:right w:val="none" w:sz="0" w:space="0" w:color="auto"/>
      </w:divBdr>
    </w:div>
    <w:div w:id="1301418690">
      <w:bodyDiv w:val="1"/>
      <w:marLeft w:val="0"/>
      <w:marRight w:val="0"/>
      <w:marTop w:val="0"/>
      <w:marBottom w:val="0"/>
      <w:divBdr>
        <w:top w:val="none" w:sz="0" w:space="0" w:color="auto"/>
        <w:left w:val="none" w:sz="0" w:space="0" w:color="auto"/>
        <w:bottom w:val="none" w:sz="0" w:space="0" w:color="auto"/>
        <w:right w:val="none" w:sz="0" w:space="0" w:color="auto"/>
      </w:divBdr>
    </w:div>
    <w:div w:id="1302344018">
      <w:bodyDiv w:val="1"/>
      <w:marLeft w:val="0"/>
      <w:marRight w:val="0"/>
      <w:marTop w:val="0"/>
      <w:marBottom w:val="0"/>
      <w:divBdr>
        <w:top w:val="none" w:sz="0" w:space="0" w:color="auto"/>
        <w:left w:val="none" w:sz="0" w:space="0" w:color="auto"/>
        <w:bottom w:val="none" w:sz="0" w:space="0" w:color="auto"/>
        <w:right w:val="none" w:sz="0" w:space="0" w:color="auto"/>
      </w:divBdr>
    </w:div>
    <w:div w:id="1302419752">
      <w:bodyDiv w:val="1"/>
      <w:marLeft w:val="0"/>
      <w:marRight w:val="0"/>
      <w:marTop w:val="0"/>
      <w:marBottom w:val="0"/>
      <w:divBdr>
        <w:top w:val="none" w:sz="0" w:space="0" w:color="auto"/>
        <w:left w:val="none" w:sz="0" w:space="0" w:color="auto"/>
        <w:bottom w:val="none" w:sz="0" w:space="0" w:color="auto"/>
        <w:right w:val="none" w:sz="0" w:space="0" w:color="auto"/>
      </w:divBdr>
    </w:div>
    <w:div w:id="1302425022">
      <w:bodyDiv w:val="1"/>
      <w:marLeft w:val="0"/>
      <w:marRight w:val="0"/>
      <w:marTop w:val="0"/>
      <w:marBottom w:val="0"/>
      <w:divBdr>
        <w:top w:val="none" w:sz="0" w:space="0" w:color="auto"/>
        <w:left w:val="none" w:sz="0" w:space="0" w:color="auto"/>
        <w:bottom w:val="none" w:sz="0" w:space="0" w:color="auto"/>
        <w:right w:val="none" w:sz="0" w:space="0" w:color="auto"/>
      </w:divBdr>
    </w:div>
    <w:div w:id="1302611630">
      <w:bodyDiv w:val="1"/>
      <w:marLeft w:val="0"/>
      <w:marRight w:val="0"/>
      <w:marTop w:val="0"/>
      <w:marBottom w:val="0"/>
      <w:divBdr>
        <w:top w:val="none" w:sz="0" w:space="0" w:color="auto"/>
        <w:left w:val="none" w:sz="0" w:space="0" w:color="auto"/>
        <w:bottom w:val="none" w:sz="0" w:space="0" w:color="auto"/>
        <w:right w:val="none" w:sz="0" w:space="0" w:color="auto"/>
      </w:divBdr>
    </w:div>
    <w:div w:id="1302661008">
      <w:bodyDiv w:val="1"/>
      <w:marLeft w:val="0"/>
      <w:marRight w:val="0"/>
      <w:marTop w:val="0"/>
      <w:marBottom w:val="0"/>
      <w:divBdr>
        <w:top w:val="none" w:sz="0" w:space="0" w:color="auto"/>
        <w:left w:val="none" w:sz="0" w:space="0" w:color="auto"/>
        <w:bottom w:val="none" w:sz="0" w:space="0" w:color="auto"/>
        <w:right w:val="none" w:sz="0" w:space="0" w:color="auto"/>
      </w:divBdr>
    </w:div>
    <w:div w:id="1303119991">
      <w:bodyDiv w:val="1"/>
      <w:marLeft w:val="0"/>
      <w:marRight w:val="0"/>
      <w:marTop w:val="0"/>
      <w:marBottom w:val="0"/>
      <w:divBdr>
        <w:top w:val="none" w:sz="0" w:space="0" w:color="auto"/>
        <w:left w:val="none" w:sz="0" w:space="0" w:color="auto"/>
        <w:bottom w:val="none" w:sz="0" w:space="0" w:color="auto"/>
        <w:right w:val="none" w:sz="0" w:space="0" w:color="auto"/>
      </w:divBdr>
    </w:div>
    <w:div w:id="1304041096">
      <w:bodyDiv w:val="1"/>
      <w:marLeft w:val="0"/>
      <w:marRight w:val="0"/>
      <w:marTop w:val="0"/>
      <w:marBottom w:val="0"/>
      <w:divBdr>
        <w:top w:val="none" w:sz="0" w:space="0" w:color="auto"/>
        <w:left w:val="none" w:sz="0" w:space="0" w:color="auto"/>
        <w:bottom w:val="none" w:sz="0" w:space="0" w:color="auto"/>
        <w:right w:val="none" w:sz="0" w:space="0" w:color="auto"/>
      </w:divBdr>
    </w:div>
    <w:div w:id="1304696224">
      <w:bodyDiv w:val="1"/>
      <w:marLeft w:val="0"/>
      <w:marRight w:val="0"/>
      <w:marTop w:val="0"/>
      <w:marBottom w:val="0"/>
      <w:divBdr>
        <w:top w:val="none" w:sz="0" w:space="0" w:color="auto"/>
        <w:left w:val="none" w:sz="0" w:space="0" w:color="auto"/>
        <w:bottom w:val="none" w:sz="0" w:space="0" w:color="auto"/>
        <w:right w:val="none" w:sz="0" w:space="0" w:color="auto"/>
      </w:divBdr>
    </w:div>
    <w:div w:id="1305743257">
      <w:bodyDiv w:val="1"/>
      <w:marLeft w:val="0"/>
      <w:marRight w:val="0"/>
      <w:marTop w:val="0"/>
      <w:marBottom w:val="0"/>
      <w:divBdr>
        <w:top w:val="none" w:sz="0" w:space="0" w:color="auto"/>
        <w:left w:val="none" w:sz="0" w:space="0" w:color="auto"/>
        <w:bottom w:val="none" w:sz="0" w:space="0" w:color="auto"/>
        <w:right w:val="none" w:sz="0" w:space="0" w:color="auto"/>
      </w:divBdr>
    </w:div>
    <w:div w:id="1306200878">
      <w:bodyDiv w:val="1"/>
      <w:marLeft w:val="0"/>
      <w:marRight w:val="0"/>
      <w:marTop w:val="0"/>
      <w:marBottom w:val="0"/>
      <w:divBdr>
        <w:top w:val="none" w:sz="0" w:space="0" w:color="auto"/>
        <w:left w:val="none" w:sz="0" w:space="0" w:color="auto"/>
        <w:bottom w:val="none" w:sz="0" w:space="0" w:color="auto"/>
        <w:right w:val="none" w:sz="0" w:space="0" w:color="auto"/>
      </w:divBdr>
    </w:div>
    <w:div w:id="1306399570">
      <w:bodyDiv w:val="1"/>
      <w:marLeft w:val="0"/>
      <w:marRight w:val="0"/>
      <w:marTop w:val="0"/>
      <w:marBottom w:val="0"/>
      <w:divBdr>
        <w:top w:val="none" w:sz="0" w:space="0" w:color="auto"/>
        <w:left w:val="none" w:sz="0" w:space="0" w:color="auto"/>
        <w:bottom w:val="none" w:sz="0" w:space="0" w:color="auto"/>
        <w:right w:val="none" w:sz="0" w:space="0" w:color="auto"/>
      </w:divBdr>
    </w:div>
    <w:div w:id="1306425416">
      <w:bodyDiv w:val="1"/>
      <w:marLeft w:val="0"/>
      <w:marRight w:val="0"/>
      <w:marTop w:val="0"/>
      <w:marBottom w:val="0"/>
      <w:divBdr>
        <w:top w:val="none" w:sz="0" w:space="0" w:color="auto"/>
        <w:left w:val="none" w:sz="0" w:space="0" w:color="auto"/>
        <w:bottom w:val="none" w:sz="0" w:space="0" w:color="auto"/>
        <w:right w:val="none" w:sz="0" w:space="0" w:color="auto"/>
      </w:divBdr>
    </w:div>
    <w:div w:id="1306662420">
      <w:bodyDiv w:val="1"/>
      <w:marLeft w:val="0"/>
      <w:marRight w:val="0"/>
      <w:marTop w:val="0"/>
      <w:marBottom w:val="0"/>
      <w:divBdr>
        <w:top w:val="none" w:sz="0" w:space="0" w:color="auto"/>
        <w:left w:val="none" w:sz="0" w:space="0" w:color="auto"/>
        <w:bottom w:val="none" w:sz="0" w:space="0" w:color="auto"/>
        <w:right w:val="none" w:sz="0" w:space="0" w:color="auto"/>
      </w:divBdr>
    </w:div>
    <w:div w:id="1306936242">
      <w:bodyDiv w:val="1"/>
      <w:marLeft w:val="0"/>
      <w:marRight w:val="0"/>
      <w:marTop w:val="0"/>
      <w:marBottom w:val="0"/>
      <w:divBdr>
        <w:top w:val="none" w:sz="0" w:space="0" w:color="auto"/>
        <w:left w:val="none" w:sz="0" w:space="0" w:color="auto"/>
        <w:bottom w:val="none" w:sz="0" w:space="0" w:color="auto"/>
        <w:right w:val="none" w:sz="0" w:space="0" w:color="auto"/>
      </w:divBdr>
    </w:div>
    <w:div w:id="1307005966">
      <w:bodyDiv w:val="1"/>
      <w:marLeft w:val="0"/>
      <w:marRight w:val="0"/>
      <w:marTop w:val="0"/>
      <w:marBottom w:val="0"/>
      <w:divBdr>
        <w:top w:val="none" w:sz="0" w:space="0" w:color="auto"/>
        <w:left w:val="none" w:sz="0" w:space="0" w:color="auto"/>
        <w:bottom w:val="none" w:sz="0" w:space="0" w:color="auto"/>
        <w:right w:val="none" w:sz="0" w:space="0" w:color="auto"/>
      </w:divBdr>
    </w:div>
    <w:div w:id="1307469802">
      <w:bodyDiv w:val="1"/>
      <w:marLeft w:val="0"/>
      <w:marRight w:val="0"/>
      <w:marTop w:val="0"/>
      <w:marBottom w:val="0"/>
      <w:divBdr>
        <w:top w:val="none" w:sz="0" w:space="0" w:color="auto"/>
        <w:left w:val="none" w:sz="0" w:space="0" w:color="auto"/>
        <w:bottom w:val="none" w:sz="0" w:space="0" w:color="auto"/>
        <w:right w:val="none" w:sz="0" w:space="0" w:color="auto"/>
      </w:divBdr>
    </w:div>
    <w:div w:id="1307738054">
      <w:bodyDiv w:val="1"/>
      <w:marLeft w:val="0"/>
      <w:marRight w:val="0"/>
      <w:marTop w:val="0"/>
      <w:marBottom w:val="0"/>
      <w:divBdr>
        <w:top w:val="none" w:sz="0" w:space="0" w:color="auto"/>
        <w:left w:val="none" w:sz="0" w:space="0" w:color="auto"/>
        <w:bottom w:val="none" w:sz="0" w:space="0" w:color="auto"/>
        <w:right w:val="none" w:sz="0" w:space="0" w:color="auto"/>
      </w:divBdr>
    </w:div>
    <w:div w:id="1308316076">
      <w:bodyDiv w:val="1"/>
      <w:marLeft w:val="0"/>
      <w:marRight w:val="0"/>
      <w:marTop w:val="0"/>
      <w:marBottom w:val="0"/>
      <w:divBdr>
        <w:top w:val="none" w:sz="0" w:space="0" w:color="auto"/>
        <w:left w:val="none" w:sz="0" w:space="0" w:color="auto"/>
        <w:bottom w:val="none" w:sz="0" w:space="0" w:color="auto"/>
        <w:right w:val="none" w:sz="0" w:space="0" w:color="auto"/>
      </w:divBdr>
    </w:div>
    <w:div w:id="1308513605">
      <w:bodyDiv w:val="1"/>
      <w:marLeft w:val="0"/>
      <w:marRight w:val="0"/>
      <w:marTop w:val="0"/>
      <w:marBottom w:val="0"/>
      <w:divBdr>
        <w:top w:val="none" w:sz="0" w:space="0" w:color="auto"/>
        <w:left w:val="none" w:sz="0" w:space="0" w:color="auto"/>
        <w:bottom w:val="none" w:sz="0" w:space="0" w:color="auto"/>
        <w:right w:val="none" w:sz="0" w:space="0" w:color="auto"/>
      </w:divBdr>
    </w:div>
    <w:div w:id="1308779650">
      <w:bodyDiv w:val="1"/>
      <w:marLeft w:val="0"/>
      <w:marRight w:val="0"/>
      <w:marTop w:val="0"/>
      <w:marBottom w:val="0"/>
      <w:divBdr>
        <w:top w:val="none" w:sz="0" w:space="0" w:color="auto"/>
        <w:left w:val="none" w:sz="0" w:space="0" w:color="auto"/>
        <w:bottom w:val="none" w:sz="0" w:space="0" w:color="auto"/>
        <w:right w:val="none" w:sz="0" w:space="0" w:color="auto"/>
      </w:divBdr>
    </w:div>
    <w:div w:id="1309017265">
      <w:bodyDiv w:val="1"/>
      <w:marLeft w:val="0"/>
      <w:marRight w:val="0"/>
      <w:marTop w:val="0"/>
      <w:marBottom w:val="0"/>
      <w:divBdr>
        <w:top w:val="none" w:sz="0" w:space="0" w:color="auto"/>
        <w:left w:val="none" w:sz="0" w:space="0" w:color="auto"/>
        <w:bottom w:val="none" w:sz="0" w:space="0" w:color="auto"/>
        <w:right w:val="none" w:sz="0" w:space="0" w:color="auto"/>
      </w:divBdr>
    </w:div>
    <w:div w:id="1309357633">
      <w:bodyDiv w:val="1"/>
      <w:marLeft w:val="0"/>
      <w:marRight w:val="0"/>
      <w:marTop w:val="0"/>
      <w:marBottom w:val="0"/>
      <w:divBdr>
        <w:top w:val="none" w:sz="0" w:space="0" w:color="auto"/>
        <w:left w:val="none" w:sz="0" w:space="0" w:color="auto"/>
        <w:bottom w:val="none" w:sz="0" w:space="0" w:color="auto"/>
        <w:right w:val="none" w:sz="0" w:space="0" w:color="auto"/>
      </w:divBdr>
      <w:divsChild>
        <w:div w:id="52168651">
          <w:marLeft w:val="640"/>
          <w:marRight w:val="0"/>
          <w:marTop w:val="0"/>
          <w:marBottom w:val="0"/>
          <w:divBdr>
            <w:top w:val="none" w:sz="0" w:space="0" w:color="auto"/>
            <w:left w:val="none" w:sz="0" w:space="0" w:color="auto"/>
            <w:bottom w:val="none" w:sz="0" w:space="0" w:color="auto"/>
            <w:right w:val="none" w:sz="0" w:space="0" w:color="auto"/>
          </w:divBdr>
        </w:div>
        <w:div w:id="93945837">
          <w:marLeft w:val="640"/>
          <w:marRight w:val="0"/>
          <w:marTop w:val="0"/>
          <w:marBottom w:val="0"/>
          <w:divBdr>
            <w:top w:val="none" w:sz="0" w:space="0" w:color="auto"/>
            <w:left w:val="none" w:sz="0" w:space="0" w:color="auto"/>
            <w:bottom w:val="none" w:sz="0" w:space="0" w:color="auto"/>
            <w:right w:val="none" w:sz="0" w:space="0" w:color="auto"/>
          </w:divBdr>
        </w:div>
        <w:div w:id="118106500">
          <w:marLeft w:val="640"/>
          <w:marRight w:val="0"/>
          <w:marTop w:val="0"/>
          <w:marBottom w:val="0"/>
          <w:divBdr>
            <w:top w:val="none" w:sz="0" w:space="0" w:color="auto"/>
            <w:left w:val="none" w:sz="0" w:space="0" w:color="auto"/>
            <w:bottom w:val="none" w:sz="0" w:space="0" w:color="auto"/>
            <w:right w:val="none" w:sz="0" w:space="0" w:color="auto"/>
          </w:divBdr>
        </w:div>
        <w:div w:id="440301947">
          <w:marLeft w:val="640"/>
          <w:marRight w:val="0"/>
          <w:marTop w:val="0"/>
          <w:marBottom w:val="0"/>
          <w:divBdr>
            <w:top w:val="none" w:sz="0" w:space="0" w:color="auto"/>
            <w:left w:val="none" w:sz="0" w:space="0" w:color="auto"/>
            <w:bottom w:val="none" w:sz="0" w:space="0" w:color="auto"/>
            <w:right w:val="none" w:sz="0" w:space="0" w:color="auto"/>
          </w:divBdr>
        </w:div>
        <w:div w:id="558830151">
          <w:marLeft w:val="640"/>
          <w:marRight w:val="0"/>
          <w:marTop w:val="0"/>
          <w:marBottom w:val="0"/>
          <w:divBdr>
            <w:top w:val="none" w:sz="0" w:space="0" w:color="auto"/>
            <w:left w:val="none" w:sz="0" w:space="0" w:color="auto"/>
            <w:bottom w:val="none" w:sz="0" w:space="0" w:color="auto"/>
            <w:right w:val="none" w:sz="0" w:space="0" w:color="auto"/>
          </w:divBdr>
        </w:div>
        <w:div w:id="562059670">
          <w:marLeft w:val="640"/>
          <w:marRight w:val="0"/>
          <w:marTop w:val="0"/>
          <w:marBottom w:val="0"/>
          <w:divBdr>
            <w:top w:val="none" w:sz="0" w:space="0" w:color="auto"/>
            <w:left w:val="none" w:sz="0" w:space="0" w:color="auto"/>
            <w:bottom w:val="none" w:sz="0" w:space="0" w:color="auto"/>
            <w:right w:val="none" w:sz="0" w:space="0" w:color="auto"/>
          </w:divBdr>
        </w:div>
        <w:div w:id="599989966">
          <w:marLeft w:val="640"/>
          <w:marRight w:val="0"/>
          <w:marTop w:val="0"/>
          <w:marBottom w:val="0"/>
          <w:divBdr>
            <w:top w:val="none" w:sz="0" w:space="0" w:color="auto"/>
            <w:left w:val="none" w:sz="0" w:space="0" w:color="auto"/>
            <w:bottom w:val="none" w:sz="0" w:space="0" w:color="auto"/>
            <w:right w:val="none" w:sz="0" w:space="0" w:color="auto"/>
          </w:divBdr>
        </w:div>
        <w:div w:id="746075484">
          <w:marLeft w:val="640"/>
          <w:marRight w:val="0"/>
          <w:marTop w:val="0"/>
          <w:marBottom w:val="0"/>
          <w:divBdr>
            <w:top w:val="none" w:sz="0" w:space="0" w:color="auto"/>
            <w:left w:val="none" w:sz="0" w:space="0" w:color="auto"/>
            <w:bottom w:val="none" w:sz="0" w:space="0" w:color="auto"/>
            <w:right w:val="none" w:sz="0" w:space="0" w:color="auto"/>
          </w:divBdr>
        </w:div>
        <w:div w:id="756436449">
          <w:marLeft w:val="640"/>
          <w:marRight w:val="0"/>
          <w:marTop w:val="0"/>
          <w:marBottom w:val="0"/>
          <w:divBdr>
            <w:top w:val="none" w:sz="0" w:space="0" w:color="auto"/>
            <w:left w:val="none" w:sz="0" w:space="0" w:color="auto"/>
            <w:bottom w:val="none" w:sz="0" w:space="0" w:color="auto"/>
            <w:right w:val="none" w:sz="0" w:space="0" w:color="auto"/>
          </w:divBdr>
        </w:div>
        <w:div w:id="804129905">
          <w:marLeft w:val="640"/>
          <w:marRight w:val="0"/>
          <w:marTop w:val="0"/>
          <w:marBottom w:val="0"/>
          <w:divBdr>
            <w:top w:val="none" w:sz="0" w:space="0" w:color="auto"/>
            <w:left w:val="none" w:sz="0" w:space="0" w:color="auto"/>
            <w:bottom w:val="none" w:sz="0" w:space="0" w:color="auto"/>
            <w:right w:val="none" w:sz="0" w:space="0" w:color="auto"/>
          </w:divBdr>
        </w:div>
        <w:div w:id="868952795">
          <w:marLeft w:val="640"/>
          <w:marRight w:val="0"/>
          <w:marTop w:val="0"/>
          <w:marBottom w:val="0"/>
          <w:divBdr>
            <w:top w:val="none" w:sz="0" w:space="0" w:color="auto"/>
            <w:left w:val="none" w:sz="0" w:space="0" w:color="auto"/>
            <w:bottom w:val="none" w:sz="0" w:space="0" w:color="auto"/>
            <w:right w:val="none" w:sz="0" w:space="0" w:color="auto"/>
          </w:divBdr>
        </w:div>
        <w:div w:id="1044330540">
          <w:marLeft w:val="640"/>
          <w:marRight w:val="0"/>
          <w:marTop w:val="0"/>
          <w:marBottom w:val="0"/>
          <w:divBdr>
            <w:top w:val="none" w:sz="0" w:space="0" w:color="auto"/>
            <w:left w:val="none" w:sz="0" w:space="0" w:color="auto"/>
            <w:bottom w:val="none" w:sz="0" w:space="0" w:color="auto"/>
            <w:right w:val="none" w:sz="0" w:space="0" w:color="auto"/>
          </w:divBdr>
        </w:div>
        <w:div w:id="1272322898">
          <w:marLeft w:val="640"/>
          <w:marRight w:val="0"/>
          <w:marTop w:val="0"/>
          <w:marBottom w:val="0"/>
          <w:divBdr>
            <w:top w:val="none" w:sz="0" w:space="0" w:color="auto"/>
            <w:left w:val="none" w:sz="0" w:space="0" w:color="auto"/>
            <w:bottom w:val="none" w:sz="0" w:space="0" w:color="auto"/>
            <w:right w:val="none" w:sz="0" w:space="0" w:color="auto"/>
          </w:divBdr>
        </w:div>
        <w:div w:id="1520466630">
          <w:marLeft w:val="640"/>
          <w:marRight w:val="0"/>
          <w:marTop w:val="0"/>
          <w:marBottom w:val="0"/>
          <w:divBdr>
            <w:top w:val="none" w:sz="0" w:space="0" w:color="auto"/>
            <w:left w:val="none" w:sz="0" w:space="0" w:color="auto"/>
            <w:bottom w:val="none" w:sz="0" w:space="0" w:color="auto"/>
            <w:right w:val="none" w:sz="0" w:space="0" w:color="auto"/>
          </w:divBdr>
        </w:div>
        <w:div w:id="1602642655">
          <w:marLeft w:val="640"/>
          <w:marRight w:val="0"/>
          <w:marTop w:val="0"/>
          <w:marBottom w:val="0"/>
          <w:divBdr>
            <w:top w:val="none" w:sz="0" w:space="0" w:color="auto"/>
            <w:left w:val="none" w:sz="0" w:space="0" w:color="auto"/>
            <w:bottom w:val="none" w:sz="0" w:space="0" w:color="auto"/>
            <w:right w:val="none" w:sz="0" w:space="0" w:color="auto"/>
          </w:divBdr>
        </w:div>
        <w:div w:id="1686862954">
          <w:marLeft w:val="640"/>
          <w:marRight w:val="0"/>
          <w:marTop w:val="0"/>
          <w:marBottom w:val="0"/>
          <w:divBdr>
            <w:top w:val="none" w:sz="0" w:space="0" w:color="auto"/>
            <w:left w:val="none" w:sz="0" w:space="0" w:color="auto"/>
            <w:bottom w:val="none" w:sz="0" w:space="0" w:color="auto"/>
            <w:right w:val="none" w:sz="0" w:space="0" w:color="auto"/>
          </w:divBdr>
        </w:div>
      </w:divsChild>
    </w:div>
    <w:div w:id="1309748504">
      <w:bodyDiv w:val="1"/>
      <w:marLeft w:val="0"/>
      <w:marRight w:val="0"/>
      <w:marTop w:val="0"/>
      <w:marBottom w:val="0"/>
      <w:divBdr>
        <w:top w:val="none" w:sz="0" w:space="0" w:color="auto"/>
        <w:left w:val="none" w:sz="0" w:space="0" w:color="auto"/>
        <w:bottom w:val="none" w:sz="0" w:space="0" w:color="auto"/>
        <w:right w:val="none" w:sz="0" w:space="0" w:color="auto"/>
      </w:divBdr>
    </w:div>
    <w:div w:id="1310279579">
      <w:bodyDiv w:val="1"/>
      <w:marLeft w:val="0"/>
      <w:marRight w:val="0"/>
      <w:marTop w:val="0"/>
      <w:marBottom w:val="0"/>
      <w:divBdr>
        <w:top w:val="none" w:sz="0" w:space="0" w:color="auto"/>
        <w:left w:val="none" w:sz="0" w:space="0" w:color="auto"/>
        <w:bottom w:val="none" w:sz="0" w:space="0" w:color="auto"/>
        <w:right w:val="none" w:sz="0" w:space="0" w:color="auto"/>
      </w:divBdr>
    </w:div>
    <w:div w:id="1310402002">
      <w:bodyDiv w:val="1"/>
      <w:marLeft w:val="0"/>
      <w:marRight w:val="0"/>
      <w:marTop w:val="0"/>
      <w:marBottom w:val="0"/>
      <w:divBdr>
        <w:top w:val="none" w:sz="0" w:space="0" w:color="auto"/>
        <w:left w:val="none" w:sz="0" w:space="0" w:color="auto"/>
        <w:bottom w:val="none" w:sz="0" w:space="0" w:color="auto"/>
        <w:right w:val="none" w:sz="0" w:space="0" w:color="auto"/>
      </w:divBdr>
    </w:div>
    <w:div w:id="1310406665">
      <w:bodyDiv w:val="1"/>
      <w:marLeft w:val="0"/>
      <w:marRight w:val="0"/>
      <w:marTop w:val="0"/>
      <w:marBottom w:val="0"/>
      <w:divBdr>
        <w:top w:val="none" w:sz="0" w:space="0" w:color="auto"/>
        <w:left w:val="none" w:sz="0" w:space="0" w:color="auto"/>
        <w:bottom w:val="none" w:sz="0" w:space="0" w:color="auto"/>
        <w:right w:val="none" w:sz="0" w:space="0" w:color="auto"/>
      </w:divBdr>
    </w:div>
    <w:div w:id="1311053262">
      <w:bodyDiv w:val="1"/>
      <w:marLeft w:val="0"/>
      <w:marRight w:val="0"/>
      <w:marTop w:val="0"/>
      <w:marBottom w:val="0"/>
      <w:divBdr>
        <w:top w:val="none" w:sz="0" w:space="0" w:color="auto"/>
        <w:left w:val="none" w:sz="0" w:space="0" w:color="auto"/>
        <w:bottom w:val="none" w:sz="0" w:space="0" w:color="auto"/>
        <w:right w:val="none" w:sz="0" w:space="0" w:color="auto"/>
      </w:divBdr>
    </w:div>
    <w:div w:id="1311180114">
      <w:bodyDiv w:val="1"/>
      <w:marLeft w:val="0"/>
      <w:marRight w:val="0"/>
      <w:marTop w:val="0"/>
      <w:marBottom w:val="0"/>
      <w:divBdr>
        <w:top w:val="none" w:sz="0" w:space="0" w:color="auto"/>
        <w:left w:val="none" w:sz="0" w:space="0" w:color="auto"/>
        <w:bottom w:val="none" w:sz="0" w:space="0" w:color="auto"/>
        <w:right w:val="none" w:sz="0" w:space="0" w:color="auto"/>
      </w:divBdr>
    </w:div>
    <w:div w:id="1311328886">
      <w:bodyDiv w:val="1"/>
      <w:marLeft w:val="0"/>
      <w:marRight w:val="0"/>
      <w:marTop w:val="0"/>
      <w:marBottom w:val="0"/>
      <w:divBdr>
        <w:top w:val="none" w:sz="0" w:space="0" w:color="auto"/>
        <w:left w:val="none" w:sz="0" w:space="0" w:color="auto"/>
        <w:bottom w:val="none" w:sz="0" w:space="0" w:color="auto"/>
        <w:right w:val="none" w:sz="0" w:space="0" w:color="auto"/>
      </w:divBdr>
    </w:div>
    <w:div w:id="1311522324">
      <w:bodyDiv w:val="1"/>
      <w:marLeft w:val="0"/>
      <w:marRight w:val="0"/>
      <w:marTop w:val="0"/>
      <w:marBottom w:val="0"/>
      <w:divBdr>
        <w:top w:val="none" w:sz="0" w:space="0" w:color="auto"/>
        <w:left w:val="none" w:sz="0" w:space="0" w:color="auto"/>
        <w:bottom w:val="none" w:sz="0" w:space="0" w:color="auto"/>
        <w:right w:val="none" w:sz="0" w:space="0" w:color="auto"/>
      </w:divBdr>
    </w:div>
    <w:div w:id="1311712899">
      <w:bodyDiv w:val="1"/>
      <w:marLeft w:val="0"/>
      <w:marRight w:val="0"/>
      <w:marTop w:val="0"/>
      <w:marBottom w:val="0"/>
      <w:divBdr>
        <w:top w:val="none" w:sz="0" w:space="0" w:color="auto"/>
        <w:left w:val="none" w:sz="0" w:space="0" w:color="auto"/>
        <w:bottom w:val="none" w:sz="0" w:space="0" w:color="auto"/>
        <w:right w:val="none" w:sz="0" w:space="0" w:color="auto"/>
      </w:divBdr>
    </w:div>
    <w:div w:id="1311861039">
      <w:bodyDiv w:val="1"/>
      <w:marLeft w:val="0"/>
      <w:marRight w:val="0"/>
      <w:marTop w:val="0"/>
      <w:marBottom w:val="0"/>
      <w:divBdr>
        <w:top w:val="none" w:sz="0" w:space="0" w:color="auto"/>
        <w:left w:val="none" w:sz="0" w:space="0" w:color="auto"/>
        <w:bottom w:val="none" w:sz="0" w:space="0" w:color="auto"/>
        <w:right w:val="none" w:sz="0" w:space="0" w:color="auto"/>
      </w:divBdr>
    </w:div>
    <w:div w:id="1312248353">
      <w:bodyDiv w:val="1"/>
      <w:marLeft w:val="0"/>
      <w:marRight w:val="0"/>
      <w:marTop w:val="0"/>
      <w:marBottom w:val="0"/>
      <w:divBdr>
        <w:top w:val="none" w:sz="0" w:space="0" w:color="auto"/>
        <w:left w:val="none" w:sz="0" w:space="0" w:color="auto"/>
        <w:bottom w:val="none" w:sz="0" w:space="0" w:color="auto"/>
        <w:right w:val="none" w:sz="0" w:space="0" w:color="auto"/>
      </w:divBdr>
    </w:div>
    <w:div w:id="1312558020">
      <w:bodyDiv w:val="1"/>
      <w:marLeft w:val="0"/>
      <w:marRight w:val="0"/>
      <w:marTop w:val="0"/>
      <w:marBottom w:val="0"/>
      <w:divBdr>
        <w:top w:val="none" w:sz="0" w:space="0" w:color="auto"/>
        <w:left w:val="none" w:sz="0" w:space="0" w:color="auto"/>
        <w:bottom w:val="none" w:sz="0" w:space="0" w:color="auto"/>
        <w:right w:val="none" w:sz="0" w:space="0" w:color="auto"/>
      </w:divBdr>
    </w:div>
    <w:div w:id="1312707772">
      <w:bodyDiv w:val="1"/>
      <w:marLeft w:val="0"/>
      <w:marRight w:val="0"/>
      <w:marTop w:val="0"/>
      <w:marBottom w:val="0"/>
      <w:divBdr>
        <w:top w:val="none" w:sz="0" w:space="0" w:color="auto"/>
        <w:left w:val="none" w:sz="0" w:space="0" w:color="auto"/>
        <w:bottom w:val="none" w:sz="0" w:space="0" w:color="auto"/>
        <w:right w:val="none" w:sz="0" w:space="0" w:color="auto"/>
      </w:divBdr>
    </w:div>
    <w:div w:id="1312906635">
      <w:bodyDiv w:val="1"/>
      <w:marLeft w:val="0"/>
      <w:marRight w:val="0"/>
      <w:marTop w:val="0"/>
      <w:marBottom w:val="0"/>
      <w:divBdr>
        <w:top w:val="none" w:sz="0" w:space="0" w:color="auto"/>
        <w:left w:val="none" w:sz="0" w:space="0" w:color="auto"/>
        <w:bottom w:val="none" w:sz="0" w:space="0" w:color="auto"/>
        <w:right w:val="none" w:sz="0" w:space="0" w:color="auto"/>
      </w:divBdr>
      <w:divsChild>
        <w:div w:id="26225327">
          <w:marLeft w:val="640"/>
          <w:marRight w:val="0"/>
          <w:marTop w:val="0"/>
          <w:marBottom w:val="0"/>
          <w:divBdr>
            <w:top w:val="none" w:sz="0" w:space="0" w:color="auto"/>
            <w:left w:val="none" w:sz="0" w:space="0" w:color="auto"/>
            <w:bottom w:val="none" w:sz="0" w:space="0" w:color="auto"/>
            <w:right w:val="none" w:sz="0" w:space="0" w:color="auto"/>
          </w:divBdr>
        </w:div>
        <w:div w:id="207911189">
          <w:marLeft w:val="640"/>
          <w:marRight w:val="0"/>
          <w:marTop w:val="0"/>
          <w:marBottom w:val="0"/>
          <w:divBdr>
            <w:top w:val="none" w:sz="0" w:space="0" w:color="auto"/>
            <w:left w:val="none" w:sz="0" w:space="0" w:color="auto"/>
            <w:bottom w:val="none" w:sz="0" w:space="0" w:color="auto"/>
            <w:right w:val="none" w:sz="0" w:space="0" w:color="auto"/>
          </w:divBdr>
        </w:div>
        <w:div w:id="220795300">
          <w:marLeft w:val="640"/>
          <w:marRight w:val="0"/>
          <w:marTop w:val="0"/>
          <w:marBottom w:val="0"/>
          <w:divBdr>
            <w:top w:val="none" w:sz="0" w:space="0" w:color="auto"/>
            <w:left w:val="none" w:sz="0" w:space="0" w:color="auto"/>
            <w:bottom w:val="none" w:sz="0" w:space="0" w:color="auto"/>
            <w:right w:val="none" w:sz="0" w:space="0" w:color="auto"/>
          </w:divBdr>
        </w:div>
        <w:div w:id="224874746">
          <w:marLeft w:val="640"/>
          <w:marRight w:val="0"/>
          <w:marTop w:val="0"/>
          <w:marBottom w:val="0"/>
          <w:divBdr>
            <w:top w:val="none" w:sz="0" w:space="0" w:color="auto"/>
            <w:left w:val="none" w:sz="0" w:space="0" w:color="auto"/>
            <w:bottom w:val="none" w:sz="0" w:space="0" w:color="auto"/>
            <w:right w:val="none" w:sz="0" w:space="0" w:color="auto"/>
          </w:divBdr>
        </w:div>
        <w:div w:id="391268953">
          <w:marLeft w:val="640"/>
          <w:marRight w:val="0"/>
          <w:marTop w:val="0"/>
          <w:marBottom w:val="0"/>
          <w:divBdr>
            <w:top w:val="none" w:sz="0" w:space="0" w:color="auto"/>
            <w:left w:val="none" w:sz="0" w:space="0" w:color="auto"/>
            <w:bottom w:val="none" w:sz="0" w:space="0" w:color="auto"/>
            <w:right w:val="none" w:sz="0" w:space="0" w:color="auto"/>
          </w:divBdr>
        </w:div>
        <w:div w:id="470443988">
          <w:marLeft w:val="640"/>
          <w:marRight w:val="0"/>
          <w:marTop w:val="0"/>
          <w:marBottom w:val="0"/>
          <w:divBdr>
            <w:top w:val="none" w:sz="0" w:space="0" w:color="auto"/>
            <w:left w:val="none" w:sz="0" w:space="0" w:color="auto"/>
            <w:bottom w:val="none" w:sz="0" w:space="0" w:color="auto"/>
            <w:right w:val="none" w:sz="0" w:space="0" w:color="auto"/>
          </w:divBdr>
        </w:div>
        <w:div w:id="505021494">
          <w:marLeft w:val="640"/>
          <w:marRight w:val="0"/>
          <w:marTop w:val="0"/>
          <w:marBottom w:val="0"/>
          <w:divBdr>
            <w:top w:val="none" w:sz="0" w:space="0" w:color="auto"/>
            <w:left w:val="none" w:sz="0" w:space="0" w:color="auto"/>
            <w:bottom w:val="none" w:sz="0" w:space="0" w:color="auto"/>
            <w:right w:val="none" w:sz="0" w:space="0" w:color="auto"/>
          </w:divBdr>
        </w:div>
        <w:div w:id="729117334">
          <w:marLeft w:val="640"/>
          <w:marRight w:val="0"/>
          <w:marTop w:val="0"/>
          <w:marBottom w:val="0"/>
          <w:divBdr>
            <w:top w:val="none" w:sz="0" w:space="0" w:color="auto"/>
            <w:left w:val="none" w:sz="0" w:space="0" w:color="auto"/>
            <w:bottom w:val="none" w:sz="0" w:space="0" w:color="auto"/>
            <w:right w:val="none" w:sz="0" w:space="0" w:color="auto"/>
          </w:divBdr>
        </w:div>
        <w:div w:id="809320926">
          <w:marLeft w:val="640"/>
          <w:marRight w:val="0"/>
          <w:marTop w:val="0"/>
          <w:marBottom w:val="0"/>
          <w:divBdr>
            <w:top w:val="none" w:sz="0" w:space="0" w:color="auto"/>
            <w:left w:val="none" w:sz="0" w:space="0" w:color="auto"/>
            <w:bottom w:val="none" w:sz="0" w:space="0" w:color="auto"/>
            <w:right w:val="none" w:sz="0" w:space="0" w:color="auto"/>
          </w:divBdr>
        </w:div>
        <w:div w:id="883829927">
          <w:marLeft w:val="640"/>
          <w:marRight w:val="0"/>
          <w:marTop w:val="0"/>
          <w:marBottom w:val="0"/>
          <w:divBdr>
            <w:top w:val="none" w:sz="0" w:space="0" w:color="auto"/>
            <w:left w:val="none" w:sz="0" w:space="0" w:color="auto"/>
            <w:bottom w:val="none" w:sz="0" w:space="0" w:color="auto"/>
            <w:right w:val="none" w:sz="0" w:space="0" w:color="auto"/>
          </w:divBdr>
        </w:div>
        <w:div w:id="1001741995">
          <w:marLeft w:val="640"/>
          <w:marRight w:val="0"/>
          <w:marTop w:val="0"/>
          <w:marBottom w:val="0"/>
          <w:divBdr>
            <w:top w:val="none" w:sz="0" w:space="0" w:color="auto"/>
            <w:left w:val="none" w:sz="0" w:space="0" w:color="auto"/>
            <w:bottom w:val="none" w:sz="0" w:space="0" w:color="auto"/>
            <w:right w:val="none" w:sz="0" w:space="0" w:color="auto"/>
          </w:divBdr>
        </w:div>
        <w:div w:id="1141266803">
          <w:marLeft w:val="640"/>
          <w:marRight w:val="0"/>
          <w:marTop w:val="0"/>
          <w:marBottom w:val="0"/>
          <w:divBdr>
            <w:top w:val="none" w:sz="0" w:space="0" w:color="auto"/>
            <w:left w:val="none" w:sz="0" w:space="0" w:color="auto"/>
            <w:bottom w:val="none" w:sz="0" w:space="0" w:color="auto"/>
            <w:right w:val="none" w:sz="0" w:space="0" w:color="auto"/>
          </w:divBdr>
        </w:div>
        <w:div w:id="1151285410">
          <w:marLeft w:val="640"/>
          <w:marRight w:val="0"/>
          <w:marTop w:val="0"/>
          <w:marBottom w:val="0"/>
          <w:divBdr>
            <w:top w:val="none" w:sz="0" w:space="0" w:color="auto"/>
            <w:left w:val="none" w:sz="0" w:space="0" w:color="auto"/>
            <w:bottom w:val="none" w:sz="0" w:space="0" w:color="auto"/>
            <w:right w:val="none" w:sz="0" w:space="0" w:color="auto"/>
          </w:divBdr>
        </w:div>
        <w:div w:id="1210847645">
          <w:marLeft w:val="640"/>
          <w:marRight w:val="0"/>
          <w:marTop w:val="0"/>
          <w:marBottom w:val="0"/>
          <w:divBdr>
            <w:top w:val="none" w:sz="0" w:space="0" w:color="auto"/>
            <w:left w:val="none" w:sz="0" w:space="0" w:color="auto"/>
            <w:bottom w:val="none" w:sz="0" w:space="0" w:color="auto"/>
            <w:right w:val="none" w:sz="0" w:space="0" w:color="auto"/>
          </w:divBdr>
        </w:div>
        <w:div w:id="1299725756">
          <w:marLeft w:val="640"/>
          <w:marRight w:val="0"/>
          <w:marTop w:val="0"/>
          <w:marBottom w:val="0"/>
          <w:divBdr>
            <w:top w:val="none" w:sz="0" w:space="0" w:color="auto"/>
            <w:left w:val="none" w:sz="0" w:space="0" w:color="auto"/>
            <w:bottom w:val="none" w:sz="0" w:space="0" w:color="auto"/>
            <w:right w:val="none" w:sz="0" w:space="0" w:color="auto"/>
          </w:divBdr>
        </w:div>
        <w:div w:id="1384329553">
          <w:marLeft w:val="640"/>
          <w:marRight w:val="0"/>
          <w:marTop w:val="0"/>
          <w:marBottom w:val="0"/>
          <w:divBdr>
            <w:top w:val="none" w:sz="0" w:space="0" w:color="auto"/>
            <w:left w:val="none" w:sz="0" w:space="0" w:color="auto"/>
            <w:bottom w:val="none" w:sz="0" w:space="0" w:color="auto"/>
            <w:right w:val="none" w:sz="0" w:space="0" w:color="auto"/>
          </w:divBdr>
        </w:div>
        <w:div w:id="1608852077">
          <w:marLeft w:val="640"/>
          <w:marRight w:val="0"/>
          <w:marTop w:val="0"/>
          <w:marBottom w:val="0"/>
          <w:divBdr>
            <w:top w:val="none" w:sz="0" w:space="0" w:color="auto"/>
            <w:left w:val="none" w:sz="0" w:space="0" w:color="auto"/>
            <w:bottom w:val="none" w:sz="0" w:space="0" w:color="auto"/>
            <w:right w:val="none" w:sz="0" w:space="0" w:color="auto"/>
          </w:divBdr>
        </w:div>
        <w:div w:id="1623221502">
          <w:marLeft w:val="640"/>
          <w:marRight w:val="0"/>
          <w:marTop w:val="0"/>
          <w:marBottom w:val="0"/>
          <w:divBdr>
            <w:top w:val="none" w:sz="0" w:space="0" w:color="auto"/>
            <w:left w:val="none" w:sz="0" w:space="0" w:color="auto"/>
            <w:bottom w:val="none" w:sz="0" w:space="0" w:color="auto"/>
            <w:right w:val="none" w:sz="0" w:space="0" w:color="auto"/>
          </w:divBdr>
        </w:div>
        <w:div w:id="1644576487">
          <w:marLeft w:val="640"/>
          <w:marRight w:val="0"/>
          <w:marTop w:val="0"/>
          <w:marBottom w:val="0"/>
          <w:divBdr>
            <w:top w:val="none" w:sz="0" w:space="0" w:color="auto"/>
            <w:left w:val="none" w:sz="0" w:space="0" w:color="auto"/>
            <w:bottom w:val="none" w:sz="0" w:space="0" w:color="auto"/>
            <w:right w:val="none" w:sz="0" w:space="0" w:color="auto"/>
          </w:divBdr>
        </w:div>
        <w:div w:id="1669164326">
          <w:marLeft w:val="640"/>
          <w:marRight w:val="0"/>
          <w:marTop w:val="0"/>
          <w:marBottom w:val="0"/>
          <w:divBdr>
            <w:top w:val="none" w:sz="0" w:space="0" w:color="auto"/>
            <w:left w:val="none" w:sz="0" w:space="0" w:color="auto"/>
            <w:bottom w:val="none" w:sz="0" w:space="0" w:color="auto"/>
            <w:right w:val="none" w:sz="0" w:space="0" w:color="auto"/>
          </w:divBdr>
        </w:div>
        <w:div w:id="2015914618">
          <w:marLeft w:val="640"/>
          <w:marRight w:val="0"/>
          <w:marTop w:val="0"/>
          <w:marBottom w:val="0"/>
          <w:divBdr>
            <w:top w:val="none" w:sz="0" w:space="0" w:color="auto"/>
            <w:left w:val="none" w:sz="0" w:space="0" w:color="auto"/>
            <w:bottom w:val="none" w:sz="0" w:space="0" w:color="auto"/>
            <w:right w:val="none" w:sz="0" w:space="0" w:color="auto"/>
          </w:divBdr>
        </w:div>
      </w:divsChild>
    </w:div>
    <w:div w:id="1312907688">
      <w:bodyDiv w:val="1"/>
      <w:marLeft w:val="0"/>
      <w:marRight w:val="0"/>
      <w:marTop w:val="0"/>
      <w:marBottom w:val="0"/>
      <w:divBdr>
        <w:top w:val="none" w:sz="0" w:space="0" w:color="auto"/>
        <w:left w:val="none" w:sz="0" w:space="0" w:color="auto"/>
        <w:bottom w:val="none" w:sz="0" w:space="0" w:color="auto"/>
        <w:right w:val="none" w:sz="0" w:space="0" w:color="auto"/>
      </w:divBdr>
    </w:div>
    <w:div w:id="1313484582">
      <w:bodyDiv w:val="1"/>
      <w:marLeft w:val="0"/>
      <w:marRight w:val="0"/>
      <w:marTop w:val="0"/>
      <w:marBottom w:val="0"/>
      <w:divBdr>
        <w:top w:val="none" w:sz="0" w:space="0" w:color="auto"/>
        <w:left w:val="none" w:sz="0" w:space="0" w:color="auto"/>
        <w:bottom w:val="none" w:sz="0" w:space="0" w:color="auto"/>
        <w:right w:val="none" w:sz="0" w:space="0" w:color="auto"/>
      </w:divBdr>
    </w:div>
    <w:div w:id="1313485860">
      <w:bodyDiv w:val="1"/>
      <w:marLeft w:val="0"/>
      <w:marRight w:val="0"/>
      <w:marTop w:val="0"/>
      <w:marBottom w:val="0"/>
      <w:divBdr>
        <w:top w:val="none" w:sz="0" w:space="0" w:color="auto"/>
        <w:left w:val="none" w:sz="0" w:space="0" w:color="auto"/>
        <w:bottom w:val="none" w:sz="0" w:space="0" w:color="auto"/>
        <w:right w:val="none" w:sz="0" w:space="0" w:color="auto"/>
      </w:divBdr>
    </w:div>
    <w:div w:id="1313489347">
      <w:bodyDiv w:val="1"/>
      <w:marLeft w:val="0"/>
      <w:marRight w:val="0"/>
      <w:marTop w:val="0"/>
      <w:marBottom w:val="0"/>
      <w:divBdr>
        <w:top w:val="none" w:sz="0" w:space="0" w:color="auto"/>
        <w:left w:val="none" w:sz="0" w:space="0" w:color="auto"/>
        <w:bottom w:val="none" w:sz="0" w:space="0" w:color="auto"/>
        <w:right w:val="none" w:sz="0" w:space="0" w:color="auto"/>
      </w:divBdr>
      <w:divsChild>
        <w:div w:id="183057651">
          <w:marLeft w:val="640"/>
          <w:marRight w:val="0"/>
          <w:marTop w:val="0"/>
          <w:marBottom w:val="0"/>
          <w:divBdr>
            <w:top w:val="none" w:sz="0" w:space="0" w:color="auto"/>
            <w:left w:val="none" w:sz="0" w:space="0" w:color="auto"/>
            <w:bottom w:val="none" w:sz="0" w:space="0" w:color="auto"/>
            <w:right w:val="none" w:sz="0" w:space="0" w:color="auto"/>
          </w:divBdr>
        </w:div>
        <w:div w:id="489172564">
          <w:marLeft w:val="640"/>
          <w:marRight w:val="0"/>
          <w:marTop w:val="0"/>
          <w:marBottom w:val="0"/>
          <w:divBdr>
            <w:top w:val="none" w:sz="0" w:space="0" w:color="auto"/>
            <w:left w:val="none" w:sz="0" w:space="0" w:color="auto"/>
            <w:bottom w:val="none" w:sz="0" w:space="0" w:color="auto"/>
            <w:right w:val="none" w:sz="0" w:space="0" w:color="auto"/>
          </w:divBdr>
        </w:div>
        <w:div w:id="679938548">
          <w:marLeft w:val="640"/>
          <w:marRight w:val="0"/>
          <w:marTop w:val="0"/>
          <w:marBottom w:val="0"/>
          <w:divBdr>
            <w:top w:val="none" w:sz="0" w:space="0" w:color="auto"/>
            <w:left w:val="none" w:sz="0" w:space="0" w:color="auto"/>
            <w:bottom w:val="none" w:sz="0" w:space="0" w:color="auto"/>
            <w:right w:val="none" w:sz="0" w:space="0" w:color="auto"/>
          </w:divBdr>
        </w:div>
        <w:div w:id="1029989200">
          <w:marLeft w:val="640"/>
          <w:marRight w:val="0"/>
          <w:marTop w:val="0"/>
          <w:marBottom w:val="0"/>
          <w:divBdr>
            <w:top w:val="none" w:sz="0" w:space="0" w:color="auto"/>
            <w:left w:val="none" w:sz="0" w:space="0" w:color="auto"/>
            <w:bottom w:val="none" w:sz="0" w:space="0" w:color="auto"/>
            <w:right w:val="none" w:sz="0" w:space="0" w:color="auto"/>
          </w:divBdr>
        </w:div>
        <w:div w:id="1150367727">
          <w:marLeft w:val="640"/>
          <w:marRight w:val="0"/>
          <w:marTop w:val="0"/>
          <w:marBottom w:val="0"/>
          <w:divBdr>
            <w:top w:val="none" w:sz="0" w:space="0" w:color="auto"/>
            <w:left w:val="none" w:sz="0" w:space="0" w:color="auto"/>
            <w:bottom w:val="none" w:sz="0" w:space="0" w:color="auto"/>
            <w:right w:val="none" w:sz="0" w:space="0" w:color="auto"/>
          </w:divBdr>
        </w:div>
        <w:div w:id="1210532343">
          <w:marLeft w:val="640"/>
          <w:marRight w:val="0"/>
          <w:marTop w:val="0"/>
          <w:marBottom w:val="0"/>
          <w:divBdr>
            <w:top w:val="none" w:sz="0" w:space="0" w:color="auto"/>
            <w:left w:val="none" w:sz="0" w:space="0" w:color="auto"/>
            <w:bottom w:val="none" w:sz="0" w:space="0" w:color="auto"/>
            <w:right w:val="none" w:sz="0" w:space="0" w:color="auto"/>
          </w:divBdr>
        </w:div>
        <w:div w:id="1213075368">
          <w:marLeft w:val="640"/>
          <w:marRight w:val="0"/>
          <w:marTop w:val="0"/>
          <w:marBottom w:val="0"/>
          <w:divBdr>
            <w:top w:val="none" w:sz="0" w:space="0" w:color="auto"/>
            <w:left w:val="none" w:sz="0" w:space="0" w:color="auto"/>
            <w:bottom w:val="none" w:sz="0" w:space="0" w:color="auto"/>
            <w:right w:val="none" w:sz="0" w:space="0" w:color="auto"/>
          </w:divBdr>
        </w:div>
        <w:div w:id="1368725284">
          <w:marLeft w:val="640"/>
          <w:marRight w:val="0"/>
          <w:marTop w:val="0"/>
          <w:marBottom w:val="0"/>
          <w:divBdr>
            <w:top w:val="none" w:sz="0" w:space="0" w:color="auto"/>
            <w:left w:val="none" w:sz="0" w:space="0" w:color="auto"/>
            <w:bottom w:val="none" w:sz="0" w:space="0" w:color="auto"/>
            <w:right w:val="none" w:sz="0" w:space="0" w:color="auto"/>
          </w:divBdr>
        </w:div>
        <w:div w:id="1373647411">
          <w:marLeft w:val="640"/>
          <w:marRight w:val="0"/>
          <w:marTop w:val="0"/>
          <w:marBottom w:val="0"/>
          <w:divBdr>
            <w:top w:val="none" w:sz="0" w:space="0" w:color="auto"/>
            <w:left w:val="none" w:sz="0" w:space="0" w:color="auto"/>
            <w:bottom w:val="none" w:sz="0" w:space="0" w:color="auto"/>
            <w:right w:val="none" w:sz="0" w:space="0" w:color="auto"/>
          </w:divBdr>
        </w:div>
        <w:div w:id="1760323726">
          <w:marLeft w:val="640"/>
          <w:marRight w:val="0"/>
          <w:marTop w:val="0"/>
          <w:marBottom w:val="0"/>
          <w:divBdr>
            <w:top w:val="none" w:sz="0" w:space="0" w:color="auto"/>
            <w:left w:val="none" w:sz="0" w:space="0" w:color="auto"/>
            <w:bottom w:val="none" w:sz="0" w:space="0" w:color="auto"/>
            <w:right w:val="none" w:sz="0" w:space="0" w:color="auto"/>
          </w:divBdr>
        </w:div>
        <w:div w:id="1891847065">
          <w:marLeft w:val="640"/>
          <w:marRight w:val="0"/>
          <w:marTop w:val="0"/>
          <w:marBottom w:val="0"/>
          <w:divBdr>
            <w:top w:val="none" w:sz="0" w:space="0" w:color="auto"/>
            <w:left w:val="none" w:sz="0" w:space="0" w:color="auto"/>
            <w:bottom w:val="none" w:sz="0" w:space="0" w:color="auto"/>
            <w:right w:val="none" w:sz="0" w:space="0" w:color="auto"/>
          </w:divBdr>
        </w:div>
        <w:div w:id="1900096969">
          <w:marLeft w:val="640"/>
          <w:marRight w:val="0"/>
          <w:marTop w:val="0"/>
          <w:marBottom w:val="0"/>
          <w:divBdr>
            <w:top w:val="none" w:sz="0" w:space="0" w:color="auto"/>
            <w:left w:val="none" w:sz="0" w:space="0" w:color="auto"/>
            <w:bottom w:val="none" w:sz="0" w:space="0" w:color="auto"/>
            <w:right w:val="none" w:sz="0" w:space="0" w:color="auto"/>
          </w:divBdr>
        </w:div>
      </w:divsChild>
    </w:div>
    <w:div w:id="1314139155">
      <w:bodyDiv w:val="1"/>
      <w:marLeft w:val="0"/>
      <w:marRight w:val="0"/>
      <w:marTop w:val="0"/>
      <w:marBottom w:val="0"/>
      <w:divBdr>
        <w:top w:val="none" w:sz="0" w:space="0" w:color="auto"/>
        <w:left w:val="none" w:sz="0" w:space="0" w:color="auto"/>
        <w:bottom w:val="none" w:sz="0" w:space="0" w:color="auto"/>
        <w:right w:val="none" w:sz="0" w:space="0" w:color="auto"/>
      </w:divBdr>
    </w:div>
    <w:div w:id="1314871939">
      <w:bodyDiv w:val="1"/>
      <w:marLeft w:val="0"/>
      <w:marRight w:val="0"/>
      <w:marTop w:val="0"/>
      <w:marBottom w:val="0"/>
      <w:divBdr>
        <w:top w:val="none" w:sz="0" w:space="0" w:color="auto"/>
        <w:left w:val="none" w:sz="0" w:space="0" w:color="auto"/>
        <w:bottom w:val="none" w:sz="0" w:space="0" w:color="auto"/>
        <w:right w:val="none" w:sz="0" w:space="0" w:color="auto"/>
      </w:divBdr>
    </w:div>
    <w:div w:id="1315256574">
      <w:bodyDiv w:val="1"/>
      <w:marLeft w:val="0"/>
      <w:marRight w:val="0"/>
      <w:marTop w:val="0"/>
      <w:marBottom w:val="0"/>
      <w:divBdr>
        <w:top w:val="none" w:sz="0" w:space="0" w:color="auto"/>
        <w:left w:val="none" w:sz="0" w:space="0" w:color="auto"/>
        <w:bottom w:val="none" w:sz="0" w:space="0" w:color="auto"/>
        <w:right w:val="none" w:sz="0" w:space="0" w:color="auto"/>
      </w:divBdr>
    </w:div>
    <w:div w:id="1315258549">
      <w:bodyDiv w:val="1"/>
      <w:marLeft w:val="0"/>
      <w:marRight w:val="0"/>
      <w:marTop w:val="0"/>
      <w:marBottom w:val="0"/>
      <w:divBdr>
        <w:top w:val="none" w:sz="0" w:space="0" w:color="auto"/>
        <w:left w:val="none" w:sz="0" w:space="0" w:color="auto"/>
        <w:bottom w:val="none" w:sz="0" w:space="0" w:color="auto"/>
        <w:right w:val="none" w:sz="0" w:space="0" w:color="auto"/>
      </w:divBdr>
    </w:div>
    <w:div w:id="1315522033">
      <w:bodyDiv w:val="1"/>
      <w:marLeft w:val="0"/>
      <w:marRight w:val="0"/>
      <w:marTop w:val="0"/>
      <w:marBottom w:val="0"/>
      <w:divBdr>
        <w:top w:val="none" w:sz="0" w:space="0" w:color="auto"/>
        <w:left w:val="none" w:sz="0" w:space="0" w:color="auto"/>
        <w:bottom w:val="none" w:sz="0" w:space="0" w:color="auto"/>
        <w:right w:val="none" w:sz="0" w:space="0" w:color="auto"/>
      </w:divBdr>
    </w:div>
    <w:div w:id="1316060304">
      <w:bodyDiv w:val="1"/>
      <w:marLeft w:val="0"/>
      <w:marRight w:val="0"/>
      <w:marTop w:val="0"/>
      <w:marBottom w:val="0"/>
      <w:divBdr>
        <w:top w:val="none" w:sz="0" w:space="0" w:color="auto"/>
        <w:left w:val="none" w:sz="0" w:space="0" w:color="auto"/>
        <w:bottom w:val="none" w:sz="0" w:space="0" w:color="auto"/>
        <w:right w:val="none" w:sz="0" w:space="0" w:color="auto"/>
      </w:divBdr>
    </w:div>
    <w:div w:id="1316103689">
      <w:bodyDiv w:val="1"/>
      <w:marLeft w:val="0"/>
      <w:marRight w:val="0"/>
      <w:marTop w:val="0"/>
      <w:marBottom w:val="0"/>
      <w:divBdr>
        <w:top w:val="none" w:sz="0" w:space="0" w:color="auto"/>
        <w:left w:val="none" w:sz="0" w:space="0" w:color="auto"/>
        <w:bottom w:val="none" w:sz="0" w:space="0" w:color="auto"/>
        <w:right w:val="none" w:sz="0" w:space="0" w:color="auto"/>
      </w:divBdr>
      <w:divsChild>
        <w:div w:id="478887695">
          <w:marLeft w:val="640"/>
          <w:marRight w:val="0"/>
          <w:marTop w:val="0"/>
          <w:marBottom w:val="0"/>
          <w:divBdr>
            <w:top w:val="none" w:sz="0" w:space="0" w:color="auto"/>
            <w:left w:val="none" w:sz="0" w:space="0" w:color="auto"/>
            <w:bottom w:val="none" w:sz="0" w:space="0" w:color="auto"/>
            <w:right w:val="none" w:sz="0" w:space="0" w:color="auto"/>
          </w:divBdr>
        </w:div>
        <w:div w:id="678431212">
          <w:marLeft w:val="640"/>
          <w:marRight w:val="0"/>
          <w:marTop w:val="0"/>
          <w:marBottom w:val="0"/>
          <w:divBdr>
            <w:top w:val="none" w:sz="0" w:space="0" w:color="auto"/>
            <w:left w:val="none" w:sz="0" w:space="0" w:color="auto"/>
            <w:bottom w:val="none" w:sz="0" w:space="0" w:color="auto"/>
            <w:right w:val="none" w:sz="0" w:space="0" w:color="auto"/>
          </w:divBdr>
        </w:div>
        <w:div w:id="830825899">
          <w:marLeft w:val="640"/>
          <w:marRight w:val="0"/>
          <w:marTop w:val="0"/>
          <w:marBottom w:val="0"/>
          <w:divBdr>
            <w:top w:val="none" w:sz="0" w:space="0" w:color="auto"/>
            <w:left w:val="none" w:sz="0" w:space="0" w:color="auto"/>
            <w:bottom w:val="none" w:sz="0" w:space="0" w:color="auto"/>
            <w:right w:val="none" w:sz="0" w:space="0" w:color="auto"/>
          </w:divBdr>
        </w:div>
        <w:div w:id="860318029">
          <w:marLeft w:val="640"/>
          <w:marRight w:val="0"/>
          <w:marTop w:val="0"/>
          <w:marBottom w:val="0"/>
          <w:divBdr>
            <w:top w:val="none" w:sz="0" w:space="0" w:color="auto"/>
            <w:left w:val="none" w:sz="0" w:space="0" w:color="auto"/>
            <w:bottom w:val="none" w:sz="0" w:space="0" w:color="auto"/>
            <w:right w:val="none" w:sz="0" w:space="0" w:color="auto"/>
          </w:divBdr>
        </w:div>
        <w:div w:id="923417546">
          <w:marLeft w:val="640"/>
          <w:marRight w:val="0"/>
          <w:marTop w:val="0"/>
          <w:marBottom w:val="0"/>
          <w:divBdr>
            <w:top w:val="none" w:sz="0" w:space="0" w:color="auto"/>
            <w:left w:val="none" w:sz="0" w:space="0" w:color="auto"/>
            <w:bottom w:val="none" w:sz="0" w:space="0" w:color="auto"/>
            <w:right w:val="none" w:sz="0" w:space="0" w:color="auto"/>
          </w:divBdr>
        </w:div>
        <w:div w:id="1207991145">
          <w:marLeft w:val="640"/>
          <w:marRight w:val="0"/>
          <w:marTop w:val="0"/>
          <w:marBottom w:val="0"/>
          <w:divBdr>
            <w:top w:val="none" w:sz="0" w:space="0" w:color="auto"/>
            <w:left w:val="none" w:sz="0" w:space="0" w:color="auto"/>
            <w:bottom w:val="none" w:sz="0" w:space="0" w:color="auto"/>
            <w:right w:val="none" w:sz="0" w:space="0" w:color="auto"/>
          </w:divBdr>
        </w:div>
        <w:div w:id="1258440221">
          <w:marLeft w:val="640"/>
          <w:marRight w:val="0"/>
          <w:marTop w:val="0"/>
          <w:marBottom w:val="0"/>
          <w:divBdr>
            <w:top w:val="none" w:sz="0" w:space="0" w:color="auto"/>
            <w:left w:val="none" w:sz="0" w:space="0" w:color="auto"/>
            <w:bottom w:val="none" w:sz="0" w:space="0" w:color="auto"/>
            <w:right w:val="none" w:sz="0" w:space="0" w:color="auto"/>
          </w:divBdr>
        </w:div>
        <w:div w:id="1272281968">
          <w:marLeft w:val="640"/>
          <w:marRight w:val="0"/>
          <w:marTop w:val="0"/>
          <w:marBottom w:val="0"/>
          <w:divBdr>
            <w:top w:val="none" w:sz="0" w:space="0" w:color="auto"/>
            <w:left w:val="none" w:sz="0" w:space="0" w:color="auto"/>
            <w:bottom w:val="none" w:sz="0" w:space="0" w:color="auto"/>
            <w:right w:val="none" w:sz="0" w:space="0" w:color="auto"/>
          </w:divBdr>
        </w:div>
        <w:div w:id="1788088315">
          <w:marLeft w:val="640"/>
          <w:marRight w:val="0"/>
          <w:marTop w:val="0"/>
          <w:marBottom w:val="0"/>
          <w:divBdr>
            <w:top w:val="none" w:sz="0" w:space="0" w:color="auto"/>
            <w:left w:val="none" w:sz="0" w:space="0" w:color="auto"/>
            <w:bottom w:val="none" w:sz="0" w:space="0" w:color="auto"/>
            <w:right w:val="none" w:sz="0" w:space="0" w:color="auto"/>
          </w:divBdr>
        </w:div>
        <w:div w:id="1927226209">
          <w:marLeft w:val="640"/>
          <w:marRight w:val="0"/>
          <w:marTop w:val="0"/>
          <w:marBottom w:val="0"/>
          <w:divBdr>
            <w:top w:val="none" w:sz="0" w:space="0" w:color="auto"/>
            <w:left w:val="none" w:sz="0" w:space="0" w:color="auto"/>
            <w:bottom w:val="none" w:sz="0" w:space="0" w:color="auto"/>
            <w:right w:val="none" w:sz="0" w:space="0" w:color="auto"/>
          </w:divBdr>
        </w:div>
        <w:div w:id="1973360437">
          <w:marLeft w:val="640"/>
          <w:marRight w:val="0"/>
          <w:marTop w:val="0"/>
          <w:marBottom w:val="0"/>
          <w:divBdr>
            <w:top w:val="none" w:sz="0" w:space="0" w:color="auto"/>
            <w:left w:val="none" w:sz="0" w:space="0" w:color="auto"/>
            <w:bottom w:val="none" w:sz="0" w:space="0" w:color="auto"/>
            <w:right w:val="none" w:sz="0" w:space="0" w:color="auto"/>
          </w:divBdr>
        </w:div>
      </w:divsChild>
    </w:div>
    <w:div w:id="1317101643">
      <w:bodyDiv w:val="1"/>
      <w:marLeft w:val="0"/>
      <w:marRight w:val="0"/>
      <w:marTop w:val="0"/>
      <w:marBottom w:val="0"/>
      <w:divBdr>
        <w:top w:val="none" w:sz="0" w:space="0" w:color="auto"/>
        <w:left w:val="none" w:sz="0" w:space="0" w:color="auto"/>
        <w:bottom w:val="none" w:sz="0" w:space="0" w:color="auto"/>
        <w:right w:val="none" w:sz="0" w:space="0" w:color="auto"/>
      </w:divBdr>
    </w:div>
    <w:div w:id="1317298160">
      <w:bodyDiv w:val="1"/>
      <w:marLeft w:val="0"/>
      <w:marRight w:val="0"/>
      <w:marTop w:val="0"/>
      <w:marBottom w:val="0"/>
      <w:divBdr>
        <w:top w:val="none" w:sz="0" w:space="0" w:color="auto"/>
        <w:left w:val="none" w:sz="0" w:space="0" w:color="auto"/>
        <w:bottom w:val="none" w:sz="0" w:space="0" w:color="auto"/>
        <w:right w:val="none" w:sz="0" w:space="0" w:color="auto"/>
      </w:divBdr>
    </w:div>
    <w:div w:id="1317341468">
      <w:bodyDiv w:val="1"/>
      <w:marLeft w:val="0"/>
      <w:marRight w:val="0"/>
      <w:marTop w:val="0"/>
      <w:marBottom w:val="0"/>
      <w:divBdr>
        <w:top w:val="none" w:sz="0" w:space="0" w:color="auto"/>
        <w:left w:val="none" w:sz="0" w:space="0" w:color="auto"/>
        <w:bottom w:val="none" w:sz="0" w:space="0" w:color="auto"/>
        <w:right w:val="none" w:sz="0" w:space="0" w:color="auto"/>
      </w:divBdr>
    </w:div>
    <w:div w:id="1317494352">
      <w:bodyDiv w:val="1"/>
      <w:marLeft w:val="0"/>
      <w:marRight w:val="0"/>
      <w:marTop w:val="0"/>
      <w:marBottom w:val="0"/>
      <w:divBdr>
        <w:top w:val="none" w:sz="0" w:space="0" w:color="auto"/>
        <w:left w:val="none" w:sz="0" w:space="0" w:color="auto"/>
        <w:bottom w:val="none" w:sz="0" w:space="0" w:color="auto"/>
        <w:right w:val="none" w:sz="0" w:space="0" w:color="auto"/>
      </w:divBdr>
    </w:div>
    <w:div w:id="1317682839">
      <w:bodyDiv w:val="1"/>
      <w:marLeft w:val="0"/>
      <w:marRight w:val="0"/>
      <w:marTop w:val="0"/>
      <w:marBottom w:val="0"/>
      <w:divBdr>
        <w:top w:val="none" w:sz="0" w:space="0" w:color="auto"/>
        <w:left w:val="none" w:sz="0" w:space="0" w:color="auto"/>
        <w:bottom w:val="none" w:sz="0" w:space="0" w:color="auto"/>
        <w:right w:val="none" w:sz="0" w:space="0" w:color="auto"/>
      </w:divBdr>
    </w:div>
    <w:div w:id="1317999119">
      <w:bodyDiv w:val="1"/>
      <w:marLeft w:val="0"/>
      <w:marRight w:val="0"/>
      <w:marTop w:val="0"/>
      <w:marBottom w:val="0"/>
      <w:divBdr>
        <w:top w:val="none" w:sz="0" w:space="0" w:color="auto"/>
        <w:left w:val="none" w:sz="0" w:space="0" w:color="auto"/>
        <w:bottom w:val="none" w:sz="0" w:space="0" w:color="auto"/>
        <w:right w:val="none" w:sz="0" w:space="0" w:color="auto"/>
      </w:divBdr>
    </w:div>
    <w:div w:id="1318267651">
      <w:bodyDiv w:val="1"/>
      <w:marLeft w:val="0"/>
      <w:marRight w:val="0"/>
      <w:marTop w:val="0"/>
      <w:marBottom w:val="0"/>
      <w:divBdr>
        <w:top w:val="none" w:sz="0" w:space="0" w:color="auto"/>
        <w:left w:val="none" w:sz="0" w:space="0" w:color="auto"/>
        <w:bottom w:val="none" w:sz="0" w:space="0" w:color="auto"/>
        <w:right w:val="none" w:sz="0" w:space="0" w:color="auto"/>
      </w:divBdr>
    </w:div>
    <w:div w:id="1318456991">
      <w:bodyDiv w:val="1"/>
      <w:marLeft w:val="0"/>
      <w:marRight w:val="0"/>
      <w:marTop w:val="0"/>
      <w:marBottom w:val="0"/>
      <w:divBdr>
        <w:top w:val="none" w:sz="0" w:space="0" w:color="auto"/>
        <w:left w:val="none" w:sz="0" w:space="0" w:color="auto"/>
        <w:bottom w:val="none" w:sz="0" w:space="0" w:color="auto"/>
        <w:right w:val="none" w:sz="0" w:space="0" w:color="auto"/>
      </w:divBdr>
    </w:div>
    <w:div w:id="1318681911">
      <w:bodyDiv w:val="1"/>
      <w:marLeft w:val="0"/>
      <w:marRight w:val="0"/>
      <w:marTop w:val="0"/>
      <w:marBottom w:val="0"/>
      <w:divBdr>
        <w:top w:val="none" w:sz="0" w:space="0" w:color="auto"/>
        <w:left w:val="none" w:sz="0" w:space="0" w:color="auto"/>
        <w:bottom w:val="none" w:sz="0" w:space="0" w:color="auto"/>
        <w:right w:val="none" w:sz="0" w:space="0" w:color="auto"/>
      </w:divBdr>
    </w:div>
    <w:div w:id="1319381487">
      <w:bodyDiv w:val="1"/>
      <w:marLeft w:val="0"/>
      <w:marRight w:val="0"/>
      <w:marTop w:val="0"/>
      <w:marBottom w:val="0"/>
      <w:divBdr>
        <w:top w:val="none" w:sz="0" w:space="0" w:color="auto"/>
        <w:left w:val="none" w:sz="0" w:space="0" w:color="auto"/>
        <w:bottom w:val="none" w:sz="0" w:space="0" w:color="auto"/>
        <w:right w:val="none" w:sz="0" w:space="0" w:color="auto"/>
      </w:divBdr>
    </w:div>
    <w:div w:id="1320040973">
      <w:bodyDiv w:val="1"/>
      <w:marLeft w:val="0"/>
      <w:marRight w:val="0"/>
      <w:marTop w:val="0"/>
      <w:marBottom w:val="0"/>
      <w:divBdr>
        <w:top w:val="none" w:sz="0" w:space="0" w:color="auto"/>
        <w:left w:val="none" w:sz="0" w:space="0" w:color="auto"/>
        <w:bottom w:val="none" w:sz="0" w:space="0" w:color="auto"/>
        <w:right w:val="none" w:sz="0" w:space="0" w:color="auto"/>
      </w:divBdr>
    </w:div>
    <w:div w:id="1321032879">
      <w:bodyDiv w:val="1"/>
      <w:marLeft w:val="0"/>
      <w:marRight w:val="0"/>
      <w:marTop w:val="0"/>
      <w:marBottom w:val="0"/>
      <w:divBdr>
        <w:top w:val="none" w:sz="0" w:space="0" w:color="auto"/>
        <w:left w:val="none" w:sz="0" w:space="0" w:color="auto"/>
        <w:bottom w:val="none" w:sz="0" w:space="0" w:color="auto"/>
        <w:right w:val="none" w:sz="0" w:space="0" w:color="auto"/>
      </w:divBdr>
    </w:div>
    <w:div w:id="1321890869">
      <w:bodyDiv w:val="1"/>
      <w:marLeft w:val="0"/>
      <w:marRight w:val="0"/>
      <w:marTop w:val="0"/>
      <w:marBottom w:val="0"/>
      <w:divBdr>
        <w:top w:val="none" w:sz="0" w:space="0" w:color="auto"/>
        <w:left w:val="none" w:sz="0" w:space="0" w:color="auto"/>
        <w:bottom w:val="none" w:sz="0" w:space="0" w:color="auto"/>
        <w:right w:val="none" w:sz="0" w:space="0" w:color="auto"/>
      </w:divBdr>
    </w:div>
    <w:div w:id="1322151814">
      <w:bodyDiv w:val="1"/>
      <w:marLeft w:val="0"/>
      <w:marRight w:val="0"/>
      <w:marTop w:val="0"/>
      <w:marBottom w:val="0"/>
      <w:divBdr>
        <w:top w:val="none" w:sz="0" w:space="0" w:color="auto"/>
        <w:left w:val="none" w:sz="0" w:space="0" w:color="auto"/>
        <w:bottom w:val="none" w:sz="0" w:space="0" w:color="auto"/>
        <w:right w:val="none" w:sz="0" w:space="0" w:color="auto"/>
      </w:divBdr>
    </w:div>
    <w:div w:id="1322198938">
      <w:bodyDiv w:val="1"/>
      <w:marLeft w:val="0"/>
      <w:marRight w:val="0"/>
      <w:marTop w:val="0"/>
      <w:marBottom w:val="0"/>
      <w:divBdr>
        <w:top w:val="none" w:sz="0" w:space="0" w:color="auto"/>
        <w:left w:val="none" w:sz="0" w:space="0" w:color="auto"/>
        <w:bottom w:val="none" w:sz="0" w:space="0" w:color="auto"/>
        <w:right w:val="none" w:sz="0" w:space="0" w:color="auto"/>
      </w:divBdr>
    </w:div>
    <w:div w:id="1322272962">
      <w:bodyDiv w:val="1"/>
      <w:marLeft w:val="0"/>
      <w:marRight w:val="0"/>
      <w:marTop w:val="0"/>
      <w:marBottom w:val="0"/>
      <w:divBdr>
        <w:top w:val="none" w:sz="0" w:space="0" w:color="auto"/>
        <w:left w:val="none" w:sz="0" w:space="0" w:color="auto"/>
        <w:bottom w:val="none" w:sz="0" w:space="0" w:color="auto"/>
        <w:right w:val="none" w:sz="0" w:space="0" w:color="auto"/>
      </w:divBdr>
    </w:div>
    <w:div w:id="1322854682">
      <w:bodyDiv w:val="1"/>
      <w:marLeft w:val="0"/>
      <w:marRight w:val="0"/>
      <w:marTop w:val="0"/>
      <w:marBottom w:val="0"/>
      <w:divBdr>
        <w:top w:val="none" w:sz="0" w:space="0" w:color="auto"/>
        <w:left w:val="none" w:sz="0" w:space="0" w:color="auto"/>
        <w:bottom w:val="none" w:sz="0" w:space="0" w:color="auto"/>
        <w:right w:val="none" w:sz="0" w:space="0" w:color="auto"/>
      </w:divBdr>
    </w:div>
    <w:div w:id="1323894727">
      <w:bodyDiv w:val="1"/>
      <w:marLeft w:val="0"/>
      <w:marRight w:val="0"/>
      <w:marTop w:val="0"/>
      <w:marBottom w:val="0"/>
      <w:divBdr>
        <w:top w:val="none" w:sz="0" w:space="0" w:color="auto"/>
        <w:left w:val="none" w:sz="0" w:space="0" w:color="auto"/>
        <w:bottom w:val="none" w:sz="0" w:space="0" w:color="auto"/>
        <w:right w:val="none" w:sz="0" w:space="0" w:color="auto"/>
      </w:divBdr>
    </w:div>
    <w:div w:id="1324311996">
      <w:bodyDiv w:val="1"/>
      <w:marLeft w:val="0"/>
      <w:marRight w:val="0"/>
      <w:marTop w:val="0"/>
      <w:marBottom w:val="0"/>
      <w:divBdr>
        <w:top w:val="none" w:sz="0" w:space="0" w:color="auto"/>
        <w:left w:val="none" w:sz="0" w:space="0" w:color="auto"/>
        <w:bottom w:val="none" w:sz="0" w:space="0" w:color="auto"/>
        <w:right w:val="none" w:sz="0" w:space="0" w:color="auto"/>
      </w:divBdr>
      <w:divsChild>
        <w:div w:id="64958796">
          <w:marLeft w:val="640"/>
          <w:marRight w:val="0"/>
          <w:marTop w:val="0"/>
          <w:marBottom w:val="0"/>
          <w:divBdr>
            <w:top w:val="none" w:sz="0" w:space="0" w:color="auto"/>
            <w:left w:val="none" w:sz="0" w:space="0" w:color="auto"/>
            <w:bottom w:val="none" w:sz="0" w:space="0" w:color="auto"/>
            <w:right w:val="none" w:sz="0" w:space="0" w:color="auto"/>
          </w:divBdr>
        </w:div>
        <w:div w:id="269438956">
          <w:marLeft w:val="640"/>
          <w:marRight w:val="0"/>
          <w:marTop w:val="0"/>
          <w:marBottom w:val="0"/>
          <w:divBdr>
            <w:top w:val="none" w:sz="0" w:space="0" w:color="auto"/>
            <w:left w:val="none" w:sz="0" w:space="0" w:color="auto"/>
            <w:bottom w:val="none" w:sz="0" w:space="0" w:color="auto"/>
            <w:right w:val="none" w:sz="0" w:space="0" w:color="auto"/>
          </w:divBdr>
        </w:div>
        <w:div w:id="714499631">
          <w:marLeft w:val="640"/>
          <w:marRight w:val="0"/>
          <w:marTop w:val="0"/>
          <w:marBottom w:val="0"/>
          <w:divBdr>
            <w:top w:val="none" w:sz="0" w:space="0" w:color="auto"/>
            <w:left w:val="none" w:sz="0" w:space="0" w:color="auto"/>
            <w:bottom w:val="none" w:sz="0" w:space="0" w:color="auto"/>
            <w:right w:val="none" w:sz="0" w:space="0" w:color="auto"/>
          </w:divBdr>
        </w:div>
        <w:div w:id="796072781">
          <w:marLeft w:val="640"/>
          <w:marRight w:val="0"/>
          <w:marTop w:val="0"/>
          <w:marBottom w:val="0"/>
          <w:divBdr>
            <w:top w:val="none" w:sz="0" w:space="0" w:color="auto"/>
            <w:left w:val="none" w:sz="0" w:space="0" w:color="auto"/>
            <w:bottom w:val="none" w:sz="0" w:space="0" w:color="auto"/>
            <w:right w:val="none" w:sz="0" w:space="0" w:color="auto"/>
          </w:divBdr>
        </w:div>
        <w:div w:id="1009480783">
          <w:marLeft w:val="640"/>
          <w:marRight w:val="0"/>
          <w:marTop w:val="0"/>
          <w:marBottom w:val="0"/>
          <w:divBdr>
            <w:top w:val="none" w:sz="0" w:space="0" w:color="auto"/>
            <w:left w:val="none" w:sz="0" w:space="0" w:color="auto"/>
            <w:bottom w:val="none" w:sz="0" w:space="0" w:color="auto"/>
            <w:right w:val="none" w:sz="0" w:space="0" w:color="auto"/>
          </w:divBdr>
        </w:div>
        <w:div w:id="1149637125">
          <w:marLeft w:val="640"/>
          <w:marRight w:val="0"/>
          <w:marTop w:val="0"/>
          <w:marBottom w:val="0"/>
          <w:divBdr>
            <w:top w:val="none" w:sz="0" w:space="0" w:color="auto"/>
            <w:left w:val="none" w:sz="0" w:space="0" w:color="auto"/>
            <w:bottom w:val="none" w:sz="0" w:space="0" w:color="auto"/>
            <w:right w:val="none" w:sz="0" w:space="0" w:color="auto"/>
          </w:divBdr>
        </w:div>
        <w:div w:id="1411541704">
          <w:marLeft w:val="640"/>
          <w:marRight w:val="0"/>
          <w:marTop w:val="0"/>
          <w:marBottom w:val="0"/>
          <w:divBdr>
            <w:top w:val="none" w:sz="0" w:space="0" w:color="auto"/>
            <w:left w:val="none" w:sz="0" w:space="0" w:color="auto"/>
            <w:bottom w:val="none" w:sz="0" w:space="0" w:color="auto"/>
            <w:right w:val="none" w:sz="0" w:space="0" w:color="auto"/>
          </w:divBdr>
        </w:div>
        <w:div w:id="1723208952">
          <w:marLeft w:val="640"/>
          <w:marRight w:val="0"/>
          <w:marTop w:val="0"/>
          <w:marBottom w:val="0"/>
          <w:divBdr>
            <w:top w:val="none" w:sz="0" w:space="0" w:color="auto"/>
            <w:left w:val="none" w:sz="0" w:space="0" w:color="auto"/>
            <w:bottom w:val="none" w:sz="0" w:space="0" w:color="auto"/>
            <w:right w:val="none" w:sz="0" w:space="0" w:color="auto"/>
          </w:divBdr>
        </w:div>
        <w:div w:id="1827358284">
          <w:marLeft w:val="640"/>
          <w:marRight w:val="0"/>
          <w:marTop w:val="0"/>
          <w:marBottom w:val="0"/>
          <w:divBdr>
            <w:top w:val="none" w:sz="0" w:space="0" w:color="auto"/>
            <w:left w:val="none" w:sz="0" w:space="0" w:color="auto"/>
            <w:bottom w:val="none" w:sz="0" w:space="0" w:color="auto"/>
            <w:right w:val="none" w:sz="0" w:space="0" w:color="auto"/>
          </w:divBdr>
        </w:div>
        <w:div w:id="1893733860">
          <w:marLeft w:val="640"/>
          <w:marRight w:val="0"/>
          <w:marTop w:val="0"/>
          <w:marBottom w:val="0"/>
          <w:divBdr>
            <w:top w:val="none" w:sz="0" w:space="0" w:color="auto"/>
            <w:left w:val="none" w:sz="0" w:space="0" w:color="auto"/>
            <w:bottom w:val="none" w:sz="0" w:space="0" w:color="auto"/>
            <w:right w:val="none" w:sz="0" w:space="0" w:color="auto"/>
          </w:divBdr>
        </w:div>
        <w:div w:id="1907178186">
          <w:marLeft w:val="640"/>
          <w:marRight w:val="0"/>
          <w:marTop w:val="0"/>
          <w:marBottom w:val="0"/>
          <w:divBdr>
            <w:top w:val="none" w:sz="0" w:space="0" w:color="auto"/>
            <w:left w:val="none" w:sz="0" w:space="0" w:color="auto"/>
            <w:bottom w:val="none" w:sz="0" w:space="0" w:color="auto"/>
            <w:right w:val="none" w:sz="0" w:space="0" w:color="auto"/>
          </w:divBdr>
        </w:div>
        <w:div w:id="2115393015">
          <w:marLeft w:val="640"/>
          <w:marRight w:val="0"/>
          <w:marTop w:val="0"/>
          <w:marBottom w:val="0"/>
          <w:divBdr>
            <w:top w:val="none" w:sz="0" w:space="0" w:color="auto"/>
            <w:left w:val="none" w:sz="0" w:space="0" w:color="auto"/>
            <w:bottom w:val="none" w:sz="0" w:space="0" w:color="auto"/>
            <w:right w:val="none" w:sz="0" w:space="0" w:color="auto"/>
          </w:divBdr>
        </w:div>
      </w:divsChild>
    </w:div>
    <w:div w:id="1324549419">
      <w:bodyDiv w:val="1"/>
      <w:marLeft w:val="0"/>
      <w:marRight w:val="0"/>
      <w:marTop w:val="0"/>
      <w:marBottom w:val="0"/>
      <w:divBdr>
        <w:top w:val="none" w:sz="0" w:space="0" w:color="auto"/>
        <w:left w:val="none" w:sz="0" w:space="0" w:color="auto"/>
        <w:bottom w:val="none" w:sz="0" w:space="0" w:color="auto"/>
        <w:right w:val="none" w:sz="0" w:space="0" w:color="auto"/>
      </w:divBdr>
    </w:div>
    <w:div w:id="1325013684">
      <w:bodyDiv w:val="1"/>
      <w:marLeft w:val="0"/>
      <w:marRight w:val="0"/>
      <w:marTop w:val="0"/>
      <w:marBottom w:val="0"/>
      <w:divBdr>
        <w:top w:val="none" w:sz="0" w:space="0" w:color="auto"/>
        <w:left w:val="none" w:sz="0" w:space="0" w:color="auto"/>
        <w:bottom w:val="none" w:sz="0" w:space="0" w:color="auto"/>
        <w:right w:val="none" w:sz="0" w:space="0" w:color="auto"/>
      </w:divBdr>
    </w:div>
    <w:div w:id="1325468982">
      <w:bodyDiv w:val="1"/>
      <w:marLeft w:val="0"/>
      <w:marRight w:val="0"/>
      <w:marTop w:val="0"/>
      <w:marBottom w:val="0"/>
      <w:divBdr>
        <w:top w:val="none" w:sz="0" w:space="0" w:color="auto"/>
        <w:left w:val="none" w:sz="0" w:space="0" w:color="auto"/>
        <w:bottom w:val="none" w:sz="0" w:space="0" w:color="auto"/>
        <w:right w:val="none" w:sz="0" w:space="0" w:color="auto"/>
      </w:divBdr>
    </w:div>
    <w:div w:id="1325739635">
      <w:bodyDiv w:val="1"/>
      <w:marLeft w:val="0"/>
      <w:marRight w:val="0"/>
      <w:marTop w:val="0"/>
      <w:marBottom w:val="0"/>
      <w:divBdr>
        <w:top w:val="none" w:sz="0" w:space="0" w:color="auto"/>
        <w:left w:val="none" w:sz="0" w:space="0" w:color="auto"/>
        <w:bottom w:val="none" w:sz="0" w:space="0" w:color="auto"/>
        <w:right w:val="none" w:sz="0" w:space="0" w:color="auto"/>
      </w:divBdr>
    </w:div>
    <w:div w:id="1325743270">
      <w:bodyDiv w:val="1"/>
      <w:marLeft w:val="0"/>
      <w:marRight w:val="0"/>
      <w:marTop w:val="0"/>
      <w:marBottom w:val="0"/>
      <w:divBdr>
        <w:top w:val="none" w:sz="0" w:space="0" w:color="auto"/>
        <w:left w:val="none" w:sz="0" w:space="0" w:color="auto"/>
        <w:bottom w:val="none" w:sz="0" w:space="0" w:color="auto"/>
        <w:right w:val="none" w:sz="0" w:space="0" w:color="auto"/>
      </w:divBdr>
    </w:div>
    <w:div w:id="1326398312">
      <w:bodyDiv w:val="1"/>
      <w:marLeft w:val="0"/>
      <w:marRight w:val="0"/>
      <w:marTop w:val="0"/>
      <w:marBottom w:val="0"/>
      <w:divBdr>
        <w:top w:val="none" w:sz="0" w:space="0" w:color="auto"/>
        <w:left w:val="none" w:sz="0" w:space="0" w:color="auto"/>
        <w:bottom w:val="none" w:sz="0" w:space="0" w:color="auto"/>
        <w:right w:val="none" w:sz="0" w:space="0" w:color="auto"/>
      </w:divBdr>
    </w:div>
    <w:div w:id="1326977436">
      <w:bodyDiv w:val="1"/>
      <w:marLeft w:val="0"/>
      <w:marRight w:val="0"/>
      <w:marTop w:val="0"/>
      <w:marBottom w:val="0"/>
      <w:divBdr>
        <w:top w:val="none" w:sz="0" w:space="0" w:color="auto"/>
        <w:left w:val="none" w:sz="0" w:space="0" w:color="auto"/>
        <w:bottom w:val="none" w:sz="0" w:space="0" w:color="auto"/>
        <w:right w:val="none" w:sz="0" w:space="0" w:color="auto"/>
      </w:divBdr>
    </w:div>
    <w:div w:id="1327368079">
      <w:bodyDiv w:val="1"/>
      <w:marLeft w:val="0"/>
      <w:marRight w:val="0"/>
      <w:marTop w:val="0"/>
      <w:marBottom w:val="0"/>
      <w:divBdr>
        <w:top w:val="none" w:sz="0" w:space="0" w:color="auto"/>
        <w:left w:val="none" w:sz="0" w:space="0" w:color="auto"/>
        <w:bottom w:val="none" w:sz="0" w:space="0" w:color="auto"/>
        <w:right w:val="none" w:sz="0" w:space="0" w:color="auto"/>
      </w:divBdr>
    </w:div>
    <w:div w:id="1327633485">
      <w:bodyDiv w:val="1"/>
      <w:marLeft w:val="0"/>
      <w:marRight w:val="0"/>
      <w:marTop w:val="0"/>
      <w:marBottom w:val="0"/>
      <w:divBdr>
        <w:top w:val="none" w:sz="0" w:space="0" w:color="auto"/>
        <w:left w:val="none" w:sz="0" w:space="0" w:color="auto"/>
        <w:bottom w:val="none" w:sz="0" w:space="0" w:color="auto"/>
        <w:right w:val="none" w:sz="0" w:space="0" w:color="auto"/>
      </w:divBdr>
    </w:div>
    <w:div w:id="1327972111">
      <w:bodyDiv w:val="1"/>
      <w:marLeft w:val="0"/>
      <w:marRight w:val="0"/>
      <w:marTop w:val="0"/>
      <w:marBottom w:val="0"/>
      <w:divBdr>
        <w:top w:val="none" w:sz="0" w:space="0" w:color="auto"/>
        <w:left w:val="none" w:sz="0" w:space="0" w:color="auto"/>
        <w:bottom w:val="none" w:sz="0" w:space="0" w:color="auto"/>
        <w:right w:val="none" w:sz="0" w:space="0" w:color="auto"/>
      </w:divBdr>
    </w:div>
    <w:div w:id="1328557425">
      <w:bodyDiv w:val="1"/>
      <w:marLeft w:val="0"/>
      <w:marRight w:val="0"/>
      <w:marTop w:val="0"/>
      <w:marBottom w:val="0"/>
      <w:divBdr>
        <w:top w:val="none" w:sz="0" w:space="0" w:color="auto"/>
        <w:left w:val="none" w:sz="0" w:space="0" w:color="auto"/>
        <w:bottom w:val="none" w:sz="0" w:space="0" w:color="auto"/>
        <w:right w:val="none" w:sz="0" w:space="0" w:color="auto"/>
      </w:divBdr>
    </w:div>
    <w:div w:id="1329406078">
      <w:bodyDiv w:val="1"/>
      <w:marLeft w:val="0"/>
      <w:marRight w:val="0"/>
      <w:marTop w:val="0"/>
      <w:marBottom w:val="0"/>
      <w:divBdr>
        <w:top w:val="none" w:sz="0" w:space="0" w:color="auto"/>
        <w:left w:val="none" w:sz="0" w:space="0" w:color="auto"/>
        <w:bottom w:val="none" w:sz="0" w:space="0" w:color="auto"/>
        <w:right w:val="none" w:sz="0" w:space="0" w:color="auto"/>
      </w:divBdr>
    </w:div>
    <w:div w:id="1331639466">
      <w:bodyDiv w:val="1"/>
      <w:marLeft w:val="0"/>
      <w:marRight w:val="0"/>
      <w:marTop w:val="0"/>
      <w:marBottom w:val="0"/>
      <w:divBdr>
        <w:top w:val="none" w:sz="0" w:space="0" w:color="auto"/>
        <w:left w:val="none" w:sz="0" w:space="0" w:color="auto"/>
        <w:bottom w:val="none" w:sz="0" w:space="0" w:color="auto"/>
        <w:right w:val="none" w:sz="0" w:space="0" w:color="auto"/>
      </w:divBdr>
    </w:div>
    <w:div w:id="1332948024">
      <w:bodyDiv w:val="1"/>
      <w:marLeft w:val="0"/>
      <w:marRight w:val="0"/>
      <w:marTop w:val="0"/>
      <w:marBottom w:val="0"/>
      <w:divBdr>
        <w:top w:val="none" w:sz="0" w:space="0" w:color="auto"/>
        <w:left w:val="none" w:sz="0" w:space="0" w:color="auto"/>
        <w:bottom w:val="none" w:sz="0" w:space="0" w:color="auto"/>
        <w:right w:val="none" w:sz="0" w:space="0" w:color="auto"/>
      </w:divBdr>
    </w:div>
    <w:div w:id="1333217821">
      <w:bodyDiv w:val="1"/>
      <w:marLeft w:val="0"/>
      <w:marRight w:val="0"/>
      <w:marTop w:val="0"/>
      <w:marBottom w:val="0"/>
      <w:divBdr>
        <w:top w:val="none" w:sz="0" w:space="0" w:color="auto"/>
        <w:left w:val="none" w:sz="0" w:space="0" w:color="auto"/>
        <w:bottom w:val="none" w:sz="0" w:space="0" w:color="auto"/>
        <w:right w:val="none" w:sz="0" w:space="0" w:color="auto"/>
      </w:divBdr>
    </w:div>
    <w:div w:id="1333219491">
      <w:bodyDiv w:val="1"/>
      <w:marLeft w:val="0"/>
      <w:marRight w:val="0"/>
      <w:marTop w:val="0"/>
      <w:marBottom w:val="0"/>
      <w:divBdr>
        <w:top w:val="none" w:sz="0" w:space="0" w:color="auto"/>
        <w:left w:val="none" w:sz="0" w:space="0" w:color="auto"/>
        <w:bottom w:val="none" w:sz="0" w:space="0" w:color="auto"/>
        <w:right w:val="none" w:sz="0" w:space="0" w:color="auto"/>
      </w:divBdr>
      <w:divsChild>
        <w:div w:id="163978715">
          <w:marLeft w:val="640"/>
          <w:marRight w:val="0"/>
          <w:marTop w:val="0"/>
          <w:marBottom w:val="0"/>
          <w:divBdr>
            <w:top w:val="none" w:sz="0" w:space="0" w:color="auto"/>
            <w:left w:val="none" w:sz="0" w:space="0" w:color="auto"/>
            <w:bottom w:val="none" w:sz="0" w:space="0" w:color="auto"/>
            <w:right w:val="none" w:sz="0" w:space="0" w:color="auto"/>
          </w:divBdr>
        </w:div>
        <w:div w:id="411973982">
          <w:marLeft w:val="640"/>
          <w:marRight w:val="0"/>
          <w:marTop w:val="0"/>
          <w:marBottom w:val="0"/>
          <w:divBdr>
            <w:top w:val="none" w:sz="0" w:space="0" w:color="auto"/>
            <w:left w:val="none" w:sz="0" w:space="0" w:color="auto"/>
            <w:bottom w:val="none" w:sz="0" w:space="0" w:color="auto"/>
            <w:right w:val="none" w:sz="0" w:space="0" w:color="auto"/>
          </w:divBdr>
        </w:div>
        <w:div w:id="508525946">
          <w:marLeft w:val="640"/>
          <w:marRight w:val="0"/>
          <w:marTop w:val="0"/>
          <w:marBottom w:val="0"/>
          <w:divBdr>
            <w:top w:val="none" w:sz="0" w:space="0" w:color="auto"/>
            <w:left w:val="none" w:sz="0" w:space="0" w:color="auto"/>
            <w:bottom w:val="none" w:sz="0" w:space="0" w:color="auto"/>
            <w:right w:val="none" w:sz="0" w:space="0" w:color="auto"/>
          </w:divBdr>
        </w:div>
        <w:div w:id="766079205">
          <w:marLeft w:val="640"/>
          <w:marRight w:val="0"/>
          <w:marTop w:val="0"/>
          <w:marBottom w:val="0"/>
          <w:divBdr>
            <w:top w:val="none" w:sz="0" w:space="0" w:color="auto"/>
            <w:left w:val="none" w:sz="0" w:space="0" w:color="auto"/>
            <w:bottom w:val="none" w:sz="0" w:space="0" w:color="auto"/>
            <w:right w:val="none" w:sz="0" w:space="0" w:color="auto"/>
          </w:divBdr>
        </w:div>
        <w:div w:id="805590868">
          <w:marLeft w:val="640"/>
          <w:marRight w:val="0"/>
          <w:marTop w:val="0"/>
          <w:marBottom w:val="0"/>
          <w:divBdr>
            <w:top w:val="none" w:sz="0" w:space="0" w:color="auto"/>
            <w:left w:val="none" w:sz="0" w:space="0" w:color="auto"/>
            <w:bottom w:val="none" w:sz="0" w:space="0" w:color="auto"/>
            <w:right w:val="none" w:sz="0" w:space="0" w:color="auto"/>
          </w:divBdr>
        </w:div>
        <w:div w:id="1166898382">
          <w:marLeft w:val="640"/>
          <w:marRight w:val="0"/>
          <w:marTop w:val="0"/>
          <w:marBottom w:val="0"/>
          <w:divBdr>
            <w:top w:val="none" w:sz="0" w:space="0" w:color="auto"/>
            <w:left w:val="none" w:sz="0" w:space="0" w:color="auto"/>
            <w:bottom w:val="none" w:sz="0" w:space="0" w:color="auto"/>
            <w:right w:val="none" w:sz="0" w:space="0" w:color="auto"/>
          </w:divBdr>
        </w:div>
        <w:div w:id="1184516942">
          <w:marLeft w:val="640"/>
          <w:marRight w:val="0"/>
          <w:marTop w:val="0"/>
          <w:marBottom w:val="0"/>
          <w:divBdr>
            <w:top w:val="none" w:sz="0" w:space="0" w:color="auto"/>
            <w:left w:val="none" w:sz="0" w:space="0" w:color="auto"/>
            <w:bottom w:val="none" w:sz="0" w:space="0" w:color="auto"/>
            <w:right w:val="none" w:sz="0" w:space="0" w:color="auto"/>
          </w:divBdr>
        </w:div>
        <w:div w:id="1414467884">
          <w:marLeft w:val="640"/>
          <w:marRight w:val="0"/>
          <w:marTop w:val="0"/>
          <w:marBottom w:val="0"/>
          <w:divBdr>
            <w:top w:val="none" w:sz="0" w:space="0" w:color="auto"/>
            <w:left w:val="none" w:sz="0" w:space="0" w:color="auto"/>
            <w:bottom w:val="none" w:sz="0" w:space="0" w:color="auto"/>
            <w:right w:val="none" w:sz="0" w:space="0" w:color="auto"/>
          </w:divBdr>
        </w:div>
        <w:div w:id="1420718053">
          <w:marLeft w:val="640"/>
          <w:marRight w:val="0"/>
          <w:marTop w:val="0"/>
          <w:marBottom w:val="0"/>
          <w:divBdr>
            <w:top w:val="none" w:sz="0" w:space="0" w:color="auto"/>
            <w:left w:val="none" w:sz="0" w:space="0" w:color="auto"/>
            <w:bottom w:val="none" w:sz="0" w:space="0" w:color="auto"/>
            <w:right w:val="none" w:sz="0" w:space="0" w:color="auto"/>
          </w:divBdr>
        </w:div>
        <w:div w:id="1422605055">
          <w:marLeft w:val="640"/>
          <w:marRight w:val="0"/>
          <w:marTop w:val="0"/>
          <w:marBottom w:val="0"/>
          <w:divBdr>
            <w:top w:val="none" w:sz="0" w:space="0" w:color="auto"/>
            <w:left w:val="none" w:sz="0" w:space="0" w:color="auto"/>
            <w:bottom w:val="none" w:sz="0" w:space="0" w:color="auto"/>
            <w:right w:val="none" w:sz="0" w:space="0" w:color="auto"/>
          </w:divBdr>
        </w:div>
        <w:div w:id="1456095716">
          <w:marLeft w:val="640"/>
          <w:marRight w:val="0"/>
          <w:marTop w:val="0"/>
          <w:marBottom w:val="0"/>
          <w:divBdr>
            <w:top w:val="none" w:sz="0" w:space="0" w:color="auto"/>
            <w:left w:val="none" w:sz="0" w:space="0" w:color="auto"/>
            <w:bottom w:val="none" w:sz="0" w:space="0" w:color="auto"/>
            <w:right w:val="none" w:sz="0" w:space="0" w:color="auto"/>
          </w:divBdr>
        </w:div>
        <w:div w:id="1486362364">
          <w:marLeft w:val="640"/>
          <w:marRight w:val="0"/>
          <w:marTop w:val="0"/>
          <w:marBottom w:val="0"/>
          <w:divBdr>
            <w:top w:val="none" w:sz="0" w:space="0" w:color="auto"/>
            <w:left w:val="none" w:sz="0" w:space="0" w:color="auto"/>
            <w:bottom w:val="none" w:sz="0" w:space="0" w:color="auto"/>
            <w:right w:val="none" w:sz="0" w:space="0" w:color="auto"/>
          </w:divBdr>
        </w:div>
        <w:div w:id="1596286739">
          <w:marLeft w:val="640"/>
          <w:marRight w:val="0"/>
          <w:marTop w:val="0"/>
          <w:marBottom w:val="0"/>
          <w:divBdr>
            <w:top w:val="none" w:sz="0" w:space="0" w:color="auto"/>
            <w:left w:val="none" w:sz="0" w:space="0" w:color="auto"/>
            <w:bottom w:val="none" w:sz="0" w:space="0" w:color="auto"/>
            <w:right w:val="none" w:sz="0" w:space="0" w:color="auto"/>
          </w:divBdr>
        </w:div>
        <w:div w:id="1638341249">
          <w:marLeft w:val="640"/>
          <w:marRight w:val="0"/>
          <w:marTop w:val="0"/>
          <w:marBottom w:val="0"/>
          <w:divBdr>
            <w:top w:val="none" w:sz="0" w:space="0" w:color="auto"/>
            <w:left w:val="none" w:sz="0" w:space="0" w:color="auto"/>
            <w:bottom w:val="none" w:sz="0" w:space="0" w:color="auto"/>
            <w:right w:val="none" w:sz="0" w:space="0" w:color="auto"/>
          </w:divBdr>
        </w:div>
        <w:div w:id="1732385618">
          <w:marLeft w:val="640"/>
          <w:marRight w:val="0"/>
          <w:marTop w:val="0"/>
          <w:marBottom w:val="0"/>
          <w:divBdr>
            <w:top w:val="none" w:sz="0" w:space="0" w:color="auto"/>
            <w:left w:val="none" w:sz="0" w:space="0" w:color="auto"/>
            <w:bottom w:val="none" w:sz="0" w:space="0" w:color="auto"/>
            <w:right w:val="none" w:sz="0" w:space="0" w:color="auto"/>
          </w:divBdr>
        </w:div>
        <w:div w:id="1918326227">
          <w:marLeft w:val="640"/>
          <w:marRight w:val="0"/>
          <w:marTop w:val="0"/>
          <w:marBottom w:val="0"/>
          <w:divBdr>
            <w:top w:val="none" w:sz="0" w:space="0" w:color="auto"/>
            <w:left w:val="none" w:sz="0" w:space="0" w:color="auto"/>
            <w:bottom w:val="none" w:sz="0" w:space="0" w:color="auto"/>
            <w:right w:val="none" w:sz="0" w:space="0" w:color="auto"/>
          </w:divBdr>
        </w:div>
      </w:divsChild>
    </w:div>
    <w:div w:id="1334259410">
      <w:bodyDiv w:val="1"/>
      <w:marLeft w:val="0"/>
      <w:marRight w:val="0"/>
      <w:marTop w:val="0"/>
      <w:marBottom w:val="0"/>
      <w:divBdr>
        <w:top w:val="none" w:sz="0" w:space="0" w:color="auto"/>
        <w:left w:val="none" w:sz="0" w:space="0" w:color="auto"/>
        <w:bottom w:val="none" w:sz="0" w:space="0" w:color="auto"/>
        <w:right w:val="none" w:sz="0" w:space="0" w:color="auto"/>
      </w:divBdr>
    </w:div>
    <w:div w:id="1334533459">
      <w:bodyDiv w:val="1"/>
      <w:marLeft w:val="0"/>
      <w:marRight w:val="0"/>
      <w:marTop w:val="0"/>
      <w:marBottom w:val="0"/>
      <w:divBdr>
        <w:top w:val="none" w:sz="0" w:space="0" w:color="auto"/>
        <w:left w:val="none" w:sz="0" w:space="0" w:color="auto"/>
        <w:bottom w:val="none" w:sz="0" w:space="0" w:color="auto"/>
        <w:right w:val="none" w:sz="0" w:space="0" w:color="auto"/>
      </w:divBdr>
    </w:div>
    <w:div w:id="1334642644">
      <w:bodyDiv w:val="1"/>
      <w:marLeft w:val="0"/>
      <w:marRight w:val="0"/>
      <w:marTop w:val="0"/>
      <w:marBottom w:val="0"/>
      <w:divBdr>
        <w:top w:val="none" w:sz="0" w:space="0" w:color="auto"/>
        <w:left w:val="none" w:sz="0" w:space="0" w:color="auto"/>
        <w:bottom w:val="none" w:sz="0" w:space="0" w:color="auto"/>
        <w:right w:val="none" w:sz="0" w:space="0" w:color="auto"/>
      </w:divBdr>
    </w:div>
    <w:div w:id="1335257811">
      <w:bodyDiv w:val="1"/>
      <w:marLeft w:val="0"/>
      <w:marRight w:val="0"/>
      <w:marTop w:val="0"/>
      <w:marBottom w:val="0"/>
      <w:divBdr>
        <w:top w:val="none" w:sz="0" w:space="0" w:color="auto"/>
        <w:left w:val="none" w:sz="0" w:space="0" w:color="auto"/>
        <w:bottom w:val="none" w:sz="0" w:space="0" w:color="auto"/>
        <w:right w:val="none" w:sz="0" w:space="0" w:color="auto"/>
      </w:divBdr>
    </w:div>
    <w:div w:id="1335647647">
      <w:bodyDiv w:val="1"/>
      <w:marLeft w:val="0"/>
      <w:marRight w:val="0"/>
      <w:marTop w:val="0"/>
      <w:marBottom w:val="0"/>
      <w:divBdr>
        <w:top w:val="none" w:sz="0" w:space="0" w:color="auto"/>
        <w:left w:val="none" w:sz="0" w:space="0" w:color="auto"/>
        <w:bottom w:val="none" w:sz="0" w:space="0" w:color="auto"/>
        <w:right w:val="none" w:sz="0" w:space="0" w:color="auto"/>
      </w:divBdr>
    </w:div>
    <w:div w:id="1335689594">
      <w:bodyDiv w:val="1"/>
      <w:marLeft w:val="0"/>
      <w:marRight w:val="0"/>
      <w:marTop w:val="0"/>
      <w:marBottom w:val="0"/>
      <w:divBdr>
        <w:top w:val="none" w:sz="0" w:space="0" w:color="auto"/>
        <w:left w:val="none" w:sz="0" w:space="0" w:color="auto"/>
        <w:bottom w:val="none" w:sz="0" w:space="0" w:color="auto"/>
        <w:right w:val="none" w:sz="0" w:space="0" w:color="auto"/>
      </w:divBdr>
    </w:div>
    <w:div w:id="1336151887">
      <w:bodyDiv w:val="1"/>
      <w:marLeft w:val="0"/>
      <w:marRight w:val="0"/>
      <w:marTop w:val="0"/>
      <w:marBottom w:val="0"/>
      <w:divBdr>
        <w:top w:val="none" w:sz="0" w:space="0" w:color="auto"/>
        <w:left w:val="none" w:sz="0" w:space="0" w:color="auto"/>
        <w:bottom w:val="none" w:sz="0" w:space="0" w:color="auto"/>
        <w:right w:val="none" w:sz="0" w:space="0" w:color="auto"/>
      </w:divBdr>
    </w:div>
    <w:div w:id="1337001257">
      <w:bodyDiv w:val="1"/>
      <w:marLeft w:val="0"/>
      <w:marRight w:val="0"/>
      <w:marTop w:val="0"/>
      <w:marBottom w:val="0"/>
      <w:divBdr>
        <w:top w:val="none" w:sz="0" w:space="0" w:color="auto"/>
        <w:left w:val="none" w:sz="0" w:space="0" w:color="auto"/>
        <w:bottom w:val="none" w:sz="0" w:space="0" w:color="auto"/>
        <w:right w:val="none" w:sz="0" w:space="0" w:color="auto"/>
      </w:divBdr>
    </w:div>
    <w:div w:id="1337029185">
      <w:bodyDiv w:val="1"/>
      <w:marLeft w:val="0"/>
      <w:marRight w:val="0"/>
      <w:marTop w:val="0"/>
      <w:marBottom w:val="0"/>
      <w:divBdr>
        <w:top w:val="none" w:sz="0" w:space="0" w:color="auto"/>
        <w:left w:val="none" w:sz="0" w:space="0" w:color="auto"/>
        <w:bottom w:val="none" w:sz="0" w:space="0" w:color="auto"/>
        <w:right w:val="none" w:sz="0" w:space="0" w:color="auto"/>
      </w:divBdr>
    </w:div>
    <w:div w:id="1337076177">
      <w:bodyDiv w:val="1"/>
      <w:marLeft w:val="0"/>
      <w:marRight w:val="0"/>
      <w:marTop w:val="0"/>
      <w:marBottom w:val="0"/>
      <w:divBdr>
        <w:top w:val="none" w:sz="0" w:space="0" w:color="auto"/>
        <w:left w:val="none" w:sz="0" w:space="0" w:color="auto"/>
        <w:bottom w:val="none" w:sz="0" w:space="0" w:color="auto"/>
        <w:right w:val="none" w:sz="0" w:space="0" w:color="auto"/>
      </w:divBdr>
      <w:divsChild>
        <w:div w:id="265501164">
          <w:marLeft w:val="640"/>
          <w:marRight w:val="0"/>
          <w:marTop w:val="0"/>
          <w:marBottom w:val="0"/>
          <w:divBdr>
            <w:top w:val="none" w:sz="0" w:space="0" w:color="auto"/>
            <w:left w:val="none" w:sz="0" w:space="0" w:color="auto"/>
            <w:bottom w:val="none" w:sz="0" w:space="0" w:color="auto"/>
            <w:right w:val="none" w:sz="0" w:space="0" w:color="auto"/>
          </w:divBdr>
        </w:div>
        <w:div w:id="380322115">
          <w:marLeft w:val="640"/>
          <w:marRight w:val="0"/>
          <w:marTop w:val="0"/>
          <w:marBottom w:val="0"/>
          <w:divBdr>
            <w:top w:val="none" w:sz="0" w:space="0" w:color="auto"/>
            <w:left w:val="none" w:sz="0" w:space="0" w:color="auto"/>
            <w:bottom w:val="none" w:sz="0" w:space="0" w:color="auto"/>
            <w:right w:val="none" w:sz="0" w:space="0" w:color="auto"/>
          </w:divBdr>
        </w:div>
        <w:div w:id="432285765">
          <w:marLeft w:val="640"/>
          <w:marRight w:val="0"/>
          <w:marTop w:val="0"/>
          <w:marBottom w:val="0"/>
          <w:divBdr>
            <w:top w:val="none" w:sz="0" w:space="0" w:color="auto"/>
            <w:left w:val="none" w:sz="0" w:space="0" w:color="auto"/>
            <w:bottom w:val="none" w:sz="0" w:space="0" w:color="auto"/>
            <w:right w:val="none" w:sz="0" w:space="0" w:color="auto"/>
          </w:divBdr>
        </w:div>
        <w:div w:id="612176884">
          <w:marLeft w:val="640"/>
          <w:marRight w:val="0"/>
          <w:marTop w:val="0"/>
          <w:marBottom w:val="0"/>
          <w:divBdr>
            <w:top w:val="none" w:sz="0" w:space="0" w:color="auto"/>
            <w:left w:val="none" w:sz="0" w:space="0" w:color="auto"/>
            <w:bottom w:val="none" w:sz="0" w:space="0" w:color="auto"/>
            <w:right w:val="none" w:sz="0" w:space="0" w:color="auto"/>
          </w:divBdr>
        </w:div>
        <w:div w:id="712923720">
          <w:marLeft w:val="640"/>
          <w:marRight w:val="0"/>
          <w:marTop w:val="0"/>
          <w:marBottom w:val="0"/>
          <w:divBdr>
            <w:top w:val="none" w:sz="0" w:space="0" w:color="auto"/>
            <w:left w:val="none" w:sz="0" w:space="0" w:color="auto"/>
            <w:bottom w:val="none" w:sz="0" w:space="0" w:color="auto"/>
            <w:right w:val="none" w:sz="0" w:space="0" w:color="auto"/>
          </w:divBdr>
        </w:div>
        <w:div w:id="792790021">
          <w:marLeft w:val="640"/>
          <w:marRight w:val="0"/>
          <w:marTop w:val="0"/>
          <w:marBottom w:val="0"/>
          <w:divBdr>
            <w:top w:val="none" w:sz="0" w:space="0" w:color="auto"/>
            <w:left w:val="none" w:sz="0" w:space="0" w:color="auto"/>
            <w:bottom w:val="none" w:sz="0" w:space="0" w:color="auto"/>
            <w:right w:val="none" w:sz="0" w:space="0" w:color="auto"/>
          </w:divBdr>
        </w:div>
        <w:div w:id="810758070">
          <w:marLeft w:val="640"/>
          <w:marRight w:val="0"/>
          <w:marTop w:val="0"/>
          <w:marBottom w:val="0"/>
          <w:divBdr>
            <w:top w:val="none" w:sz="0" w:space="0" w:color="auto"/>
            <w:left w:val="none" w:sz="0" w:space="0" w:color="auto"/>
            <w:bottom w:val="none" w:sz="0" w:space="0" w:color="auto"/>
            <w:right w:val="none" w:sz="0" w:space="0" w:color="auto"/>
          </w:divBdr>
        </w:div>
        <w:div w:id="863858489">
          <w:marLeft w:val="640"/>
          <w:marRight w:val="0"/>
          <w:marTop w:val="0"/>
          <w:marBottom w:val="0"/>
          <w:divBdr>
            <w:top w:val="none" w:sz="0" w:space="0" w:color="auto"/>
            <w:left w:val="none" w:sz="0" w:space="0" w:color="auto"/>
            <w:bottom w:val="none" w:sz="0" w:space="0" w:color="auto"/>
            <w:right w:val="none" w:sz="0" w:space="0" w:color="auto"/>
          </w:divBdr>
        </w:div>
        <w:div w:id="1027097417">
          <w:marLeft w:val="640"/>
          <w:marRight w:val="0"/>
          <w:marTop w:val="0"/>
          <w:marBottom w:val="0"/>
          <w:divBdr>
            <w:top w:val="none" w:sz="0" w:space="0" w:color="auto"/>
            <w:left w:val="none" w:sz="0" w:space="0" w:color="auto"/>
            <w:bottom w:val="none" w:sz="0" w:space="0" w:color="auto"/>
            <w:right w:val="none" w:sz="0" w:space="0" w:color="auto"/>
          </w:divBdr>
        </w:div>
        <w:div w:id="1714886754">
          <w:marLeft w:val="640"/>
          <w:marRight w:val="0"/>
          <w:marTop w:val="0"/>
          <w:marBottom w:val="0"/>
          <w:divBdr>
            <w:top w:val="none" w:sz="0" w:space="0" w:color="auto"/>
            <w:left w:val="none" w:sz="0" w:space="0" w:color="auto"/>
            <w:bottom w:val="none" w:sz="0" w:space="0" w:color="auto"/>
            <w:right w:val="none" w:sz="0" w:space="0" w:color="auto"/>
          </w:divBdr>
        </w:div>
        <w:div w:id="1776708142">
          <w:marLeft w:val="640"/>
          <w:marRight w:val="0"/>
          <w:marTop w:val="0"/>
          <w:marBottom w:val="0"/>
          <w:divBdr>
            <w:top w:val="none" w:sz="0" w:space="0" w:color="auto"/>
            <w:left w:val="none" w:sz="0" w:space="0" w:color="auto"/>
            <w:bottom w:val="none" w:sz="0" w:space="0" w:color="auto"/>
            <w:right w:val="none" w:sz="0" w:space="0" w:color="auto"/>
          </w:divBdr>
        </w:div>
        <w:div w:id="1943149551">
          <w:marLeft w:val="640"/>
          <w:marRight w:val="0"/>
          <w:marTop w:val="0"/>
          <w:marBottom w:val="0"/>
          <w:divBdr>
            <w:top w:val="none" w:sz="0" w:space="0" w:color="auto"/>
            <w:left w:val="none" w:sz="0" w:space="0" w:color="auto"/>
            <w:bottom w:val="none" w:sz="0" w:space="0" w:color="auto"/>
            <w:right w:val="none" w:sz="0" w:space="0" w:color="auto"/>
          </w:divBdr>
        </w:div>
        <w:div w:id="1965234419">
          <w:marLeft w:val="640"/>
          <w:marRight w:val="0"/>
          <w:marTop w:val="0"/>
          <w:marBottom w:val="0"/>
          <w:divBdr>
            <w:top w:val="none" w:sz="0" w:space="0" w:color="auto"/>
            <w:left w:val="none" w:sz="0" w:space="0" w:color="auto"/>
            <w:bottom w:val="none" w:sz="0" w:space="0" w:color="auto"/>
            <w:right w:val="none" w:sz="0" w:space="0" w:color="auto"/>
          </w:divBdr>
        </w:div>
      </w:divsChild>
    </w:div>
    <w:div w:id="1337418161">
      <w:bodyDiv w:val="1"/>
      <w:marLeft w:val="0"/>
      <w:marRight w:val="0"/>
      <w:marTop w:val="0"/>
      <w:marBottom w:val="0"/>
      <w:divBdr>
        <w:top w:val="none" w:sz="0" w:space="0" w:color="auto"/>
        <w:left w:val="none" w:sz="0" w:space="0" w:color="auto"/>
        <w:bottom w:val="none" w:sz="0" w:space="0" w:color="auto"/>
        <w:right w:val="none" w:sz="0" w:space="0" w:color="auto"/>
      </w:divBdr>
    </w:div>
    <w:div w:id="1338002728">
      <w:bodyDiv w:val="1"/>
      <w:marLeft w:val="0"/>
      <w:marRight w:val="0"/>
      <w:marTop w:val="0"/>
      <w:marBottom w:val="0"/>
      <w:divBdr>
        <w:top w:val="none" w:sz="0" w:space="0" w:color="auto"/>
        <w:left w:val="none" w:sz="0" w:space="0" w:color="auto"/>
        <w:bottom w:val="none" w:sz="0" w:space="0" w:color="auto"/>
        <w:right w:val="none" w:sz="0" w:space="0" w:color="auto"/>
      </w:divBdr>
    </w:div>
    <w:div w:id="1338649574">
      <w:bodyDiv w:val="1"/>
      <w:marLeft w:val="0"/>
      <w:marRight w:val="0"/>
      <w:marTop w:val="0"/>
      <w:marBottom w:val="0"/>
      <w:divBdr>
        <w:top w:val="none" w:sz="0" w:space="0" w:color="auto"/>
        <w:left w:val="none" w:sz="0" w:space="0" w:color="auto"/>
        <w:bottom w:val="none" w:sz="0" w:space="0" w:color="auto"/>
        <w:right w:val="none" w:sz="0" w:space="0" w:color="auto"/>
      </w:divBdr>
    </w:div>
    <w:div w:id="1338727177">
      <w:bodyDiv w:val="1"/>
      <w:marLeft w:val="0"/>
      <w:marRight w:val="0"/>
      <w:marTop w:val="0"/>
      <w:marBottom w:val="0"/>
      <w:divBdr>
        <w:top w:val="none" w:sz="0" w:space="0" w:color="auto"/>
        <w:left w:val="none" w:sz="0" w:space="0" w:color="auto"/>
        <w:bottom w:val="none" w:sz="0" w:space="0" w:color="auto"/>
        <w:right w:val="none" w:sz="0" w:space="0" w:color="auto"/>
      </w:divBdr>
    </w:div>
    <w:div w:id="1339385621">
      <w:bodyDiv w:val="1"/>
      <w:marLeft w:val="0"/>
      <w:marRight w:val="0"/>
      <w:marTop w:val="0"/>
      <w:marBottom w:val="0"/>
      <w:divBdr>
        <w:top w:val="none" w:sz="0" w:space="0" w:color="auto"/>
        <w:left w:val="none" w:sz="0" w:space="0" w:color="auto"/>
        <w:bottom w:val="none" w:sz="0" w:space="0" w:color="auto"/>
        <w:right w:val="none" w:sz="0" w:space="0" w:color="auto"/>
      </w:divBdr>
    </w:div>
    <w:div w:id="1339962359">
      <w:bodyDiv w:val="1"/>
      <w:marLeft w:val="0"/>
      <w:marRight w:val="0"/>
      <w:marTop w:val="0"/>
      <w:marBottom w:val="0"/>
      <w:divBdr>
        <w:top w:val="none" w:sz="0" w:space="0" w:color="auto"/>
        <w:left w:val="none" w:sz="0" w:space="0" w:color="auto"/>
        <w:bottom w:val="none" w:sz="0" w:space="0" w:color="auto"/>
        <w:right w:val="none" w:sz="0" w:space="0" w:color="auto"/>
      </w:divBdr>
    </w:div>
    <w:div w:id="1340041555">
      <w:bodyDiv w:val="1"/>
      <w:marLeft w:val="0"/>
      <w:marRight w:val="0"/>
      <w:marTop w:val="0"/>
      <w:marBottom w:val="0"/>
      <w:divBdr>
        <w:top w:val="none" w:sz="0" w:space="0" w:color="auto"/>
        <w:left w:val="none" w:sz="0" w:space="0" w:color="auto"/>
        <w:bottom w:val="none" w:sz="0" w:space="0" w:color="auto"/>
        <w:right w:val="none" w:sz="0" w:space="0" w:color="auto"/>
      </w:divBdr>
    </w:div>
    <w:div w:id="1340157660">
      <w:bodyDiv w:val="1"/>
      <w:marLeft w:val="0"/>
      <w:marRight w:val="0"/>
      <w:marTop w:val="0"/>
      <w:marBottom w:val="0"/>
      <w:divBdr>
        <w:top w:val="none" w:sz="0" w:space="0" w:color="auto"/>
        <w:left w:val="none" w:sz="0" w:space="0" w:color="auto"/>
        <w:bottom w:val="none" w:sz="0" w:space="0" w:color="auto"/>
        <w:right w:val="none" w:sz="0" w:space="0" w:color="auto"/>
      </w:divBdr>
    </w:div>
    <w:div w:id="1340232867">
      <w:bodyDiv w:val="1"/>
      <w:marLeft w:val="0"/>
      <w:marRight w:val="0"/>
      <w:marTop w:val="0"/>
      <w:marBottom w:val="0"/>
      <w:divBdr>
        <w:top w:val="none" w:sz="0" w:space="0" w:color="auto"/>
        <w:left w:val="none" w:sz="0" w:space="0" w:color="auto"/>
        <w:bottom w:val="none" w:sz="0" w:space="0" w:color="auto"/>
        <w:right w:val="none" w:sz="0" w:space="0" w:color="auto"/>
      </w:divBdr>
    </w:div>
    <w:div w:id="1340352049">
      <w:bodyDiv w:val="1"/>
      <w:marLeft w:val="0"/>
      <w:marRight w:val="0"/>
      <w:marTop w:val="0"/>
      <w:marBottom w:val="0"/>
      <w:divBdr>
        <w:top w:val="none" w:sz="0" w:space="0" w:color="auto"/>
        <w:left w:val="none" w:sz="0" w:space="0" w:color="auto"/>
        <w:bottom w:val="none" w:sz="0" w:space="0" w:color="auto"/>
        <w:right w:val="none" w:sz="0" w:space="0" w:color="auto"/>
      </w:divBdr>
    </w:div>
    <w:div w:id="1341007275">
      <w:bodyDiv w:val="1"/>
      <w:marLeft w:val="0"/>
      <w:marRight w:val="0"/>
      <w:marTop w:val="0"/>
      <w:marBottom w:val="0"/>
      <w:divBdr>
        <w:top w:val="none" w:sz="0" w:space="0" w:color="auto"/>
        <w:left w:val="none" w:sz="0" w:space="0" w:color="auto"/>
        <w:bottom w:val="none" w:sz="0" w:space="0" w:color="auto"/>
        <w:right w:val="none" w:sz="0" w:space="0" w:color="auto"/>
      </w:divBdr>
    </w:div>
    <w:div w:id="1341616954">
      <w:bodyDiv w:val="1"/>
      <w:marLeft w:val="0"/>
      <w:marRight w:val="0"/>
      <w:marTop w:val="0"/>
      <w:marBottom w:val="0"/>
      <w:divBdr>
        <w:top w:val="none" w:sz="0" w:space="0" w:color="auto"/>
        <w:left w:val="none" w:sz="0" w:space="0" w:color="auto"/>
        <w:bottom w:val="none" w:sz="0" w:space="0" w:color="auto"/>
        <w:right w:val="none" w:sz="0" w:space="0" w:color="auto"/>
      </w:divBdr>
    </w:div>
    <w:div w:id="1341618649">
      <w:bodyDiv w:val="1"/>
      <w:marLeft w:val="0"/>
      <w:marRight w:val="0"/>
      <w:marTop w:val="0"/>
      <w:marBottom w:val="0"/>
      <w:divBdr>
        <w:top w:val="none" w:sz="0" w:space="0" w:color="auto"/>
        <w:left w:val="none" w:sz="0" w:space="0" w:color="auto"/>
        <w:bottom w:val="none" w:sz="0" w:space="0" w:color="auto"/>
        <w:right w:val="none" w:sz="0" w:space="0" w:color="auto"/>
      </w:divBdr>
    </w:div>
    <w:div w:id="1341858778">
      <w:bodyDiv w:val="1"/>
      <w:marLeft w:val="0"/>
      <w:marRight w:val="0"/>
      <w:marTop w:val="0"/>
      <w:marBottom w:val="0"/>
      <w:divBdr>
        <w:top w:val="none" w:sz="0" w:space="0" w:color="auto"/>
        <w:left w:val="none" w:sz="0" w:space="0" w:color="auto"/>
        <w:bottom w:val="none" w:sz="0" w:space="0" w:color="auto"/>
        <w:right w:val="none" w:sz="0" w:space="0" w:color="auto"/>
      </w:divBdr>
    </w:div>
    <w:div w:id="1342077862">
      <w:bodyDiv w:val="1"/>
      <w:marLeft w:val="0"/>
      <w:marRight w:val="0"/>
      <w:marTop w:val="0"/>
      <w:marBottom w:val="0"/>
      <w:divBdr>
        <w:top w:val="none" w:sz="0" w:space="0" w:color="auto"/>
        <w:left w:val="none" w:sz="0" w:space="0" w:color="auto"/>
        <w:bottom w:val="none" w:sz="0" w:space="0" w:color="auto"/>
        <w:right w:val="none" w:sz="0" w:space="0" w:color="auto"/>
      </w:divBdr>
    </w:div>
    <w:div w:id="1342705059">
      <w:bodyDiv w:val="1"/>
      <w:marLeft w:val="0"/>
      <w:marRight w:val="0"/>
      <w:marTop w:val="0"/>
      <w:marBottom w:val="0"/>
      <w:divBdr>
        <w:top w:val="none" w:sz="0" w:space="0" w:color="auto"/>
        <w:left w:val="none" w:sz="0" w:space="0" w:color="auto"/>
        <w:bottom w:val="none" w:sz="0" w:space="0" w:color="auto"/>
        <w:right w:val="none" w:sz="0" w:space="0" w:color="auto"/>
      </w:divBdr>
    </w:div>
    <w:div w:id="1343245925">
      <w:bodyDiv w:val="1"/>
      <w:marLeft w:val="0"/>
      <w:marRight w:val="0"/>
      <w:marTop w:val="0"/>
      <w:marBottom w:val="0"/>
      <w:divBdr>
        <w:top w:val="none" w:sz="0" w:space="0" w:color="auto"/>
        <w:left w:val="none" w:sz="0" w:space="0" w:color="auto"/>
        <w:bottom w:val="none" w:sz="0" w:space="0" w:color="auto"/>
        <w:right w:val="none" w:sz="0" w:space="0" w:color="auto"/>
      </w:divBdr>
    </w:div>
    <w:div w:id="1343361049">
      <w:bodyDiv w:val="1"/>
      <w:marLeft w:val="0"/>
      <w:marRight w:val="0"/>
      <w:marTop w:val="0"/>
      <w:marBottom w:val="0"/>
      <w:divBdr>
        <w:top w:val="none" w:sz="0" w:space="0" w:color="auto"/>
        <w:left w:val="none" w:sz="0" w:space="0" w:color="auto"/>
        <w:bottom w:val="none" w:sz="0" w:space="0" w:color="auto"/>
        <w:right w:val="none" w:sz="0" w:space="0" w:color="auto"/>
      </w:divBdr>
    </w:div>
    <w:div w:id="1345015143">
      <w:bodyDiv w:val="1"/>
      <w:marLeft w:val="0"/>
      <w:marRight w:val="0"/>
      <w:marTop w:val="0"/>
      <w:marBottom w:val="0"/>
      <w:divBdr>
        <w:top w:val="none" w:sz="0" w:space="0" w:color="auto"/>
        <w:left w:val="none" w:sz="0" w:space="0" w:color="auto"/>
        <w:bottom w:val="none" w:sz="0" w:space="0" w:color="auto"/>
        <w:right w:val="none" w:sz="0" w:space="0" w:color="auto"/>
      </w:divBdr>
    </w:div>
    <w:div w:id="1345211507">
      <w:bodyDiv w:val="1"/>
      <w:marLeft w:val="0"/>
      <w:marRight w:val="0"/>
      <w:marTop w:val="0"/>
      <w:marBottom w:val="0"/>
      <w:divBdr>
        <w:top w:val="none" w:sz="0" w:space="0" w:color="auto"/>
        <w:left w:val="none" w:sz="0" w:space="0" w:color="auto"/>
        <w:bottom w:val="none" w:sz="0" w:space="0" w:color="auto"/>
        <w:right w:val="none" w:sz="0" w:space="0" w:color="auto"/>
      </w:divBdr>
    </w:div>
    <w:div w:id="1345551896">
      <w:bodyDiv w:val="1"/>
      <w:marLeft w:val="0"/>
      <w:marRight w:val="0"/>
      <w:marTop w:val="0"/>
      <w:marBottom w:val="0"/>
      <w:divBdr>
        <w:top w:val="none" w:sz="0" w:space="0" w:color="auto"/>
        <w:left w:val="none" w:sz="0" w:space="0" w:color="auto"/>
        <w:bottom w:val="none" w:sz="0" w:space="0" w:color="auto"/>
        <w:right w:val="none" w:sz="0" w:space="0" w:color="auto"/>
      </w:divBdr>
    </w:div>
    <w:div w:id="1345673452">
      <w:bodyDiv w:val="1"/>
      <w:marLeft w:val="0"/>
      <w:marRight w:val="0"/>
      <w:marTop w:val="0"/>
      <w:marBottom w:val="0"/>
      <w:divBdr>
        <w:top w:val="none" w:sz="0" w:space="0" w:color="auto"/>
        <w:left w:val="none" w:sz="0" w:space="0" w:color="auto"/>
        <w:bottom w:val="none" w:sz="0" w:space="0" w:color="auto"/>
        <w:right w:val="none" w:sz="0" w:space="0" w:color="auto"/>
      </w:divBdr>
    </w:div>
    <w:div w:id="1345866532">
      <w:bodyDiv w:val="1"/>
      <w:marLeft w:val="0"/>
      <w:marRight w:val="0"/>
      <w:marTop w:val="0"/>
      <w:marBottom w:val="0"/>
      <w:divBdr>
        <w:top w:val="none" w:sz="0" w:space="0" w:color="auto"/>
        <w:left w:val="none" w:sz="0" w:space="0" w:color="auto"/>
        <w:bottom w:val="none" w:sz="0" w:space="0" w:color="auto"/>
        <w:right w:val="none" w:sz="0" w:space="0" w:color="auto"/>
      </w:divBdr>
    </w:div>
    <w:div w:id="1346327172">
      <w:bodyDiv w:val="1"/>
      <w:marLeft w:val="0"/>
      <w:marRight w:val="0"/>
      <w:marTop w:val="0"/>
      <w:marBottom w:val="0"/>
      <w:divBdr>
        <w:top w:val="none" w:sz="0" w:space="0" w:color="auto"/>
        <w:left w:val="none" w:sz="0" w:space="0" w:color="auto"/>
        <w:bottom w:val="none" w:sz="0" w:space="0" w:color="auto"/>
        <w:right w:val="none" w:sz="0" w:space="0" w:color="auto"/>
      </w:divBdr>
    </w:div>
    <w:div w:id="1346517827">
      <w:bodyDiv w:val="1"/>
      <w:marLeft w:val="0"/>
      <w:marRight w:val="0"/>
      <w:marTop w:val="0"/>
      <w:marBottom w:val="0"/>
      <w:divBdr>
        <w:top w:val="none" w:sz="0" w:space="0" w:color="auto"/>
        <w:left w:val="none" w:sz="0" w:space="0" w:color="auto"/>
        <w:bottom w:val="none" w:sz="0" w:space="0" w:color="auto"/>
        <w:right w:val="none" w:sz="0" w:space="0" w:color="auto"/>
      </w:divBdr>
    </w:div>
    <w:div w:id="1347173300">
      <w:bodyDiv w:val="1"/>
      <w:marLeft w:val="0"/>
      <w:marRight w:val="0"/>
      <w:marTop w:val="0"/>
      <w:marBottom w:val="0"/>
      <w:divBdr>
        <w:top w:val="none" w:sz="0" w:space="0" w:color="auto"/>
        <w:left w:val="none" w:sz="0" w:space="0" w:color="auto"/>
        <w:bottom w:val="none" w:sz="0" w:space="0" w:color="auto"/>
        <w:right w:val="none" w:sz="0" w:space="0" w:color="auto"/>
      </w:divBdr>
    </w:div>
    <w:div w:id="1348093634">
      <w:bodyDiv w:val="1"/>
      <w:marLeft w:val="0"/>
      <w:marRight w:val="0"/>
      <w:marTop w:val="0"/>
      <w:marBottom w:val="0"/>
      <w:divBdr>
        <w:top w:val="none" w:sz="0" w:space="0" w:color="auto"/>
        <w:left w:val="none" w:sz="0" w:space="0" w:color="auto"/>
        <w:bottom w:val="none" w:sz="0" w:space="0" w:color="auto"/>
        <w:right w:val="none" w:sz="0" w:space="0" w:color="auto"/>
      </w:divBdr>
    </w:div>
    <w:div w:id="1348405109">
      <w:bodyDiv w:val="1"/>
      <w:marLeft w:val="0"/>
      <w:marRight w:val="0"/>
      <w:marTop w:val="0"/>
      <w:marBottom w:val="0"/>
      <w:divBdr>
        <w:top w:val="none" w:sz="0" w:space="0" w:color="auto"/>
        <w:left w:val="none" w:sz="0" w:space="0" w:color="auto"/>
        <w:bottom w:val="none" w:sz="0" w:space="0" w:color="auto"/>
        <w:right w:val="none" w:sz="0" w:space="0" w:color="auto"/>
      </w:divBdr>
    </w:div>
    <w:div w:id="1349597489">
      <w:bodyDiv w:val="1"/>
      <w:marLeft w:val="0"/>
      <w:marRight w:val="0"/>
      <w:marTop w:val="0"/>
      <w:marBottom w:val="0"/>
      <w:divBdr>
        <w:top w:val="none" w:sz="0" w:space="0" w:color="auto"/>
        <w:left w:val="none" w:sz="0" w:space="0" w:color="auto"/>
        <w:bottom w:val="none" w:sz="0" w:space="0" w:color="auto"/>
        <w:right w:val="none" w:sz="0" w:space="0" w:color="auto"/>
      </w:divBdr>
    </w:div>
    <w:div w:id="1349873430">
      <w:bodyDiv w:val="1"/>
      <w:marLeft w:val="0"/>
      <w:marRight w:val="0"/>
      <w:marTop w:val="0"/>
      <w:marBottom w:val="0"/>
      <w:divBdr>
        <w:top w:val="none" w:sz="0" w:space="0" w:color="auto"/>
        <w:left w:val="none" w:sz="0" w:space="0" w:color="auto"/>
        <w:bottom w:val="none" w:sz="0" w:space="0" w:color="auto"/>
        <w:right w:val="none" w:sz="0" w:space="0" w:color="auto"/>
      </w:divBdr>
    </w:div>
    <w:div w:id="1350713092">
      <w:bodyDiv w:val="1"/>
      <w:marLeft w:val="0"/>
      <w:marRight w:val="0"/>
      <w:marTop w:val="0"/>
      <w:marBottom w:val="0"/>
      <w:divBdr>
        <w:top w:val="none" w:sz="0" w:space="0" w:color="auto"/>
        <w:left w:val="none" w:sz="0" w:space="0" w:color="auto"/>
        <w:bottom w:val="none" w:sz="0" w:space="0" w:color="auto"/>
        <w:right w:val="none" w:sz="0" w:space="0" w:color="auto"/>
      </w:divBdr>
    </w:div>
    <w:div w:id="1350908440">
      <w:bodyDiv w:val="1"/>
      <w:marLeft w:val="0"/>
      <w:marRight w:val="0"/>
      <w:marTop w:val="0"/>
      <w:marBottom w:val="0"/>
      <w:divBdr>
        <w:top w:val="none" w:sz="0" w:space="0" w:color="auto"/>
        <w:left w:val="none" w:sz="0" w:space="0" w:color="auto"/>
        <w:bottom w:val="none" w:sz="0" w:space="0" w:color="auto"/>
        <w:right w:val="none" w:sz="0" w:space="0" w:color="auto"/>
      </w:divBdr>
    </w:div>
    <w:div w:id="1351107089">
      <w:bodyDiv w:val="1"/>
      <w:marLeft w:val="0"/>
      <w:marRight w:val="0"/>
      <w:marTop w:val="0"/>
      <w:marBottom w:val="0"/>
      <w:divBdr>
        <w:top w:val="none" w:sz="0" w:space="0" w:color="auto"/>
        <w:left w:val="none" w:sz="0" w:space="0" w:color="auto"/>
        <w:bottom w:val="none" w:sz="0" w:space="0" w:color="auto"/>
        <w:right w:val="none" w:sz="0" w:space="0" w:color="auto"/>
      </w:divBdr>
    </w:div>
    <w:div w:id="1351447859">
      <w:bodyDiv w:val="1"/>
      <w:marLeft w:val="0"/>
      <w:marRight w:val="0"/>
      <w:marTop w:val="0"/>
      <w:marBottom w:val="0"/>
      <w:divBdr>
        <w:top w:val="none" w:sz="0" w:space="0" w:color="auto"/>
        <w:left w:val="none" w:sz="0" w:space="0" w:color="auto"/>
        <w:bottom w:val="none" w:sz="0" w:space="0" w:color="auto"/>
        <w:right w:val="none" w:sz="0" w:space="0" w:color="auto"/>
      </w:divBdr>
    </w:div>
    <w:div w:id="1351877077">
      <w:bodyDiv w:val="1"/>
      <w:marLeft w:val="0"/>
      <w:marRight w:val="0"/>
      <w:marTop w:val="0"/>
      <w:marBottom w:val="0"/>
      <w:divBdr>
        <w:top w:val="none" w:sz="0" w:space="0" w:color="auto"/>
        <w:left w:val="none" w:sz="0" w:space="0" w:color="auto"/>
        <w:bottom w:val="none" w:sz="0" w:space="0" w:color="auto"/>
        <w:right w:val="none" w:sz="0" w:space="0" w:color="auto"/>
      </w:divBdr>
    </w:div>
    <w:div w:id="1352099850">
      <w:bodyDiv w:val="1"/>
      <w:marLeft w:val="0"/>
      <w:marRight w:val="0"/>
      <w:marTop w:val="0"/>
      <w:marBottom w:val="0"/>
      <w:divBdr>
        <w:top w:val="none" w:sz="0" w:space="0" w:color="auto"/>
        <w:left w:val="none" w:sz="0" w:space="0" w:color="auto"/>
        <w:bottom w:val="none" w:sz="0" w:space="0" w:color="auto"/>
        <w:right w:val="none" w:sz="0" w:space="0" w:color="auto"/>
      </w:divBdr>
    </w:div>
    <w:div w:id="1352537460">
      <w:bodyDiv w:val="1"/>
      <w:marLeft w:val="0"/>
      <w:marRight w:val="0"/>
      <w:marTop w:val="0"/>
      <w:marBottom w:val="0"/>
      <w:divBdr>
        <w:top w:val="none" w:sz="0" w:space="0" w:color="auto"/>
        <w:left w:val="none" w:sz="0" w:space="0" w:color="auto"/>
        <w:bottom w:val="none" w:sz="0" w:space="0" w:color="auto"/>
        <w:right w:val="none" w:sz="0" w:space="0" w:color="auto"/>
      </w:divBdr>
    </w:div>
    <w:div w:id="1352607352">
      <w:bodyDiv w:val="1"/>
      <w:marLeft w:val="0"/>
      <w:marRight w:val="0"/>
      <w:marTop w:val="0"/>
      <w:marBottom w:val="0"/>
      <w:divBdr>
        <w:top w:val="none" w:sz="0" w:space="0" w:color="auto"/>
        <w:left w:val="none" w:sz="0" w:space="0" w:color="auto"/>
        <w:bottom w:val="none" w:sz="0" w:space="0" w:color="auto"/>
        <w:right w:val="none" w:sz="0" w:space="0" w:color="auto"/>
      </w:divBdr>
    </w:div>
    <w:div w:id="1353145451">
      <w:bodyDiv w:val="1"/>
      <w:marLeft w:val="0"/>
      <w:marRight w:val="0"/>
      <w:marTop w:val="0"/>
      <w:marBottom w:val="0"/>
      <w:divBdr>
        <w:top w:val="none" w:sz="0" w:space="0" w:color="auto"/>
        <w:left w:val="none" w:sz="0" w:space="0" w:color="auto"/>
        <w:bottom w:val="none" w:sz="0" w:space="0" w:color="auto"/>
        <w:right w:val="none" w:sz="0" w:space="0" w:color="auto"/>
      </w:divBdr>
    </w:div>
    <w:div w:id="1353456704">
      <w:bodyDiv w:val="1"/>
      <w:marLeft w:val="0"/>
      <w:marRight w:val="0"/>
      <w:marTop w:val="0"/>
      <w:marBottom w:val="0"/>
      <w:divBdr>
        <w:top w:val="none" w:sz="0" w:space="0" w:color="auto"/>
        <w:left w:val="none" w:sz="0" w:space="0" w:color="auto"/>
        <w:bottom w:val="none" w:sz="0" w:space="0" w:color="auto"/>
        <w:right w:val="none" w:sz="0" w:space="0" w:color="auto"/>
      </w:divBdr>
    </w:div>
    <w:div w:id="1353805457">
      <w:bodyDiv w:val="1"/>
      <w:marLeft w:val="0"/>
      <w:marRight w:val="0"/>
      <w:marTop w:val="0"/>
      <w:marBottom w:val="0"/>
      <w:divBdr>
        <w:top w:val="none" w:sz="0" w:space="0" w:color="auto"/>
        <w:left w:val="none" w:sz="0" w:space="0" w:color="auto"/>
        <w:bottom w:val="none" w:sz="0" w:space="0" w:color="auto"/>
        <w:right w:val="none" w:sz="0" w:space="0" w:color="auto"/>
      </w:divBdr>
    </w:div>
    <w:div w:id="1353917592">
      <w:bodyDiv w:val="1"/>
      <w:marLeft w:val="0"/>
      <w:marRight w:val="0"/>
      <w:marTop w:val="0"/>
      <w:marBottom w:val="0"/>
      <w:divBdr>
        <w:top w:val="none" w:sz="0" w:space="0" w:color="auto"/>
        <w:left w:val="none" w:sz="0" w:space="0" w:color="auto"/>
        <w:bottom w:val="none" w:sz="0" w:space="0" w:color="auto"/>
        <w:right w:val="none" w:sz="0" w:space="0" w:color="auto"/>
      </w:divBdr>
    </w:div>
    <w:div w:id="1354572883">
      <w:bodyDiv w:val="1"/>
      <w:marLeft w:val="0"/>
      <w:marRight w:val="0"/>
      <w:marTop w:val="0"/>
      <w:marBottom w:val="0"/>
      <w:divBdr>
        <w:top w:val="none" w:sz="0" w:space="0" w:color="auto"/>
        <w:left w:val="none" w:sz="0" w:space="0" w:color="auto"/>
        <w:bottom w:val="none" w:sz="0" w:space="0" w:color="auto"/>
        <w:right w:val="none" w:sz="0" w:space="0" w:color="auto"/>
      </w:divBdr>
    </w:div>
    <w:div w:id="1354648080">
      <w:bodyDiv w:val="1"/>
      <w:marLeft w:val="0"/>
      <w:marRight w:val="0"/>
      <w:marTop w:val="0"/>
      <w:marBottom w:val="0"/>
      <w:divBdr>
        <w:top w:val="none" w:sz="0" w:space="0" w:color="auto"/>
        <w:left w:val="none" w:sz="0" w:space="0" w:color="auto"/>
        <w:bottom w:val="none" w:sz="0" w:space="0" w:color="auto"/>
        <w:right w:val="none" w:sz="0" w:space="0" w:color="auto"/>
      </w:divBdr>
    </w:div>
    <w:div w:id="1354914977">
      <w:bodyDiv w:val="1"/>
      <w:marLeft w:val="0"/>
      <w:marRight w:val="0"/>
      <w:marTop w:val="0"/>
      <w:marBottom w:val="0"/>
      <w:divBdr>
        <w:top w:val="none" w:sz="0" w:space="0" w:color="auto"/>
        <w:left w:val="none" w:sz="0" w:space="0" w:color="auto"/>
        <w:bottom w:val="none" w:sz="0" w:space="0" w:color="auto"/>
        <w:right w:val="none" w:sz="0" w:space="0" w:color="auto"/>
      </w:divBdr>
    </w:div>
    <w:div w:id="1354918547">
      <w:bodyDiv w:val="1"/>
      <w:marLeft w:val="0"/>
      <w:marRight w:val="0"/>
      <w:marTop w:val="0"/>
      <w:marBottom w:val="0"/>
      <w:divBdr>
        <w:top w:val="none" w:sz="0" w:space="0" w:color="auto"/>
        <w:left w:val="none" w:sz="0" w:space="0" w:color="auto"/>
        <w:bottom w:val="none" w:sz="0" w:space="0" w:color="auto"/>
        <w:right w:val="none" w:sz="0" w:space="0" w:color="auto"/>
      </w:divBdr>
    </w:div>
    <w:div w:id="1355613454">
      <w:bodyDiv w:val="1"/>
      <w:marLeft w:val="0"/>
      <w:marRight w:val="0"/>
      <w:marTop w:val="0"/>
      <w:marBottom w:val="0"/>
      <w:divBdr>
        <w:top w:val="none" w:sz="0" w:space="0" w:color="auto"/>
        <w:left w:val="none" w:sz="0" w:space="0" w:color="auto"/>
        <w:bottom w:val="none" w:sz="0" w:space="0" w:color="auto"/>
        <w:right w:val="none" w:sz="0" w:space="0" w:color="auto"/>
      </w:divBdr>
    </w:div>
    <w:div w:id="1355880659">
      <w:bodyDiv w:val="1"/>
      <w:marLeft w:val="0"/>
      <w:marRight w:val="0"/>
      <w:marTop w:val="0"/>
      <w:marBottom w:val="0"/>
      <w:divBdr>
        <w:top w:val="none" w:sz="0" w:space="0" w:color="auto"/>
        <w:left w:val="none" w:sz="0" w:space="0" w:color="auto"/>
        <w:bottom w:val="none" w:sz="0" w:space="0" w:color="auto"/>
        <w:right w:val="none" w:sz="0" w:space="0" w:color="auto"/>
      </w:divBdr>
    </w:div>
    <w:div w:id="1355881489">
      <w:bodyDiv w:val="1"/>
      <w:marLeft w:val="0"/>
      <w:marRight w:val="0"/>
      <w:marTop w:val="0"/>
      <w:marBottom w:val="0"/>
      <w:divBdr>
        <w:top w:val="none" w:sz="0" w:space="0" w:color="auto"/>
        <w:left w:val="none" w:sz="0" w:space="0" w:color="auto"/>
        <w:bottom w:val="none" w:sz="0" w:space="0" w:color="auto"/>
        <w:right w:val="none" w:sz="0" w:space="0" w:color="auto"/>
      </w:divBdr>
    </w:div>
    <w:div w:id="1355959959">
      <w:bodyDiv w:val="1"/>
      <w:marLeft w:val="0"/>
      <w:marRight w:val="0"/>
      <w:marTop w:val="0"/>
      <w:marBottom w:val="0"/>
      <w:divBdr>
        <w:top w:val="none" w:sz="0" w:space="0" w:color="auto"/>
        <w:left w:val="none" w:sz="0" w:space="0" w:color="auto"/>
        <w:bottom w:val="none" w:sz="0" w:space="0" w:color="auto"/>
        <w:right w:val="none" w:sz="0" w:space="0" w:color="auto"/>
      </w:divBdr>
    </w:div>
    <w:div w:id="1356269552">
      <w:bodyDiv w:val="1"/>
      <w:marLeft w:val="0"/>
      <w:marRight w:val="0"/>
      <w:marTop w:val="0"/>
      <w:marBottom w:val="0"/>
      <w:divBdr>
        <w:top w:val="none" w:sz="0" w:space="0" w:color="auto"/>
        <w:left w:val="none" w:sz="0" w:space="0" w:color="auto"/>
        <w:bottom w:val="none" w:sz="0" w:space="0" w:color="auto"/>
        <w:right w:val="none" w:sz="0" w:space="0" w:color="auto"/>
      </w:divBdr>
    </w:div>
    <w:div w:id="1356344876">
      <w:bodyDiv w:val="1"/>
      <w:marLeft w:val="0"/>
      <w:marRight w:val="0"/>
      <w:marTop w:val="0"/>
      <w:marBottom w:val="0"/>
      <w:divBdr>
        <w:top w:val="none" w:sz="0" w:space="0" w:color="auto"/>
        <w:left w:val="none" w:sz="0" w:space="0" w:color="auto"/>
        <w:bottom w:val="none" w:sz="0" w:space="0" w:color="auto"/>
        <w:right w:val="none" w:sz="0" w:space="0" w:color="auto"/>
      </w:divBdr>
    </w:div>
    <w:div w:id="1357075293">
      <w:bodyDiv w:val="1"/>
      <w:marLeft w:val="0"/>
      <w:marRight w:val="0"/>
      <w:marTop w:val="0"/>
      <w:marBottom w:val="0"/>
      <w:divBdr>
        <w:top w:val="none" w:sz="0" w:space="0" w:color="auto"/>
        <w:left w:val="none" w:sz="0" w:space="0" w:color="auto"/>
        <w:bottom w:val="none" w:sz="0" w:space="0" w:color="auto"/>
        <w:right w:val="none" w:sz="0" w:space="0" w:color="auto"/>
      </w:divBdr>
    </w:div>
    <w:div w:id="1357148159">
      <w:bodyDiv w:val="1"/>
      <w:marLeft w:val="0"/>
      <w:marRight w:val="0"/>
      <w:marTop w:val="0"/>
      <w:marBottom w:val="0"/>
      <w:divBdr>
        <w:top w:val="none" w:sz="0" w:space="0" w:color="auto"/>
        <w:left w:val="none" w:sz="0" w:space="0" w:color="auto"/>
        <w:bottom w:val="none" w:sz="0" w:space="0" w:color="auto"/>
        <w:right w:val="none" w:sz="0" w:space="0" w:color="auto"/>
      </w:divBdr>
      <w:divsChild>
        <w:div w:id="40909982">
          <w:marLeft w:val="640"/>
          <w:marRight w:val="0"/>
          <w:marTop w:val="0"/>
          <w:marBottom w:val="0"/>
          <w:divBdr>
            <w:top w:val="none" w:sz="0" w:space="0" w:color="auto"/>
            <w:left w:val="none" w:sz="0" w:space="0" w:color="auto"/>
            <w:bottom w:val="none" w:sz="0" w:space="0" w:color="auto"/>
            <w:right w:val="none" w:sz="0" w:space="0" w:color="auto"/>
          </w:divBdr>
        </w:div>
        <w:div w:id="264115980">
          <w:marLeft w:val="640"/>
          <w:marRight w:val="0"/>
          <w:marTop w:val="0"/>
          <w:marBottom w:val="0"/>
          <w:divBdr>
            <w:top w:val="none" w:sz="0" w:space="0" w:color="auto"/>
            <w:left w:val="none" w:sz="0" w:space="0" w:color="auto"/>
            <w:bottom w:val="none" w:sz="0" w:space="0" w:color="auto"/>
            <w:right w:val="none" w:sz="0" w:space="0" w:color="auto"/>
          </w:divBdr>
        </w:div>
        <w:div w:id="307982818">
          <w:marLeft w:val="640"/>
          <w:marRight w:val="0"/>
          <w:marTop w:val="0"/>
          <w:marBottom w:val="0"/>
          <w:divBdr>
            <w:top w:val="none" w:sz="0" w:space="0" w:color="auto"/>
            <w:left w:val="none" w:sz="0" w:space="0" w:color="auto"/>
            <w:bottom w:val="none" w:sz="0" w:space="0" w:color="auto"/>
            <w:right w:val="none" w:sz="0" w:space="0" w:color="auto"/>
          </w:divBdr>
        </w:div>
        <w:div w:id="341972897">
          <w:marLeft w:val="640"/>
          <w:marRight w:val="0"/>
          <w:marTop w:val="0"/>
          <w:marBottom w:val="0"/>
          <w:divBdr>
            <w:top w:val="none" w:sz="0" w:space="0" w:color="auto"/>
            <w:left w:val="none" w:sz="0" w:space="0" w:color="auto"/>
            <w:bottom w:val="none" w:sz="0" w:space="0" w:color="auto"/>
            <w:right w:val="none" w:sz="0" w:space="0" w:color="auto"/>
          </w:divBdr>
        </w:div>
        <w:div w:id="397171323">
          <w:marLeft w:val="640"/>
          <w:marRight w:val="0"/>
          <w:marTop w:val="0"/>
          <w:marBottom w:val="0"/>
          <w:divBdr>
            <w:top w:val="none" w:sz="0" w:space="0" w:color="auto"/>
            <w:left w:val="none" w:sz="0" w:space="0" w:color="auto"/>
            <w:bottom w:val="none" w:sz="0" w:space="0" w:color="auto"/>
            <w:right w:val="none" w:sz="0" w:space="0" w:color="auto"/>
          </w:divBdr>
        </w:div>
        <w:div w:id="440880234">
          <w:marLeft w:val="640"/>
          <w:marRight w:val="0"/>
          <w:marTop w:val="0"/>
          <w:marBottom w:val="0"/>
          <w:divBdr>
            <w:top w:val="none" w:sz="0" w:space="0" w:color="auto"/>
            <w:left w:val="none" w:sz="0" w:space="0" w:color="auto"/>
            <w:bottom w:val="none" w:sz="0" w:space="0" w:color="auto"/>
            <w:right w:val="none" w:sz="0" w:space="0" w:color="auto"/>
          </w:divBdr>
        </w:div>
        <w:div w:id="512110638">
          <w:marLeft w:val="640"/>
          <w:marRight w:val="0"/>
          <w:marTop w:val="0"/>
          <w:marBottom w:val="0"/>
          <w:divBdr>
            <w:top w:val="none" w:sz="0" w:space="0" w:color="auto"/>
            <w:left w:val="none" w:sz="0" w:space="0" w:color="auto"/>
            <w:bottom w:val="none" w:sz="0" w:space="0" w:color="auto"/>
            <w:right w:val="none" w:sz="0" w:space="0" w:color="auto"/>
          </w:divBdr>
        </w:div>
        <w:div w:id="556939699">
          <w:marLeft w:val="640"/>
          <w:marRight w:val="0"/>
          <w:marTop w:val="0"/>
          <w:marBottom w:val="0"/>
          <w:divBdr>
            <w:top w:val="none" w:sz="0" w:space="0" w:color="auto"/>
            <w:left w:val="none" w:sz="0" w:space="0" w:color="auto"/>
            <w:bottom w:val="none" w:sz="0" w:space="0" w:color="auto"/>
            <w:right w:val="none" w:sz="0" w:space="0" w:color="auto"/>
          </w:divBdr>
        </w:div>
        <w:div w:id="838086082">
          <w:marLeft w:val="640"/>
          <w:marRight w:val="0"/>
          <w:marTop w:val="0"/>
          <w:marBottom w:val="0"/>
          <w:divBdr>
            <w:top w:val="none" w:sz="0" w:space="0" w:color="auto"/>
            <w:left w:val="none" w:sz="0" w:space="0" w:color="auto"/>
            <w:bottom w:val="none" w:sz="0" w:space="0" w:color="auto"/>
            <w:right w:val="none" w:sz="0" w:space="0" w:color="auto"/>
          </w:divBdr>
        </w:div>
        <w:div w:id="866721263">
          <w:marLeft w:val="640"/>
          <w:marRight w:val="0"/>
          <w:marTop w:val="0"/>
          <w:marBottom w:val="0"/>
          <w:divBdr>
            <w:top w:val="none" w:sz="0" w:space="0" w:color="auto"/>
            <w:left w:val="none" w:sz="0" w:space="0" w:color="auto"/>
            <w:bottom w:val="none" w:sz="0" w:space="0" w:color="auto"/>
            <w:right w:val="none" w:sz="0" w:space="0" w:color="auto"/>
          </w:divBdr>
        </w:div>
        <w:div w:id="919870264">
          <w:marLeft w:val="640"/>
          <w:marRight w:val="0"/>
          <w:marTop w:val="0"/>
          <w:marBottom w:val="0"/>
          <w:divBdr>
            <w:top w:val="none" w:sz="0" w:space="0" w:color="auto"/>
            <w:left w:val="none" w:sz="0" w:space="0" w:color="auto"/>
            <w:bottom w:val="none" w:sz="0" w:space="0" w:color="auto"/>
            <w:right w:val="none" w:sz="0" w:space="0" w:color="auto"/>
          </w:divBdr>
        </w:div>
        <w:div w:id="925264309">
          <w:marLeft w:val="640"/>
          <w:marRight w:val="0"/>
          <w:marTop w:val="0"/>
          <w:marBottom w:val="0"/>
          <w:divBdr>
            <w:top w:val="none" w:sz="0" w:space="0" w:color="auto"/>
            <w:left w:val="none" w:sz="0" w:space="0" w:color="auto"/>
            <w:bottom w:val="none" w:sz="0" w:space="0" w:color="auto"/>
            <w:right w:val="none" w:sz="0" w:space="0" w:color="auto"/>
          </w:divBdr>
        </w:div>
        <w:div w:id="998002065">
          <w:marLeft w:val="640"/>
          <w:marRight w:val="0"/>
          <w:marTop w:val="0"/>
          <w:marBottom w:val="0"/>
          <w:divBdr>
            <w:top w:val="none" w:sz="0" w:space="0" w:color="auto"/>
            <w:left w:val="none" w:sz="0" w:space="0" w:color="auto"/>
            <w:bottom w:val="none" w:sz="0" w:space="0" w:color="auto"/>
            <w:right w:val="none" w:sz="0" w:space="0" w:color="auto"/>
          </w:divBdr>
        </w:div>
        <w:div w:id="1096487821">
          <w:marLeft w:val="640"/>
          <w:marRight w:val="0"/>
          <w:marTop w:val="0"/>
          <w:marBottom w:val="0"/>
          <w:divBdr>
            <w:top w:val="none" w:sz="0" w:space="0" w:color="auto"/>
            <w:left w:val="none" w:sz="0" w:space="0" w:color="auto"/>
            <w:bottom w:val="none" w:sz="0" w:space="0" w:color="auto"/>
            <w:right w:val="none" w:sz="0" w:space="0" w:color="auto"/>
          </w:divBdr>
        </w:div>
        <w:div w:id="1328509474">
          <w:marLeft w:val="640"/>
          <w:marRight w:val="0"/>
          <w:marTop w:val="0"/>
          <w:marBottom w:val="0"/>
          <w:divBdr>
            <w:top w:val="none" w:sz="0" w:space="0" w:color="auto"/>
            <w:left w:val="none" w:sz="0" w:space="0" w:color="auto"/>
            <w:bottom w:val="none" w:sz="0" w:space="0" w:color="auto"/>
            <w:right w:val="none" w:sz="0" w:space="0" w:color="auto"/>
          </w:divBdr>
        </w:div>
        <w:div w:id="1384326635">
          <w:marLeft w:val="640"/>
          <w:marRight w:val="0"/>
          <w:marTop w:val="0"/>
          <w:marBottom w:val="0"/>
          <w:divBdr>
            <w:top w:val="none" w:sz="0" w:space="0" w:color="auto"/>
            <w:left w:val="none" w:sz="0" w:space="0" w:color="auto"/>
            <w:bottom w:val="none" w:sz="0" w:space="0" w:color="auto"/>
            <w:right w:val="none" w:sz="0" w:space="0" w:color="auto"/>
          </w:divBdr>
        </w:div>
        <w:div w:id="1562058790">
          <w:marLeft w:val="640"/>
          <w:marRight w:val="0"/>
          <w:marTop w:val="0"/>
          <w:marBottom w:val="0"/>
          <w:divBdr>
            <w:top w:val="none" w:sz="0" w:space="0" w:color="auto"/>
            <w:left w:val="none" w:sz="0" w:space="0" w:color="auto"/>
            <w:bottom w:val="none" w:sz="0" w:space="0" w:color="auto"/>
            <w:right w:val="none" w:sz="0" w:space="0" w:color="auto"/>
          </w:divBdr>
        </w:div>
        <w:div w:id="1572613699">
          <w:marLeft w:val="640"/>
          <w:marRight w:val="0"/>
          <w:marTop w:val="0"/>
          <w:marBottom w:val="0"/>
          <w:divBdr>
            <w:top w:val="none" w:sz="0" w:space="0" w:color="auto"/>
            <w:left w:val="none" w:sz="0" w:space="0" w:color="auto"/>
            <w:bottom w:val="none" w:sz="0" w:space="0" w:color="auto"/>
            <w:right w:val="none" w:sz="0" w:space="0" w:color="auto"/>
          </w:divBdr>
        </w:div>
        <w:div w:id="1588490923">
          <w:marLeft w:val="640"/>
          <w:marRight w:val="0"/>
          <w:marTop w:val="0"/>
          <w:marBottom w:val="0"/>
          <w:divBdr>
            <w:top w:val="none" w:sz="0" w:space="0" w:color="auto"/>
            <w:left w:val="none" w:sz="0" w:space="0" w:color="auto"/>
            <w:bottom w:val="none" w:sz="0" w:space="0" w:color="auto"/>
            <w:right w:val="none" w:sz="0" w:space="0" w:color="auto"/>
          </w:divBdr>
        </w:div>
        <w:div w:id="1611159681">
          <w:marLeft w:val="640"/>
          <w:marRight w:val="0"/>
          <w:marTop w:val="0"/>
          <w:marBottom w:val="0"/>
          <w:divBdr>
            <w:top w:val="none" w:sz="0" w:space="0" w:color="auto"/>
            <w:left w:val="none" w:sz="0" w:space="0" w:color="auto"/>
            <w:bottom w:val="none" w:sz="0" w:space="0" w:color="auto"/>
            <w:right w:val="none" w:sz="0" w:space="0" w:color="auto"/>
          </w:divBdr>
        </w:div>
        <w:div w:id="1651248549">
          <w:marLeft w:val="640"/>
          <w:marRight w:val="0"/>
          <w:marTop w:val="0"/>
          <w:marBottom w:val="0"/>
          <w:divBdr>
            <w:top w:val="none" w:sz="0" w:space="0" w:color="auto"/>
            <w:left w:val="none" w:sz="0" w:space="0" w:color="auto"/>
            <w:bottom w:val="none" w:sz="0" w:space="0" w:color="auto"/>
            <w:right w:val="none" w:sz="0" w:space="0" w:color="auto"/>
          </w:divBdr>
        </w:div>
        <w:div w:id="1906335144">
          <w:marLeft w:val="640"/>
          <w:marRight w:val="0"/>
          <w:marTop w:val="0"/>
          <w:marBottom w:val="0"/>
          <w:divBdr>
            <w:top w:val="none" w:sz="0" w:space="0" w:color="auto"/>
            <w:left w:val="none" w:sz="0" w:space="0" w:color="auto"/>
            <w:bottom w:val="none" w:sz="0" w:space="0" w:color="auto"/>
            <w:right w:val="none" w:sz="0" w:space="0" w:color="auto"/>
          </w:divBdr>
        </w:div>
        <w:div w:id="1992638500">
          <w:marLeft w:val="640"/>
          <w:marRight w:val="0"/>
          <w:marTop w:val="0"/>
          <w:marBottom w:val="0"/>
          <w:divBdr>
            <w:top w:val="none" w:sz="0" w:space="0" w:color="auto"/>
            <w:left w:val="none" w:sz="0" w:space="0" w:color="auto"/>
            <w:bottom w:val="none" w:sz="0" w:space="0" w:color="auto"/>
            <w:right w:val="none" w:sz="0" w:space="0" w:color="auto"/>
          </w:divBdr>
        </w:div>
        <w:div w:id="1995446334">
          <w:marLeft w:val="640"/>
          <w:marRight w:val="0"/>
          <w:marTop w:val="0"/>
          <w:marBottom w:val="0"/>
          <w:divBdr>
            <w:top w:val="none" w:sz="0" w:space="0" w:color="auto"/>
            <w:left w:val="none" w:sz="0" w:space="0" w:color="auto"/>
            <w:bottom w:val="none" w:sz="0" w:space="0" w:color="auto"/>
            <w:right w:val="none" w:sz="0" w:space="0" w:color="auto"/>
          </w:divBdr>
        </w:div>
      </w:divsChild>
    </w:div>
    <w:div w:id="1358462040">
      <w:bodyDiv w:val="1"/>
      <w:marLeft w:val="0"/>
      <w:marRight w:val="0"/>
      <w:marTop w:val="0"/>
      <w:marBottom w:val="0"/>
      <w:divBdr>
        <w:top w:val="none" w:sz="0" w:space="0" w:color="auto"/>
        <w:left w:val="none" w:sz="0" w:space="0" w:color="auto"/>
        <w:bottom w:val="none" w:sz="0" w:space="0" w:color="auto"/>
        <w:right w:val="none" w:sz="0" w:space="0" w:color="auto"/>
      </w:divBdr>
    </w:div>
    <w:div w:id="1358772500">
      <w:bodyDiv w:val="1"/>
      <w:marLeft w:val="0"/>
      <w:marRight w:val="0"/>
      <w:marTop w:val="0"/>
      <w:marBottom w:val="0"/>
      <w:divBdr>
        <w:top w:val="none" w:sz="0" w:space="0" w:color="auto"/>
        <w:left w:val="none" w:sz="0" w:space="0" w:color="auto"/>
        <w:bottom w:val="none" w:sz="0" w:space="0" w:color="auto"/>
        <w:right w:val="none" w:sz="0" w:space="0" w:color="auto"/>
      </w:divBdr>
    </w:div>
    <w:div w:id="1359432536">
      <w:bodyDiv w:val="1"/>
      <w:marLeft w:val="0"/>
      <w:marRight w:val="0"/>
      <w:marTop w:val="0"/>
      <w:marBottom w:val="0"/>
      <w:divBdr>
        <w:top w:val="none" w:sz="0" w:space="0" w:color="auto"/>
        <w:left w:val="none" w:sz="0" w:space="0" w:color="auto"/>
        <w:bottom w:val="none" w:sz="0" w:space="0" w:color="auto"/>
        <w:right w:val="none" w:sz="0" w:space="0" w:color="auto"/>
      </w:divBdr>
    </w:div>
    <w:div w:id="1359550963">
      <w:bodyDiv w:val="1"/>
      <w:marLeft w:val="0"/>
      <w:marRight w:val="0"/>
      <w:marTop w:val="0"/>
      <w:marBottom w:val="0"/>
      <w:divBdr>
        <w:top w:val="none" w:sz="0" w:space="0" w:color="auto"/>
        <w:left w:val="none" w:sz="0" w:space="0" w:color="auto"/>
        <w:bottom w:val="none" w:sz="0" w:space="0" w:color="auto"/>
        <w:right w:val="none" w:sz="0" w:space="0" w:color="auto"/>
      </w:divBdr>
    </w:div>
    <w:div w:id="1359895497">
      <w:bodyDiv w:val="1"/>
      <w:marLeft w:val="0"/>
      <w:marRight w:val="0"/>
      <w:marTop w:val="0"/>
      <w:marBottom w:val="0"/>
      <w:divBdr>
        <w:top w:val="none" w:sz="0" w:space="0" w:color="auto"/>
        <w:left w:val="none" w:sz="0" w:space="0" w:color="auto"/>
        <w:bottom w:val="none" w:sz="0" w:space="0" w:color="auto"/>
        <w:right w:val="none" w:sz="0" w:space="0" w:color="auto"/>
      </w:divBdr>
    </w:div>
    <w:div w:id="1360158326">
      <w:bodyDiv w:val="1"/>
      <w:marLeft w:val="0"/>
      <w:marRight w:val="0"/>
      <w:marTop w:val="0"/>
      <w:marBottom w:val="0"/>
      <w:divBdr>
        <w:top w:val="none" w:sz="0" w:space="0" w:color="auto"/>
        <w:left w:val="none" w:sz="0" w:space="0" w:color="auto"/>
        <w:bottom w:val="none" w:sz="0" w:space="0" w:color="auto"/>
        <w:right w:val="none" w:sz="0" w:space="0" w:color="auto"/>
      </w:divBdr>
    </w:div>
    <w:div w:id="1360231979">
      <w:bodyDiv w:val="1"/>
      <w:marLeft w:val="0"/>
      <w:marRight w:val="0"/>
      <w:marTop w:val="0"/>
      <w:marBottom w:val="0"/>
      <w:divBdr>
        <w:top w:val="none" w:sz="0" w:space="0" w:color="auto"/>
        <w:left w:val="none" w:sz="0" w:space="0" w:color="auto"/>
        <w:bottom w:val="none" w:sz="0" w:space="0" w:color="auto"/>
        <w:right w:val="none" w:sz="0" w:space="0" w:color="auto"/>
      </w:divBdr>
    </w:div>
    <w:div w:id="1360549419">
      <w:bodyDiv w:val="1"/>
      <w:marLeft w:val="0"/>
      <w:marRight w:val="0"/>
      <w:marTop w:val="0"/>
      <w:marBottom w:val="0"/>
      <w:divBdr>
        <w:top w:val="none" w:sz="0" w:space="0" w:color="auto"/>
        <w:left w:val="none" w:sz="0" w:space="0" w:color="auto"/>
        <w:bottom w:val="none" w:sz="0" w:space="0" w:color="auto"/>
        <w:right w:val="none" w:sz="0" w:space="0" w:color="auto"/>
      </w:divBdr>
    </w:div>
    <w:div w:id="1361278609">
      <w:bodyDiv w:val="1"/>
      <w:marLeft w:val="0"/>
      <w:marRight w:val="0"/>
      <w:marTop w:val="0"/>
      <w:marBottom w:val="0"/>
      <w:divBdr>
        <w:top w:val="none" w:sz="0" w:space="0" w:color="auto"/>
        <w:left w:val="none" w:sz="0" w:space="0" w:color="auto"/>
        <w:bottom w:val="none" w:sz="0" w:space="0" w:color="auto"/>
        <w:right w:val="none" w:sz="0" w:space="0" w:color="auto"/>
      </w:divBdr>
    </w:div>
    <w:div w:id="1361322227">
      <w:bodyDiv w:val="1"/>
      <w:marLeft w:val="0"/>
      <w:marRight w:val="0"/>
      <w:marTop w:val="0"/>
      <w:marBottom w:val="0"/>
      <w:divBdr>
        <w:top w:val="none" w:sz="0" w:space="0" w:color="auto"/>
        <w:left w:val="none" w:sz="0" w:space="0" w:color="auto"/>
        <w:bottom w:val="none" w:sz="0" w:space="0" w:color="auto"/>
        <w:right w:val="none" w:sz="0" w:space="0" w:color="auto"/>
      </w:divBdr>
    </w:div>
    <w:div w:id="1361860197">
      <w:bodyDiv w:val="1"/>
      <w:marLeft w:val="0"/>
      <w:marRight w:val="0"/>
      <w:marTop w:val="0"/>
      <w:marBottom w:val="0"/>
      <w:divBdr>
        <w:top w:val="none" w:sz="0" w:space="0" w:color="auto"/>
        <w:left w:val="none" w:sz="0" w:space="0" w:color="auto"/>
        <w:bottom w:val="none" w:sz="0" w:space="0" w:color="auto"/>
        <w:right w:val="none" w:sz="0" w:space="0" w:color="auto"/>
      </w:divBdr>
    </w:div>
    <w:div w:id="1362128098">
      <w:bodyDiv w:val="1"/>
      <w:marLeft w:val="0"/>
      <w:marRight w:val="0"/>
      <w:marTop w:val="0"/>
      <w:marBottom w:val="0"/>
      <w:divBdr>
        <w:top w:val="none" w:sz="0" w:space="0" w:color="auto"/>
        <w:left w:val="none" w:sz="0" w:space="0" w:color="auto"/>
        <w:bottom w:val="none" w:sz="0" w:space="0" w:color="auto"/>
        <w:right w:val="none" w:sz="0" w:space="0" w:color="auto"/>
      </w:divBdr>
    </w:div>
    <w:div w:id="1362393860">
      <w:bodyDiv w:val="1"/>
      <w:marLeft w:val="0"/>
      <w:marRight w:val="0"/>
      <w:marTop w:val="0"/>
      <w:marBottom w:val="0"/>
      <w:divBdr>
        <w:top w:val="none" w:sz="0" w:space="0" w:color="auto"/>
        <w:left w:val="none" w:sz="0" w:space="0" w:color="auto"/>
        <w:bottom w:val="none" w:sz="0" w:space="0" w:color="auto"/>
        <w:right w:val="none" w:sz="0" w:space="0" w:color="auto"/>
      </w:divBdr>
    </w:div>
    <w:div w:id="1362827837">
      <w:bodyDiv w:val="1"/>
      <w:marLeft w:val="0"/>
      <w:marRight w:val="0"/>
      <w:marTop w:val="0"/>
      <w:marBottom w:val="0"/>
      <w:divBdr>
        <w:top w:val="none" w:sz="0" w:space="0" w:color="auto"/>
        <w:left w:val="none" w:sz="0" w:space="0" w:color="auto"/>
        <w:bottom w:val="none" w:sz="0" w:space="0" w:color="auto"/>
        <w:right w:val="none" w:sz="0" w:space="0" w:color="auto"/>
      </w:divBdr>
    </w:div>
    <w:div w:id="1363169082">
      <w:bodyDiv w:val="1"/>
      <w:marLeft w:val="0"/>
      <w:marRight w:val="0"/>
      <w:marTop w:val="0"/>
      <w:marBottom w:val="0"/>
      <w:divBdr>
        <w:top w:val="none" w:sz="0" w:space="0" w:color="auto"/>
        <w:left w:val="none" w:sz="0" w:space="0" w:color="auto"/>
        <w:bottom w:val="none" w:sz="0" w:space="0" w:color="auto"/>
        <w:right w:val="none" w:sz="0" w:space="0" w:color="auto"/>
      </w:divBdr>
    </w:div>
    <w:div w:id="1363356960">
      <w:bodyDiv w:val="1"/>
      <w:marLeft w:val="0"/>
      <w:marRight w:val="0"/>
      <w:marTop w:val="0"/>
      <w:marBottom w:val="0"/>
      <w:divBdr>
        <w:top w:val="none" w:sz="0" w:space="0" w:color="auto"/>
        <w:left w:val="none" w:sz="0" w:space="0" w:color="auto"/>
        <w:bottom w:val="none" w:sz="0" w:space="0" w:color="auto"/>
        <w:right w:val="none" w:sz="0" w:space="0" w:color="auto"/>
      </w:divBdr>
    </w:div>
    <w:div w:id="1364014119">
      <w:bodyDiv w:val="1"/>
      <w:marLeft w:val="0"/>
      <w:marRight w:val="0"/>
      <w:marTop w:val="0"/>
      <w:marBottom w:val="0"/>
      <w:divBdr>
        <w:top w:val="none" w:sz="0" w:space="0" w:color="auto"/>
        <w:left w:val="none" w:sz="0" w:space="0" w:color="auto"/>
        <w:bottom w:val="none" w:sz="0" w:space="0" w:color="auto"/>
        <w:right w:val="none" w:sz="0" w:space="0" w:color="auto"/>
      </w:divBdr>
    </w:div>
    <w:div w:id="1364209111">
      <w:bodyDiv w:val="1"/>
      <w:marLeft w:val="0"/>
      <w:marRight w:val="0"/>
      <w:marTop w:val="0"/>
      <w:marBottom w:val="0"/>
      <w:divBdr>
        <w:top w:val="none" w:sz="0" w:space="0" w:color="auto"/>
        <w:left w:val="none" w:sz="0" w:space="0" w:color="auto"/>
        <w:bottom w:val="none" w:sz="0" w:space="0" w:color="auto"/>
        <w:right w:val="none" w:sz="0" w:space="0" w:color="auto"/>
      </w:divBdr>
    </w:div>
    <w:div w:id="1364358053">
      <w:bodyDiv w:val="1"/>
      <w:marLeft w:val="0"/>
      <w:marRight w:val="0"/>
      <w:marTop w:val="0"/>
      <w:marBottom w:val="0"/>
      <w:divBdr>
        <w:top w:val="none" w:sz="0" w:space="0" w:color="auto"/>
        <w:left w:val="none" w:sz="0" w:space="0" w:color="auto"/>
        <w:bottom w:val="none" w:sz="0" w:space="0" w:color="auto"/>
        <w:right w:val="none" w:sz="0" w:space="0" w:color="auto"/>
      </w:divBdr>
    </w:div>
    <w:div w:id="1364554968">
      <w:bodyDiv w:val="1"/>
      <w:marLeft w:val="0"/>
      <w:marRight w:val="0"/>
      <w:marTop w:val="0"/>
      <w:marBottom w:val="0"/>
      <w:divBdr>
        <w:top w:val="none" w:sz="0" w:space="0" w:color="auto"/>
        <w:left w:val="none" w:sz="0" w:space="0" w:color="auto"/>
        <w:bottom w:val="none" w:sz="0" w:space="0" w:color="auto"/>
        <w:right w:val="none" w:sz="0" w:space="0" w:color="auto"/>
      </w:divBdr>
    </w:div>
    <w:div w:id="1364555104">
      <w:bodyDiv w:val="1"/>
      <w:marLeft w:val="0"/>
      <w:marRight w:val="0"/>
      <w:marTop w:val="0"/>
      <w:marBottom w:val="0"/>
      <w:divBdr>
        <w:top w:val="none" w:sz="0" w:space="0" w:color="auto"/>
        <w:left w:val="none" w:sz="0" w:space="0" w:color="auto"/>
        <w:bottom w:val="none" w:sz="0" w:space="0" w:color="auto"/>
        <w:right w:val="none" w:sz="0" w:space="0" w:color="auto"/>
      </w:divBdr>
    </w:div>
    <w:div w:id="1365208184">
      <w:bodyDiv w:val="1"/>
      <w:marLeft w:val="0"/>
      <w:marRight w:val="0"/>
      <w:marTop w:val="0"/>
      <w:marBottom w:val="0"/>
      <w:divBdr>
        <w:top w:val="none" w:sz="0" w:space="0" w:color="auto"/>
        <w:left w:val="none" w:sz="0" w:space="0" w:color="auto"/>
        <w:bottom w:val="none" w:sz="0" w:space="0" w:color="auto"/>
        <w:right w:val="none" w:sz="0" w:space="0" w:color="auto"/>
      </w:divBdr>
    </w:div>
    <w:div w:id="1365714299">
      <w:bodyDiv w:val="1"/>
      <w:marLeft w:val="0"/>
      <w:marRight w:val="0"/>
      <w:marTop w:val="0"/>
      <w:marBottom w:val="0"/>
      <w:divBdr>
        <w:top w:val="none" w:sz="0" w:space="0" w:color="auto"/>
        <w:left w:val="none" w:sz="0" w:space="0" w:color="auto"/>
        <w:bottom w:val="none" w:sz="0" w:space="0" w:color="auto"/>
        <w:right w:val="none" w:sz="0" w:space="0" w:color="auto"/>
      </w:divBdr>
    </w:div>
    <w:div w:id="1365717330">
      <w:bodyDiv w:val="1"/>
      <w:marLeft w:val="0"/>
      <w:marRight w:val="0"/>
      <w:marTop w:val="0"/>
      <w:marBottom w:val="0"/>
      <w:divBdr>
        <w:top w:val="none" w:sz="0" w:space="0" w:color="auto"/>
        <w:left w:val="none" w:sz="0" w:space="0" w:color="auto"/>
        <w:bottom w:val="none" w:sz="0" w:space="0" w:color="auto"/>
        <w:right w:val="none" w:sz="0" w:space="0" w:color="auto"/>
      </w:divBdr>
    </w:div>
    <w:div w:id="1365861652">
      <w:bodyDiv w:val="1"/>
      <w:marLeft w:val="0"/>
      <w:marRight w:val="0"/>
      <w:marTop w:val="0"/>
      <w:marBottom w:val="0"/>
      <w:divBdr>
        <w:top w:val="none" w:sz="0" w:space="0" w:color="auto"/>
        <w:left w:val="none" w:sz="0" w:space="0" w:color="auto"/>
        <w:bottom w:val="none" w:sz="0" w:space="0" w:color="auto"/>
        <w:right w:val="none" w:sz="0" w:space="0" w:color="auto"/>
      </w:divBdr>
    </w:div>
    <w:div w:id="1366559050">
      <w:bodyDiv w:val="1"/>
      <w:marLeft w:val="0"/>
      <w:marRight w:val="0"/>
      <w:marTop w:val="0"/>
      <w:marBottom w:val="0"/>
      <w:divBdr>
        <w:top w:val="none" w:sz="0" w:space="0" w:color="auto"/>
        <w:left w:val="none" w:sz="0" w:space="0" w:color="auto"/>
        <w:bottom w:val="none" w:sz="0" w:space="0" w:color="auto"/>
        <w:right w:val="none" w:sz="0" w:space="0" w:color="auto"/>
      </w:divBdr>
    </w:div>
    <w:div w:id="1366710937">
      <w:bodyDiv w:val="1"/>
      <w:marLeft w:val="0"/>
      <w:marRight w:val="0"/>
      <w:marTop w:val="0"/>
      <w:marBottom w:val="0"/>
      <w:divBdr>
        <w:top w:val="none" w:sz="0" w:space="0" w:color="auto"/>
        <w:left w:val="none" w:sz="0" w:space="0" w:color="auto"/>
        <w:bottom w:val="none" w:sz="0" w:space="0" w:color="auto"/>
        <w:right w:val="none" w:sz="0" w:space="0" w:color="auto"/>
      </w:divBdr>
    </w:div>
    <w:div w:id="1367095148">
      <w:bodyDiv w:val="1"/>
      <w:marLeft w:val="0"/>
      <w:marRight w:val="0"/>
      <w:marTop w:val="0"/>
      <w:marBottom w:val="0"/>
      <w:divBdr>
        <w:top w:val="none" w:sz="0" w:space="0" w:color="auto"/>
        <w:left w:val="none" w:sz="0" w:space="0" w:color="auto"/>
        <w:bottom w:val="none" w:sz="0" w:space="0" w:color="auto"/>
        <w:right w:val="none" w:sz="0" w:space="0" w:color="auto"/>
      </w:divBdr>
    </w:div>
    <w:div w:id="1368411018">
      <w:bodyDiv w:val="1"/>
      <w:marLeft w:val="0"/>
      <w:marRight w:val="0"/>
      <w:marTop w:val="0"/>
      <w:marBottom w:val="0"/>
      <w:divBdr>
        <w:top w:val="none" w:sz="0" w:space="0" w:color="auto"/>
        <w:left w:val="none" w:sz="0" w:space="0" w:color="auto"/>
        <w:bottom w:val="none" w:sz="0" w:space="0" w:color="auto"/>
        <w:right w:val="none" w:sz="0" w:space="0" w:color="auto"/>
      </w:divBdr>
    </w:div>
    <w:div w:id="1368750750">
      <w:bodyDiv w:val="1"/>
      <w:marLeft w:val="0"/>
      <w:marRight w:val="0"/>
      <w:marTop w:val="0"/>
      <w:marBottom w:val="0"/>
      <w:divBdr>
        <w:top w:val="none" w:sz="0" w:space="0" w:color="auto"/>
        <w:left w:val="none" w:sz="0" w:space="0" w:color="auto"/>
        <w:bottom w:val="none" w:sz="0" w:space="0" w:color="auto"/>
        <w:right w:val="none" w:sz="0" w:space="0" w:color="auto"/>
      </w:divBdr>
    </w:div>
    <w:div w:id="1368798525">
      <w:bodyDiv w:val="1"/>
      <w:marLeft w:val="0"/>
      <w:marRight w:val="0"/>
      <w:marTop w:val="0"/>
      <w:marBottom w:val="0"/>
      <w:divBdr>
        <w:top w:val="none" w:sz="0" w:space="0" w:color="auto"/>
        <w:left w:val="none" w:sz="0" w:space="0" w:color="auto"/>
        <w:bottom w:val="none" w:sz="0" w:space="0" w:color="auto"/>
        <w:right w:val="none" w:sz="0" w:space="0" w:color="auto"/>
      </w:divBdr>
    </w:div>
    <w:div w:id="1368801012">
      <w:bodyDiv w:val="1"/>
      <w:marLeft w:val="0"/>
      <w:marRight w:val="0"/>
      <w:marTop w:val="0"/>
      <w:marBottom w:val="0"/>
      <w:divBdr>
        <w:top w:val="none" w:sz="0" w:space="0" w:color="auto"/>
        <w:left w:val="none" w:sz="0" w:space="0" w:color="auto"/>
        <w:bottom w:val="none" w:sz="0" w:space="0" w:color="auto"/>
        <w:right w:val="none" w:sz="0" w:space="0" w:color="auto"/>
      </w:divBdr>
    </w:div>
    <w:div w:id="1369647791">
      <w:bodyDiv w:val="1"/>
      <w:marLeft w:val="0"/>
      <w:marRight w:val="0"/>
      <w:marTop w:val="0"/>
      <w:marBottom w:val="0"/>
      <w:divBdr>
        <w:top w:val="none" w:sz="0" w:space="0" w:color="auto"/>
        <w:left w:val="none" w:sz="0" w:space="0" w:color="auto"/>
        <w:bottom w:val="none" w:sz="0" w:space="0" w:color="auto"/>
        <w:right w:val="none" w:sz="0" w:space="0" w:color="auto"/>
      </w:divBdr>
    </w:div>
    <w:div w:id="1369842879">
      <w:bodyDiv w:val="1"/>
      <w:marLeft w:val="0"/>
      <w:marRight w:val="0"/>
      <w:marTop w:val="0"/>
      <w:marBottom w:val="0"/>
      <w:divBdr>
        <w:top w:val="none" w:sz="0" w:space="0" w:color="auto"/>
        <w:left w:val="none" w:sz="0" w:space="0" w:color="auto"/>
        <w:bottom w:val="none" w:sz="0" w:space="0" w:color="auto"/>
        <w:right w:val="none" w:sz="0" w:space="0" w:color="auto"/>
      </w:divBdr>
    </w:div>
    <w:div w:id="1370911252">
      <w:bodyDiv w:val="1"/>
      <w:marLeft w:val="0"/>
      <w:marRight w:val="0"/>
      <w:marTop w:val="0"/>
      <w:marBottom w:val="0"/>
      <w:divBdr>
        <w:top w:val="none" w:sz="0" w:space="0" w:color="auto"/>
        <w:left w:val="none" w:sz="0" w:space="0" w:color="auto"/>
        <w:bottom w:val="none" w:sz="0" w:space="0" w:color="auto"/>
        <w:right w:val="none" w:sz="0" w:space="0" w:color="auto"/>
      </w:divBdr>
    </w:div>
    <w:div w:id="1371421958">
      <w:bodyDiv w:val="1"/>
      <w:marLeft w:val="0"/>
      <w:marRight w:val="0"/>
      <w:marTop w:val="0"/>
      <w:marBottom w:val="0"/>
      <w:divBdr>
        <w:top w:val="none" w:sz="0" w:space="0" w:color="auto"/>
        <w:left w:val="none" w:sz="0" w:space="0" w:color="auto"/>
        <w:bottom w:val="none" w:sz="0" w:space="0" w:color="auto"/>
        <w:right w:val="none" w:sz="0" w:space="0" w:color="auto"/>
      </w:divBdr>
    </w:div>
    <w:div w:id="1372069530">
      <w:bodyDiv w:val="1"/>
      <w:marLeft w:val="0"/>
      <w:marRight w:val="0"/>
      <w:marTop w:val="0"/>
      <w:marBottom w:val="0"/>
      <w:divBdr>
        <w:top w:val="none" w:sz="0" w:space="0" w:color="auto"/>
        <w:left w:val="none" w:sz="0" w:space="0" w:color="auto"/>
        <w:bottom w:val="none" w:sz="0" w:space="0" w:color="auto"/>
        <w:right w:val="none" w:sz="0" w:space="0" w:color="auto"/>
      </w:divBdr>
    </w:div>
    <w:div w:id="1372415774">
      <w:bodyDiv w:val="1"/>
      <w:marLeft w:val="0"/>
      <w:marRight w:val="0"/>
      <w:marTop w:val="0"/>
      <w:marBottom w:val="0"/>
      <w:divBdr>
        <w:top w:val="none" w:sz="0" w:space="0" w:color="auto"/>
        <w:left w:val="none" w:sz="0" w:space="0" w:color="auto"/>
        <w:bottom w:val="none" w:sz="0" w:space="0" w:color="auto"/>
        <w:right w:val="none" w:sz="0" w:space="0" w:color="auto"/>
      </w:divBdr>
    </w:div>
    <w:div w:id="1373339503">
      <w:bodyDiv w:val="1"/>
      <w:marLeft w:val="0"/>
      <w:marRight w:val="0"/>
      <w:marTop w:val="0"/>
      <w:marBottom w:val="0"/>
      <w:divBdr>
        <w:top w:val="none" w:sz="0" w:space="0" w:color="auto"/>
        <w:left w:val="none" w:sz="0" w:space="0" w:color="auto"/>
        <w:bottom w:val="none" w:sz="0" w:space="0" w:color="auto"/>
        <w:right w:val="none" w:sz="0" w:space="0" w:color="auto"/>
      </w:divBdr>
    </w:div>
    <w:div w:id="1373656915">
      <w:bodyDiv w:val="1"/>
      <w:marLeft w:val="0"/>
      <w:marRight w:val="0"/>
      <w:marTop w:val="0"/>
      <w:marBottom w:val="0"/>
      <w:divBdr>
        <w:top w:val="none" w:sz="0" w:space="0" w:color="auto"/>
        <w:left w:val="none" w:sz="0" w:space="0" w:color="auto"/>
        <w:bottom w:val="none" w:sz="0" w:space="0" w:color="auto"/>
        <w:right w:val="none" w:sz="0" w:space="0" w:color="auto"/>
      </w:divBdr>
    </w:div>
    <w:div w:id="1373841218">
      <w:bodyDiv w:val="1"/>
      <w:marLeft w:val="0"/>
      <w:marRight w:val="0"/>
      <w:marTop w:val="0"/>
      <w:marBottom w:val="0"/>
      <w:divBdr>
        <w:top w:val="none" w:sz="0" w:space="0" w:color="auto"/>
        <w:left w:val="none" w:sz="0" w:space="0" w:color="auto"/>
        <w:bottom w:val="none" w:sz="0" w:space="0" w:color="auto"/>
        <w:right w:val="none" w:sz="0" w:space="0" w:color="auto"/>
      </w:divBdr>
    </w:div>
    <w:div w:id="1374382067">
      <w:bodyDiv w:val="1"/>
      <w:marLeft w:val="0"/>
      <w:marRight w:val="0"/>
      <w:marTop w:val="0"/>
      <w:marBottom w:val="0"/>
      <w:divBdr>
        <w:top w:val="none" w:sz="0" w:space="0" w:color="auto"/>
        <w:left w:val="none" w:sz="0" w:space="0" w:color="auto"/>
        <w:bottom w:val="none" w:sz="0" w:space="0" w:color="auto"/>
        <w:right w:val="none" w:sz="0" w:space="0" w:color="auto"/>
      </w:divBdr>
    </w:div>
    <w:div w:id="1374816101">
      <w:bodyDiv w:val="1"/>
      <w:marLeft w:val="0"/>
      <w:marRight w:val="0"/>
      <w:marTop w:val="0"/>
      <w:marBottom w:val="0"/>
      <w:divBdr>
        <w:top w:val="none" w:sz="0" w:space="0" w:color="auto"/>
        <w:left w:val="none" w:sz="0" w:space="0" w:color="auto"/>
        <w:bottom w:val="none" w:sz="0" w:space="0" w:color="auto"/>
        <w:right w:val="none" w:sz="0" w:space="0" w:color="auto"/>
      </w:divBdr>
    </w:div>
    <w:div w:id="1375084482">
      <w:bodyDiv w:val="1"/>
      <w:marLeft w:val="0"/>
      <w:marRight w:val="0"/>
      <w:marTop w:val="0"/>
      <w:marBottom w:val="0"/>
      <w:divBdr>
        <w:top w:val="none" w:sz="0" w:space="0" w:color="auto"/>
        <w:left w:val="none" w:sz="0" w:space="0" w:color="auto"/>
        <w:bottom w:val="none" w:sz="0" w:space="0" w:color="auto"/>
        <w:right w:val="none" w:sz="0" w:space="0" w:color="auto"/>
      </w:divBdr>
    </w:div>
    <w:div w:id="1375160254">
      <w:bodyDiv w:val="1"/>
      <w:marLeft w:val="0"/>
      <w:marRight w:val="0"/>
      <w:marTop w:val="0"/>
      <w:marBottom w:val="0"/>
      <w:divBdr>
        <w:top w:val="none" w:sz="0" w:space="0" w:color="auto"/>
        <w:left w:val="none" w:sz="0" w:space="0" w:color="auto"/>
        <w:bottom w:val="none" w:sz="0" w:space="0" w:color="auto"/>
        <w:right w:val="none" w:sz="0" w:space="0" w:color="auto"/>
      </w:divBdr>
    </w:div>
    <w:div w:id="1375227039">
      <w:bodyDiv w:val="1"/>
      <w:marLeft w:val="0"/>
      <w:marRight w:val="0"/>
      <w:marTop w:val="0"/>
      <w:marBottom w:val="0"/>
      <w:divBdr>
        <w:top w:val="none" w:sz="0" w:space="0" w:color="auto"/>
        <w:left w:val="none" w:sz="0" w:space="0" w:color="auto"/>
        <w:bottom w:val="none" w:sz="0" w:space="0" w:color="auto"/>
        <w:right w:val="none" w:sz="0" w:space="0" w:color="auto"/>
      </w:divBdr>
    </w:div>
    <w:div w:id="1376394517">
      <w:bodyDiv w:val="1"/>
      <w:marLeft w:val="0"/>
      <w:marRight w:val="0"/>
      <w:marTop w:val="0"/>
      <w:marBottom w:val="0"/>
      <w:divBdr>
        <w:top w:val="none" w:sz="0" w:space="0" w:color="auto"/>
        <w:left w:val="none" w:sz="0" w:space="0" w:color="auto"/>
        <w:bottom w:val="none" w:sz="0" w:space="0" w:color="auto"/>
        <w:right w:val="none" w:sz="0" w:space="0" w:color="auto"/>
      </w:divBdr>
    </w:div>
    <w:div w:id="1376542883">
      <w:bodyDiv w:val="1"/>
      <w:marLeft w:val="0"/>
      <w:marRight w:val="0"/>
      <w:marTop w:val="0"/>
      <w:marBottom w:val="0"/>
      <w:divBdr>
        <w:top w:val="none" w:sz="0" w:space="0" w:color="auto"/>
        <w:left w:val="none" w:sz="0" w:space="0" w:color="auto"/>
        <w:bottom w:val="none" w:sz="0" w:space="0" w:color="auto"/>
        <w:right w:val="none" w:sz="0" w:space="0" w:color="auto"/>
      </w:divBdr>
    </w:div>
    <w:div w:id="1377465404">
      <w:bodyDiv w:val="1"/>
      <w:marLeft w:val="0"/>
      <w:marRight w:val="0"/>
      <w:marTop w:val="0"/>
      <w:marBottom w:val="0"/>
      <w:divBdr>
        <w:top w:val="none" w:sz="0" w:space="0" w:color="auto"/>
        <w:left w:val="none" w:sz="0" w:space="0" w:color="auto"/>
        <w:bottom w:val="none" w:sz="0" w:space="0" w:color="auto"/>
        <w:right w:val="none" w:sz="0" w:space="0" w:color="auto"/>
      </w:divBdr>
    </w:div>
    <w:div w:id="1377698812">
      <w:bodyDiv w:val="1"/>
      <w:marLeft w:val="0"/>
      <w:marRight w:val="0"/>
      <w:marTop w:val="0"/>
      <w:marBottom w:val="0"/>
      <w:divBdr>
        <w:top w:val="none" w:sz="0" w:space="0" w:color="auto"/>
        <w:left w:val="none" w:sz="0" w:space="0" w:color="auto"/>
        <w:bottom w:val="none" w:sz="0" w:space="0" w:color="auto"/>
        <w:right w:val="none" w:sz="0" w:space="0" w:color="auto"/>
      </w:divBdr>
    </w:div>
    <w:div w:id="1377857032">
      <w:bodyDiv w:val="1"/>
      <w:marLeft w:val="0"/>
      <w:marRight w:val="0"/>
      <w:marTop w:val="0"/>
      <w:marBottom w:val="0"/>
      <w:divBdr>
        <w:top w:val="none" w:sz="0" w:space="0" w:color="auto"/>
        <w:left w:val="none" w:sz="0" w:space="0" w:color="auto"/>
        <w:bottom w:val="none" w:sz="0" w:space="0" w:color="auto"/>
        <w:right w:val="none" w:sz="0" w:space="0" w:color="auto"/>
      </w:divBdr>
    </w:div>
    <w:div w:id="1378552507">
      <w:bodyDiv w:val="1"/>
      <w:marLeft w:val="0"/>
      <w:marRight w:val="0"/>
      <w:marTop w:val="0"/>
      <w:marBottom w:val="0"/>
      <w:divBdr>
        <w:top w:val="none" w:sz="0" w:space="0" w:color="auto"/>
        <w:left w:val="none" w:sz="0" w:space="0" w:color="auto"/>
        <w:bottom w:val="none" w:sz="0" w:space="0" w:color="auto"/>
        <w:right w:val="none" w:sz="0" w:space="0" w:color="auto"/>
      </w:divBdr>
    </w:div>
    <w:div w:id="1379164046">
      <w:bodyDiv w:val="1"/>
      <w:marLeft w:val="0"/>
      <w:marRight w:val="0"/>
      <w:marTop w:val="0"/>
      <w:marBottom w:val="0"/>
      <w:divBdr>
        <w:top w:val="none" w:sz="0" w:space="0" w:color="auto"/>
        <w:left w:val="none" w:sz="0" w:space="0" w:color="auto"/>
        <w:bottom w:val="none" w:sz="0" w:space="0" w:color="auto"/>
        <w:right w:val="none" w:sz="0" w:space="0" w:color="auto"/>
      </w:divBdr>
    </w:div>
    <w:div w:id="1380275753">
      <w:bodyDiv w:val="1"/>
      <w:marLeft w:val="0"/>
      <w:marRight w:val="0"/>
      <w:marTop w:val="0"/>
      <w:marBottom w:val="0"/>
      <w:divBdr>
        <w:top w:val="none" w:sz="0" w:space="0" w:color="auto"/>
        <w:left w:val="none" w:sz="0" w:space="0" w:color="auto"/>
        <w:bottom w:val="none" w:sz="0" w:space="0" w:color="auto"/>
        <w:right w:val="none" w:sz="0" w:space="0" w:color="auto"/>
      </w:divBdr>
    </w:div>
    <w:div w:id="1380282887">
      <w:bodyDiv w:val="1"/>
      <w:marLeft w:val="0"/>
      <w:marRight w:val="0"/>
      <w:marTop w:val="0"/>
      <w:marBottom w:val="0"/>
      <w:divBdr>
        <w:top w:val="none" w:sz="0" w:space="0" w:color="auto"/>
        <w:left w:val="none" w:sz="0" w:space="0" w:color="auto"/>
        <w:bottom w:val="none" w:sz="0" w:space="0" w:color="auto"/>
        <w:right w:val="none" w:sz="0" w:space="0" w:color="auto"/>
      </w:divBdr>
    </w:div>
    <w:div w:id="1381781253">
      <w:bodyDiv w:val="1"/>
      <w:marLeft w:val="0"/>
      <w:marRight w:val="0"/>
      <w:marTop w:val="0"/>
      <w:marBottom w:val="0"/>
      <w:divBdr>
        <w:top w:val="none" w:sz="0" w:space="0" w:color="auto"/>
        <w:left w:val="none" w:sz="0" w:space="0" w:color="auto"/>
        <w:bottom w:val="none" w:sz="0" w:space="0" w:color="auto"/>
        <w:right w:val="none" w:sz="0" w:space="0" w:color="auto"/>
      </w:divBdr>
    </w:div>
    <w:div w:id="1381857802">
      <w:bodyDiv w:val="1"/>
      <w:marLeft w:val="0"/>
      <w:marRight w:val="0"/>
      <w:marTop w:val="0"/>
      <w:marBottom w:val="0"/>
      <w:divBdr>
        <w:top w:val="none" w:sz="0" w:space="0" w:color="auto"/>
        <w:left w:val="none" w:sz="0" w:space="0" w:color="auto"/>
        <w:bottom w:val="none" w:sz="0" w:space="0" w:color="auto"/>
        <w:right w:val="none" w:sz="0" w:space="0" w:color="auto"/>
      </w:divBdr>
    </w:div>
    <w:div w:id="1382486037">
      <w:bodyDiv w:val="1"/>
      <w:marLeft w:val="0"/>
      <w:marRight w:val="0"/>
      <w:marTop w:val="0"/>
      <w:marBottom w:val="0"/>
      <w:divBdr>
        <w:top w:val="none" w:sz="0" w:space="0" w:color="auto"/>
        <w:left w:val="none" w:sz="0" w:space="0" w:color="auto"/>
        <w:bottom w:val="none" w:sz="0" w:space="0" w:color="auto"/>
        <w:right w:val="none" w:sz="0" w:space="0" w:color="auto"/>
      </w:divBdr>
    </w:div>
    <w:div w:id="1382704093">
      <w:bodyDiv w:val="1"/>
      <w:marLeft w:val="0"/>
      <w:marRight w:val="0"/>
      <w:marTop w:val="0"/>
      <w:marBottom w:val="0"/>
      <w:divBdr>
        <w:top w:val="none" w:sz="0" w:space="0" w:color="auto"/>
        <w:left w:val="none" w:sz="0" w:space="0" w:color="auto"/>
        <w:bottom w:val="none" w:sz="0" w:space="0" w:color="auto"/>
        <w:right w:val="none" w:sz="0" w:space="0" w:color="auto"/>
      </w:divBdr>
    </w:div>
    <w:div w:id="1383216505">
      <w:bodyDiv w:val="1"/>
      <w:marLeft w:val="0"/>
      <w:marRight w:val="0"/>
      <w:marTop w:val="0"/>
      <w:marBottom w:val="0"/>
      <w:divBdr>
        <w:top w:val="none" w:sz="0" w:space="0" w:color="auto"/>
        <w:left w:val="none" w:sz="0" w:space="0" w:color="auto"/>
        <w:bottom w:val="none" w:sz="0" w:space="0" w:color="auto"/>
        <w:right w:val="none" w:sz="0" w:space="0" w:color="auto"/>
      </w:divBdr>
    </w:div>
    <w:div w:id="1383406018">
      <w:bodyDiv w:val="1"/>
      <w:marLeft w:val="0"/>
      <w:marRight w:val="0"/>
      <w:marTop w:val="0"/>
      <w:marBottom w:val="0"/>
      <w:divBdr>
        <w:top w:val="none" w:sz="0" w:space="0" w:color="auto"/>
        <w:left w:val="none" w:sz="0" w:space="0" w:color="auto"/>
        <w:bottom w:val="none" w:sz="0" w:space="0" w:color="auto"/>
        <w:right w:val="none" w:sz="0" w:space="0" w:color="auto"/>
      </w:divBdr>
    </w:div>
    <w:div w:id="1385524298">
      <w:bodyDiv w:val="1"/>
      <w:marLeft w:val="0"/>
      <w:marRight w:val="0"/>
      <w:marTop w:val="0"/>
      <w:marBottom w:val="0"/>
      <w:divBdr>
        <w:top w:val="none" w:sz="0" w:space="0" w:color="auto"/>
        <w:left w:val="none" w:sz="0" w:space="0" w:color="auto"/>
        <w:bottom w:val="none" w:sz="0" w:space="0" w:color="auto"/>
        <w:right w:val="none" w:sz="0" w:space="0" w:color="auto"/>
      </w:divBdr>
    </w:div>
    <w:div w:id="1386415160">
      <w:bodyDiv w:val="1"/>
      <w:marLeft w:val="0"/>
      <w:marRight w:val="0"/>
      <w:marTop w:val="0"/>
      <w:marBottom w:val="0"/>
      <w:divBdr>
        <w:top w:val="none" w:sz="0" w:space="0" w:color="auto"/>
        <w:left w:val="none" w:sz="0" w:space="0" w:color="auto"/>
        <w:bottom w:val="none" w:sz="0" w:space="0" w:color="auto"/>
        <w:right w:val="none" w:sz="0" w:space="0" w:color="auto"/>
      </w:divBdr>
    </w:div>
    <w:div w:id="1387996520">
      <w:bodyDiv w:val="1"/>
      <w:marLeft w:val="0"/>
      <w:marRight w:val="0"/>
      <w:marTop w:val="0"/>
      <w:marBottom w:val="0"/>
      <w:divBdr>
        <w:top w:val="none" w:sz="0" w:space="0" w:color="auto"/>
        <w:left w:val="none" w:sz="0" w:space="0" w:color="auto"/>
        <w:bottom w:val="none" w:sz="0" w:space="0" w:color="auto"/>
        <w:right w:val="none" w:sz="0" w:space="0" w:color="auto"/>
      </w:divBdr>
    </w:div>
    <w:div w:id="1388258613">
      <w:bodyDiv w:val="1"/>
      <w:marLeft w:val="0"/>
      <w:marRight w:val="0"/>
      <w:marTop w:val="0"/>
      <w:marBottom w:val="0"/>
      <w:divBdr>
        <w:top w:val="none" w:sz="0" w:space="0" w:color="auto"/>
        <w:left w:val="none" w:sz="0" w:space="0" w:color="auto"/>
        <w:bottom w:val="none" w:sz="0" w:space="0" w:color="auto"/>
        <w:right w:val="none" w:sz="0" w:space="0" w:color="auto"/>
      </w:divBdr>
    </w:div>
    <w:div w:id="1388651924">
      <w:bodyDiv w:val="1"/>
      <w:marLeft w:val="0"/>
      <w:marRight w:val="0"/>
      <w:marTop w:val="0"/>
      <w:marBottom w:val="0"/>
      <w:divBdr>
        <w:top w:val="none" w:sz="0" w:space="0" w:color="auto"/>
        <w:left w:val="none" w:sz="0" w:space="0" w:color="auto"/>
        <w:bottom w:val="none" w:sz="0" w:space="0" w:color="auto"/>
        <w:right w:val="none" w:sz="0" w:space="0" w:color="auto"/>
      </w:divBdr>
    </w:div>
    <w:div w:id="1388794544">
      <w:bodyDiv w:val="1"/>
      <w:marLeft w:val="0"/>
      <w:marRight w:val="0"/>
      <w:marTop w:val="0"/>
      <w:marBottom w:val="0"/>
      <w:divBdr>
        <w:top w:val="none" w:sz="0" w:space="0" w:color="auto"/>
        <w:left w:val="none" w:sz="0" w:space="0" w:color="auto"/>
        <w:bottom w:val="none" w:sz="0" w:space="0" w:color="auto"/>
        <w:right w:val="none" w:sz="0" w:space="0" w:color="auto"/>
      </w:divBdr>
    </w:div>
    <w:div w:id="1388799613">
      <w:bodyDiv w:val="1"/>
      <w:marLeft w:val="0"/>
      <w:marRight w:val="0"/>
      <w:marTop w:val="0"/>
      <w:marBottom w:val="0"/>
      <w:divBdr>
        <w:top w:val="none" w:sz="0" w:space="0" w:color="auto"/>
        <w:left w:val="none" w:sz="0" w:space="0" w:color="auto"/>
        <w:bottom w:val="none" w:sz="0" w:space="0" w:color="auto"/>
        <w:right w:val="none" w:sz="0" w:space="0" w:color="auto"/>
      </w:divBdr>
    </w:div>
    <w:div w:id="1388916486">
      <w:bodyDiv w:val="1"/>
      <w:marLeft w:val="0"/>
      <w:marRight w:val="0"/>
      <w:marTop w:val="0"/>
      <w:marBottom w:val="0"/>
      <w:divBdr>
        <w:top w:val="none" w:sz="0" w:space="0" w:color="auto"/>
        <w:left w:val="none" w:sz="0" w:space="0" w:color="auto"/>
        <w:bottom w:val="none" w:sz="0" w:space="0" w:color="auto"/>
        <w:right w:val="none" w:sz="0" w:space="0" w:color="auto"/>
      </w:divBdr>
    </w:div>
    <w:div w:id="1388990888">
      <w:bodyDiv w:val="1"/>
      <w:marLeft w:val="0"/>
      <w:marRight w:val="0"/>
      <w:marTop w:val="0"/>
      <w:marBottom w:val="0"/>
      <w:divBdr>
        <w:top w:val="none" w:sz="0" w:space="0" w:color="auto"/>
        <w:left w:val="none" w:sz="0" w:space="0" w:color="auto"/>
        <w:bottom w:val="none" w:sz="0" w:space="0" w:color="auto"/>
        <w:right w:val="none" w:sz="0" w:space="0" w:color="auto"/>
      </w:divBdr>
    </w:div>
    <w:div w:id="1389038192">
      <w:bodyDiv w:val="1"/>
      <w:marLeft w:val="0"/>
      <w:marRight w:val="0"/>
      <w:marTop w:val="0"/>
      <w:marBottom w:val="0"/>
      <w:divBdr>
        <w:top w:val="none" w:sz="0" w:space="0" w:color="auto"/>
        <w:left w:val="none" w:sz="0" w:space="0" w:color="auto"/>
        <w:bottom w:val="none" w:sz="0" w:space="0" w:color="auto"/>
        <w:right w:val="none" w:sz="0" w:space="0" w:color="auto"/>
      </w:divBdr>
    </w:div>
    <w:div w:id="1389263199">
      <w:bodyDiv w:val="1"/>
      <w:marLeft w:val="0"/>
      <w:marRight w:val="0"/>
      <w:marTop w:val="0"/>
      <w:marBottom w:val="0"/>
      <w:divBdr>
        <w:top w:val="none" w:sz="0" w:space="0" w:color="auto"/>
        <w:left w:val="none" w:sz="0" w:space="0" w:color="auto"/>
        <w:bottom w:val="none" w:sz="0" w:space="0" w:color="auto"/>
        <w:right w:val="none" w:sz="0" w:space="0" w:color="auto"/>
      </w:divBdr>
    </w:div>
    <w:div w:id="1390029786">
      <w:bodyDiv w:val="1"/>
      <w:marLeft w:val="0"/>
      <w:marRight w:val="0"/>
      <w:marTop w:val="0"/>
      <w:marBottom w:val="0"/>
      <w:divBdr>
        <w:top w:val="none" w:sz="0" w:space="0" w:color="auto"/>
        <w:left w:val="none" w:sz="0" w:space="0" w:color="auto"/>
        <w:bottom w:val="none" w:sz="0" w:space="0" w:color="auto"/>
        <w:right w:val="none" w:sz="0" w:space="0" w:color="auto"/>
      </w:divBdr>
    </w:div>
    <w:div w:id="1390492467">
      <w:bodyDiv w:val="1"/>
      <w:marLeft w:val="0"/>
      <w:marRight w:val="0"/>
      <w:marTop w:val="0"/>
      <w:marBottom w:val="0"/>
      <w:divBdr>
        <w:top w:val="none" w:sz="0" w:space="0" w:color="auto"/>
        <w:left w:val="none" w:sz="0" w:space="0" w:color="auto"/>
        <w:bottom w:val="none" w:sz="0" w:space="0" w:color="auto"/>
        <w:right w:val="none" w:sz="0" w:space="0" w:color="auto"/>
      </w:divBdr>
    </w:div>
    <w:div w:id="1390568601">
      <w:bodyDiv w:val="1"/>
      <w:marLeft w:val="0"/>
      <w:marRight w:val="0"/>
      <w:marTop w:val="0"/>
      <w:marBottom w:val="0"/>
      <w:divBdr>
        <w:top w:val="none" w:sz="0" w:space="0" w:color="auto"/>
        <w:left w:val="none" w:sz="0" w:space="0" w:color="auto"/>
        <w:bottom w:val="none" w:sz="0" w:space="0" w:color="auto"/>
        <w:right w:val="none" w:sz="0" w:space="0" w:color="auto"/>
      </w:divBdr>
    </w:div>
    <w:div w:id="1391073803">
      <w:bodyDiv w:val="1"/>
      <w:marLeft w:val="0"/>
      <w:marRight w:val="0"/>
      <w:marTop w:val="0"/>
      <w:marBottom w:val="0"/>
      <w:divBdr>
        <w:top w:val="none" w:sz="0" w:space="0" w:color="auto"/>
        <w:left w:val="none" w:sz="0" w:space="0" w:color="auto"/>
        <w:bottom w:val="none" w:sz="0" w:space="0" w:color="auto"/>
        <w:right w:val="none" w:sz="0" w:space="0" w:color="auto"/>
      </w:divBdr>
    </w:div>
    <w:div w:id="1391611920">
      <w:bodyDiv w:val="1"/>
      <w:marLeft w:val="0"/>
      <w:marRight w:val="0"/>
      <w:marTop w:val="0"/>
      <w:marBottom w:val="0"/>
      <w:divBdr>
        <w:top w:val="none" w:sz="0" w:space="0" w:color="auto"/>
        <w:left w:val="none" w:sz="0" w:space="0" w:color="auto"/>
        <w:bottom w:val="none" w:sz="0" w:space="0" w:color="auto"/>
        <w:right w:val="none" w:sz="0" w:space="0" w:color="auto"/>
      </w:divBdr>
    </w:div>
    <w:div w:id="1391925082">
      <w:bodyDiv w:val="1"/>
      <w:marLeft w:val="0"/>
      <w:marRight w:val="0"/>
      <w:marTop w:val="0"/>
      <w:marBottom w:val="0"/>
      <w:divBdr>
        <w:top w:val="none" w:sz="0" w:space="0" w:color="auto"/>
        <w:left w:val="none" w:sz="0" w:space="0" w:color="auto"/>
        <w:bottom w:val="none" w:sz="0" w:space="0" w:color="auto"/>
        <w:right w:val="none" w:sz="0" w:space="0" w:color="auto"/>
      </w:divBdr>
    </w:div>
    <w:div w:id="1392189382">
      <w:bodyDiv w:val="1"/>
      <w:marLeft w:val="0"/>
      <w:marRight w:val="0"/>
      <w:marTop w:val="0"/>
      <w:marBottom w:val="0"/>
      <w:divBdr>
        <w:top w:val="none" w:sz="0" w:space="0" w:color="auto"/>
        <w:left w:val="none" w:sz="0" w:space="0" w:color="auto"/>
        <w:bottom w:val="none" w:sz="0" w:space="0" w:color="auto"/>
        <w:right w:val="none" w:sz="0" w:space="0" w:color="auto"/>
      </w:divBdr>
    </w:div>
    <w:div w:id="1392727536">
      <w:bodyDiv w:val="1"/>
      <w:marLeft w:val="0"/>
      <w:marRight w:val="0"/>
      <w:marTop w:val="0"/>
      <w:marBottom w:val="0"/>
      <w:divBdr>
        <w:top w:val="none" w:sz="0" w:space="0" w:color="auto"/>
        <w:left w:val="none" w:sz="0" w:space="0" w:color="auto"/>
        <w:bottom w:val="none" w:sz="0" w:space="0" w:color="auto"/>
        <w:right w:val="none" w:sz="0" w:space="0" w:color="auto"/>
      </w:divBdr>
      <w:divsChild>
        <w:div w:id="1181551832">
          <w:marLeft w:val="0"/>
          <w:marRight w:val="0"/>
          <w:marTop w:val="0"/>
          <w:marBottom w:val="0"/>
          <w:divBdr>
            <w:top w:val="none" w:sz="0" w:space="0" w:color="auto"/>
            <w:left w:val="none" w:sz="0" w:space="0" w:color="auto"/>
            <w:bottom w:val="none" w:sz="0" w:space="0" w:color="auto"/>
            <w:right w:val="none" w:sz="0" w:space="0" w:color="auto"/>
          </w:divBdr>
          <w:divsChild>
            <w:div w:id="1396783240">
              <w:marLeft w:val="0"/>
              <w:marRight w:val="0"/>
              <w:marTop w:val="0"/>
              <w:marBottom w:val="0"/>
              <w:divBdr>
                <w:top w:val="none" w:sz="0" w:space="0" w:color="auto"/>
                <w:left w:val="none" w:sz="0" w:space="0" w:color="auto"/>
                <w:bottom w:val="none" w:sz="0" w:space="0" w:color="auto"/>
                <w:right w:val="none" w:sz="0" w:space="0" w:color="auto"/>
              </w:divBdr>
              <w:divsChild>
                <w:div w:id="1680622529">
                  <w:marLeft w:val="0"/>
                  <w:marRight w:val="0"/>
                  <w:marTop w:val="0"/>
                  <w:marBottom w:val="0"/>
                  <w:divBdr>
                    <w:top w:val="none" w:sz="0" w:space="0" w:color="auto"/>
                    <w:left w:val="none" w:sz="0" w:space="0" w:color="auto"/>
                    <w:bottom w:val="none" w:sz="0" w:space="0" w:color="auto"/>
                    <w:right w:val="none" w:sz="0" w:space="0" w:color="auto"/>
                  </w:divBdr>
                  <w:divsChild>
                    <w:div w:id="1488399676">
                      <w:marLeft w:val="0"/>
                      <w:marRight w:val="0"/>
                      <w:marTop w:val="0"/>
                      <w:marBottom w:val="0"/>
                      <w:divBdr>
                        <w:top w:val="none" w:sz="0" w:space="0" w:color="auto"/>
                        <w:left w:val="none" w:sz="0" w:space="0" w:color="auto"/>
                        <w:bottom w:val="none" w:sz="0" w:space="0" w:color="auto"/>
                        <w:right w:val="none" w:sz="0" w:space="0" w:color="auto"/>
                      </w:divBdr>
                      <w:divsChild>
                        <w:div w:id="1012561804">
                          <w:marLeft w:val="0"/>
                          <w:marRight w:val="0"/>
                          <w:marTop w:val="0"/>
                          <w:marBottom w:val="0"/>
                          <w:divBdr>
                            <w:top w:val="none" w:sz="0" w:space="0" w:color="auto"/>
                            <w:left w:val="none" w:sz="0" w:space="0" w:color="auto"/>
                            <w:bottom w:val="none" w:sz="0" w:space="0" w:color="auto"/>
                            <w:right w:val="none" w:sz="0" w:space="0" w:color="auto"/>
                          </w:divBdr>
                          <w:divsChild>
                            <w:div w:id="950745984">
                              <w:marLeft w:val="0"/>
                              <w:marRight w:val="0"/>
                              <w:marTop w:val="0"/>
                              <w:marBottom w:val="0"/>
                              <w:divBdr>
                                <w:top w:val="none" w:sz="0" w:space="0" w:color="auto"/>
                                <w:left w:val="none" w:sz="0" w:space="0" w:color="auto"/>
                                <w:bottom w:val="none" w:sz="0" w:space="0" w:color="auto"/>
                                <w:right w:val="none" w:sz="0" w:space="0" w:color="auto"/>
                              </w:divBdr>
                              <w:divsChild>
                                <w:div w:id="3744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733474">
      <w:bodyDiv w:val="1"/>
      <w:marLeft w:val="0"/>
      <w:marRight w:val="0"/>
      <w:marTop w:val="0"/>
      <w:marBottom w:val="0"/>
      <w:divBdr>
        <w:top w:val="none" w:sz="0" w:space="0" w:color="auto"/>
        <w:left w:val="none" w:sz="0" w:space="0" w:color="auto"/>
        <w:bottom w:val="none" w:sz="0" w:space="0" w:color="auto"/>
        <w:right w:val="none" w:sz="0" w:space="0" w:color="auto"/>
      </w:divBdr>
    </w:div>
    <w:div w:id="1392999447">
      <w:bodyDiv w:val="1"/>
      <w:marLeft w:val="0"/>
      <w:marRight w:val="0"/>
      <w:marTop w:val="0"/>
      <w:marBottom w:val="0"/>
      <w:divBdr>
        <w:top w:val="none" w:sz="0" w:space="0" w:color="auto"/>
        <w:left w:val="none" w:sz="0" w:space="0" w:color="auto"/>
        <w:bottom w:val="none" w:sz="0" w:space="0" w:color="auto"/>
        <w:right w:val="none" w:sz="0" w:space="0" w:color="auto"/>
      </w:divBdr>
    </w:div>
    <w:div w:id="1393508363">
      <w:bodyDiv w:val="1"/>
      <w:marLeft w:val="0"/>
      <w:marRight w:val="0"/>
      <w:marTop w:val="0"/>
      <w:marBottom w:val="0"/>
      <w:divBdr>
        <w:top w:val="none" w:sz="0" w:space="0" w:color="auto"/>
        <w:left w:val="none" w:sz="0" w:space="0" w:color="auto"/>
        <w:bottom w:val="none" w:sz="0" w:space="0" w:color="auto"/>
        <w:right w:val="none" w:sz="0" w:space="0" w:color="auto"/>
      </w:divBdr>
    </w:div>
    <w:div w:id="1393574753">
      <w:bodyDiv w:val="1"/>
      <w:marLeft w:val="0"/>
      <w:marRight w:val="0"/>
      <w:marTop w:val="0"/>
      <w:marBottom w:val="0"/>
      <w:divBdr>
        <w:top w:val="none" w:sz="0" w:space="0" w:color="auto"/>
        <w:left w:val="none" w:sz="0" w:space="0" w:color="auto"/>
        <w:bottom w:val="none" w:sz="0" w:space="0" w:color="auto"/>
        <w:right w:val="none" w:sz="0" w:space="0" w:color="auto"/>
      </w:divBdr>
    </w:div>
    <w:div w:id="1393772807">
      <w:bodyDiv w:val="1"/>
      <w:marLeft w:val="0"/>
      <w:marRight w:val="0"/>
      <w:marTop w:val="0"/>
      <w:marBottom w:val="0"/>
      <w:divBdr>
        <w:top w:val="none" w:sz="0" w:space="0" w:color="auto"/>
        <w:left w:val="none" w:sz="0" w:space="0" w:color="auto"/>
        <w:bottom w:val="none" w:sz="0" w:space="0" w:color="auto"/>
        <w:right w:val="none" w:sz="0" w:space="0" w:color="auto"/>
      </w:divBdr>
    </w:div>
    <w:div w:id="1393774683">
      <w:bodyDiv w:val="1"/>
      <w:marLeft w:val="0"/>
      <w:marRight w:val="0"/>
      <w:marTop w:val="0"/>
      <w:marBottom w:val="0"/>
      <w:divBdr>
        <w:top w:val="none" w:sz="0" w:space="0" w:color="auto"/>
        <w:left w:val="none" w:sz="0" w:space="0" w:color="auto"/>
        <w:bottom w:val="none" w:sz="0" w:space="0" w:color="auto"/>
        <w:right w:val="none" w:sz="0" w:space="0" w:color="auto"/>
      </w:divBdr>
    </w:div>
    <w:div w:id="1394937017">
      <w:bodyDiv w:val="1"/>
      <w:marLeft w:val="0"/>
      <w:marRight w:val="0"/>
      <w:marTop w:val="0"/>
      <w:marBottom w:val="0"/>
      <w:divBdr>
        <w:top w:val="none" w:sz="0" w:space="0" w:color="auto"/>
        <w:left w:val="none" w:sz="0" w:space="0" w:color="auto"/>
        <w:bottom w:val="none" w:sz="0" w:space="0" w:color="auto"/>
        <w:right w:val="none" w:sz="0" w:space="0" w:color="auto"/>
      </w:divBdr>
    </w:div>
    <w:div w:id="1395161270">
      <w:bodyDiv w:val="1"/>
      <w:marLeft w:val="0"/>
      <w:marRight w:val="0"/>
      <w:marTop w:val="0"/>
      <w:marBottom w:val="0"/>
      <w:divBdr>
        <w:top w:val="none" w:sz="0" w:space="0" w:color="auto"/>
        <w:left w:val="none" w:sz="0" w:space="0" w:color="auto"/>
        <w:bottom w:val="none" w:sz="0" w:space="0" w:color="auto"/>
        <w:right w:val="none" w:sz="0" w:space="0" w:color="auto"/>
      </w:divBdr>
    </w:div>
    <w:div w:id="1396011159">
      <w:bodyDiv w:val="1"/>
      <w:marLeft w:val="0"/>
      <w:marRight w:val="0"/>
      <w:marTop w:val="0"/>
      <w:marBottom w:val="0"/>
      <w:divBdr>
        <w:top w:val="none" w:sz="0" w:space="0" w:color="auto"/>
        <w:left w:val="none" w:sz="0" w:space="0" w:color="auto"/>
        <w:bottom w:val="none" w:sz="0" w:space="0" w:color="auto"/>
        <w:right w:val="none" w:sz="0" w:space="0" w:color="auto"/>
      </w:divBdr>
    </w:div>
    <w:div w:id="1396079632">
      <w:bodyDiv w:val="1"/>
      <w:marLeft w:val="0"/>
      <w:marRight w:val="0"/>
      <w:marTop w:val="0"/>
      <w:marBottom w:val="0"/>
      <w:divBdr>
        <w:top w:val="none" w:sz="0" w:space="0" w:color="auto"/>
        <w:left w:val="none" w:sz="0" w:space="0" w:color="auto"/>
        <w:bottom w:val="none" w:sz="0" w:space="0" w:color="auto"/>
        <w:right w:val="none" w:sz="0" w:space="0" w:color="auto"/>
      </w:divBdr>
    </w:div>
    <w:div w:id="1396195175">
      <w:bodyDiv w:val="1"/>
      <w:marLeft w:val="0"/>
      <w:marRight w:val="0"/>
      <w:marTop w:val="0"/>
      <w:marBottom w:val="0"/>
      <w:divBdr>
        <w:top w:val="none" w:sz="0" w:space="0" w:color="auto"/>
        <w:left w:val="none" w:sz="0" w:space="0" w:color="auto"/>
        <w:bottom w:val="none" w:sz="0" w:space="0" w:color="auto"/>
        <w:right w:val="none" w:sz="0" w:space="0" w:color="auto"/>
      </w:divBdr>
    </w:div>
    <w:div w:id="1396271231">
      <w:bodyDiv w:val="1"/>
      <w:marLeft w:val="0"/>
      <w:marRight w:val="0"/>
      <w:marTop w:val="0"/>
      <w:marBottom w:val="0"/>
      <w:divBdr>
        <w:top w:val="none" w:sz="0" w:space="0" w:color="auto"/>
        <w:left w:val="none" w:sz="0" w:space="0" w:color="auto"/>
        <w:bottom w:val="none" w:sz="0" w:space="0" w:color="auto"/>
        <w:right w:val="none" w:sz="0" w:space="0" w:color="auto"/>
      </w:divBdr>
    </w:div>
    <w:div w:id="1396397790">
      <w:bodyDiv w:val="1"/>
      <w:marLeft w:val="0"/>
      <w:marRight w:val="0"/>
      <w:marTop w:val="0"/>
      <w:marBottom w:val="0"/>
      <w:divBdr>
        <w:top w:val="none" w:sz="0" w:space="0" w:color="auto"/>
        <w:left w:val="none" w:sz="0" w:space="0" w:color="auto"/>
        <w:bottom w:val="none" w:sz="0" w:space="0" w:color="auto"/>
        <w:right w:val="none" w:sz="0" w:space="0" w:color="auto"/>
      </w:divBdr>
    </w:div>
    <w:div w:id="1396507609">
      <w:bodyDiv w:val="1"/>
      <w:marLeft w:val="0"/>
      <w:marRight w:val="0"/>
      <w:marTop w:val="0"/>
      <w:marBottom w:val="0"/>
      <w:divBdr>
        <w:top w:val="none" w:sz="0" w:space="0" w:color="auto"/>
        <w:left w:val="none" w:sz="0" w:space="0" w:color="auto"/>
        <w:bottom w:val="none" w:sz="0" w:space="0" w:color="auto"/>
        <w:right w:val="none" w:sz="0" w:space="0" w:color="auto"/>
      </w:divBdr>
    </w:div>
    <w:div w:id="1396664066">
      <w:bodyDiv w:val="1"/>
      <w:marLeft w:val="0"/>
      <w:marRight w:val="0"/>
      <w:marTop w:val="0"/>
      <w:marBottom w:val="0"/>
      <w:divBdr>
        <w:top w:val="none" w:sz="0" w:space="0" w:color="auto"/>
        <w:left w:val="none" w:sz="0" w:space="0" w:color="auto"/>
        <w:bottom w:val="none" w:sz="0" w:space="0" w:color="auto"/>
        <w:right w:val="none" w:sz="0" w:space="0" w:color="auto"/>
      </w:divBdr>
      <w:divsChild>
        <w:div w:id="242687457">
          <w:marLeft w:val="640"/>
          <w:marRight w:val="0"/>
          <w:marTop w:val="0"/>
          <w:marBottom w:val="0"/>
          <w:divBdr>
            <w:top w:val="none" w:sz="0" w:space="0" w:color="auto"/>
            <w:left w:val="none" w:sz="0" w:space="0" w:color="auto"/>
            <w:bottom w:val="none" w:sz="0" w:space="0" w:color="auto"/>
            <w:right w:val="none" w:sz="0" w:space="0" w:color="auto"/>
          </w:divBdr>
        </w:div>
        <w:div w:id="376517134">
          <w:marLeft w:val="640"/>
          <w:marRight w:val="0"/>
          <w:marTop w:val="0"/>
          <w:marBottom w:val="0"/>
          <w:divBdr>
            <w:top w:val="none" w:sz="0" w:space="0" w:color="auto"/>
            <w:left w:val="none" w:sz="0" w:space="0" w:color="auto"/>
            <w:bottom w:val="none" w:sz="0" w:space="0" w:color="auto"/>
            <w:right w:val="none" w:sz="0" w:space="0" w:color="auto"/>
          </w:divBdr>
        </w:div>
        <w:div w:id="386103720">
          <w:marLeft w:val="640"/>
          <w:marRight w:val="0"/>
          <w:marTop w:val="0"/>
          <w:marBottom w:val="0"/>
          <w:divBdr>
            <w:top w:val="none" w:sz="0" w:space="0" w:color="auto"/>
            <w:left w:val="none" w:sz="0" w:space="0" w:color="auto"/>
            <w:bottom w:val="none" w:sz="0" w:space="0" w:color="auto"/>
            <w:right w:val="none" w:sz="0" w:space="0" w:color="auto"/>
          </w:divBdr>
        </w:div>
        <w:div w:id="859045933">
          <w:marLeft w:val="640"/>
          <w:marRight w:val="0"/>
          <w:marTop w:val="0"/>
          <w:marBottom w:val="0"/>
          <w:divBdr>
            <w:top w:val="none" w:sz="0" w:space="0" w:color="auto"/>
            <w:left w:val="none" w:sz="0" w:space="0" w:color="auto"/>
            <w:bottom w:val="none" w:sz="0" w:space="0" w:color="auto"/>
            <w:right w:val="none" w:sz="0" w:space="0" w:color="auto"/>
          </w:divBdr>
        </w:div>
        <w:div w:id="1249540589">
          <w:marLeft w:val="640"/>
          <w:marRight w:val="0"/>
          <w:marTop w:val="0"/>
          <w:marBottom w:val="0"/>
          <w:divBdr>
            <w:top w:val="none" w:sz="0" w:space="0" w:color="auto"/>
            <w:left w:val="none" w:sz="0" w:space="0" w:color="auto"/>
            <w:bottom w:val="none" w:sz="0" w:space="0" w:color="auto"/>
            <w:right w:val="none" w:sz="0" w:space="0" w:color="auto"/>
          </w:divBdr>
        </w:div>
        <w:div w:id="1283809160">
          <w:marLeft w:val="640"/>
          <w:marRight w:val="0"/>
          <w:marTop w:val="0"/>
          <w:marBottom w:val="0"/>
          <w:divBdr>
            <w:top w:val="none" w:sz="0" w:space="0" w:color="auto"/>
            <w:left w:val="none" w:sz="0" w:space="0" w:color="auto"/>
            <w:bottom w:val="none" w:sz="0" w:space="0" w:color="auto"/>
            <w:right w:val="none" w:sz="0" w:space="0" w:color="auto"/>
          </w:divBdr>
        </w:div>
        <w:div w:id="1337154976">
          <w:marLeft w:val="640"/>
          <w:marRight w:val="0"/>
          <w:marTop w:val="0"/>
          <w:marBottom w:val="0"/>
          <w:divBdr>
            <w:top w:val="none" w:sz="0" w:space="0" w:color="auto"/>
            <w:left w:val="none" w:sz="0" w:space="0" w:color="auto"/>
            <w:bottom w:val="none" w:sz="0" w:space="0" w:color="auto"/>
            <w:right w:val="none" w:sz="0" w:space="0" w:color="auto"/>
          </w:divBdr>
        </w:div>
        <w:div w:id="1461150097">
          <w:marLeft w:val="640"/>
          <w:marRight w:val="0"/>
          <w:marTop w:val="0"/>
          <w:marBottom w:val="0"/>
          <w:divBdr>
            <w:top w:val="none" w:sz="0" w:space="0" w:color="auto"/>
            <w:left w:val="none" w:sz="0" w:space="0" w:color="auto"/>
            <w:bottom w:val="none" w:sz="0" w:space="0" w:color="auto"/>
            <w:right w:val="none" w:sz="0" w:space="0" w:color="auto"/>
          </w:divBdr>
        </w:div>
        <w:div w:id="1597009916">
          <w:marLeft w:val="640"/>
          <w:marRight w:val="0"/>
          <w:marTop w:val="0"/>
          <w:marBottom w:val="0"/>
          <w:divBdr>
            <w:top w:val="none" w:sz="0" w:space="0" w:color="auto"/>
            <w:left w:val="none" w:sz="0" w:space="0" w:color="auto"/>
            <w:bottom w:val="none" w:sz="0" w:space="0" w:color="auto"/>
            <w:right w:val="none" w:sz="0" w:space="0" w:color="auto"/>
          </w:divBdr>
        </w:div>
        <w:div w:id="1724791013">
          <w:marLeft w:val="640"/>
          <w:marRight w:val="0"/>
          <w:marTop w:val="0"/>
          <w:marBottom w:val="0"/>
          <w:divBdr>
            <w:top w:val="none" w:sz="0" w:space="0" w:color="auto"/>
            <w:left w:val="none" w:sz="0" w:space="0" w:color="auto"/>
            <w:bottom w:val="none" w:sz="0" w:space="0" w:color="auto"/>
            <w:right w:val="none" w:sz="0" w:space="0" w:color="auto"/>
          </w:divBdr>
        </w:div>
        <w:div w:id="1817530196">
          <w:marLeft w:val="640"/>
          <w:marRight w:val="0"/>
          <w:marTop w:val="0"/>
          <w:marBottom w:val="0"/>
          <w:divBdr>
            <w:top w:val="none" w:sz="0" w:space="0" w:color="auto"/>
            <w:left w:val="none" w:sz="0" w:space="0" w:color="auto"/>
            <w:bottom w:val="none" w:sz="0" w:space="0" w:color="auto"/>
            <w:right w:val="none" w:sz="0" w:space="0" w:color="auto"/>
          </w:divBdr>
        </w:div>
        <w:div w:id="1826434953">
          <w:marLeft w:val="640"/>
          <w:marRight w:val="0"/>
          <w:marTop w:val="0"/>
          <w:marBottom w:val="0"/>
          <w:divBdr>
            <w:top w:val="none" w:sz="0" w:space="0" w:color="auto"/>
            <w:left w:val="none" w:sz="0" w:space="0" w:color="auto"/>
            <w:bottom w:val="none" w:sz="0" w:space="0" w:color="auto"/>
            <w:right w:val="none" w:sz="0" w:space="0" w:color="auto"/>
          </w:divBdr>
        </w:div>
        <w:div w:id="2043438197">
          <w:marLeft w:val="640"/>
          <w:marRight w:val="0"/>
          <w:marTop w:val="0"/>
          <w:marBottom w:val="0"/>
          <w:divBdr>
            <w:top w:val="none" w:sz="0" w:space="0" w:color="auto"/>
            <w:left w:val="none" w:sz="0" w:space="0" w:color="auto"/>
            <w:bottom w:val="none" w:sz="0" w:space="0" w:color="auto"/>
            <w:right w:val="none" w:sz="0" w:space="0" w:color="auto"/>
          </w:divBdr>
        </w:div>
      </w:divsChild>
    </w:div>
    <w:div w:id="1396925788">
      <w:bodyDiv w:val="1"/>
      <w:marLeft w:val="0"/>
      <w:marRight w:val="0"/>
      <w:marTop w:val="0"/>
      <w:marBottom w:val="0"/>
      <w:divBdr>
        <w:top w:val="none" w:sz="0" w:space="0" w:color="auto"/>
        <w:left w:val="none" w:sz="0" w:space="0" w:color="auto"/>
        <w:bottom w:val="none" w:sz="0" w:space="0" w:color="auto"/>
        <w:right w:val="none" w:sz="0" w:space="0" w:color="auto"/>
      </w:divBdr>
    </w:div>
    <w:div w:id="1397391230">
      <w:bodyDiv w:val="1"/>
      <w:marLeft w:val="0"/>
      <w:marRight w:val="0"/>
      <w:marTop w:val="0"/>
      <w:marBottom w:val="0"/>
      <w:divBdr>
        <w:top w:val="none" w:sz="0" w:space="0" w:color="auto"/>
        <w:left w:val="none" w:sz="0" w:space="0" w:color="auto"/>
        <w:bottom w:val="none" w:sz="0" w:space="0" w:color="auto"/>
        <w:right w:val="none" w:sz="0" w:space="0" w:color="auto"/>
      </w:divBdr>
    </w:div>
    <w:div w:id="1397708779">
      <w:bodyDiv w:val="1"/>
      <w:marLeft w:val="0"/>
      <w:marRight w:val="0"/>
      <w:marTop w:val="0"/>
      <w:marBottom w:val="0"/>
      <w:divBdr>
        <w:top w:val="none" w:sz="0" w:space="0" w:color="auto"/>
        <w:left w:val="none" w:sz="0" w:space="0" w:color="auto"/>
        <w:bottom w:val="none" w:sz="0" w:space="0" w:color="auto"/>
        <w:right w:val="none" w:sz="0" w:space="0" w:color="auto"/>
      </w:divBdr>
    </w:div>
    <w:div w:id="1398166063">
      <w:bodyDiv w:val="1"/>
      <w:marLeft w:val="0"/>
      <w:marRight w:val="0"/>
      <w:marTop w:val="0"/>
      <w:marBottom w:val="0"/>
      <w:divBdr>
        <w:top w:val="none" w:sz="0" w:space="0" w:color="auto"/>
        <w:left w:val="none" w:sz="0" w:space="0" w:color="auto"/>
        <w:bottom w:val="none" w:sz="0" w:space="0" w:color="auto"/>
        <w:right w:val="none" w:sz="0" w:space="0" w:color="auto"/>
      </w:divBdr>
    </w:div>
    <w:div w:id="1398474410">
      <w:bodyDiv w:val="1"/>
      <w:marLeft w:val="0"/>
      <w:marRight w:val="0"/>
      <w:marTop w:val="0"/>
      <w:marBottom w:val="0"/>
      <w:divBdr>
        <w:top w:val="none" w:sz="0" w:space="0" w:color="auto"/>
        <w:left w:val="none" w:sz="0" w:space="0" w:color="auto"/>
        <w:bottom w:val="none" w:sz="0" w:space="0" w:color="auto"/>
        <w:right w:val="none" w:sz="0" w:space="0" w:color="auto"/>
      </w:divBdr>
    </w:div>
    <w:div w:id="1399286937">
      <w:bodyDiv w:val="1"/>
      <w:marLeft w:val="0"/>
      <w:marRight w:val="0"/>
      <w:marTop w:val="0"/>
      <w:marBottom w:val="0"/>
      <w:divBdr>
        <w:top w:val="none" w:sz="0" w:space="0" w:color="auto"/>
        <w:left w:val="none" w:sz="0" w:space="0" w:color="auto"/>
        <w:bottom w:val="none" w:sz="0" w:space="0" w:color="auto"/>
        <w:right w:val="none" w:sz="0" w:space="0" w:color="auto"/>
      </w:divBdr>
    </w:div>
    <w:div w:id="1400325226">
      <w:bodyDiv w:val="1"/>
      <w:marLeft w:val="0"/>
      <w:marRight w:val="0"/>
      <w:marTop w:val="0"/>
      <w:marBottom w:val="0"/>
      <w:divBdr>
        <w:top w:val="none" w:sz="0" w:space="0" w:color="auto"/>
        <w:left w:val="none" w:sz="0" w:space="0" w:color="auto"/>
        <w:bottom w:val="none" w:sz="0" w:space="0" w:color="auto"/>
        <w:right w:val="none" w:sz="0" w:space="0" w:color="auto"/>
      </w:divBdr>
    </w:div>
    <w:div w:id="1400791018">
      <w:bodyDiv w:val="1"/>
      <w:marLeft w:val="0"/>
      <w:marRight w:val="0"/>
      <w:marTop w:val="0"/>
      <w:marBottom w:val="0"/>
      <w:divBdr>
        <w:top w:val="none" w:sz="0" w:space="0" w:color="auto"/>
        <w:left w:val="none" w:sz="0" w:space="0" w:color="auto"/>
        <w:bottom w:val="none" w:sz="0" w:space="0" w:color="auto"/>
        <w:right w:val="none" w:sz="0" w:space="0" w:color="auto"/>
      </w:divBdr>
    </w:div>
    <w:div w:id="1400863987">
      <w:bodyDiv w:val="1"/>
      <w:marLeft w:val="0"/>
      <w:marRight w:val="0"/>
      <w:marTop w:val="0"/>
      <w:marBottom w:val="0"/>
      <w:divBdr>
        <w:top w:val="none" w:sz="0" w:space="0" w:color="auto"/>
        <w:left w:val="none" w:sz="0" w:space="0" w:color="auto"/>
        <w:bottom w:val="none" w:sz="0" w:space="0" w:color="auto"/>
        <w:right w:val="none" w:sz="0" w:space="0" w:color="auto"/>
      </w:divBdr>
    </w:div>
    <w:div w:id="1401437628">
      <w:bodyDiv w:val="1"/>
      <w:marLeft w:val="0"/>
      <w:marRight w:val="0"/>
      <w:marTop w:val="0"/>
      <w:marBottom w:val="0"/>
      <w:divBdr>
        <w:top w:val="none" w:sz="0" w:space="0" w:color="auto"/>
        <w:left w:val="none" w:sz="0" w:space="0" w:color="auto"/>
        <w:bottom w:val="none" w:sz="0" w:space="0" w:color="auto"/>
        <w:right w:val="none" w:sz="0" w:space="0" w:color="auto"/>
      </w:divBdr>
    </w:div>
    <w:div w:id="1401563096">
      <w:bodyDiv w:val="1"/>
      <w:marLeft w:val="0"/>
      <w:marRight w:val="0"/>
      <w:marTop w:val="0"/>
      <w:marBottom w:val="0"/>
      <w:divBdr>
        <w:top w:val="none" w:sz="0" w:space="0" w:color="auto"/>
        <w:left w:val="none" w:sz="0" w:space="0" w:color="auto"/>
        <w:bottom w:val="none" w:sz="0" w:space="0" w:color="auto"/>
        <w:right w:val="none" w:sz="0" w:space="0" w:color="auto"/>
      </w:divBdr>
    </w:div>
    <w:div w:id="1401904099">
      <w:bodyDiv w:val="1"/>
      <w:marLeft w:val="0"/>
      <w:marRight w:val="0"/>
      <w:marTop w:val="0"/>
      <w:marBottom w:val="0"/>
      <w:divBdr>
        <w:top w:val="none" w:sz="0" w:space="0" w:color="auto"/>
        <w:left w:val="none" w:sz="0" w:space="0" w:color="auto"/>
        <w:bottom w:val="none" w:sz="0" w:space="0" w:color="auto"/>
        <w:right w:val="none" w:sz="0" w:space="0" w:color="auto"/>
      </w:divBdr>
    </w:div>
    <w:div w:id="1402798947">
      <w:bodyDiv w:val="1"/>
      <w:marLeft w:val="0"/>
      <w:marRight w:val="0"/>
      <w:marTop w:val="0"/>
      <w:marBottom w:val="0"/>
      <w:divBdr>
        <w:top w:val="none" w:sz="0" w:space="0" w:color="auto"/>
        <w:left w:val="none" w:sz="0" w:space="0" w:color="auto"/>
        <w:bottom w:val="none" w:sz="0" w:space="0" w:color="auto"/>
        <w:right w:val="none" w:sz="0" w:space="0" w:color="auto"/>
      </w:divBdr>
    </w:div>
    <w:div w:id="1403261531">
      <w:bodyDiv w:val="1"/>
      <w:marLeft w:val="0"/>
      <w:marRight w:val="0"/>
      <w:marTop w:val="0"/>
      <w:marBottom w:val="0"/>
      <w:divBdr>
        <w:top w:val="none" w:sz="0" w:space="0" w:color="auto"/>
        <w:left w:val="none" w:sz="0" w:space="0" w:color="auto"/>
        <w:bottom w:val="none" w:sz="0" w:space="0" w:color="auto"/>
        <w:right w:val="none" w:sz="0" w:space="0" w:color="auto"/>
      </w:divBdr>
    </w:div>
    <w:div w:id="1403262147">
      <w:bodyDiv w:val="1"/>
      <w:marLeft w:val="0"/>
      <w:marRight w:val="0"/>
      <w:marTop w:val="0"/>
      <w:marBottom w:val="0"/>
      <w:divBdr>
        <w:top w:val="none" w:sz="0" w:space="0" w:color="auto"/>
        <w:left w:val="none" w:sz="0" w:space="0" w:color="auto"/>
        <w:bottom w:val="none" w:sz="0" w:space="0" w:color="auto"/>
        <w:right w:val="none" w:sz="0" w:space="0" w:color="auto"/>
      </w:divBdr>
    </w:div>
    <w:div w:id="1403527106">
      <w:bodyDiv w:val="1"/>
      <w:marLeft w:val="0"/>
      <w:marRight w:val="0"/>
      <w:marTop w:val="0"/>
      <w:marBottom w:val="0"/>
      <w:divBdr>
        <w:top w:val="none" w:sz="0" w:space="0" w:color="auto"/>
        <w:left w:val="none" w:sz="0" w:space="0" w:color="auto"/>
        <w:bottom w:val="none" w:sz="0" w:space="0" w:color="auto"/>
        <w:right w:val="none" w:sz="0" w:space="0" w:color="auto"/>
      </w:divBdr>
    </w:div>
    <w:div w:id="1404061499">
      <w:bodyDiv w:val="1"/>
      <w:marLeft w:val="0"/>
      <w:marRight w:val="0"/>
      <w:marTop w:val="0"/>
      <w:marBottom w:val="0"/>
      <w:divBdr>
        <w:top w:val="none" w:sz="0" w:space="0" w:color="auto"/>
        <w:left w:val="none" w:sz="0" w:space="0" w:color="auto"/>
        <w:bottom w:val="none" w:sz="0" w:space="0" w:color="auto"/>
        <w:right w:val="none" w:sz="0" w:space="0" w:color="auto"/>
      </w:divBdr>
    </w:div>
    <w:div w:id="1404061846">
      <w:bodyDiv w:val="1"/>
      <w:marLeft w:val="0"/>
      <w:marRight w:val="0"/>
      <w:marTop w:val="0"/>
      <w:marBottom w:val="0"/>
      <w:divBdr>
        <w:top w:val="none" w:sz="0" w:space="0" w:color="auto"/>
        <w:left w:val="none" w:sz="0" w:space="0" w:color="auto"/>
        <w:bottom w:val="none" w:sz="0" w:space="0" w:color="auto"/>
        <w:right w:val="none" w:sz="0" w:space="0" w:color="auto"/>
      </w:divBdr>
    </w:div>
    <w:div w:id="1404599427">
      <w:bodyDiv w:val="1"/>
      <w:marLeft w:val="0"/>
      <w:marRight w:val="0"/>
      <w:marTop w:val="0"/>
      <w:marBottom w:val="0"/>
      <w:divBdr>
        <w:top w:val="none" w:sz="0" w:space="0" w:color="auto"/>
        <w:left w:val="none" w:sz="0" w:space="0" w:color="auto"/>
        <w:bottom w:val="none" w:sz="0" w:space="0" w:color="auto"/>
        <w:right w:val="none" w:sz="0" w:space="0" w:color="auto"/>
      </w:divBdr>
    </w:div>
    <w:div w:id="1404991671">
      <w:bodyDiv w:val="1"/>
      <w:marLeft w:val="0"/>
      <w:marRight w:val="0"/>
      <w:marTop w:val="0"/>
      <w:marBottom w:val="0"/>
      <w:divBdr>
        <w:top w:val="none" w:sz="0" w:space="0" w:color="auto"/>
        <w:left w:val="none" w:sz="0" w:space="0" w:color="auto"/>
        <w:bottom w:val="none" w:sz="0" w:space="0" w:color="auto"/>
        <w:right w:val="none" w:sz="0" w:space="0" w:color="auto"/>
      </w:divBdr>
    </w:div>
    <w:div w:id="1405105258">
      <w:bodyDiv w:val="1"/>
      <w:marLeft w:val="0"/>
      <w:marRight w:val="0"/>
      <w:marTop w:val="0"/>
      <w:marBottom w:val="0"/>
      <w:divBdr>
        <w:top w:val="none" w:sz="0" w:space="0" w:color="auto"/>
        <w:left w:val="none" w:sz="0" w:space="0" w:color="auto"/>
        <w:bottom w:val="none" w:sz="0" w:space="0" w:color="auto"/>
        <w:right w:val="none" w:sz="0" w:space="0" w:color="auto"/>
      </w:divBdr>
    </w:div>
    <w:div w:id="1405180844">
      <w:bodyDiv w:val="1"/>
      <w:marLeft w:val="0"/>
      <w:marRight w:val="0"/>
      <w:marTop w:val="0"/>
      <w:marBottom w:val="0"/>
      <w:divBdr>
        <w:top w:val="none" w:sz="0" w:space="0" w:color="auto"/>
        <w:left w:val="none" w:sz="0" w:space="0" w:color="auto"/>
        <w:bottom w:val="none" w:sz="0" w:space="0" w:color="auto"/>
        <w:right w:val="none" w:sz="0" w:space="0" w:color="auto"/>
      </w:divBdr>
    </w:div>
    <w:div w:id="1405376487">
      <w:bodyDiv w:val="1"/>
      <w:marLeft w:val="0"/>
      <w:marRight w:val="0"/>
      <w:marTop w:val="0"/>
      <w:marBottom w:val="0"/>
      <w:divBdr>
        <w:top w:val="none" w:sz="0" w:space="0" w:color="auto"/>
        <w:left w:val="none" w:sz="0" w:space="0" w:color="auto"/>
        <w:bottom w:val="none" w:sz="0" w:space="0" w:color="auto"/>
        <w:right w:val="none" w:sz="0" w:space="0" w:color="auto"/>
      </w:divBdr>
    </w:div>
    <w:div w:id="1405564439">
      <w:bodyDiv w:val="1"/>
      <w:marLeft w:val="0"/>
      <w:marRight w:val="0"/>
      <w:marTop w:val="0"/>
      <w:marBottom w:val="0"/>
      <w:divBdr>
        <w:top w:val="none" w:sz="0" w:space="0" w:color="auto"/>
        <w:left w:val="none" w:sz="0" w:space="0" w:color="auto"/>
        <w:bottom w:val="none" w:sz="0" w:space="0" w:color="auto"/>
        <w:right w:val="none" w:sz="0" w:space="0" w:color="auto"/>
      </w:divBdr>
    </w:div>
    <w:div w:id="1406951972">
      <w:bodyDiv w:val="1"/>
      <w:marLeft w:val="0"/>
      <w:marRight w:val="0"/>
      <w:marTop w:val="0"/>
      <w:marBottom w:val="0"/>
      <w:divBdr>
        <w:top w:val="none" w:sz="0" w:space="0" w:color="auto"/>
        <w:left w:val="none" w:sz="0" w:space="0" w:color="auto"/>
        <w:bottom w:val="none" w:sz="0" w:space="0" w:color="auto"/>
        <w:right w:val="none" w:sz="0" w:space="0" w:color="auto"/>
      </w:divBdr>
    </w:div>
    <w:div w:id="1408572164">
      <w:bodyDiv w:val="1"/>
      <w:marLeft w:val="0"/>
      <w:marRight w:val="0"/>
      <w:marTop w:val="0"/>
      <w:marBottom w:val="0"/>
      <w:divBdr>
        <w:top w:val="none" w:sz="0" w:space="0" w:color="auto"/>
        <w:left w:val="none" w:sz="0" w:space="0" w:color="auto"/>
        <w:bottom w:val="none" w:sz="0" w:space="0" w:color="auto"/>
        <w:right w:val="none" w:sz="0" w:space="0" w:color="auto"/>
      </w:divBdr>
    </w:div>
    <w:div w:id="1408572597">
      <w:bodyDiv w:val="1"/>
      <w:marLeft w:val="0"/>
      <w:marRight w:val="0"/>
      <w:marTop w:val="0"/>
      <w:marBottom w:val="0"/>
      <w:divBdr>
        <w:top w:val="none" w:sz="0" w:space="0" w:color="auto"/>
        <w:left w:val="none" w:sz="0" w:space="0" w:color="auto"/>
        <w:bottom w:val="none" w:sz="0" w:space="0" w:color="auto"/>
        <w:right w:val="none" w:sz="0" w:space="0" w:color="auto"/>
      </w:divBdr>
    </w:div>
    <w:div w:id="1409034830">
      <w:bodyDiv w:val="1"/>
      <w:marLeft w:val="0"/>
      <w:marRight w:val="0"/>
      <w:marTop w:val="0"/>
      <w:marBottom w:val="0"/>
      <w:divBdr>
        <w:top w:val="none" w:sz="0" w:space="0" w:color="auto"/>
        <w:left w:val="none" w:sz="0" w:space="0" w:color="auto"/>
        <w:bottom w:val="none" w:sz="0" w:space="0" w:color="auto"/>
        <w:right w:val="none" w:sz="0" w:space="0" w:color="auto"/>
      </w:divBdr>
    </w:div>
    <w:div w:id="1409382035">
      <w:bodyDiv w:val="1"/>
      <w:marLeft w:val="0"/>
      <w:marRight w:val="0"/>
      <w:marTop w:val="0"/>
      <w:marBottom w:val="0"/>
      <w:divBdr>
        <w:top w:val="none" w:sz="0" w:space="0" w:color="auto"/>
        <w:left w:val="none" w:sz="0" w:space="0" w:color="auto"/>
        <w:bottom w:val="none" w:sz="0" w:space="0" w:color="auto"/>
        <w:right w:val="none" w:sz="0" w:space="0" w:color="auto"/>
      </w:divBdr>
    </w:div>
    <w:div w:id="1410036573">
      <w:bodyDiv w:val="1"/>
      <w:marLeft w:val="0"/>
      <w:marRight w:val="0"/>
      <w:marTop w:val="0"/>
      <w:marBottom w:val="0"/>
      <w:divBdr>
        <w:top w:val="none" w:sz="0" w:space="0" w:color="auto"/>
        <w:left w:val="none" w:sz="0" w:space="0" w:color="auto"/>
        <w:bottom w:val="none" w:sz="0" w:space="0" w:color="auto"/>
        <w:right w:val="none" w:sz="0" w:space="0" w:color="auto"/>
      </w:divBdr>
      <w:divsChild>
        <w:div w:id="1275558632">
          <w:marLeft w:val="0"/>
          <w:marRight w:val="0"/>
          <w:marTop w:val="0"/>
          <w:marBottom w:val="0"/>
          <w:divBdr>
            <w:top w:val="none" w:sz="0" w:space="0" w:color="auto"/>
            <w:left w:val="none" w:sz="0" w:space="0" w:color="auto"/>
            <w:bottom w:val="none" w:sz="0" w:space="0" w:color="auto"/>
            <w:right w:val="none" w:sz="0" w:space="0" w:color="auto"/>
          </w:divBdr>
          <w:divsChild>
            <w:div w:id="198325177">
              <w:marLeft w:val="0"/>
              <w:marRight w:val="0"/>
              <w:marTop w:val="0"/>
              <w:marBottom w:val="0"/>
              <w:divBdr>
                <w:top w:val="none" w:sz="0" w:space="0" w:color="auto"/>
                <w:left w:val="none" w:sz="0" w:space="0" w:color="auto"/>
                <w:bottom w:val="none" w:sz="0" w:space="0" w:color="auto"/>
                <w:right w:val="none" w:sz="0" w:space="0" w:color="auto"/>
              </w:divBdr>
              <w:divsChild>
                <w:div w:id="1428384646">
                  <w:marLeft w:val="0"/>
                  <w:marRight w:val="0"/>
                  <w:marTop w:val="0"/>
                  <w:marBottom w:val="0"/>
                  <w:divBdr>
                    <w:top w:val="none" w:sz="0" w:space="0" w:color="auto"/>
                    <w:left w:val="none" w:sz="0" w:space="0" w:color="auto"/>
                    <w:bottom w:val="none" w:sz="0" w:space="0" w:color="auto"/>
                    <w:right w:val="none" w:sz="0" w:space="0" w:color="auto"/>
                  </w:divBdr>
                  <w:divsChild>
                    <w:div w:id="873345840">
                      <w:marLeft w:val="0"/>
                      <w:marRight w:val="0"/>
                      <w:marTop w:val="0"/>
                      <w:marBottom w:val="0"/>
                      <w:divBdr>
                        <w:top w:val="none" w:sz="0" w:space="0" w:color="auto"/>
                        <w:left w:val="none" w:sz="0" w:space="0" w:color="auto"/>
                        <w:bottom w:val="none" w:sz="0" w:space="0" w:color="auto"/>
                        <w:right w:val="none" w:sz="0" w:space="0" w:color="auto"/>
                      </w:divBdr>
                      <w:divsChild>
                        <w:div w:id="405759982">
                          <w:marLeft w:val="0"/>
                          <w:marRight w:val="0"/>
                          <w:marTop w:val="0"/>
                          <w:marBottom w:val="0"/>
                          <w:divBdr>
                            <w:top w:val="none" w:sz="0" w:space="0" w:color="auto"/>
                            <w:left w:val="none" w:sz="0" w:space="0" w:color="auto"/>
                            <w:bottom w:val="none" w:sz="0" w:space="0" w:color="auto"/>
                            <w:right w:val="none" w:sz="0" w:space="0" w:color="auto"/>
                          </w:divBdr>
                          <w:divsChild>
                            <w:div w:id="1465385865">
                              <w:marLeft w:val="0"/>
                              <w:marRight w:val="0"/>
                              <w:marTop w:val="0"/>
                              <w:marBottom w:val="0"/>
                              <w:divBdr>
                                <w:top w:val="none" w:sz="0" w:space="0" w:color="auto"/>
                                <w:left w:val="none" w:sz="0" w:space="0" w:color="auto"/>
                                <w:bottom w:val="none" w:sz="0" w:space="0" w:color="auto"/>
                                <w:right w:val="none" w:sz="0" w:space="0" w:color="auto"/>
                              </w:divBdr>
                              <w:divsChild>
                                <w:div w:id="9854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422671">
      <w:bodyDiv w:val="1"/>
      <w:marLeft w:val="0"/>
      <w:marRight w:val="0"/>
      <w:marTop w:val="0"/>
      <w:marBottom w:val="0"/>
      <w:divBdr>
        <w:top w:val="none" w:sz="0" w:space="0" w:color="auto"/>
        <w:left w:val="none" w:sz="0" w:space="0" w:color="auto"/>
        <w:bottom w:val="none" w:sz="0" w:space="0" w:color="auto"/>
        <w:right w:val="none" w:sz="0" w:space="0" w:color="auto"/>
      </w:divBdr>
    </w:div>
    <w:div w:id="1411269656">
      <w:bodyDiv w:val="1"/>
      <w:marLeft w:val="0"/>
      <w:marRight w:val="0"/>
      <w:marTop w:val="0"/>
      <w:marBottom w:val="0"/>
      <w:divBdr>
        <w:top w:val="none" w:sz="0" w:space="0" w:color="auto"/>
        <w:left w:val="none" w:sz="0" w:space="0" w:color="auto"/>
        <w:bottom w:val="none" w:sz="0" w:space="0" w:color="auto"/>
        <w:right w:val="none" w:sz="0" w:space="0" w:color="auto"/>
      </w:divBdr>
    </w:div>
    <w:div w:id="1411737142">
      <w:bodyDiv w:val="1"/>
      <w:marLeft w:val="0"/>
      <w:marRight w:val="0"/>
      <w:marTop w:val="0"/>
      <w:marBottom w:val="0"/>
      <w:divBdr>
        <w:top w:val="none" w:sz="0" w:space="0" w:color="auto"/>
        <w:left w:val="none" w:sz="0" w:space="0" w:color="auto"/>
        <w:bottom w:val="none" w:sz="0" w:space="0" w:color="auto"/>
        <w:right w:val="none" w:sz="0" w:space="0" w:color="auto"/>
      </w:divBdr>
    </w:div>
    <w:div w:id="1412043043">
      <w:bodyDiv w:val="1"/>
      <w:marLeft w:val="0"/>
      <w:marRight w:val="0"/>
      <w:marTop w:val="0"/>
      <w:marBottom w:val="0"/>
      <w:divBdr>
        <w:top w:val="none" w:sz="0" w:space="0" w:color="auto"/>
        <w:left w:val="none" w:sz="0" w:space="0" w:color="auto"/>
        <w:bottom w:val="none" w:sz="0" w:space="0" w:color="auto"/>
        <w:right w:val="none" w:sz="0" w:space="0" w:color="auto"/>
      </w:divBdr>
    </w:div>
    <w:div w:id="1412236296">
      <w:bodyDiv w:val="1"/>
      <w:marLeft w:val="0"/>
      <w:marRight w:val="0"/>
      <w:marTop w:val="0"/>
      <w:marBottom w:val="0"/>
      <w:divBdr>
        <w:top w:val="none" w:sz="0" w:space="0" w:color="auto"/>
        <w:left w:val="none" w:sz="0" w:space="0" w:color="auto"/>
        <w:bottom w:val="none" w:sz="0" w:space="0" w:color="auto"/>
        <w:right w:val="none" w:sz="0" w:space="0" w:color="auto"/>
      </w:divBdr>
    </w:div>
    <w:div w:id="1412434128">
      <w:bodyDiv w:val="1"/>
      <w:marLeft w:val="0"/>
      <w:marRight w:val="0"/>
      <w:marTop w:val="0"/>
      <w:marBottom w:val="0"/>
      <w:divBdr>
        <w:top w:val="none" w:sz="0" w:space="0" w:color="auto"/>
        <w:left w:val="none" w:sz="0" w:space="0" w:color="auto"/>
        <w:bottom w:val="none" w:sz="0" w:space="0" w:color="auto"/>
        <w:right w:val="none" w:sz="0" w:space="0" w:color="auto"/>
      </w:divBdr>
    </w:div>
    <w:div w:id="1412502528">
      <w:bodyDiv w:val="1"/>
      <w:marLeft w:val="0"/>
      <w:marRight w:val="0"/>
      <w:marTop w:val="0"/>
      <w:marBottom w:val="0"/>
      <w:divBdr>
        <w:top w:val="none" w:sz="0" w:space="0" w:color="auto"/>
        <w:left w:val="none" w:sz="0" w:space="0" w:color="auto"/>
        <w:bottom w:val="none" w:sz="0" w:space="0" w:color="auto"/>
        <w:right w:val="none" w:sz="0" w:space="0" w:color="auto"/>
      </w:divBdr>
    </w:div>
    <w:div w:id="1412582690">
      <w:bodyDiv w:val="1"/>
      <w:marLeft w:val="0"/>
      <w:marRight w:val="0"/>
      <w:marTop w:val="0"/>
      <w:marBottom w:val="0"/>
      <w:divBdr>
        <w:top w:val="none" w:sz="0" w:space="0" w:color="auto"/>
        <w:left w:val="none" w:sz="0" w:space="0" w:color="auto"/>
        <w:bottom w:val="none" w:sz="0" w:space="0" w:color="auto"/>
        <w:right w:val="none" w:sz="0" w:space="0" w:color="auto"/>
      </w:divBdr>
    </w:div>
    <w:div w:id="1413426061">
      <w:bodyDiv w:val="1"/>
      <w:marLeft w:val="0"/>
      <w:marRight w:val="0"/>
      <w:marTop w:val="0"/>
      <w:marBottom w:val="0"/>
      <w:divBdr>
        <w:top w:val="none" w:sz="0" w:space="0" w:color="auto"/>
        <w:left w:val="none" w:sz="0" w:space="0" w:color="auto"/>
        <w:bottom w:val="none" w:sz="0" w:space="0" w:color="auto"/>
        <w:right w:val="none" w:sz="0" w:space="0" w:color="auto"/>
      </w:divBdr>
    </w:div>
    <w:div w:id="1414007591">
      <w:bodyDiv w:val="1"/>
      <w:marLeft w:val="0"/>
      <w:marRight w:val="0"/>
      <w:marTop w:val="0"/>
      <w:marBottom w:val="0"/>
      <w:divBdr>
        <w:top w:val="none" w:sz="0" w:space="0" w:color="auto"/>
        <w:left w:val="none" w:sz="0" w:space="0" w:color="auto"/>
        <w:bottom w:val="none" w:sz="0" w:space="0" w:color="auto"/>
        <w:right w:val="none" w:sz="0" w:space="0" w:color="auto"/>
      </w:divBdr>
      <w:divsChild>
        <w:div w:id="158354748">
          <w:marLeft w:val="640"/>
          <w:marRight w:val="0"/>
          <w:marTop w:val="0"/>
          <w:marBottom w:val="0"/>
          <w:divBdr>
            <w:top w:val="none" w:sz="0" w:space="0" w:color="auto"/>
            <w:left w:val="none" w:sz="0" w:space="0" w:color="auto"/>
            <w:bottom w:val="none" w:sz="0" w:space="0" w:color="auto"/>
            <w:right w:val="none" w:sz="0" w:space="0" w:color="auto"/>
          </w:divBdr>
        </w:div>
        <w:div w:id="234166039">
          <w:marLeft w:val="640"/>
          <w:marRight w:val="0"/>
          <w:marTop w:val="0"/>
          <w:marBottom w:val="0"/>
          <w:divBdr>
            <w:top w:val="none" w:sz="0" w:space="0" w:color="auto"/>
            <w:left w:val="none" w:sz="0" w:space="0" w:color="auto"/>
            <w:bottom w:val="none" w:sz="0" w:space="0" w:color="auto"/>
            <w:right w:val="none" w:sz="0" w:space="0" w:color="auto"/>
          </w:divBdr>
        </w:div>
        <w:div w:id="260845174">
          <w:marLeft w:val="640"/>
          <w:marRight w:val="0"/>
          <w:marTop w:val="0"/>
          <w:marBottom w:val="0"/>
          <w:divBdr>
            <w:top w:val="none" w:sz="0" w:space="0" w:color="auto"/>
            <w:left w:val="none" w:sz="0" w:space="0" w:color="auto"/>
            <w:bottom w:val="none" w:sz="0" w:space="0" w:color="auto"/>
            <w:right w:val="none" w:sz="0" w:space="0" w:color="auto"/>
          </w:divBdr>
        </w:div>
        <w:div w:id="310135053">
          <w:marLeft w:val="640"/>
          <w:marRight w:val="0"/>
          <w:marTop w:val="0"/>
          <w:marBottom w:val="0"/>
          <w:divBdr>
            <w:top w:val="none" w:sz="0" w:space="0" w:color="auto"/>
            <w:left w:val="none" w:sz="0" w:space="0" w:color="auto"/>
            <w:bottom w:val="none" w:sz="0" w:space="0" w:color="auto"/>
            <w:right w:val="none" w:sz="0" w:space="0" w:color="auto"/>
          </w:divBdr>
        </w:div>
        <w:div w:id="476654928">
          <w:marLeft w:val="640"/>
          <w:marRight w:val="0"/>
          <w:marTop w:val="0"/>
          <w:marBottom w:val="0"/>
          <w:divBdr>
            <w:top w:val="none" w:sz="0" w:space="0" w:color="auto"/>
            <w:left w:val="none" w:sz="0" w:space="0" w:color="auto"/>
            <w:bottom w:val="none" w:sz="0" w:space="0" w:color="auto"/>
            <w:right w:val="none" w:sz="0" w:space="0" w:color="auto"/>
          </w:divBdr>
        </w:div>
        <w:div w:id="582183298">
          <w:marLeft w:val="640"/>
          <w:marRight w:val="0"/>
          <w:marTop w:val="0"/>
          <w:marBottom w:val="0"/>
          <w:divBdr>
            <w:top w:val="none" w:sz="0" w:space="0" w:color="auto"/>
            <w:left w:val="none" w:sz="0" w:space="0" w:color="auto"/>
            <w:bottom w:val="none" w:sz="0" w:space="0" w:color="auto"/>
            <w:right w:val="none" w:sz="0" w:space="0" w:color="auto"/>
          </w:divBdr>
        </w:div>
        <w:div w:id="584803456">
          <w:marLeft w:val="640"/>
          <w:marRight w:val="0"/>
          <w:marTop w:val="0"/>
          <w:marBottom w:val="0"/>
          <w:divBdr>
            <w:top w:val="none" w:sz="0" w:space="0" w:color="auto"/>
            <w:left w:val="none" w:sz="0" w:space="0" w:color="auto"/>
            <w:bottom w:val="none" w:sz="0" w:space="0" w:color="auto"/>
            <w:right w:val="none" w:sz="0" w:space="0" w:color="auto"/>
          </w:divBdr>
        </w:div>
        <w:div w:id="656419268">
          <w:marLeft w:val="640"/>
          <w:marRight w:val="0"/>
          <w:marTop w:val="0"/>
          <w:marBottom w:val="0"/>
          <w:divBdr>
            <w:top w:val="none" w:sz="0" w:space="0" w:color="auto"/>
            <w:left w:val="none" w:sz="0" w:space="0" w:color="auto"/>
            <w:bottom w:val="none" w:sz="0" w:space="0" w:color="auto"/>
            <w:right w:val="none" w:sz="0" w:space="0" w:color="auto"/>
          </w:divBdr>
        </w:div>
        <w:div w:id="887957270">
          <w:marLeft w:val="640"/>
          <w:marRight w:val="0"/>
          <w:marTop w:val="0"/>
          <w:marBottom w:val="0"/>
          <w:divBdr>
            <w:top w:val="none" w:sz="0" w:space="0" w:color="auto"/>
            <w:left w:val="none" w:sz="0" w:space="0" w:color="auto"/>
            <w:bottom w:val="none" w:sz="0" w:space="0" w:color="auto"/>
            <w:right w:val="none" w:sz="0" w:space="0" w:color="auto"/>
          </w:divBdr>
        </w:div>
        <w:div w:id="929704910">
          <w:marLeft w:val="640"/>
          <w:marRight w:val="0"/>
          <w:marTop w:val="0"/>
          <w:marBottom w:val="0"/>
          <w:divBdr>
            <w:top w:val="none" w:sz="0" w:space="0" w:color="auto"/>
            <w:left w:val="none" w:sz="0" w:space="0" w:color="auto"/>
            <w:bottom w:val="none" w:sz="0" w:space="0" w:color="auto"/>
            <w:right w:val="none" w:sz="0" w:space="0" w:color="auto"/>
          </w:divBdr>
        </w:div>
        <w:div w:id="987905608">
          <w:marLeft w:val="640"/>
          <w:marRight w:val="0"/>
          <w:marTop w:val="0"/>
          <w:marBottom w:val="0"/>
          <w:divBdr>
            <w:top w:val="none" w:sz="0" w:space="0" w:color="auto"/>
            <w:left w:val="none" w:sz="0" w:space="0" w:color="auto"/>
            <w:bottom w:val="none" w:sz="0" w:space="0" w:color="auto"/>
            <w:right w:val="none" w:sz="0" w:space="0" w:color="auto"/>
          </w:divBdr>
        </w:div>
        <w:div w:id="1122072224">
          <w:marLeft w:val="640"/>
          <w:marRight w:val="0"/>
          <w:marTop w:val="0"/>
          <w:marBottom w:val="0"/>
          <w:divBdr>
            <w:top w:val="none" w:sz="0" w:space="0" w:color="auto"/>
            <w:left w:val="none" w:sz="0" w:space="0" w:color="auto"/>
            <w:bottom w:val="none" w:sz="0" w:space="0" w:color="auto"/>
            <w:right w:val="none" w:sz="0" w:space="0" w:color="auto"/>
          </w:divBdr>
        </w:div>
        <w:div w:id="1192066999">
          <w:marLeft w:val="640"/>
          <w:marRight w:val="0"/>
          <w:marTop w:val="0"/>
          <w:marBottom w:val="0"/>
          <w:divBdr>
            <w:top w:val="none" w:sz="0" w:space="0" w:color="auto"/>
            <w:left w:val="none" w:sz="0" w:space="0" w:color="auto"/>
            <w:bottom w:val="none" w:sz="0" w:space="0" w:color="auto"/>
            <w:right w:val="none" w:sz="0" w:space="0" w:color="auto"/>
          </w:divBdr>
        </w:div>
        <w:div w:id="1222256893">
          <w:marLeft w:val="640"/>
          <w:marRight w:val="0"/>
          <w:marTop w:val="0"/>
          <w:marBottom w:val="0"/>
          <w:divBdr>
            <w:top w:val="none" w:sz="0" w:space="0" w:color="auto"/>
            <w:left w:val="none" w:sz="0" w:space="0" w:color="auto"/>
            <w:bottom w:val="none" w:sz="0" w:space="0" w:color="auto"/>
            <w:right w:val="none" w:sz="0" w:space="0" w:color="auto"/>
          </w:divBdr>
        </w:div>
        <w:div w:id="1258247977">
          <w:marLeft w:val="640"/>
          <w:marRight w:val="0"/>
          <w:marTop w:val="0"/>
          <w:marBottom w:val="0"/>
          <w:divBdr>
            <w:top w:val="none" w:sz="0" w:space="0" w:color="auto"/>
            <w:left w:val="none" w:sz="0" w:space="0" w:color="auto"/>
            <w:bottom w:val="none" w:sz="0" w:space="0" w:color="auto"/>
            <w:right w:val="none" w:sz="0" w:space="0" w:color="auto"/>
          </w:divBdr>
        </w:div>
        <w:div w:id="1293249425">
          <w:marLeft w:val="640"/>
          <w:marRight w:val="0"/>
          <w:marTop w:val="0"/>
          <w:marBottom w:val="0"/>
          <w:divBdr>
            <w:top w:val="none" w:sz="0" w:space="0" w:color="auto"/>
            <w:left w:val="none" w:sz="0" w:space="0" w:color="auto"/>
            <w:bottom w:val="none" w:sz="0" w:space="0" w:color="auto"/>
            <w:right w:val="none" w:sz="0" w:space="0" w:color="auto"/>
          </w:divBdr>
        </w:div>
        <w:div w:id="1339314157">
          <w:marLeft w:val="640"/>
          <w:marRight w:val="0"/>
          <w:marTop w:val="0"/>
          <w:marBottom w:val="0"/>
          <w:divBdr>
            <w:top w:val="none" w:sz="0" w:space="0" w:color="auto"/>
            <w:left w:val="none" w:sz="0" w:space="0" w:color="auto"/>
            <w:bottom w:val="none" w:sz="0" w:space="0" w:color="auto"/>
            <w:right w:val="none" w:sz="0" w:space="0" w:color="auto"/>
          </w:divBdr>
        </w:div>
        <w:div w:id="1360543532">
          <w:marLeft w:val="640"/>
          <w:marRight w:val="0"/>
          <w:marTop w:val="0"/>
          <w:marBottom w:val="0"/>
          <w:divBdr>
            <w:top w:val="none" w:sz="0" w:space="0" w:color="auto"/>
            <w:left w:val="none" w:sz="0" w:space="0" w:color="auto"/>
            <w:bottom w:val="none" w:sz="0" w:space="0" w:color="auto"/>
            <w:right w:val="none" w:sz="0" w:space="0" w:color="auto"/>
          </w:divBdr>
        </w:div>
        <w:div w:id="1561360322">
          <w:marLeft w:val="640"/>
          <w:marRight w:val="0"/>
          <w:marTop w:val="0"/>
          <w:marBottom w:val="0"/>
          <w:divBdr>
            <w:top w:val="none" w:sz="0" w:space="0" w:color="auto"/>
            <w:left w:val="none" w:sz="0" w:space="0" w:color="auto"/>
            <w:bottom w:val="none" w:sz="0" w:space="0" w:color="auto"/>
            <w:right w:val="none" w:sz="0" w:space="0" w:color="auto"/>
          </w:divBdr>
        </w:div>
        <w:div w:id="1618177596">
          <w:marLeft w:val="640"/>
          <w:marRight w:val="0"/>
          <w:marTop w:val="0"/>
          <w:marBottom w:val="0"/>
          <w:divBdr>
            <w:top w:val="none" w:sz="0" w:space="0" w:color="auto"/>
            <w:left w:val="none" w:sz="0" w:space="0" w:color="auto"/>
            <w:bottom w:val="none" w:sz="0" w:space="0" w:color="auto"/>
            <w:right w:val="none" w:sz="0" w:space="0" w:color="auto"/>
          </w:divBdr>
        </w:div>
        <w:div w:id="1738626910">
          <w:marLeft w:val="640"/>
          <w:marRight w:val="0"/>
          <w:marTop w:val="0"/>
          <w:marBottom w:val="0"/>
          <w:divBdr>
            <w:top w:val="none" w:sz="0" w:space="0" w:color="auto"/>
            <w:left w:val="none" w:sz="0" w:space="0" w:color="auto"/>
            <w:bottom w:val="none" w:sz="0" w:space="0" w:color="auto"/>
            <w:right w:val="none" w:sz="0" w:space="0" w:color="auto"/>
          </w:divBdr>
        </w:div>
        <w:div w:id="1862429565">
          <w:marLeft w:val="640"/>
          <w:marRight w:val="0"/>
          <w:marTop w:val="0"/>
          <w:marBottom w:val="0"/>
          <w:divBdr>
            <w:top w:val="none" w:sz="0" w:space="0" w:color="auto"/>
            <w:left w:val="none" w:sz="0" w:space="0" w:color="auto"/>
            <w:bottom w:val="none" w:sz="0" w:space="0" w:color="auto"/>
            <w:right w:val="none" w:sz="0" w:space="0" w:color="auto"/>
          </w:divBdr>
        </w:div>
        <w:div w:id="1951470555">
          <w:marLeft w:val="640"/>
          <w:marRight w:val="0"/>
          <w:marTop w:val="0"/>
          <w:marBottom w:val="0"/>
          <w:divBdr>
            <w:top w:val="none" w:sz="0" w:space="0" w:color="auto"/>
            <w:left w:val="none" w:sz="0" w:space="0" w:color="auto"/>
            <w:bottom w:val="none" w:sz="0" w:space="0" w:color="auto"/>
            <w:right w:val="none" w:sz="0" w:space="0" w:color="auto"/>
          </w:divBdr>
        </w:div>
        <w:div w:id="2056392527">
          <w:marLeft w:val="640"/>
          <w:marRight w:val="0"/>
          <w:marTop w:val="0"/>
          <w:marBottom w:val="0"/>
          <w:divBdr>
            <w:top w:val="none" w:sz="0" w:space="0" w:color="auto"/>
            <w:left w:val="none" w:sz="0" w:space="0" w:color="auto"/>
            <w:bottom w:val="none" w:sz="0" w:space="0" w:color="auto"/>
            <w:right w:val="none" w:sz="0" w:space="0" w:color="auto"/>
          </w:divBdr>
        </w:div>
        <w:div w:id="2076734390">
          <w:marLeft w:val="640"/>
          <w:marRight w:val="0"/>
          <w:marTop w:val="0"/>
          <w:marBottom w:val="0"/>
          <w:divBdr>
            <w:top w:val="none" w:sz="0" w:space="0" w:color="auto"/>
            <w:left w:val="none" w:sz="0" w:space="0" w:color="auto"/>
            <w:bottom w:val="none" w:sz="0" w:space="0" w:color="auto"/>
            <w:right w:val="none" w:sz="0" w:space="0" w:color="auto"/>
          </w:divBdr>
        </w:div>
        <w:div w:id="2089232153">
          <w:marLeft w:val="640"/>
          <w:marRight w:val="0"/>
          <w:marTop w:val="0"/>
          <w:marBottom w:val="0"/>
          <w:divBdr>
            <w:top w:val="none" w:sz="0" w:space="0" w:color="auto"/>
            <w:left w:val="none" w:sz="0" w:space="0" w:color="auto"/>
            <w:bottom w:val="none" w:sz="0" w:space="0" w:color="auto"/>
            <w:right w:val="none" w:sz="0" w:space="0" w:color="auto"/>
          </w:divBdr>
        </w:div>
        <w:div w:id="2098745906">
          <w:marLeft w:val="640"/>
          <w:marRight w:val="0"/>
          <w:marTop w:val="0"/>
          <w:marBottom w:val="0"/>
          <w:divBdr>
            <w:top w:val="none" w:sz="0" w:space="0" w:color="auto"/>
            <w:left w:val="none" w:sz="0" w:space="0" w:color="auto"/>
            <w:bottom w:val="none" w:sz="0" w:space="0" w:color="auto"/>
            <w:right w:val="none" w:sz="0" w:space="0" w:color="auto"/>
          </w:divBdr>
        </w:div>
        <w:div w:id="2107114452">
          <w:marLeft w:val="640"/>
          <w:marRight w:val="0"/>
          <w:marTop w:val="0"/>
          <w:marBottom w:val="0"/>
          <w:divBdr>
            <w:top w:val="none" w:sz="0" w:space="0" w:color="auto"/>
            <w:left w:val="none" w:sz="0" w:space="0" w:color="auto"/>
            <w:bottom w:val="none" w:sz="0" w:space="0" w:color="auto"/>
            <w:right w:val="none" w:sz="0" w:space="0" w:color="auto"/>
          </w:divBdr>
        </w:div>
        <w:div w:id="2146467385">
          <w:marLeft w:val="640"/>
          <w:marRight w:val="0"/>
          <w:marTop w:val="0"/>
          <w:marBottom w:val="0"/>
          <w:divBdr>
            <w:top w:val="none" w:sz="0" w:space="0" w:color="auto"/>
            <w:left w:val="none" w:sz="0" w:space="0" w:color="auto"/>
            <w:bottom w:val="none" w:sz="0" w:space="0" w:color="auto"/>
            <w:right w:val="none" w:sz="0" w:space="0" w:color="auto"/>
          </w:divBdr>
        </w:div>
      </w:divsChild>
    </w:div>
    <w:div w:id="1414232424">
      <w:bodyDiv w:val="1"/>
      <w:marLeft w:val="0"/>
      <w:marRight w:val="0"/>
      <w:marTop w:val="0"/>
      <w:marBottom w:val="0"/>
      <w:divBdr>
        <w:top w:val="none" w:sz="0" w:space="0" w:color="auto"/>
        <w:left w:val="none" w:sz="0" w:space="0" w:color="auto"/>
        <w:bottom w:val="none" w:sz="0" w:space="0" w:color="auto"/>
        <w:right w:val="none" w:sz="0" w:space="0" w:color="auto"/>
      </w:divBdr>
    </w:div>
    <w:div w:id="1414283509">
      <w:bodyDiv w:val="1"/>
      <w:marLeft w:val="0"/>
      <w:marRight w:val="0"/>
      <w:marTop w:val="0"/>
      <w:marBottom w:val="0"/>
      <w:divBdr>
        <w:top w:val="none" w:sz="0" w:space="0" w:color="auto"/>
        <w:left w:val="none" w:sz="0" w:space="0" w:color="auto"/>
        <w:bottom w:val="none" w:sz="0" w:space="0" w:color="auto"/>
        <w:right w:val="none" w:sz="0" w:space="0" w:color="auto"/>
      </w:divBdr>
    </w:div>
    <w:div w:id="1415709975">
      <w:bodyDiv w:val="1"/>
      <w:marLeft w:val="0"/>
      <w:marRight w:val="0"/>
      <w:marTop w:val="0"/>
      <w:marBottom w:val="0"/>
      <w:divBdr>
        <w:top w:val="none" w:sz="0" w:space="0" w:color="auto"/>
        <w:left w:val="none" w:sz="0" w:space="0" w:color="auto"/>
        <w:bottom w:val="none" w:sz="0" w:space="0" w:color="auto"/>
        <w:right w:val="none" w:sz="0" w:space="0" w:color="auto"/>
      </w:divBdr>
    </w:div>
    <w:div w:id="1415857531">
      <w:bodyDiv w:val="1"/>
      <w:marLeft w:val="0"/>
      <w:marRight w:val="0"/>
      <w:marTop w:val="0"/>
      <w:marBottom w:val="0"/>
      <w:divBdr>
        <w:top w:val="none" w:sz="0" w:space="0" w:color="auto"/>
        <w:left w:val="none" w:sz="0" w:space="0" w:color="auto"/>
        <w:bottom w:val="none" w:sz="0" w:space="0" w:color="auto"/>
        <w:right w:val="none" w:sz="0" w:space="0" w:color="auto"/>
      </w:divBdr>
    </w:div>
    <w:div w:id="1416321745">
      <w:bodyDiv w:val="1"/>
      <w:marLeft w:val="0"/>
      <w:marRight w:val="0"/>
      <w:marTop w:val="0"/>
      <w:marBottom w:val="0"/>
      <w:divBdr>
        <w:top w:val="none" w:sz="0" w:space="0" w:color="auto"/>
        <w:left w:val="none" w:sz="0" w:space="0" w:color="auto"/>
        <w:bottom w:val="none" w:sz="0" w:space="0" w:color="auto"/>
        <w:right w:val="none" w:sz="0" w:space="0" w:color="auto"/>
      </w:divBdr>
    </w:div>
    <w:div w:id="1416783751">
      <w:bodyDiv w:val="1"/>
      <w:marLeft w:val="0"/>
      <w:marRight w:val="0"/>
      <w:marTop w:val="0"/>
      <w:marBottom w:val="0"/>
      <w:divBdr>
        <w:top w:val="none" w:sz="0" w:space="0" w:color="auto"/>
        <w:left w:val="none" w:sz="0" w:space="0" w:color="auto"/>
        <w:bottom w:val="none" w:sz="0" w:space="0" w:color="auto"/>
        <w:right w:val="none" w:sz="0" w:space="0" w:color="auto"/>
      </w:divBdr>
    </w:div>
    <w:div w:id="1418407613">
      <w:bodyDiv w:val="1"/>
      <w:marLeft w:val="0"/>
      <w:marRight w:val="0"/>
      <w:marTop w:val="0"/>
      <w:marBottom w:val="0"/>
      <w:divBdr>
        <w:top w:val="none" w:sz="0" w:space="0" w:color="auto"/>
        <w:left w:val="none" w:sz="0" w:space="0" w:color="auto"/>
        <w:bottom w:val="none" w:sz="0" w:space="0" w:color="auto"/>
        <w:right w:val="none" w:sz="0" w:space="0" w:color="auto"/>
      </w:divBdr>
    </w:div>
    <w:div w:id="1418482626">
      <w:bodyDiv w:val="1"/>
      <w:marLeft w:val="0"/>
      <w:marRight w:val="0"/>
      <w:marTop w:val="0"/>
      <w:marBottom w:val="0"/>
      <w:divBdr>
        <w:top w:val="none" w:sz="0" w:space="0" w:color="auto"/>
        <w:left w:val="none" w:sz="0" w:space="0" w:color="auto"/>
        <w:bottom w:val="none" w:sz="0" w:space="0" w:color="auto"/>
        <w:right w:val="none" w:sz="0" w:space="0" w:color="auto"/>
      </w:divBdr>
    </w:div>
    <w:div w:id="1418552236">
      <w:bodyDiv w:val="1"/>
      <w:marLeft w:val="0"/>
      <w:marRight w:val="0"/>
      <w:marTop w:val="0"/>
      <w:marBottom w:val="0"/>
      <w:divBdr>
        <w:top w:val="none" w:sz="0" w:space="0" w:color="auto"/>
        <w:left w:val="none" w:sz="0" w:space="0" w:color="auto"/>
        <w:bottom w:val="none" w:sz="0" w:space="0" w:color="auto"/>
        <w:right w:val="none" w:sz="0" w:space="0" w:color="auto"/>
      </w:divBdr>
    </w:div>
    <w:div w:id="1418671603">
      <w:bodyDiv w:val="1"/>
      <w:marLeft w:val="0"/>
      <w:marRight w:val="0"/>
      <w:marTop w:val="0"/>
      <w:marBottom w:val="0"/>
      <w:divBdr>
        <w:top w:val="none" w:sz="0" w:space="0" w:color="auto"/>
        <w:left w:val="none" w:sz="0" w:space="0" w:color="auto"/>
        <w:bottom w:val="none" w:sz="0" w:space="0" w:color="auto"/>
        <w:right w:val="none" w:sz="0" w:space="0" w:color="auto"/>
      </w:divBdr>
    </w:div>
    <w:div w:id="1418942814">
      <w:bodyDiv w:val="1"/>
      <w:marLeft w:val="0"/>
      <w:marRight w:val="0"/>
      <w:marTop w:val="0"/>
      <w:marBottom w:val="0"/>
      <w:divBdr>
        <w:top w:val="none" w:sz="0" w:space="0" w:color="auto"/>
        <w:left w:val="none" w:sz="0" w:space="0" w:color="auto"/>
        <w:bottom w:val="none" w:sz="0" w:space="0" w:color="auto"/>
        <w:right w:val="none" w:sz="0" w:space="0" w:color="auto"/>
      </w:divBdr>
    </w:div>
    <w:div w:id="1419059281">
      <w:bodyDiv w:val="1"/>
      <w:marLeft w:val="0"/>
      <w:marRight w:val="0"/>
      <w:marTop w:val="0"/>
      <w:marBottom w:val="0"/>
      <w:divBdr>
        <w:top w:val="none" w:sz="0" w:space="0" w:color="auto"/>
        <w:left w:val="none" w:sz="0" w:space="0" w:color="auto"/>
        <w:bottom w:val="none" w:sz="0" w:space="0" w:color="auto"/>
        <w:right w:val="none" w:sz="0" w:space="0" w:color="auto"/>
      </w:divBdr>
    </w:div>
    <w:div w:id="1419059897">
      <w:bodyDiv w:val="1"/>
      <w:marLeft w:val="0"/>
      <w:marRight w:val="0"/>
      <w:marTop w:val="0"/>
      <w:marBottom w:val="0"/>
      <w:divBdr>
        <w:top w:val="none" w:sz="0" w:space="0" w:color="auto"/>
        <w:left w:val="none" w:sz="0" w:space="0" w:color="auto"/>
        <w:bottom w:val="none" w:sz="0" w:space="0" w:color="auto"/>
        <w:right w:val="none" w:sz="0" w:space="0" w:color="auto"/>
      </w:divBdr>
    </w:div>
    <w:div w:id="1419207733">
      <w:bodyDiv w:val="1"/>
      <w:marLeft w:val="0"/>
      <w:marRight w:val="0"/>
      <w:marTop w:val="0"/>
      <w:marBottom w:val="0"/>
      <w:divBdr>
        <w:top w:val="none" w:sz="0" w:space="0" w:color="auto"/>
        <w:left w:val="none" w:sz="0" w:space="0" w:color="auto"/>
        <w:bottom w:val="none" w:sz="0" w:space="0" w:color="auto"/>
        <w:right w:val="none" w:sz="0" w:space="0" w:color="auto"/>
      </w:divBdr>
    </w:div>
    <w:div w:id="1419329616">
      <w:bodyDiv w:val="1"/>
      <w:marLeft w:val="0"/>
      <w:marRight w:val="0"/>
      <w:marTop w:val="0"/>
      <w:marBottom w:val="0"/>
      <w:divBdr>
        <w:top w:val="none" w:sz="0" w:space="0" w:color="auto"/>
        <w:left w:val="none" w:sz="0" w:space="0" w:color="auto"/>
        <w:bottom w:val="none" w:sz="0" w:space="0" w:color="auto"/>
        <w:right w:val="none" w:sz="0" w:space="0" w:color="auto"/>
      </w:divBdr>
    </w:div>
    <w:div w:id="1419903803">
      <w:bodyDiv w:val="1"/>
      <w:marLeft w:val="0"/>
      <w:marRight w:val="0"/>
      <w:marTop w:val="0"/>
      <w:marBottom w:val="0"/>
      <w:divBdr>
        <w:top w:val="none" w:sz="0" w:space="0" w:color="auto"/>
        <w:left w:val="none" w:sz="0" w:space="0" w:color="auto"/>
        <w:bottom w:val="none" w:sz="0" w:space="0" w:color="auto"/>
        <w:right w:val="none" w:sz="0" w:space="0" w:color="auto"/>
      </w:divBdr>
    </w:div>
    <w:div w:id="1420254351">
      <w:bodyDiv w:val="1"/>
      <w:marLeft w:val="0"/>
      <w:marRight w:val="0"/>
      <w:marTop w:val="0"/>
      <w:marBottom w:val="0"/>
      <w:divBdr>
        <w:top w:val="none" w:sz="0" w:space="0" w:color="auto"/>
        <w:left w:val="none" w:sz="0" w:space="0" w:color="auto"/>
        <w:bottom w:val="none" w:sz="0" w:space="0" w:color="auto"/>
        <w:right w:val="none" w:sz="0" w:space="0" w:color="auto"/>
      </w:divBdr>
    </w:div>
    <w:div w:id="1420324891">
      <w:bodyDiv w:val="1"/>
      <w:marLeft w:val="0"/>
      <w:marRight w:val="0"/>
      <w:marTop w:val="0"/>
      <w:marBottom w:val="0"/>
      <w:divBdr>
        <w:top w:val="none" w:sz="0" w:space="0" w:color="auto"/>
        <w:left w:val="none" w:sz="0" w:space="0" w:color="auto"/>
        <w:bottom w:val="none" w:sz="0" w:space="0" w:color="auto"/>
        <w:right w:val="none" w:sz="0" w:space="0" w:color="auto"/>
      </w:divBdr>
    </w:div>
    <w:div w:id="1420904171">
      <w:bodyDiv w:val="1"/>
      <w:marLeft w:val="0"/>
      <w:marRight w:val="0"/>
      <w:marTop w:val="0"/>
      <w:marBottom w:val="0"/>
      <w:divBdr>
        <w:top w:val="none" w:sz="0" w:space="0" w:color="auto"/>
        <w:left w:val="none" w:sz="0" w:space="0" w:color="auto"/>
        <w:bottom w:val="none" w:sz="0" w:space="0" w:color="auto"/>
        <w:right w:val="none" w:sz="0" w:space="0" w:color="auto"/>
      </w:divBdr>
    </w:div>
    <w:div w:id="1421172413">
      <w:bodyDiv w:val="1"/>
      <w:marLeft w:val="0"/>
      <w:marRight w:val="0"/>
      <w:marTop w:val="0"/>
      <w:marBottom w:val="0"/>
      <w:divBdr>
        <w:top w:val="none" w:sz="0" w:space="0" w:color="auto"/>
        <w:left w:val="none" w:sz="0" w:space="0" w:color="auto"/>
        <w:bottom w:val="none" w:sz="0" w:space="0" w:color="auto"/>
        <w:right w:val="none" w:sz="0" w:space="0" w:color="auto"/>
      </w:divBdr>
    </w:div>
    <w:div w:id="1421246204">
      <w:bodyDiv w:val="1"/>
      <w:marLeft w:val="0"/>
      <w:marRight w:val="0"/>
      <w:marTop w:val="0"/>
      <w:marBottom w:val="0"/>
      <w:divBdr>
        <w:top w:val="none" w:sz="0" w:space="0" w:color="auto"/>
        <w:left w:val="none" w:sz="0" w:space="0" w:color="auto"/>
        <w:bottom w:val="none" w:sz="0" w:space="0" w:color="auto"/>
        <w:right w:val="none" w:sz="0" w:space="0" w:color="auto"/>
      </w:divBdr>
    </w:div>
    <w:div w:id="1421751981">
      <w:bodyDiv w:val="1"/>
      <w:marLeft w:val="0"/>
      <w:marRight w:val="0"/>
      <w:marTop w:val="0"/>
      <w:marBottom w:val="0"/>
      <w:divBdr>
        <w:top w:val="none" w:sz="0" w:space="0" w:color="auto"/>
        <w:left w:val="none" w:sz="0" w:space="0" w:color="auto"/>
        <w:bottom w:val="none" w:sz="0" w:space="0" w:color="auto"/>
        <w:right w:val="none" w:sz="0" w:space="0" w:color="auto"/>
      </w:divBdr>
    </w:div>
    <w:div w:id="1422292268">
      <w:bodyDiv w:val="1"/>
      <w:marLeft w:val="0"/>
      <w:marRight w:val="0"/>
      <w:marTop w:val="0"/>
      <w:marBottom w:val="0"/>
      <w:divBdr>
        <w:top w:val="none" w:sz="0" w:space="0" w:color="auto"/>
        <w:left w:val="none" w:sz="0" w:space="0" w:color="auto"/>
        <w:bottom w:val="none" w:sz="0" w:space="0" w:color="auto"/>
        <w:right w:val="none" w:sz="0" w:space="0" w:color="auto"/>
      </w:divBdr>
    </w:div>
    <w:div w:id="1422868670">
      <w:bodyDiv w:val="1"/>
      <w:marLeft w:val="0"/>
      <w:marRight w:val="0"/>
      <w:marTop w:val="0"/>
      <w:marBottom w:val="0"/>
      <w:divBdr>
        <w:top w:val="none" w:sz="0" w:space="0" w:color="auto"/>
        <w:left w:val="none" w:sz="0" w:space="0" w:color="auto"/>
        <w:bottom w:val="none" w:sz="0" w:space="0" w:color="auto"/>
        <w:right w:val="none" w:sz="0" w:space="0" w:color="auto"/>
      </w:divBdr>
    </w:div>
    <w:div w:id="1422946527">
      <w:bodyDiv w:val="1"/>
      <w:marLeft w:val="0"/>
      <w:marRight w:val="0"/>
      <w:marTop w:val="0"/>
      <w:marBottom w:val="0"/>
      <w:divBdr>
        <w:top w:val="none" w:sz="0" w:space="0" w:color="auto"/>
        <w:left w:val="none" w:sz="0" w:space="0" w:color="auto"/>
        <w:bottom w:val="none" w:sz="0" w:space="0" w:color="auto"/>
        <w:right w:val="none" w:sz="0" w:space="0" w:color="auto"/>
      </w:divBdr>
    </w:div>
    <w:div w:id="1423381931">
      <w:bodyDiv w:val="1"/>
      <w:marLeft w:val="0"/>
      <w:marRight w:val="0"/>
      <w:marTop w:val="0"/>
      <w:marBottom w:val="0"/>
      <w:divBdr>
        <w:top w:val="none" w:sz="0" w:space="0" w:color="auto"/>
        <w:left w:val="none" w:sz="0" w:space="0" w:color="auto"/>
        <w:bottom w:val="none" w:sz="0" w:space="0" w:color="auto"/>
        <w:right w:val="none" w:sz="0" w:space="0" w:color="auto"/>
      </w:divBdr>
    </w:div>
    <w:div w:id="1423914082">
      <w:bodyDiv w:val="1"/>
      <w:marLeft w:val="0"/>
      <w:marRight w:val="0"/>
      <w:marTop w:val="0"/>
      <w:marBottom w:val="0"/>
      <w:divBdr>
        <w:top w:val="none" w:sz="0" w:space="0" w:color="auto"/>
        <w:left w:val="none" w:sz="0" w:space="0" w:color="auto"/>
        <w:bottom w:val="none" w:sz="0" w:space="0" w:color="auto"/>
        <w:right w:val="none" w:sz="0" w:space="0" w:color="auto"/>
      </w:divBdr>
    </w:div>
    <w:div w:id="1424650074">
      <w:bodyDiv w:val="1"/>
      <w:marLeft w:val="0"/>
      <w:marRight w:val="0"/>
      <w:marTop w:val="0"/>
      <w:marBottom w:val="0"/>
      <w:divBdr>
        <w:top w:val="none" w:sz="0" w:space="0" w:color="auto"/>
        <w:left w:val="none" w:sz="0" w:space="0" w:color="auto"/>
        <w:bottom w:val="none" w:sz="0" w:space="0" w:color="auto"/>
        <w:right w:val="none" w:sz="0" w:space="0" w:color="auto"/>
      </w:divBdr>
    </w:div>
    <w:div w:id="1424835941">
      <w:bodyDiv w:val="1"/>
      <w:marLeft w:val="0"/>
      <w:marRight w:val="0"/>
      <w:marTop w:val="0"/>
      <w:marBottom w:val="0"/>
      <w:divBdr>
        <w:top w:val="none" w:sz="0" w:space="0" w:color="auto"/>
        <w:left w:val="none" w:sz="0" w:space="0" w:color="auto"/>
        <w:bottom w:val="none" w:sz="0" w:space="0" w:color="auto"/>
        <w:right w:val="none" w:sz="0" w:space="0" w:color="auto"/>
      </w:divBdr>
    </w:div>
    <w:div w:id="1424909673">
      <w:bodyDiv w:val="1"/>
      <w:marLeft w:val="0"/>
      <w:marRight w:val="0"/>
      <w:marTop w:val="0"/>
      <w:marBottom w:val="0"/>
      <w:divBdr>
        <w:top w:val="none" w:sz="0" w:space="0" w:color="auto"/>
        <w:left w:val="none" w:sz="0" w:space="0" w:color="auto"/>
        <w:bottom w:val="none" w:sz="0" w:space="0" w:color="auto"/>
        <w:right w:val="none" w:sz="0" w:space="0" w:color="auto"/>
      </w:divBdr>
    </w:div>
    <w:div w:id="1425614039">
      <w:bodyDiv w:val="1"/>
      <w:marLeft w:val="0"/>
      <w:marRight w:val="0"/>
      <w:marTop w:val="0"/>
      <w:marBottom w:val="0"/>
      <w:divBdr>
        <w:top w:val="none" w:sz="0" w:space="0" w:color="auto"/>
        <w:left w:val="none" w:sz="0" w:space="0" w:color="auto"/>
        <w:bottom w:val="none" w:sz="0" w:space="0" w:color="auto"/>
        <w:right w:val="none" w:sz="0" w:space="0" w:color="auto"/>
      </w:divBdr>
    </w:div>
    <w:div w:id="1426413140">
      <w:bodyDiv w:val="1"/>
      <w:marLeft w:val="0"/>
      <w:marRight w:val="0"/>
      <w:marTop w:val="0"/>
      <w:marBottom w:val="0"/>
      <w:divBdr>
        <w:top w:val="none" w:sz="0" w:space="0" w:color="auto"/>
        <w:left w:val="none" w:sz="0" w:space="0" w:color="auto"/>
        <w:bottom w:val="none" w:sz="0" w:space="0" w:color="auto"/>
        <w:right w:val="none" w:sz="0" w:space="0" w:color="auto"/>
      </w:divBdr>
    </w:div>
    <w:div w:id="1426532514">
      <w:bodyDiv w:val="1"/>
      <w:marLeft w:val="0"/>
      <w:marRight w:val="0"/>
      <w:marTop w:val="0"/>
      <w:marBottom w:val="0"/>
      <w:divBdr>
        <w:top w:val="none" w:sz="0" w:space="0" w:color="auto"/>
        <w:left w:val="none" w:sz="0" w:space="0" w:color="auto"/>
        <w:bottom w:val="none" w:sz="0" w:space="0" w:color="auto"/>
        <w:right w:val="none" w:sz="0" w:space="0" w:color="auto"/>
      </w:divBdr>
    </w:div>
    <w:div w:id="1426919878">
      <w:bodyDiv w:val="1"/>
      <w:marLeft w:val="0"/>
      <w:marRight w:val="0"/>
      <w:marTop w:val="0"/>
      <w:marBottom w:val="0"/>
      <w:divBdr>
        <w:top w:val="none" w:sz="0" w:space="0" w:color="auto"/>
        <w:left w:val="none" w:sz="0" w:space="0" w:color="auto"/>
        <w:bottom w:val="none" w:sz="0" w:space="0" w:color="auto"/>
        <w:right w:val="none" w:sz="0" w:space="0" w:color="auto"/>
      </w:divBdr>
    </w:div>
    <w:div w:id="1427774794">
      <w:bodyDiv w:val="1"/>
      <w:marLeft w:val="0"/>
      <w:marRight w:val="0"/>
      <w:marTop w:val="0"/>
      <w:marBottom w:val="0"/>
      <w:divBdr>
        <w:top w:val="none" w:sz="0" w:space="0" w:color="auto"/>
        <w:left w:val="none" w:sz="0" w:space="0" w:color="auto"/>
        <w:bottom w:val="none" w:sz="0" w:space="0" w:color="auto"/>
        <w:right w:val="none" w:sz="0" w:space="0" w:color="auto"/>
      </w:divBdr>
    </w:div>
    <w:div w:id="1428040125">
      <w:bodyDiv w:val="1"/>
      <w:marLeft w:val="0"/>
      <w:marRight w:val="0"/>
      <w:marTop w:val="0"/>
      <w:marBottom w:val="0"/>
      <w:divBdr>
        <w:top w:val="none" w:sz="0" w:space="0" w:color="auto"/>
        <w:left w:val="none" w:sz="0" w:space="0" w:color="auto"/>
        <w:bottom w:val="none" w:sz="0" w:space="0" w:color="auto"/>
        <w:right w:val="none" w:sz="0" w:space="0" w:color="auto"/>
      </w:divBdr>
    </w:div>
    <w:div w:id="1428231777">
      <w:bodyDiv w:val="1"/>
      <w:marLeft w:val="0"/>
      <w:marRight w:val="0"/>
      <w:marTop w:val="0"/>
      <w:marBottom w:val="0"/>
      <w:divBdr>
        <w:top w:val="none" w:sz="0" w:space="0" w:color="auto"/>
        <w:left w:val="none" w:sz="0" w:space="0" w:color="auto"/>
        <w:bottom w:val="none" w:sz="0" w:space="0" w:color="auto"/>
        <w:right w:val="none" w:sz="0" w:space="0" w:color="auto"/>
      </w:divBdr>
    </w:div>
    <w:div w:id="1428502128">
      <w:bodyDiv w:val="1"/>
      <w:marLeft w:val="0"/>
      <w:marRight w:val="0"/>
      <w:marTop w:val="0"/>
      <w:marBottom w:val="0"/>
      <w:divBdr>
        <w:top w:val="none" w:sz="0" w:space="0" w:color="auto"/>
        <w:left w:val="none" w:sz="0" w:space="0" w:color="auto"/>
        <w:bottom w:val="none" w:sz="0" w:space="0" w:color="auto"/>
        <w:right w:val="none" w:sz="0" w:space="0" w:color="auto"/>
      </w:divBdr>
    </w:div>
    <w:div w:id="1428966066">
      <w:bodyDiv w:val="1"/>
      <w:marLeft w:val="0"/>
      <w:marRight w:val="0"/>
      <w:marTop w:val="0"/>
      <w:marBottom w:val="0"/>
      <w:divBdr>
        <w:top w:val="none" w:sz="0" w:space="0" w:color="auto"/>
        <w:left w:val="none" w:sz="0" w:space="0" w:color="auto"/>
        <w:bottom w:val="none" w:sz="0" w:space="0" w:color="auto"/>
        <w:right w:val="none" w:sz="0" w:space="0" w:color="auto"/>
      </w:divBdr>
    </w:div>
    <w:div w:id="1429306257">
      <w:bodyDiv w:val="1"/>
      <w:marLeft w:val="0"/>
      <w:marRight w:val="0"/>
      <w:marTop w:val="0"/>
      <w:marBottom w:val="0"/>
      <w:divBdr>
        <w:top w:val="none" w:sz="0" w:space="0" w:color="auto"/>
        <w:left w:val="none" w:sz="0" w:space="0" w:color="auto"/>
        <w:bottom w:val="none" w:sz="0" w:space="0" w:color="auto"/>
        <w:right w:val="none" w:sz="0" w:space="0" w:color="auto"/>
      </w:divBdr>
    </w:div>
    <w:div w:id="1429887089">
      <w:bodyDiv w:val="1"/>
      <w:marLeft w:val="0"/>
      <w:marRight w:val="0"/>
      <w:marTop w:val="0"/>
      <w:marBottom w:val="0"/>
      <w:divBdr>
        <w:top w:val="none" w:sz="0" w:space="0" w:color="auto"/>
        <w:left w:val="none" w:sz="0" w:space="0" w:color="auto"/>
        <w:bottom w:val="none" w:sz="0" w:space="0" w:color="auto"/>
        <w:right w:val="none" w:sz="0" w:space="0" w:color="auto"/>
      </w:divBdr>
    </w:div>
    <w:div w:id="1430127836">
      <w:bodyDiv w:val="1"/>
      <w:marLeft w:val="0"/>
      <w:marRight w:val="0"/>
      <w:marTop w:val="0"/>
      <w:marBottom w:val="0"/>
      <w:divBdr>
        <w:top w:val="none" w:sz="0" w:space="0" w:color="auto"/>
        <w:left w:val="none" w:sz="0" w:space="0" w:color="auto"/>
        <w:bottom w:val="none" w:sz="0" w:space="0" w:color="auto"/>
        <w:right w:val="none" w:sz="0" w:space="0" w:color="auto"/>
      </w:divBdr>
    </w:div>
    <w:div w:id="1430346562">
      <w:bodyDiv w:val="1"/>
      <w:marLeft w:val="0"/>
      <w:marRight w:val="0"/>
      <w:marTop w:val="0"/>
      <w:marBottom w:val="0"/>
      <w:divBdr>
        <w:top w:val="none" w:sz="0" w:space="0" w:color="auto"/>
        <w:left w:val="none" w:sz="0" w:space="0" w:color="auto"/>
        <w:bottom w:val="none" w:sz="0" w:space="0" w:color="auto"/>
        <w:right w:val="none" w:sz="0" w:space="0" w:color="auto"/>
      </w:divBdr>
      <w:divsChild>
        <w:div w:id="1324111">
          <w:marLeft w:val="640"/>
          <w:marRight w:val="0"/>
          <w:marTop w:val="0"/>
          <w:marBottom w:val="0"/>
          <w:divBdr>
            <w:top w:val="none" w:sz="0" w:space="0" w:color="auto"/>
            <w:left w:val="none" w:sz="0" w:space="0" w:color="auto"/>
            <w:bottom w:val="none" w:sz="0" w:space="0" w:color="auto"/>
            <w:right w:val="none" w:sz="0" w:space="0" w:color="auto"/>
          </w:divBdr>
        </w:div>
        <w:div w:id="167185581">
          <w:marLeft w:val="640"/>
          <w:marRight w:val="0"/>
          <w:marTop w:val="0"/>
          <w:marBottom w:val="0"/>
          <w:divBdr>
            <w:top w:val="none" w:sz="0" w:space="0" w:color="auto"/>
            <w:left w:val="none" w:sz="0" w:space="0" w:color="auto"/>
            <w:bottom w:val="none" w:sz="0" w:space="0" w:color="auto"/>
            <w:right w:val="none" w:sz="0" w:space="0" w:color="auto"/>
          </w:divBdr>
        </w:div>
        <w:div w:id="203180879">
          <w:marLeft w:val="640"/>
          <w:marRight w:val="0"/>
          <w:marTop w:val="0"/>
          <w:marBottom w:val="0"/>
          <w:divBdr>
            <w:top w:val="none" w:sz="0" w:space="0" w:color="auto"/>
            <w:left w:val="none" w:sz="0" w:space="0" w:color="auto"/>
            <w:bottom w:val="none" w:sz="0" w:space="0" w:color="auto"/>
            <w:right w:val="none" w:sz="0" w:space="0" w:color="auto"/>
          </w:divBdr>
        </w:div>
        <w:div w:id="290944118">
          <w:marLeft w:val="640"/>
          <w:marRight w:val="0"/>
          <w:marTop w:val="0"/>
          <w:marBottom w:val="0"/>
          <w:divBdr>
            <w:top w:val="none" w:sz="0" w:space="0" w:color="auto"/>
            <w:left w:val="none" w:sz="0" w:space="0" w:color="auto"/>
            <w:bottom w:val="none" w:sz="0" w:space="0" w:color="auto"/>
            <w:right w:val="none" w:sz="0" w:space="0" w:color="auto"/>
          </w:divBdr>
        </w:div>
        <w:div w:id="581840160">
          <w:marLeft w:val="640"/>
          <w:marRight w:val="0"/>
          <w:marTop w:val="0"/>
          <w:marBottom w:val="0"/>
          <w:divBdr>
            <w:top w:val="none" w:sz="0" w:space="0" w:color="auto"/>
            <w:left w:val="none" w:sz="0" w:space="0" w:color="auto"/>
            <w:bottom w:val="none" w:sz="0" w:space="0" w:color="auto"/>
            <w:right w:val="none" w:sz="0" w:space="0" w:color="auto"/>
          </w:divBdr>
        </w:div>
        <w:div w:id="616332121">
          <w:marLeft w:val="640"/>
          <w:marRight w:val="0"/>
          <w:marTop w:val="0"/>
          <w:marBottom w:val="0"/>
          <w:divBdr>
            <w:top w:val="none" w:sz="0" w:space="0" w:color="auto"/>
            <w:left w:val="none" w:sz="0" w:space="0" w:color="auto"/>
            <w:bottom w:val="none" w:sz="0" w:space="0" w:color="auto"/>
            <w:right w:val="none" w:sz="0" w:space="0" w:color="auto"/>
          </w:divBdr>
        </w:div>
        <w:div w:id="675500338">
          <w:marLeft w:val="640"/>
          <w:marRight w:val="0"/>
          <w:marTop w:val="0"/>
          <w:marBottom w:val="0"/>
          <w:divBdr>
            <w:top w:val="none" w:sz="0" w:space="0" w:color="auto"/>
            <w:left w:val="none" w:sz="0" w:space="0" w:color="auto"/>
            <w:bottom w:val="none" w:sz="0" w:space="0" w:color="auto"/>
            <w:right w:val="none" w:sz="0" w:space="0" w:color="auto"/>
          </w:divBdr>
        </w:div>
        <w:div w:id="711810939">
          <w:marLeft w:val="640"/>
          <w:marRight w:val="0"/>
          <w:marTop w:val="0"/>
          <w:marBottom w:val="0"/>
          <w:divBdr>
            <w:top w:val="none" w:sz="0" w:space="0" w:color="auto"/>
            <w:left w:val="none" w:sz="0" w:space="0" w:color="auto"/>
            <w:bottom w:val="none" w:sz="0" w:space="0" w:color="auto"/>
            <w:right w:val="none" w:sz="0" w:space="0" w:color="auto"/>
          </w:divBdr>
        </w:div>
        <w:div w:id="742920661">
          <w:marLeft w:val="640"/>
          <w:marRight w:val="0"/>
          <w:marTop w:val="0"/>
          <w:marBottom w:val="0"/>
          <w:divBdr>
            <w:top w:val="none" w:sz="0" w:space="0" w:color="auto"/>
            <w:left w:val="none" w:sz="0" w:space="0" w:color="auto"/>
            <w:bottom w:val="none" w:sz="0" w:space="0" w:color="auto"/>
            <w:right w:val="none" w:sz="0" w:space="0" w:color="auto"/>
          </w:divBdr>
        </w:div>
        <w:div w:id="867985650">
          <w:marLeft w:val="640"/>
          <w:marRight w:val="0"/>
          <w:marTop w:val="0"/>
          <w:marBottom w:val="0"/>
          <w:divBdr>
            <w:top w:val="none" w:sz="0" w:space="0" w:color="auto"/>
            <w:left w:val="none" w:sz="0" w:space="0" w:color="auto"/>
            <w:bottom w:val="none" w:sz="0" w:space="0" w:color="auto"/>
            <w:right w:val="none" w:sz="0" w:space="0" w:color="auto"/>
          </w:divBdr>
        </w:div>
        <w:div w:id="925309753">
          <w:marLeft w:val="640"/>
          <w:marRight w:val="0"/>
          <w:marTop w:val="0"/>
          <w:marBottom w:val="0"/>
          <w:divBdr>
            <w:top w:val="none" w:sz="0" w:space="0" w:color="auto"/>
            <w:left w:val="none" w:sz="0" w:space="0" w:color="auto"/>
            <w:bottom w:val="none" w:sz="0" w:space="0" w:color="auto"/>
            <w:right w:val="none" w:sz="0" w:space="0" w:color="auto"/>
          </w:divBdr>
        </w:div>
        <w:div w:id="949045579">
          <w:marLeft w:val="640"/>
          <w:marRight w:val="0"/>
          <w:marTop w:val="0"/>
          <w:marBottom w:val="0"/>
          <w:divBdr>
            <w:top w:val="none" w:sz="0" w:space="0" w:color="auto"/>
            <w:left w:val="none" w:sz="0" w:space="0" w:color="auto"/>
            <w:bottom w:val="none" w:sz="0" w:space="0" w:color="auto"/>
            <w:right w:val="none" w:sz="0" w:space="0" w:color="auto"/>
          </w:divBdr>
        </w:div>
        <w:div w:id="1009258005">
          <w:marLeft w:val="640"/>
          <w:marRight w:val="0"/>
          <w:marTop w:val="0"/>
          <w:marBottom w:val="0"/>
          <w:divBdr>
            <w:top w:val="none" w:sz="0" w:space="0" w:color="auto"/>
            <w:left w:val="none" w:sz="0" w:space="0" w:color="auto"/>
            <w:bottom w:val="none" w:sz="0" w:space="0" w:color="auto"/>
            <w:right w:val="none" w:sz="0" w:space="0" w:color="auto"/>
          </w:divBdr>
        </w:div>
        <w:div w:id="1021122475">
          <w:marLeft w:val="640"/>
          <w:marRight w:val="0"/>
          <w:marTop w:val="0"/>
          <w:marBottom w:val="0"/>
          <w:divBdr>
            <w:top w:val="none" w:sz="0" w:space="0" w:color="auto"/>
            <w:left w:val="none" w:sz="0" w:space="0" w:color="auto"/>
            <w:bottom w:val="none" w:sz="0" w:space="0" w:color="auto"/>
            <w:right w:val="none" w:sz="0" w:space="0" w:color="auto"/>
          </w:divBdr>
        </w:div>
        <w:div w:id="1054624611">
          <w:marLeft w:val="640"/>
          <w:marRight w:val="0"/>
          <w:marTop w:val="0"/>
          <w:marBottom w:val="0"/>
          <w:divBdr>
            <w:top w:val="none" w:sz="0" w:space="0" w:color="auto"/>
            <w:left w:val="none" w:sz="0" w:space="0" w:color="auto"/>
            <w:bottom w:val="none" w:sz="0" w:space="0" w:color="auto"/>
            <w:right w:val="none" w:sz="0" w:space="0" w:color="auto"/>
          </w:divBdr>
        </w:div>
        <w:div w:id="1059597176">
          <w:marLeft w:val="640"/>
          <w:marRight w:val="0"/>
          <w:marTop w:val="0"/>
          <w:marBottom w:val="0"/>
          <w:divBdr>
            <w:top w:val="none" w:sz="0" w:space="0" w:color="auto"/>
            <w:left w:val="none" w:sz="0" w:space="0" w:color="auto"/>
            <w:bottom w:val="none" w:sz="0" w:space="0" w:color="auto"/>
            <w:right w:val="none" w:sz="0" w:space="0" w:color="auto"/>
          </w:divBdr>
        </w:div>
        <w:div w:id="1063331779">
          <w:marLeft w:val="640"/>
          <w:marRight w:val="0"/>
          <w:marTop w:val="0"/>
          <w:marBottom w:val="0"/>
          <w:divBdr>
            <w:top w:val="none" w:sz="0" w:space="0" w:color="auto"/>
            <w:left w:val="none" w:sz="0" w:space="0" w:color="auto"/>
            <w:bottom w:val="none" w:sz="0" w:space="0" w:color="auto"/>
            <w:right w:val="none" w:sz="0" w:space="0" w:color="auto"/>
          </w:divBdr>
        </w:div>
        <w:div w:id="1118261745">
          <w:marLeft w:val="640"/>
          <w:marRight w:val="0"/>
          <w:marTop w:val="0"/>
          <w:marBottom w:val="0"/>
          <w:divBdr>
            <w:top w:val="none" w:sz="0" w:space="0" w:color="auto"/>
            <w:left w:val="none" w:sz="0" w:space="0" w:color="auto"/>
            <w:bottom w:val="none" w:sz="0" w:space="0" w:color="auto"/>
            <w:right w:val="none" w:sz="0" w:space="0" w:color="auto"/>
          </w:divBdr>
        </w:div>
        <w:div w:id="1268150534">
          <w:marLeft w:val="640"/>
          <w:marRight w:val="0"/>
          <w:marTop w:val="0"/>
          <w:marBottom w:val="0"/>
          <w:divBdr>
            <w:top w:val="none" w:sz="0" w:space="0" w:color="auto"/>
            <w:left w:val="none" w:sz="0" w:space="0" w:color="auto"/>
            <w:bottom w:val="none" w:sz="0" w:space="0" w:color="auto"/>
            <w:right w:val="none" w:sz="0" w:space="0" w:color="auto"/>
          </w:divBdr>
        </w:div>
        <w:div w:id="1481078470">
          <w:marLeft w:val="640"/>
          <w:marRight w:val="0"/>
          <w:marTop w:val="0"/>
          <w:marBottom w:val="0"/>
          <w:divBdr>
            <w:top w:val="none" w:sz="0" w:space="0" w:color="auto"/>
            <w:left w:val="none" w:sz="0" w:space="0" w:color="auto"/>
            <w:bottom w:val="none" w:sz="0" w:space="0" w:color="auto"/>
            <w:right w:val="none" w:sz="0" w:space="0" w:color="auto"/>
          </w:divBdr>
        </w:div>
        <w:div w:id="1784378721">
          <w:marLeft w:val="640"/>
          <w:marRight w:val="0"/>
          <w:marTop w:val="0"/>
          <w:marBottom w:val="0"/>
          <w:divBdr>
            <w:top w:val="none" w:sz="0" w:space="0" w:color="auto"/>
            <w:left w:val="none" w:sz="0" w:space="0" w:color="auto"/>
            <w:bottom w:val="none" w:sz="0" w:space="0" w:color="auto"/>
            <w:right w:val="none" w:sz="0" w:space="0" w:color="auto"/>
          </w:divBdr>
        </w:div>
        <w:div w:id="1874877901">
          <w:marLeft w:val="640"/>
          <w:marRight w:val="0"/>
          <w:marTop w:val="0"/>
          <w:marBottom w:val="0"/>
          <w:divBdr>
            <w:top w:val="none" w:sz="0" w:space="0" w:color="auto"/>
            <w:left w:val="none" w:sz="0" w:space="0" w:color="auto"/>
            <w:bottom w:val="none" w:sz="0" w:space="0" w:color="auto"/>
            <w:right w:val="none" w:sz="0" w:space="0" w:color="auto"/>
          </w:divBdr>
        </w:div>
        <w:div w:id="2017462612">
          <w:marLeft w:val="640"/>
          <w:marRight w:val="0"/>
          <w:marTop w:val="0"/>
          <w:marBottom w:val="0"/>
          <w:divBdr>
            <w:top w:val="none" w:sz="0" w:space="0" w:color="auto"/>
            <w:left w:val="none" w:sz="0" w:space="0" w:color="auto"/>
            <w:bottom w:val="none" w:sz="0" w:space="0" w:color="auto"/>
            <w:right w:val="none" w:sz="0" w:space="0" w:color="auto"/>
          </w:divBdr>
        </w:div>
      </w:divsChild>
    </w:div>
    <w:div w:id="1430546512">
      <w:bodyDiv w:val="1"/>
      <w:marLeft w:val="0"/>
      <w:marRight w:val="0"/>
      <w:marTop w:val="0"/>
      <w:marBottom w:val="0"/>
      <w:divBdr>
        <w:top w:val="none" w:sz="0" w:space="0" w:color="auto"/>
        <w:left w:val="none" w:sz="0" w:space="0" w:color="auto"/>
        <w:bottom w:val="none" w:sz="0" w:space="0" w:color="auto"/>
        <w:right w:val="none" w:sz="0" w:space="0" w:color="auto"/>
      </w:divBdr>
    </w:div>
    <w:div w:id="1430659875">
      <w:bodyDiv w:val="1"/>
      <w:marLeft w:val="0"/>
      <w:marRight w:val="0"/>
      <w:marTop w:val="0"/>
      <w:marBottom w:val="0"/>
      <w:divBdr>
        <w:top w:val="none" w:sz="0" w:space="0" w:color="auto"/>
        <w:left w:val="none" w:sz="0" w:space="0" w:color="auto"/>
        <w:bottom w:val="none" w:sz="0" w:space="0" w:color="auto"/>
        <w:right w:val="none" w:sz="0" w:space="0" w:color="auto"/>
      </w:divBdr>
    </w:div>
    <w:div w:id="1430931502">
      <w:bodyDiv w:val="1"/>
      <w:marLeft w:val="0"/>
      <w:marRight w:val="0"/>
      <w:marTop w:val="0"/>
      <w:marBottom w:val="0"/>
      <w:divBdr>
        <w:top w:val="none" w:sz="0" w:space="0" w:color="auto"/>
        <w:left w:val="none" w:sz="0" w:space="0" w:color="auto"/>
        <w:bottom w:val="none" w:sz="0" w:space="0" w:color="auto"/>
        <w:right w:val="none" w:sz="0" w:space="0" w:color="auto"/>
      </w:divBdr>
    </w:div>
    <w:div w:id="1431583639">
      <w:bodyDiv w:val="1"/>
      <w:marLeft w:val="0"/>
      <w:marRight w:val="0"/>
      <w:marTop w:val="0"/>
      <w:marBottom w:val="0"/>
      <w:divBdr>
        <w:top w:val="none" w:sz="0" w:space="0" w:color="auto"/>
        <w:left w:val="none" w:sz="0" w:space="0" w:color="auto"/>
        <w:bottom w:val="none" w:sz="0" w:space="0" w:color="auto"/>
        <w:right w:val="none" w:sz="0" w:space="0" w:color="auto"/>
      </w:divBdr>
    </w:div>
    <w:div w:id="1431972310">
      <w:bodyDiv w:val="1"/>
      <w:marLeft w:val="0"/>
      <w:marRight w:val="0"/>
      <w:marTop w:val="0"/>
      <w:marBottom w:val="0"/>
      <w:divBdr>
        <w:top w:val="none" w:sz="0" w:space="0" w:color="auto"/>
        <w:left w:val="none" w:sz="0" w:space="0" w:color="auto"/>
        <w:bottom w:val="none" w:sz="0" w:space="0" w:color="auto"/>
        <w:right w:val="none" w:sz="0" w:space="0" w:color="auto"/>
      </w:divBdr>
    </w:div>
    <w:div w:id="1432817799">
      <w:bodyDiv w:val="1"/>
      <w:marLeft w:val="0"/>
      <w:marRight w:val="0"/>
      <w:marTop w:val="0"/>
      <w:marBottom w:val="0"/>
      <w:divBdr>
        <w:top w:val="none" w:sz="0" w:space="0" w:color="auto"/>
        <w:left w:val="none" w:sz="0" w:space="0" w:color="auto"/>
        <w:bottom w:val="none" w:sz="0" w:space="0" w:color="auto"/>
        <w:right w:val="none" w:sz="0" w:space="0" w:color="auto"/>
      </w:divBdr>
    </w:div>
    <w:div w:id="1432818394">
      <w:bodyDiv w:val="1"/>
      <w:marLeft w:val="0"/>
      <w:marRight w:val="0"/>
      <w:marTop w:val="0"/>
      <w:marBottom w:val="0"/>
      <w:divBdr>
        <w:top w:val="none" w:sz="0" w:space="0" w:color="auto"/>
        <w:left w:val="none" w:sz="0" w:space="0" w:color="auto"/>
        <w:bottom w:val="none" w:sz="0" w:space="0" w:color="auto"/>
        <w:right w:val="none" w:sz="0" w:space="0" w:color="auto"/>
      </w:divBdr>
    </w:div>
    <w:div w:id="1433361940">
      <w:bodyDiv w:val="1"/>
      <w:marLeft w:val="0"/>
      <w:marRight w:val="0"/>
      <w:marTop w:val="0"/>
      <w:marBottom w:val="0"/>
      <w:divBdr>
        <w:top w:val="none" w:sz="0" w:space="0" w:color="auto"/>
        <w:left w:val="none" w:sz="0" w:space="0" w:color="auto"/>
        <w:bottom w:val="none" w:sz="0" w:space="0" w:color="auto"/>
        <w:right w:val="none" w:sz="0" w:space="0" w:color="auto"/>
      </w:divBdr>
    </w:div>
    <w:div w:id="1433628725">
      <w:bodyDiv w:val="1"/>
      <w:marLeft w:val="0"/>
      <w:marRight w:val="0"/>
      <w:marTop w:val="0"/>
      <w:marBottom w:val="0"/>
      <w:divBdr>
        <w:top w:val="none" w:sz="0" w:space="0" w:color="auto"/>
        <w:left w:val="none" w:sz="0" w:space="0" w:color="auto"/>
        <w:bottom w:val="none" w:sz="0" w:space="0" w:color="auto"/>
        <w:right w:val="none" w:sz="0" w:space="0" w:color="auto"/>
      </w:divBdr>
    </w:div>
    <w:div w:id="1433893445">
      <w:bodyDiv w:val="1"/>
      <w:marLeft w:val="0"/>
      <w:marRight w:val="0"/>
      <w:marTop w:val="0"/>
      <w:marBottom w:val="0"/>
      <w:divBdr>
        <w:top w:val="none" w:sz="0" w:space="0" w:color="auto"/>
        <w:left w:val="none" w:sz="0" w:space="0" w:color="auto"/>
        <w:bottom w:val="none" w:sz="0" w:space="0" w:color="auto"/>
        <w:right w:val="none" w:sz="0" w:space="0" w:color="auto"/>
      </w:divBdr>
    </w:div>
    <w:div w:id="1434010112">
      <w:bodyDiv w:val="1"/>
      <w:marLeft w:val="0"/>
      <w:marRight w:val="0"/>
      <w:marTop w:val="0"/>
      <w:marBottom w:val="0"/>
      <w:divBdr>
        <w:top w:val="none" w:sz="0" w:space="0" w:color="auto"/>
        <w:left w:val="none" w:sz="0" w:space="0" w:color="auto"/>
        <w:bottom w:val="none" w:sz="0" w:space="0" w:color="auto"/>
        <w:right w:val="none" w:sz="0" w:space="0" w:color="auto"/>
      </w:divBdr>
    </w:div>
    <w:div w:id="1435130459">
      <w:bodyDiv w:val="1"/>
      <w:marLeft w:val="0"/>
      <w:marRight w:val="0"/>
      <w:marTop w:val="0"/>
      <w:marBottom w:val="0"/>
      <w:divBdr>
        <w:top w:val="none" w:sz="0" w:space="0" w:color="auto"/>
        <w:left w:val="none" w:sz="0" w:space="0" w:color="auto"/>
        <w:bottom w:val="none" w:sz="0" w:space="0" w:color="auto"/>
        <w:right w:val="none" w:sz="0" w:space="0" w:color="auto"/>
      </w:divBdr>
    </w:div>
    <w:div w:id="1435907072">
      <w:bodyDiv w:val="1"/>
      <w:marLeft w:val="0"/>
      <w:marRight w:val="0"/>
      <w:marTop w:val="0"/>
      <w:marBottom w:val="0"/>
      <w:divBdr>
        <w:top w:val="none" w:sz="0" w:space="0" w:color="auto"/>
        <w:left w:val="none" w:sz="0" w:space="0" w:color="auto"/>
        <w:bottom w:val="none" w:sz="0" w:space="0" w:color="auto"/>
        <w:right w:val="none" w:sz="0" w:space="0" w:color="auto"/>
      </w:divBdr>
    </w:div>
    <w:div w:id="1436367410">
      <w:bodyDiv w:val="1"/>
      <w:marLeft w:val="0"/>
      <w:marRight w:val="0"/>
      <w:marTop w:val="0"/>
      <w:marBottom w:val="0"/>
      <w:divBdr>
        <w:top w:val="none" w:sz="0" w:space="0" w:color="auto"/>
        <w:left w:val="none" w:sz="0" w:space="0" w:color="auto"/>
        <w:bottom w:val="none" w:sz="0" w:space="0" w:color="auto"/>
        <w:right w:val="none" w:sz="0" w:space="0" w:color="auto"/>
      </w:divBdr>
    </w:div>
    <w:div w:id="1436562259">
      <w:bodyDiv w:val="1"/>
      <w:marLeft w:val="0"/>
      <w:marRight w:val="0"/>
      <w:marTop w:val="0"/>
      <w:marBottom w:val="0"/>
      <w:divBdr>
        <w:top w:val="none" w:sz="0" w:space="0" w:color="auto"/>
        <w:left w:val="none" w:sz="0" w:space="0" w:color="auto"/>
        <w:bottom w:val="none" w:sz="0" w:space="0" w:color="auto"/>
        <w:right w:val="none" w:sz="0" w:space="0" w:color="auto"/>
      </w:divBdr>
    </w:div>
    <w:div w:id="1436705462">
      <w:bodyDiv w:val="1"/>
      <w:marLeft w:val="0"/>
      <w:marRight w:val="0"/>
      <w:marTop w:val="0"/>
      <w:marBottom w:val="0"/>
      <w:divBdr>
        <w:top w:val="none" w:sz="0" w:space="0" w:color="auto"/>
        <w:left w:val="none" w:sz="0" w:space="0" w:color="auto"/>
        <w:bottom w:val="none" w:sz="0" w:space="0" w:color="auto"/>
        <w:right w:val="none" w:sz="0" w:space="0" w:color="auto"/>
      </w:divBdr>
    </w:div>
    <w:div w:id="1437872681">
      <w:bodyDiv w:val="1"/>
      <w:marLeft w:val="0"/>
      <w:marRight w:val="0"/>
      <w:marTop w:val="0"/>
      <w:marBottom w:val="0"/>
      <w:divBdr>
        <w:top w:val="none" w:sz="0" w:space="0" w:color="auto"/>
        <w:left w:val="none" w:sz="0" w:space="0" w:color="auto"/>
        <w:bottom w:val="none" w:sz="0" w:space="0" w:color="auto"/>
        <w:right w:val="none" w:sz="0" w:space="0" w:color="auto"/>
      </w:divBdr>
      <w:divsChild>
        <w:div w:id="61804840">
          <w:marLeft w:val="640"/>
          <w:marRight w:val="0"/>
          <w:marTop w:val="0"/>
          <w:marBottom w:val="0"/>
          <w:divBdr>
            <w:top w:val="none" w:sz="0" w:space="0" w:color="auto"/>
            <w:left w:val="none" w:sz="0" w:space="0" w:color="auto"/>
            <w:bottom w:val="none" w:sz="0" w:space="0" w:color="auto"/>
            <w:right w:val="none" w:sz="0" w:space="0" w:color="auto"/>
          </w:divBdr>
        </w:div>
        <w:div w:id="310208935">
          <w:marLeft w:val="640"/>
          <w:marRight w:val="0"/>
          <w:marTop w:val="0"/>
          <w:marBottom w:val="0"/>
          <w:divBdr>
            <w:top w:val="none" w:sz="0" w:space="0" w:color="auto"/>
            <w:left w:val="none" w:sz="0" w:space="0" w:color="auto"/>
            <w:bottom w:val="none" w:sz="0" w:space="0" w:color="auto"/>
            <w:right w:val="none" w:sz="0" w:space="0" w:color="auto"/>
          </w:divBdr>
        </w:div>
        <w:div w:id="326791230">
          <w:marLeft w:val="640"/>
          <w:marRight w:val="0"/>
          <w:marTop w:val="0"/>
          <w:marBottom w:val="0"/>
          <w:divBdr>
            <w:top w:val="none" w:sz="0" w:space="0" w:color="auto"/>
            <w:left w:val="none" w:sz="0" w:space="0" w:color="auto"/>
            <w:bottom w:val="none" w:sz="0" w:space="0" w:color="auto"/>
            <w:right w:val="none" w:sz="0" w:space="0" w:color="auto"/>
          </w:divBdr>
        </w:div>
        <w:div w:id="392436523">
          <w:marLeft w:val="640"/>
          <w:marRight w:val="0"/>
          <w:marTop w:val="0"/>
          <w:marBottom w:val="0"/>
          <w:divBdr>
            <w:top w:val="none" w:sz="0" w:space="0" w:color="auto"/>
            <w:left w:val="none" w:sz="0" w:space="0" w:color="auto"/>
            <w:bottom w:val="none" w:sz="0" w:space="0" w:color="auto"/>
            <w:right w:val="none" w:sz="0" w:space="0" w:color="auto"/>
          </w:divBdr>
        </w:div>
        <w:div w:id="500049643">
          <w:marLeft w:val="640"/>
          <w:marRight w:val="0"/>
          <w:marTop w:val="0"/>
          <w:marBottom w:val="0"/>
          <w:divBdr>
            <w:top w:val="none" w:sz="0" w:space="0" w:color="auto"/>
            <w:left w:val="none" w:sz="0" w:space="0" w:color="auto"/>
            <w:bottom w:val="none" w:sz="0" w:space="0" w:color="auto"/>
            <w:right w:val="none" w:sz="0" w:space="0" w:color="auto"/>
          </w:divBdr>
        </w:div>
        <w:div w:id="514735277">
          <w:marLeft w:val="640"/>
          <w:marRight w:val="0"/>
          <w:marTop w:val="0"/>
          <w:marBottom w:val="0"/>
          <w:divBdr>
            <w:top w:val="none" w:sz="0" w:space="0" w:color="auto"/>
            <w:left w:val="none" w:sz="0" w:space="0" w:color="auto"/>
            <w:bottom w:val="none" w:sz="0" w:space="0" w:color="auto"/>
            <w:right w:val="none" w:sz="0" w:space="0" w:color="auto"/>
          </w:divBdr>
        </w:div>
        <w:div w:id="563762125">
          <w:marLeft w:val="640"/>
          <w:marRight w:val="0"/>
          <w:marTop w:val="0"/>
          <w:marBottom w:val="0"/>
          <w:divBdr>
            <w:top w:val="none" w:sz="0" w:space="0" w:color="auto"/>
            <w:left w:val="none" w:sz="0" w:space="0" w:color="auto"/>
            <w:bottom w:val="none" w:sz="0" w:space="0" w:color="auto"/>
            <w:right w:val="none" w:sz="0" w:space="0" w:color="auto"/>
          </w:divBdr>
        </w:div>
        <w:div w:id="880362765">
          <w:marLeft w:val="640"/>
          <w:marRight w:val="0"/>
          <w:marTop w:val="0"/>
          <w:marBottom w:val="0"/>
          <w:divBdr>
            <w:top w:val="none" w:sz="0" w:space="0" w:color="auto"/>
            <w:left w:val="none" w:sz="0" w:space="0" w:color="auto"/>
            <w:bottom w:val="none" w:sz="0" w:space="0" w:color="auto"/>
            <w:right w:val="none" w:sz="0" w:space="0" w:color="auto"/>
          </w:divBdr>
        </w:div>
        <w:div w:id="938100211">
          <w:marLeft w:val="640"/>
          <w:marRight w:val="0"/>
          <w:marTop w:val="0"/>
          <w:marBottom w:val="0"/>
          <w:divBdr>
            <w:top w:val="none" w:sz="0" w:space="0" w:color="auto"/>
            <w:left w:val="none" w:sz="0" w:space="0" w:color="auto"/>
            <w:bottom w:val="none" w:sz="0" w:space="0" w:color="auto"/>
            <w:right w:val="none" w:sz="0" w:space="0" w:color="auto"/>
          </w:divBdr>
        </w:div>
        <w:div w:id="1407418045">
          <w:marLeft w:val="640"/>
          <w:marRight w:val="0"/>
          <w:marTop w:val="0"/>
          <w:marBottom w:val="0"/>
          <w:divBdr>
            <w:top w:val="none" w:sz="0" w:space="0" w:color="auto"/>
            <w:left w:val="none" w:sz="0" w:space="0" w:color="auto"/>
            <w:bottom w:val="none" w:sz="0" w:space="0" w:color="auto"/>
            <w:right w:val="none" w:sz="0" w:space="0" w:color="auto"/>
          </w:divBdr>
        </w:div>
        <w:div w:id="1556546393">
          <w:marLeft w:val="640"/>
          <w:marRight w:val="0"/>
          <w:marTop w:val="0"/>
          <w:marBottom w:val="0"/>
          <w:divBdr>
            <w:top w:val="none" w:sz="0" w:space="0" w:color="auto"/>
            <w:left w:val="none" w:sz="0" w:space="0" w:color="auto"/>
            <w:bottom w:val="none" w:sz="0" w:space="0" w:color="auto"/>
            <w:right w:val="none" w:sz="0" w:space="0" w:color="auto"/>
          </w:divBdr>
        </w:div>
        <w:div w:id="1574244329">
          <w:marLeft w:val="640"/>
          <w:marRight w:val="0"/>
          <w:marTop w:val="0"/>
          <w:marBottom w:val="0"/>
          <w:divBdr>
            <w:top w:val="none" w:sz="0" w:space="0" w:color="auto"/>
            <w:left w:val="none" w:sz="0" w:space="0" w:color="auto"/>
            <w:bottom w:val="none" w:sz="0" w:space="0" w:color="auto"/>
            <w:right w:val="none" w:sz="0" w:space="0" w:color="auto"/>
          </w:divBdr>
        </w:div>
        <w:div w:id="1701515856">
          <w:marLeft w:val="640"/>
          <w:marRight w:val="0"/>
          <w:marTop w:val="0"/>
          <w:marBottom w:val="0"/>
          <w:divBdr>
            <w:top w:val="none" w:sz="0" w:space="0" w:color="auto"/>
            <w:left w:val="none" w:sz="0" w:space="0" w:color="auto"/>
            <w:bottom w:val="none" w:sz="0" w:space="0" w:color="auto"/>
            <w:right w:val="none" w:sz="0" w:space="0" w:color="auto"/>
          </w:divBdr>
        </w:div>
        <w:div w:id="2019497757">
          <w:marLeft w:val="640"/>
          <w:marRight w:val="0"/>
          <w:marTop w:val="0"/>
          <w:marBottom w:val="0"/>
          <w:divBdr>
            <w:top w:val="none" w:sz="0" w:space="0" w:color="auto"/>
            <w:left w:val="none" w:sz="0" w:space="0" w:color="auto"/>
            <w:bottom w:val="none" w:sz="0" w:space="0" w:color="auto"/>
            <w:right w:val="none" w:sz="0" w:space="0" w:color="auto"/>
          </w:divBdr>
        </w:div>
        <w:div w:id="2137719035">
          <w:marLeft w:val="640"/>
          <w:marRight w:val="0"/>
          <w:marTop w:val="0"/>
          <w:marBottom w:val="0"/>
          <w:divBdr>
            <w:top w:val="none" w:sz="0" w:space="0" w:color="auto"/>
            <w:left w:val="none" w:sz="0" w:space="0" w:color="auto"/>
            <w:bottom w:val="none" w:sz="0" w:space="0" w:color="auto"/>
            <w:right w:val="none" w:sz="0" w:space="0" w:color="auto"/>
          </w:divBdr>
        </w:div>
      </w:divsChild>
    </w:div>
    <w:div w:id="1437946687">
      <w:bodyDiv w:val="1"/>
      <w:marLeft w:val="0"/>
      <w:marRight w:val="0"/>
      <w:marTop w:val="0"/>
      <w:marBottom w:val="0"/>
      <w:divBdr>
        <w:top w:val="none" w:sz="0" w:space="0" w:color="auto"/>
        <w:left w:val="none" w:sz="0" w:space="0" w:color="auto"/>
        <w:bottom w:val="none" w:sz="0" w:space="0" w:color="auto"/>
        <w:right w:val="none" w:sz="0" w:space="0" w:color="auto"/>
      </w:divBdr>
    </w:div>
    <w:div w:id="1438986085">
      <w:bodyDiv w:val="1"/>
      <w:marLeft w:val="0"/>
      <w:marRight w:val="0"/>
      <w:marTop w:val="0"/>
      <w:marBottom w:val="0"/>
      <w:divBdr>
        <w:top w:val="none" w:sz="0" w:space="0" w:color="auto"/>
        <w:left w:val="none" w:sz="0" w:space="0" w:color="auto"/>
        <w:bottom w:val="none" w:sz="0" w:space="0" w:color="auto"/>
        <w:right w:val="none" w:sz="0" w:space="0" w:color="auto"/>
      </w:divBdr>
    </w:div>
    <w:div w:id="1439717114">
      <w:bodyDiv w:val="1"/>
      <w:marLeft w:val="0"/>
      <w:marRight w:val="0"/>
      <w:marTop w:val="0"/>
      <w:marBottom w:val="0"/>
      <w:divBdr>
        <w:top w:val="none" w:sz="0" w:space="0" w:color="auto"/>
        <w:left w:val="none" w:sz="0" w:space="0" w:color="auto"/>
        <w:bottom w:val="none" w:sz="0" w:space="0" w:color="auto"/>
        <w:right w:val="none" w:sz="0" w:space="0" w:color="auto"/>
      </w:divBdr>
    </w:div>
    <w:div w:id="1440176629">
      <w:bodyDiv w:val="1"/>
      <w:marLeft w:val="0"/>
      <w:marRight w:val="0"/>
      <w:marTop w:val="0"/>
      <w:marBottom w:val="0"/>
      <w:divBdr>
        <w:top w:val="none" w:sz="0" w:space="0" w:color="auto"/>
        <w:left w:val="none" w:sz="0" w:space="0" w:color="auto"/>
        <w:bottom w:val="none" w:sz="0" w:space="0" w:color="auto"/>
        <w:right w:val="none" w:sz="0" w:space="0" w:color="auto"/>
      </w:divBdr>
    </w:div>
    <w:div w:id="1441215696">
      <w:bodyDiv w:val="1"/>
      <w:marLeft w:val="0"/>
      <w:marRight w:val="0"/>
      <w:marTop w:val="0"/>
      <w:marBottom w:val="0"/>
      <w:divBdr>
        <w:top w:val="none" w:sz="0" w:space="0" w:color="auto"/>
        <w:left w:val="none" w:sz="0" w:space="0" w:color="auto"/>
        <w:bottom w:val="none" w:sz="0" w:space="0" w:color="auto"/>
        <w:right w:val="none" w:sz="0" w:space="0" w:color="auto"/>
      </w:divBdr>
    </w:div>
    <w:div w:id="1441488839">
      <w:bodyDiv w:val="1"/>
      <w:marLeft w:val="0"/>
      <w:marRight w:val="0"/>
      <w:marTop w:val="0"/>
      <w:marBottom w:val="0"/>
      <w:divBdr>
        <w:top w:val="none" w:sz="0" w:space="0" w:color="auto"/>
        <w:left w:val="none" w:sz="0" w:space="0" w:color="auto"/>
        <w:bottom w:val="none" w:sz="0" w:space="0" w:color="auto"/>
        <w:right w:val="none" w:sz="0" w:space="0" w:color="auto"/>
      </w:divBdr>
    </w:div>
    <w:div w:id="1441800497">
      <w:bodyDiv w:val="1"/>
      <w:marLeft w:val="0"/>
      <w:marRight w:val="0"/>
      <w:marTop w:val="0"/>
      <w:marBottom w:val="0"/>
      <w:divBdr>
        <w:top w:val="none" w:sz="0" w:space="0" w:color="auto"/>
        <w:left w:val="none" w:sz="0" w:space="0" w:color="auto"/>
        <w:bottom w:val="none" w:sz="0" w:space="0" w:color="auto"/>
        <w:right w:val="none" w:sz="0" w:space="0" w:color="auto"/>
      </w:divBdr>
    </w:div>
    <w:div w:id="1442723416">
      <w:bodyDiv w:val="1"/>
      <w:marLeft w:val="0"/>
      <w:marRight w:val="0"/>
      <w:marTop w:val="0"/>
      <w:marBottom w:val="0"/>
      <w:divBdr>
        <w:top w:val="none" w:sz="0" w:space="0" w:color="auto"/>
        <w:left w:val="none" w:sz="0" w:space="0" w:color="auto"/>
        <w:bottom w:val="none" w:sz="0" w:space="0" w:color="auto"/>
        <w:right w:val="none" w:sz="0" w:space="0" w:color="auto"/>
      </w:divBdr>
    </w:div>
    <w:div w:id="1443069601">
      <w:bodyDiv w:val="1"/>
      <w:marLeft w:val="0"/>
      <w:marRight w:val="0"/>
      <w:marTop w:val="0"/>
      <w:marBottom w:val="0"/>
      <w:divBdr>
        <w:top w:val="none" w:sz="0" w:space="0" w:color="auto"/>
        <w:left w:val="none" w:sz="0" w:space="0" w:color="auto"/>
        <w:bottom w:val="none" w:sz="0" w:space="0" w:color="auto"/>
        <w:right w:val="none" w:sz="0" w:space="0" w:color="auto"/>
      </w:divBdr>
    </w:div>
    <w:div w:id="1443526358">
      <w:bodyDiv w:val="1"/>
      <w:marLeft w:val="0"/>
      <w:marRight w:val="0"/>
      <w:marTop w:val="0"/>
      <w:marBottom w:val="0"/>
      <w:divBdr>
        <w:top w:val="none" w:sz="0" w:space="0" w:color="auto"/>
        <w:left w:val="none" w:sz="0" w:space="0" w:color="auto"/>
        <w:bottom w:val="none" w:sz="0" w:space="0" w:color="auto"/>
        <w:right w:val="none" w:sz="0" w:space="0" w:color="auto"/>
      </w:divBdr>
    </w:div>
    <w:div w:id="1443568634">
      <w:bodyDiv w:val="1"/>
      <w:marLeft w:val="0"/>
      <w:marRight w:val="0"/>
      <w:marTop w:val="0"/>
      <w:marBottom w:val="0"/>
      <w:divBdr>
        <w:top w:val="none" w:sz="0" w:space="0" w:color="auto"/>
        <w:left w:val="none" w:sz="0" w:space="0" w:color="auto"/>
        <w:bottom w:val="none" w:sz="0" w:space="0" w:color="auto"/>
        <w:right w:val="none" w:sz="0" w:space="0" w:color="auto"/>
      </w:divBdr>
    </w:div>
    <w:div w:id="1443842394">
      <w:bodyDiv w:val="1"/>
      <w:marLeft w:val="0"/>
      <w:marRight w:val="0"/>
      <w:marTop w:val="0"/>
      <w:marBottom w:val="0"/>
      <w:divBdr>
        <w:top w:val="none" w:sz="0" w:space="0" w:color="auto"/>
        <w:left w:val="none" w:sz="0" w:space="0" w:color="auto"/>
        <w:bottom w:val="none" w:sz="0" w:space="0" w:color="auto"/>
        <w:right w:val="none" w:sz="0" w:space="0" w:color="auto"/>
      </w:divBdr>
    </w:div>
    <w:div w:id="1443915949">
      <w:bodyDiv w:val="1"/>
      <w:marLeft w:val="0"/>
      <w:marRight w:val="0"/>
      <w:marTop w:val="0"/>
      <w:marBottom w:val="0"/>
      <w:divBdr>
        <w:top w:val="none" w:sz="0" w:space="0" w:color="auto"/>
        <w:left w:val="none" w:sz="0" w:space="0" w:color="auto"/>
        <w:bottom w:val="none" w:sz="0" w:space="0" w:color="auto"/>
        <w:right w:val="none" w:sz="0" w:space="0" w:color="auto"/>
      </w:divBdr>
    </w:div>
    <w:div w:id="1443919851">
      <w:bodyDiv w:val="1"/>
      <w:marLeft w:val="0"/>
      <w:marRight w:val="0"/>
      <w:marTop w:val="0"/>
      <w:marBottom w:val="0"/>
      <w:divBdr>
        <w:top w:val="none" w:sz="0" w:space="0" w:color="auto"/>
        <w:left w:val="none" w:sz="0" w:space="0" w:color="auto"/>
        <w:bottom w:val="none" w:sz="0" w:space="0" w:color="auto"/>
        <w:right w:val="none" w:sz="0" w:space="0" w:color="auto"/>
      </w:divBdr>
    </w:div>
    <w:div w:id="1444838147">
      <w:bodyDiv w:val="1"/>
      <w:marLeft w:val="0"/>
      <w:marRight w:val="0"/>
      <w:marTop w:val="0"/>
      <w:marBottom w:val="0"/>
      <w:divBdr>
        <w:top w:val="none" w:sz="0" w:space="0" w:color="auto"/>
        <w:left w:val="none" w:sz="0" w:space="0" w:color="auto"/>
        <w:bottom w:val="none" w:sz="0" w:space="0" w:color="auto"/>
        <w:right w:val="none" w:sz="0" w:space="0" w:color="auto"/>
      </w:divBdr>
    </w:div>
    <w:div w:id="1444954166">
      <w:bodyDiv w:val="1"/>
      <w:marLeft w:val="0"/>
      <w:marRight w:val="0"/>
      <w:marTop w:val="0"/>
      <w:marBottom w:val="0"/>
      <w:divBdr>
        <w:top w:val="none" w:sz="0" w:space="0" w:color="auto"/>
        <w:left w:val="none" w:sz="0" w:space="0" w:color="auto"/>
        <w:bottom w:val="none" w:sz="0" w:space="0" w:color="auto"/>
        <w:right w:val="none" w:sz="0" w:space="0" w:color="auto"/>
      </w:divBdr>
    </w:div>
    <w:div w:id="1445340404">
      <w:bodyDiv w:val="1"/>
      <w:marLeft w:val="0"/>
      <w:marRight w:val="0"/>
      <w:marTop w:val="0"/>
      <w:marBottom w:val="0"/>
      <w:divBdr>
        <w:top w:val="none" w:sz="0" w:space="0" w:color="auto"/>
        <w:left w:val="none" w:sz="0" w:space="0" w:color="auto"/>
        <w:bottom w:val="none" w:sz="0" w:space="0" w:color="auto"/>
        <w:right w:val="none" w:sz="0" w:space="0" w:color="auto"/>
      </w:divBdr>
    </w:div>
    <w:div w:id="1446198656">
      <w:bodyDiv w:val="1"/>
      <w:marLeft w:val="0"/>
      <w:marRight w:val="0"/>
      <w:marTop w:val="0"/>
      <w:marBottom w:val="0"/>
      <w:divBdr>
        <w:top w:val="none" w:sz="0" w:space="0" w:color="auto"/>
        <w:left w:val="none" w:sz="0" w:space="0" w:color="auto"/>
        <w:bottom w:val="none" w:sz="0" w:space="0" w:color="auto"/>
        <w:right w:val="none" w:sz="0" w:space="0" w:color="auto"/>
      </w:divBdr>
    </w:div>
    <w:div w:id="1446577707">
      <w:bodyDiv w:val="1"/>
      <w:marLeft w:val="0"/>
      <w:marRight w:val="0"/>
      <w:marTop w:val="0"/>
      <w:marBottom w:val="0"/>
      <w:divBdr>
        <w:top w:val="none" w:sz="0" w:space="0" w:color="auto"/>
        <w:left w:val="none" w:sz="0" w:space="0" w:color="auto"/>
        <w:bottom w:val="none" w:sz="0" w:space="0" w:color="auto"/>
        <w:right w:val="none" w:sz="0" w:space="0" w:color="auto"/>
      </w:divBdr>
    </w:div>
    <w:div w:id="1446732237">
      <w:bodyDiv w:val="1"/>
      <w:marLeft w:val="0"/>
      <w:marRight w:val="0"/>
      <w:marTop w:val="0"/>
      <w:marBottom w:val="0"/>
      <w:divBdr>
        <w:top w:val="none" w:sz="0" w:space="0" w:color="auto"/>
        <w:left w:val="none" w:sz="0" w:space="0" w:color="auto"/>
        <w:bottom w:val="none" w:sz="0" w:space="0" w:color="auto"/>
        <w:right w:val="none" w:sz="0" w:space="0" w:color="auto"/>
      </w:divBdr>
    </w:div>
    <w:div w:id="1447891493">
      <w:bodyDiv w:val="1"/>
      <w:marLeft w:val="0"/>
      <w:marRight w:val="0"/>
      <w:marTop w:val="0"/>
      <w:marBottom w:val="0"/>
      <w:divBdr>
        <w:top w:val="none" w:sz="0" w:space="0" w:color="auto"/>
        <w:left w:val="none" w:sz="0" w:space="0" w:color="auto"/>
        <w:bottom w:val="none" w:sz="0" w:space="0" w:color="auto"/>
        <w:right w:val="none" w:sz="0" w:space="0" w:color="auto"/>
      </w:divBdr>
      <w:divsChild>
        <w:div w:id="3829193">
          <w:marLeft w:val="640"/>
          <w:marRight w:val="0"/>
          <w:marTop w:val="0"/>
          <w:marBottom w:val="0"/>
          <w:divBdr>
            <w:top w:val="none" w:sz="0" w:space="0" w:color="auto"/>
            <w:left w:val="none" w:sz="0" w:space="0" w:color="auto"/>
            <w:bottom w:val="none" w:sz="0" w:space="0" w:color="auto"/>
            <w:right w:val="none" w:sz="0" w:space="0" w:color="auto"/>
          </w:divBdr>
        </w:div>
        <w:div w:id="14111848">
          <w:marLeft w:val="640"/>
          <w:marRight w:val="0"/>
          <w:marTop w:val="0"/>
          <w:marBottom w:val="0"/>
          <w:divBdr>
            <w:top w:val="none" w:sz="0" w:space="0" w:color="auto"/>
            <w:left w:val="none" w:sz="0" w:space="0" w:color="auto"/>
            <w:bottom w:val="none" w:sz="0" w:space="0" w:color="auto"/>
            <w:right w:val="none" w:sz="0" w:space="0" w:color="auto"/>
          </w:divBdr>
        </w:div>
        <w:div w:id="175002719">
          <w:marLeft w:val="640"/>
          <w:marRight w:val="0"/>
          <w:marTop w:val="0"/>
          <w:marBottom w:val="0"/>
          <w:divBdr>
            <w:top w:val="none" w:sz="0" w:space="0" w:color="auto"/>
            <w:left w:val="none" w:sz="0" w:space="0" w:color="auto"/>
            <w:bottom w:val="none" w:sz="0" w:space="0" w:color="auto"/>
            <w:right w:val="none" w:sz="0" w:space="0" w:color="auto"/>
          </w:divBdr>
        </w:div>
        <w:div w:id="192118343">
          <w:marLeft w:val="640"/>
          <w:marRight w:val="0"/>
          <w:marTop w:val="0"/>
          <w:marBottom w:val="0"/>
          <w:divBdr>
            <w:top w:val="none" w:sz="0" w:space="0" w:color="auto"/>
            <w:left w:val="none" w:sz="0" w:space="0" w:color="auto"/>
            <w:bottom w:val="none" w:sz="0" w:space="0" w:color="auto"/>
            <w:right w:val="none" w:sz="0" w:space="0" w:color="auto"/>
          </w:divBdr>
        </w:div>
        <w:div w:id="381442567">
          <w:marLeft w:val="640"/>
          <w:marRight w:val="0"/>
          <w:marTop w:val="0"/>
          <w:marBottom w:val="0"/>
          <w:divBdr>
            <w:top w:val="none" w:sz="0" w:space="0" w:color="auto"/>
            <w:left w:val="none" w:sz="0" w:space="0" w:color="auto"/>
            <w:bottom w:val="none" w:sz="0" w:space="0" w:color="auto"/>
            <w:right w:val="none" w:sz="0" w:space="0" w:color="auto"/>
          </w:divBdr>
        </w:div>
        <w:div w:id="524558834">
          <w:marLeft w:val="640"/>
          <w:marRight w:val="0"/>
          <w:marTop w:val="0"/>
          <w:marBottom w:val="0"/>
          <w:divBdr>
            <w:top w:val="none" w:sz="0" w:space="0" w:color="auto"/>
            <w:left w:val="none" w:sz="0" w:space="0" w:color="auto"/>
            <w:bottom w:val="none" w:sz="0" w:space="0" w:color="auto"/>
            <w:right w:val="none" w:sz="0" w:space="0" w:color="auto"/>
          </w:divBdr>
        </w:div>
        <w:div w:id="587426187">
          <w:marLeft w:val="640"/>
          <w:marRight w:val="0"/>
          <w:marTop w:val="0"/>
          <w:marBottom w:val="0"/>
          <w:divBdr>
            <w:top w:val="none" w:sz="0" w:space="0" w:color="auto"/>
            <w:left w:val="none" w:sz="0" w:space="0" w:color="auto"/>
            <w:bottom w:val="none" w:sz="0" w:space="0" w:color="auto"/>
            <w:right w:val="none" w:sz="0" w:space="0" w:color="auto"/>
          </w:divBdr>
        </w:div>
        <w:div w:id="739523794">
          <w:marLeft w:val="640"/>
          <w:marRight w:val="0"/>
          <w:marTop w:val="0"/>
          <w:marBottom w:val="0"/>
          <w:divBdr>
            <w:top w:val="none" w:sz="0" w:space="0" w:color="auto"/>
            <w:left w:val="none" w:sz="0" w:space="0" w:color="auto"/>
            <w:bottom w:val="none" w:sz="0" w:space="0" w:color="auto"/>
            <w:right w:val="none" w:sz="0" w:space="0" w:color="auto"/>
          </w:divBdr>
        </w:div>
        <w:div w:id="870193668">
          <w:marLeft w:val="640"/>
          <w:marRight w:val="0"/>
          <w:marTop w:val="0"/>
          <w:marBottom w:val="0"/>
          <w:divBdr>
            <w:top w:val="none" w:sz="0" w:space="0" w:color="auto"/>
            <w:left w:val="none" w:sz="0" w:space="0" w:color="auto"/>
            <w:bottom w:val="none" w:sz="0" w:space="0" w:color="auto"/>
            <w:right w:val="none" w:sz="0" w:space="0" w:color="auto"/>
          </w:divBdr>
        </w:div>
        <w:div w:id="1378625855">
          <w:marLeft w:val="640"/>
          <w:marRight w:val="0"/>
          <w:marTop w:val="0"/>
          <w:marBottom w:val="0"/>
          <w:divBdr>
            <w:top w:val="none" w:sz="0" w:space="0" w:color="auto"/>
            <w:left w:val="none" w:sz="0" w:space="0" w:color="auto"/>
            <w:bottom w:val="none" w:sz="0" w:space="0" w:color="auto"/>
            <w:right w:val="none" w:sz="0" w:space="0" w:color="auto"/>
          </w:divBdr>
        </w:div>
        <w:div w:id="1521316896">
          <w:marLeft w:val="640"/>
          <w:marRight w:val="0"/>
          <w:marTop w:val="0"/>
          <w:marBottom w:val="0"/>
          <w:divBdr>
            <w:top w:val="none" w:sz="0" w:space="0" w:color="auto"/>
            <w:left w:val="none" w:sz="0" w:space="0" w:color="auto"/>
            <w:bottom w:val="none" w:sz="0" w:space="0" w:color="auto"/>
            <w:right w:val="none" w:sz="0" w:space="0" w:color="auto"/>
          </w:divBdr>
        </w:div>
        <w:div w:id="1641768040">
          <w:marLeft w:val="640"/>
          <w:marRight w:val="0"/>
          <w:marTop w:val="0"/>
          <w:marBottom w:val="0"/>
          <w:divBdr>
            <w:top w:val="none" w:sz="0" w:space="0" w:color="auto"/>
            <w:left w:val="none" w:sz="0" w:space="0" w:color="auto"/>
            <w:bottom w:val="none" w:sz="0" w:space="0" w:color="auto"/>
            <w:right w:val="none" w:sz="0" w:space="0" w:color="auto"/>
          </w:divBdr>
        </w:div>
        <w:div w:id="1670132919">
          <w:marLeft w:val="640"/>
          <w:marRight w:val="0"/>
          <w:marTop w:val="0"/>
          <w:marBottom w:val="0"/>
          <w:divBdr>
            <w:top w:val="none" w:sz="0" w:space="0" w:color="auto"/>
            <w:left w:val="none" w:sz="0" w:space="0" w:color="auto"/>
            <w:bottom w:val="none" w:sz="0" w:space="0" w:color="auto"/>
            <w:right w:val="none" w:sz="0" w:space="0" w:color="auto"/>
          </w:divBdr>
        </w:div>
        <w:div w:id="1715697179">
          <w:marLeft w:val="640"/>
          <w:marRight w:val="0"/>
          <w:marTop w:val="0"/>
          <w:marBottom w:val="0"/>
          <w:divBdr>
            <w:top w:val="none" w:sz="0" w:space="0" w:color="auto"/>
            <w:left w:val="none" w:sz="0" w:space="0" w:color="auto"/>
            <w:bottom w:val="none" w:sz="0" w:space="0" w:color="auto"/>
            <w:right w:val="none" w:sz="0" w:space="0" w:color="auto"/>
          </w:divBdr>
        </w:div>
        <w:div w:id="1743410078">
          <w:marLeft w:val="640"/>
          <w:marRight w:val="0"/>
          <w:marTop w:val="0"/>
          <w:marBottom w:val="0"/>
          <w:divBdr>
            <w:top w:val="none" w:sz="0" w:space="0" w:color="auto"/>
            <w:left w:val="none" w:sz="0" w:space="0" w:color="auto"/>
            <w:bottom w:val="none" w:sz="0" w:space="0" w:color="auto"/>
            <w:right w:val="none" w:sz="0" w:space="0" w:color="auto"/>
          </w:divBdr>
        </w:div>
        <w:div w:id="1925842942">
          <w:marLeft w:val="640"/>
          <w:marRight w:val="0"/>
          <w:marTop w:val="0"/>
          <w:marBottom w:val="0"/>
          <w:divBdr>
            <w:top w:val="none" w:sz="0" w:space="0" w:color="auto"/>
            <w:left w:val="none" w:sz="0" w:space="0" w:color="auto"/>
            <w:bottom w:val="none" w:sz="0" w:space="0" w:color="auto"/>
            <w:right w:val="none" w:sz="0" w:space="0" w:color="auto"/>
          </w:divBdr>
        </w:div>
        <w:div w:id="1997107364">
          <w:marLeft w:val="640"/>
          <w:marRight w:val="0"/>
          <w:marTop w:val="0"/>
          <w:marBottom w:val="0"/>
          <w:divBdr>
            <w:top w:val="none" w:sz="0" w:space="0" w:color="auto"/>
            <w:left w:val="none" w:sz="0" w:space="0" w:color="auto"/>
            <w:bottom w:val="none" w:sz="0" w:space="0" w:color="auto"/>
            <w:right w:val="none" w:sz="0" w:space="0" w:color="auto"/>
          </w:divBdr>
        </w:div>
        <w:div w:id="2065564165">
          <w:marLeft w:val="640"/>
          <w:marRight w:val="0"/>
          <w:marTop w:val="0"/>
          <w:marBottom w:val="0"/>
          <w:divBdr>
            <w:top w:val="none" w:sz="0" w:space="0" w:color="auto"/>
            <w:left w:val="none" w:sz="0" w:space="0" w:color="auto"/>
            <w:bottom w:val="none" w:sz="0" w:space="0" w:color="auto"/>
            <w:right w:val="none" w:sz="0" w:space="0" w:color="auto"/>
          </w:divBdr>
        </w:div>
        <w:div w:id="2094424250">
          <w:marLeft w:val="640"/>
          <w:marRight w:val="0"/>
          <w:marTop w:val="0"/>
          <w:marBottom w:val="0"/>
          <w:divBdr>
            <w:top w:val="none" w:sz="0" w:space="0" w:color="auto"/>
            <w:left w:val="none" w:sz="0" w:space="0" w:color="auto"/>
            <w:bottom w:val="none" w:sz="0" w:space="0" w:color="auto"/>
            <w:right w:val="none" w:sz="0" w:space="0" w:color="auto"/>
          </w:divBdr>
        </w:div>
      </w:divsChild>
    </w:div>
    <w:div w:id="1448545794">
      <w:bodyDiv w:val="1"/>
      <w:marLeft w:val="0"/>
      <w:marRight w:val="0"/>
      <w:marTop w:val="0"/>
      <w:marBottom w:val="0"/>
      <w:divBdr>
        <w:top w:val="none" w:sz="0" w:space="0" w:color="auto"/>
        <w:left w:val="none" w:sz="0" w:space="0" w:color="auto"/>
        <w:bottom w:val="none" w:sz="0" w:space="0" w:color="auto"/>
        <w:right w:val="none" w:sz="0" w:space="0" w:color="auto"/>
      </w:divBdr>
    </w:div>
    <w:div w:id="1449204243">
      <w:bodyDiv w:val="1"/>
      <w:marLeft w:val="0"/>
      <w:marRight w:val="0"/>
      <w:marTop w:val="0"/>
      <w:marBottom w:val="0"/>
      <w:divBdr>
        <w:top w:val="none" w:sz="0" w:space="0" w:color="auto"/>
        <w:left w:val="none" w:sz="0" w:space="0" w:color="auto"/>
        <w:bottom w:val="none" w:sz="0" w:space="0" w:color="auto"/>
        <w:right w:val="none" w:sz="0" w:space="0" w:color="auto"/>
      </w:divBdr>
    </w:div>
    <w:div w:id="1449810756">
      <w:bodyDiv w:val="1"/>
      <w:marLeft w:val="0"/>
      <w:marRight w:val="0"/>
      <w:marTop w:val="0"/>
      <w:marBottom w:val="0"/>
      <w:divBdr>
        <w:top w:val="none" w:sz="0" w:space="0" w:color="auto"/>
        <w:left w:val="none" w:sz="0" w:space="0" w:color="auto"/>
        <w:bottom w:val="none" w:sz="0" w:space="0" w:color="auto"/>
        <w:right w:val="none" w:sz="0" w:space="0" w:color="auto"/>
      </w:divBdr>
    </w:div>
    <w:div w:id="1449857554">
      <w:bodyDiv w:val="1"/>
      <w:marLeft w:val="0"/>
      <w:marRight w:val="0"/>
      <w:marTop w:val="0"/>
      <w:marBottom w:val="0"/>
      <w:divBdr>
        <w:top w:val="none" w:sz="0" w:space="0" w:color="auto"/>
        <w:left w:val="none" w:sz="0" w:space="0" w:color="auto"/>
        <w:bottom w:val="none" w:sz="0" w:space="0" w:color="auto"/>
        <w:right w:val="none" w:sz="0" w:space="0" w:color="auto"/>
      </w:divBdr>
    </w:div>
    <w:div w:id="1449935111">
      <w:bodyDiv w:val="1"/>
      <w:marLeft w:val="0"/>
      <w:marRight w:val="0"/>
      <w:marTop w:val="0"/>
      <w:marBottom w:val="0"/>
      <w:divBdr>
        <w:top w:val="none" w:sz="0" w:space="0" w:color="auto"/>
        <w:left w:val="none" w:sz="0" w:space="0" w:color="auto"/>
        <w:bottom w:val="none" w:sz="0" w:space="0" w:color="auto"/>
        <w:right w:val="none" w:sz="0" w:space="0" w:color="auto"/>
      </w:divBdr>
    </w:div>
    <w:div w:id="1450005532">
      <w:bodyDiv w:val="1"/>
      <w:marLeft w:val="0"/>
      <w:marRight w:val="0"/>
      <w:marTop w:val="0"/>
      <w:marBottom w:val="0"/>
      <w:divBdr>
        <w:top w:val="none" w:sz="0" w:space="0" w:color="auto"/>
        <w:left w:val="none" w:sz="0" w:space="0" w:color="auto"/>
        <w:bottom w:val="none" w:sz="0" w:space="0" w:color="auto"/>
        <w:right w:val="none" w:sz="0" w:space="0" w:color="auto"/>
      </w:divBdr>
    </w:div>
    <w:div w:id="1450511210">
      <w:bodyDiv w:val="1"/>
      <w:marLeft w:val="0"/>
      <w:marRight w:val="0"/>
      <w:marTop w:val="0"/>
      <w:marBottom w:val="0"/>
      <w:divBdr>
        <w:top w:val="none" w:sz="0" w:space="0" w:color="auto"/>
        <w:left w:val="none" w:sz="0" w:space="0" w:color="auto"/>
        <w:bottom w:val="none" w:sz="0" w:space="0" w:color="auto"/>
        <w:right w:val="none" w:sz="0" w:space="0" w:color="auto"/>
      </w:divBdr>
    </w:div>
    <w:div w:id="1450590960">
      <w:bodyDiv w:val="1"/>
      <w:marLeft w:val="0"/>
      <w:marRight w:val="0"/>
      <w:marTop w:val="0"/>
      <w:marBottom w:val="0"/>
      <w:divBdr>
        <w:top w:val="none" w:sz="0" w:space="0" w:color="auto"/>
        <w:left w:val="none" w:sz="0" w:space="0" w:color="auto"/>
        <w:bottom w:val="none" w:sz="0" w:space="0" w:color="auto"/>
        <w:right w:val="none" w:sz="0" w:space="0" w:color="auto"/>
      </w:divBdr>
    </w:div>
    <w:div w:id="1450778132">
      <w:bodyDiv w:val="1"/>
      <w:marLeft w:val="0"/>
      <w:marRight w:val="0"/>
      <w:marTop w:val="0"/>
      <w:marBottom w:val="0"/>
      <w:divBdr>
        <w:top w:val="none" w:sz="0" w:space="0" w:color="auto"/>
        <w:left w:val="none" w:sz="0" w:space="0" w:color="auto"/>
        <w:bottom w:val="none" w:sz="0" w:space="0" w:color="auto"/>
        <w:right w:val="none" w:sz="0" w:space="0" w:color="auto"/>
      </w:divBdr>
    </w:div>
    <w:div w:id="1450778171">
      <w:bodyDiv w:val="1"/>
      <w:marLeft w:val="0"/>
      <w:marRight w:val="0"/>
      <w:marTop w:val="0"/>
      <w:marBottom w:val="0"/>
      <w:divBdr>
        <w:top w:val="none" w:sz="0" w:space="0" w:color="auto"/>
        <w:left w:val="none" w:sz="0" w:space="0" w:color="auto"/>
        <w:bottom w:val="none" w:sz="0" w:space="0" w:color="auto"/>
        <w:right w:val="none" w:sz="0" w:space="0" w:color="auto"/>
      </w:divBdr>
    </w:div>
    <w:div w:id="1450859489">
      <w:bodyDiv w:val="1"/>
      <w:marLeft w:val="0"/>
      <w:marRight w:val="0"/>
      <w:marTop w:val="0"/>
      <w:marBottom w:val="0"/>
      <w:divBdr>
        <w:top w:val="none" w:sz="0" w:space="0" w:color="auto"/>
        <w:left w:val="none" w:sz="0" w:space="0" w:color="auto"/>
        <w:bottom w:val="none" w:sz="0" w:space="0" w:color="auto"/>
        <w:right w:val="none" w:sz="0" w:space="0" w:color="auto"/>
      </w:divBdr>
    </w:div>
    <w:div w:id="1450972989">
      <w:bodyDiv w:val="1"/>
      <w:marLeft w:val="0"/>
      <w:marRight w:val="0"/>
      <w:marTop w:val="0"/>
      <w:marBottom w:val="0"/>
      <w:divBdr>
        <w:top w:val="none" w:sz="0" w:space="0" w:color="auto"/>
        <w:left w:val="none" w:sz="0" w:space="0" w:color="auto"/>
        <w:bottom w:val="none" w:sz="0" w:space="0" w:color="auto"/>
        <w:right w:val="none" w:sz="0" w:space="0" w:color="auto"/>
      </w:divBdr>
    </w:div>
    <w:div w:id="1451120824">
      <w:bodyDiv w:val="1"/>
      <w:marLeft w:val="0"/>
      <w:marRight w:val="0"/>
      <w:marTop w:val="0"/>
      <w:marBottom w:val="0"/>
      <w:divBdr>
        <w:top w:val="none" w:sz="0" w:space="0" w:color="auto"/>
        <w:left w:val="none" w:sz="0" w:space="0" w:color="auto"/>
        <w:bottom w:val="none" w:sz="0" w:space="0" w:color="auto"/>
        <w:right w:val="none" w:sz="0" w:space="0" w:color="auto"/>
      </w:divBdr>
    </w:div>
    <w:div w:id="1451820128">
      <w:bodyDiv w:val="1"/>
      <w:marLeft w:val="0"/>
      <w:marRight w:val="0"/>
      <w:marTop w:val="0"/>
      <w:marBottom w:val="0"/>
      <w:divBdr>
        <w:top w:val="none" w:sz="0" w:space="0" w:color="auto"/>
        <w:left w:val="none" w:sz="0" w:space="0" w:color="auto"/>
        <w:bottom w:val="none" w:sz="0" w:space="0" w:color="auto"/>
        <w:right w:val="none" w:sz="0" w:space="0" w:color="auto"/>
      </w:divBdr>
    </w:div>
    <w:div w:id="1452094295">
      <w:bodyDiv w:val="1"/>
      <w:marLeft w:val="0"/>
      <w:marRight w:val="0"/>
      <w:marTop w:val="0"/>
      <w:marBottom w:val="0"/>
      <w:divBdr>
        <w:top w:val="none" w:sz="0" w:space="0" w:color="auto"/>
        <w:left w:val="none" w:sz="0" w:space="0" w:color="auto"/>
        <w:bottom w:val="none" w:sz="0" w:space="0" w:color="auto"/>
        <w:right w:val="none" w:sz="0" w:space="0" w:color="auto"/>
      </w:divBdr>
    </w:div>
    <w:div w:id="1453863862">
      <w:bodyDiv w:val="1"/>
      <w:marLeft w:val="0"/>
      <w:marRight w:val="0"/>
      <w:marTop w:val="0"/>
      <w:marBottom w:val="0"/>
      <w:divBdr>
        <w:top w:val="none" w:sz="0" w:space="0" w:color="auto"/>
        <w:left w:val="none" w:sz="0" w:space="0" w:color="auto"/>
        <w:bottom w:val="none" w:sz="0" w:space="0" w:color="auto"/>
        <w:right w:val="none" w:sz="0" w:space="0" w:color="auto"/>
      </w:divBdr>
    </w:div>
    <w:div w:id="1454860030">
      <w:bodyDiv w:val="1"/>
      <w:marLeft w:val="0"/>
      <w:marRight w:val="0"/>
      <w:marTop w:val="0"/>
      <w:marBottom w:val="0"/>
      <w:divBdr>
        <w:top w:val="none" w:sz="0" w:space="0" w:color="auto"/>
        <w:left w:val="none" w:sz="0" w:space="0" w:color="auto"/>
        <w:bottom w:val="none" w:sz="0" w:space="0" w:color="auto"/>
        <w:right w:val="none" w:sz="0" w:space="0" w:color="auto"/>
      </w:divBdr>
    </w:div>
    <w:div w:id="1454909817">
      <w:bodyDiv w:val="1"/>
      <w:marLeft w:val="0"/>
      <w:marRight w:val="0"/>
      <w:marTop w:val="0"/>
      <w:marBottom w:val="0"/>
      <w:divBdr>
        <w:top w:val="none" w:sz="0" w:space="0" w:color="auto"/>
        <w:left w:val="none" w:sz="0" w:space="0" w:color="auto"/>
        <w:bottom w:val="none" w:sz="0" w:space="0" w:color="auto"/>
        <w:right w:val="none" w:sz="0" w:space="0" w:color="auto"/>
      </w:divBdr>
    </w:div>
    <w:div w:id="1455170013">
      <w:bodyDiv w:val="1"/>
      <w:marLeft w:val="0"/>
      <w:marRight w:val="0"/>
      <w:marTop w:val="0"/>
      <w:marBottom w:val="0"/>
      <w:divBdr>
        <w:top w:val="none" w:sz="0" w:space="0" w:color="auto"/>
        <w:left w:val="none" w:sz="0" w:space="0" w:color="auto"/>
        <w:bottom w:val="none" w:sz="0" w:space="0" w:color="auto"/>
        <w:right w:val="none" w:sz="0" w:space="0" w:color="auto"/>
      </w:divBdr>
    </w:div>
    <w:div w:id="1455253606">
      <w:bodyDiv w:val="1"/>
      <w:marLeft w:val="0"/>
      <w:marRight w:val="0"/>
      <w:marTop w:val="0"/>
      <w:marBottom w:val="0"/>
      <w:divBdr>
        <w:top w:val="none" w:sz="0" w:space="0" w:color="auto"/>
        <w:left w:val="none" w:sz="0" w:space="0" w:color="auto"/>
        <w:bottom w:val="none" w:sz="0" w:space="0" w:color="auto"/>
        <w:right w:val="none" w:sz="0" w:space="0" w:color="auto"/>
      </w:divBdr>
      <w:divsChild>
        <w:div w:id="232738944">
          <w:marLeft w:val="640"/>
          <w:marRight w:val="0"/>
          <w:marTop w:val="0"/>
          <w:marBottom w:val="0"/>
          <w:divBdr>
            <w:top w:val="none" w:sz="0" w:space="0" w:color="auto"/>
            <w:left w:val="none" w:sz="0" w:space="0" w:color="auto"/>
            <w:bottom w:val="none" w:sz="0" w:space="0" w:color="auto"/>
            <w:right w:val="none" w:sz="0" w:space="0" w:color="auto"/>
          </w:divBdr>
        </w:div>
        <w:div w:id="1419903213">
          <w:marLeft w:val="640"/>
          <w:marRight w:val="0"/>
          <w:marTop w:val="0"/>
          <w:marBottom w:val="0"/>
          <w:divBdr>
            <w:top w:val="none" w:sz="0" w:space="0" w:color="auto"/>
            <w:left w:val="none" w:sz="0" w:space="0" w:color="auto"/>
            <w:bottom w:val="none" w:sz="0" w:space="0" w:color="auto"/>
            <w:right w:val="none" w:sz="0" w:space="0" w:color="auto"/>
          </w:divBdr>
        </w:div>
        <w:div w:id="1511600417">
          <w:marLeft w:val="640"/>
          <w:marRight w:val="0"/>
          <w:marTop w:val="0"/>
          <w:marBottom w:val="0"/>
          <w:divBdr>
            <w:top w:val="none" w:sz="0" w:space="0" w:color="auto"/>
            <w:left w:val="none" w:sz="0" w:space="0" w:color="auto"/>
            <w:bottom w:val="none" w:sz="0" w:space="0" w:color="auto"/>
            <w:right w:val="none" w:sz="0" w:space="0" w:color="auto"/>
          </w:divBdr>
        </w:div>
        <w:div w:id="1522085139">
          <w:marLeft w:val="640"/>
          <w:marRight w:val="0"/>
          <w:marTop w:val="0"/>
          <w:marBottom w:val="0"/>
          <w:divBdr>
            <w:top w:val="none" w:sz="0" w:space="0" w:color="auto"/>
            <w:left w:val="none" w:sz="0" w:space="0" w:color="auto"/>
            <w:bottom w:val="none" w:sz="0" w:space="0" w:color="auto"/>
            <w:right w:val="none" w:sz="0" w:space="0" w:color="auto"/>
          </w:divBdr>
        </w:div>
      </w:divsChild>
    </w:div>
    <w:div w:id="1455445978">
      <w:bodyDiv w:val="1"/>
      <w:marLeft w:val="0"/>
      <w:marRight w:val="0"/>
      <w:marTop w:val="0"/>
      <w:marBottom w:val="0"/>
      <w:divBdr>
        <w:top w:val="none" w:sz="0" w:space="0" w:color="auto"/>
        <w:left w:val="none" w:sz="0" w:space="0" w:color="auto"/>
        <w:bottom w:val="none" w:sz="0" w:space="0" w:color="auto"/>
        <w:right w:val="none" w:sz="0" w:space="0" w:color="auto"/>
      </w:divBdr>
    </w:div>
    <w:div w:id="1456867549">
      <w:bodyDiv w:val="1"/>
      <w:marLeft w:val="0"/>
      <w:marRight w:val="0"/>
      <w:marTop w:val="0"/>
      <w:marBottom w:val="0"/>
      <w:divBdr>
        <w:top w:val="none" w:sz="0" w:space="0" w:color="auto"/>
        <w:left w:val="none" w:sz="0" w:space="0" w:color="auto"/>
        <w:bottom w:val="none" w:sz="0" w:space="0" w:color="auto"/>
        <w:right w:val="none" w:sz="0" w:space="0" w:color="auto"/>
      </w:divBdr>
    </w:div>
    <w:div w:id="1456948108">
      <w:bodyDiv w:val="1"/>
      <w:marLeft w:val="0"/>
      <w:marRight w:val="0"/>
      <w:marTop w:val="0"/>
      <w:marBottom w:val="0"/>
      <w:divBdr>
        <w:top w:val="none" w:sz="0" w:space="0" w:color="auto"/>
        <w:left w:val="none" w:sz="0" w:space="0" w:color="auto"/>
        <w:bottom w:val="none" w:sz="0" w:space="0" w:color="auto"/>
        <w:right w:val="none" w:sz="0" w:space="0" w:color="auto"/>
      </w:divBdr>
    </w:div>
    <w:div w:id="1458063003">
      <w:bodyDiv w:val="1"/>
      <w:marLeft w:val="0"/>
      <w:marRight w:val="0"/>
      <w:marTop w:val="0"/>
      <w:marBottom w:val="0"/>
      <w:divBdr>
        <w:top w:val="none" w:sz="0" w:space="0" w:color="auto"/>
        <w:left w:val="none" w:sz="0" w:space="0" w:color="auto"/>
        <w:bottom w:val="none" w:sz="0" w:space="0" w:color="auto"/>
        <w:right w:val="none" w:sz="0" w:space="0" w:color="auto"/>
      </w:divBdr>
    </w:div>
    <w:div w:id="1458796082">
      <w:bodyDiv w:val="1"/>
      <w:marLeft w:val="0"/>
      <w:marRight w:val="0"/>
      <w:marTop w:val="0"/>
      <w:marBottom w:val="0"/>
      <w:divBdr>
        <w:top w:val="none" w:sz="0" w:space="0" w:color="auto"/>
        <w:left w:val="none" w:sz="0" w:space="0" w:color="auto"/>
        <w:bottom w:val="none" w:sz="0" w:space="0" w:color="auto"/>
        <w:right w:val="none" w:sz="0" w:space="0" w:color="auto"/>
      </w:divBdr>
    </w:div>
    <w:div w:id="1458914297">
      <w:bodyDiv w:val="1"/>
      <w:marLeft w:val="0"/>
      <w:marRight w:val="0"/>
      <w:marTop w:val="0"/>
      <w:marBottom w:val="0"/>
      <w:divBdr>
        <w:top w:val="none" w:sz="0" w:space="0" w:color="auto"/>
        <w:left w:val="none" w:sz="0" w:space="0" w:color="auto"/>
        <w:bottom w:val="none" w:sz="0" w:space="0" w:color="auto"/>
        <w:right w:val="none" w:sz="0" w:space="0" w:color="auto"/>
      </w:divBdr>
    </w:div>
    <w:div w:id="1459294338">
      <w:bodyDiv w:val="1"/>
      <w:marLeft w:val="0"/>
      <w:marRight w:val="0"/>
      <w:marTop w:val="0"/>
      <w:marBottom w:val="0"/>
      <w:divBdr>
        <w:top w:val="none" w:sz="0" w:space="0" w:color="auto"/>
        <w:left w:val="none" w:sz="0" w:space="0" w:color="auto"/>
        <w:bottom w:val="none" w:sz="0" w:space="0" w:color="auto"/>
        <w:right w:val="none" w:sz="0" w:space="0" w:color="auto"/>
      </w:divBdr>
    </w:div>
    <w:div w:id="1459451082">
      <w:bodyDiv w:val="1"/>
      <w:marLeft w:val="0"/>
      <w:marRight w:val="0"/>
      <w:marTop w:val="0"/>
      <w:marBottom w:val="0"/>
      <w:divBdr>
        <w:top w:val="none" w:sz="0" w:space="0" w:color="auto"/>
        <w:left w:val="none" w:sz="0" w:space="0" w:color="auto"/>
        <w:bottom w:val="none" w:sz="0" w:space="0" w:color="auto"/>
        <w:right w:val="none" w:sz="0" w:space="0" w:color="auto"/>
      </w:divBdr>
    </w:div>
    <w:div w:id="1459564687">
      <w:bodyDiv w:val="1"/>
      <w:marLeft w:val="0"/>
      <w:marRight w:val="0"/>
      <w:marTop w:val="0"/>
      <w:marBottom w:val="0"/>
      <w:divBdr>
        <w:top w:val="none" w:sz="0" w:space="0" w:color="auto"/>
        <w:left w:val="none" w:sz="0" w:space="0" w:color="auto"/>
        <w:bottom w:val="none" w:sz="0" w:space="0" w:color="auto"/>
        <w:right w:val="none" w:sz="0" w:space="0" w:color="auto"/>
      </w:divBdr>
    </w:div>
    <w:div w:id="1459641186">
      <w:bodyDiv w:val="1"/>
      <w:marLeft w:val="0"/>
      <w:marRight w:val="0"/>
      <w:marTop w:val="0"/>
      <w:marBottom w:val="0"/>
      <w:divBdr>
        <w:top w:val="none" w:sz="0" w:space="0" w:color="auto"/>
        <w:left w:val="none" w:sz="0" w:space="0" w:color="auto"/>
        <w:bottom w:val="none" w:sz="0" w:space="0" w:color="auto"/>
        <w:right w:val="none" w:sz="0" w:space="0" w:color="auto"/>
      </w:divBdr>
    </w:div>
    <w:div w:id="1459911792">
      <w:bodyDiv w:val="1"/>
      <w:marLeft w:val="0"/>
      <w:marRight w:val="0"/>
      <w:marTop w:val="0"/>
      <w:marBottom w:val="0"/>
      <w:divBdr>
        <w:top w:val="none" w:sz="0" w:space="0" w:color="auto"/>
        <w:left w:val="none" w:sz="0" w:space="0" w:color="auto"/>
        <w:bottom w:val="none" w:sz="0" w:space="0" w:color="auto"/>
        <w:right w:val="none" w:sz="0" w:space="0" w:color="auto"/>
      </w:divBdr>
    </w:div>
    <w:div w:id="1460492404">
      <w:bodyDiv w:val="1"/>
      <w:marLeft w:val="0"/>
      <w:marRight w:val="0"/>
      <w:marTop w:val="0"/>
      <w:marBottom w:val="0"/>
      <w:divBdr>
        <w:top w:val="none" w:sz="0" w:space="0" w:color="auto"/>
        <w:left w:val="none" w:sz="0" w:space="0" w:color="auto"/>
        <w:bottom w:val="none" w:sz="0" w:space="0" w:color="auto"/>
        <w:right w:val="none" w:sz="0" w:space="0" w:color="auto"/>
      </w:divBdr>
    </w:div>
    <w:div w:id="1461072877">
      <w:bodyDiv w:val="1"/>
      <w:marLeft w:val="0"/>
      <w:marRight w:val="0"/>
      <w:marTop w:val="0"/>
      <w:marBottom w:val="0"/>
      <w:divBdr>
        <w:top w:val="none" w:sz="0" w:space="0" w:color="auto"/>
        <w:left w:val="none" w:sz="0" w:space="0" w:color="auto"/>
        <w:bottom w:val="none" w:sz="0" w:space="0" w:color="auto"/>
        <w:right w:val="none" w:sz="0" w:space="0" w:color="auto"/>
      </w:divBdr>
    </w:div>
    <w:div w:id="1461461030">
      <w:bodyDiv w:val="1"/>
      <w:marLeft w:val="0"/>
      <w:marRight w:val="0"/>
      <w:marTop w:val="0"/>
      <w:marBottom w:val="0"/>
      <w:divBdr>
        <w:top w:val="none" w:sz="0" w:space="0" w:color="auto"/>
        <w:left w:val="none" w:sz="0" w:space="0" w:color="auto"/>
        <w:bottom w:val="none" w:sz="0" w:space="0" w:color="auto"/>
        <w:right w:val="none" w:sz="0" w:space="0" w:color="auto"/>
      </w:divBdr>
    </w:div>
    <w:div w:id="1461529400">
      <w:bodyDiv w:val="1"/>
      <w:marLeft w:val="0"/>
      <w:marRight w:val="0"/>
      <w:marTop w:val="0"/>
      <w:marBottom w:val="0"/>
      <w:divBdr>
        <w:top w:val="none" w:sz="0" w:space="0" w:color="auto"/>
        <w:left w:val="none" w:sz="0" w:space="0" w:color="auto"/>
        <w:bottom w:val="none" w:sz="0" w:space="0" w:color="auto"/>
        <w:right w:val="none" w:sz="0" w:space="0" w:color="auto"/>
      </w:divBdr>
    </w:div>
    <w:div w:id="1461993697">
      <w:bodyDiv w:val="1"/>
      <w:marLeft w:val="0"/>
      <w:marRight w:val="0"/>
      <w:marTop w:val="0"/>
      <w:marBottom w:val="0"/>
      <w:divBdr>
        <w:top w:val="none" w:sz="0" w:space="0" w:color="auto"/>
        <w:left w:val="none" w:sz="0" w:space="0" w:color="auto"/>
        <w:bottom w:val="none" w:sz="0" w:space="0" w:color="auto"/>
        <w:right w:val="none" w:sz="0" w:space="0" w:color="auto"/>
      </w:divBdr>
    </w:div>
    <w:div w:id="1462377649">
      <w:bodyDiv w:val="1"/>
      <w:marLeft w:val="0"/>
      <w:marRight w:val="0"/>
      <w:marTop w:val="0"/>
      <w:marBottom w:val="0"/>
      <w:divBdr>
        <w:top w:val="none" w:sz="0" w:space="0" w:color="auto"/>
        <w:left w:val="none" w:sz="0" w:space="0" w:color="auto"/>
        <w:bottom w:val="none" w:sz="0" w:space="0" w:color="auto"/>
        <w:right w:val="none" w:sz="0" w:space="0" w:color="auto"/>
      </w:divBdr>
    </w:div>
    <w:div w:id="1462650427">
      <w:bodyDiv w:val="1"/>
      <w:marLeft w:val="0"/>
      <w:marRight w:val="0"/>
      <w:marTop w:val="0"/>
      <w:marBottom w:val="0"/>
      <w:divBdr>
        <w:top w:val="none" w:sz="0" w:space="0" w:color="auto"/>
        <w:left w:val="none" w:sz="0" w:space="0" w:color="auto"/>
        <w:bottom w:val="none" w:sz="0" w:space="0" w:color="auto"/>
        <w:right w:val="none" w:sz="0" w:space="0" w:color="auto"/>
      </w:divBdr>
    </w:div>
    <w:div w:id="1464541504">
      <w:bodyDiv w:val="1"/>
      <w:marLeft w:val="0"/>
      <w:marRight w:val="0"/>
      <w:marTop w:val="0"/>
      <w:marBottom w:val="0"/>
      <w:divBdr>
        <w:top w:val="none" w:sz="0" w:space="0" w:color="auto"/>
        <w:left w:val="none" w:sz="0" w:space="0" w:color="auto"/>
        <w:bottom w:val="none" w:sz="0" w:space="0" w:color="auto"/>
        <w:right w:val="none" w:sz="0" w:space="0" w:color="auto"/>
      </w:divBdr>
    </w:div>
    <w:div w:id="1464687555">
      <w:bodyDiv w:val="1"/>
      <w:marLeft w:val="0"/>
      <w:marRight w:val="0"/>
      <w:marTop w:val="0"/>
      <w:marBottom w:val="0"/>
      <w:divBdr>
        <w:top w:val="none" w:sz="0" w:space="0" w:color="auto"/>
        <w:left w:val="none" w:sz="0" w:space="0" w:color="auto"/>
        <w:bottom w:val="none" w:sz="0" w:space="0" w:color="auto"/>
        <w:right w:val="none" w:sz="0" w:space="0" w:color="auto"/>
      </w:divBdr>
    </w:div>
    <w:div w:id="1467115555">
      <w:bodyDiv w:val="1"/>
      <w:marLeft w:val="0"/>
      <w:marRight w:val="0"/>
      <w:marTop w:val="0"/>
      <w:marBottom w:val="0"/>
      <w:divBdr>
        <w:top w:val="none" w:sz="0" w:space="0" w:color="auto"/>
        <w:left w:val="none" w:sz="0" w:space="0" w:color="auto"/>
        <w:bottom w:val="none" w:sz="0" w:space="0" w:color="auto"/>
        <w:right w:val="none" w:sz="0" w:space="0" w:color="auto"/>
      </w:divBdr>
    </w:div>
    <w:div w:id="1467234582">
      <w:bodyDiv w:val="1"/>
      <w:marLeft w:val="0"/>
      <w:marRight w:val="0"/>
      <w:marTop w:val="0"/>
      <w:marBottom w:val="0"/>
      <w:divBdr>
        <w:top w:val="none" w:sz="0" w:space="0" w:color="auto"/>
        <w:left w:val="none" w:sz="0" w:space="0" w:color="auto"/>
        <w:bottom w:val="none" w:sz="0" w:space="0" w:color="auto"/>
        <w:right w:val="none" w:sz="0" w:space="0" w:color="auto"/>
      </w:divBdr>
    </w:div>
    <w:div w:id="1467358252">
      <w:bodyDiv w:val="1"/>
      <w:marLeft w:val="0"/>
      <w:marRight w:val="0"/>
      <w:marTop w:val="0"/>
      <w:marBottom w:val="0"/>
      <w:divBdr>
        <w:top w:val="none" w:sz="0" w:space="0" w:color="auto"/>
        <w:left w:val="none" w:sz="0" w:space="0" w:color="auto"/>
        <w:bottom w:val="none" w:sz="0" w:space="0" w:color="auto"/>
        <w:right w:val="none" w:sz="0" w:space="0" w:color="auto"/>
      </w:divBdr>
    </w:div>
    <w:div w:id="1467550002">
      <w:bodyDiv w:val="1"/>
      <w:marLeft w:val="0"/>
      <w:marRight w:val="0"/>
      <w:marTop w:val="0"/>
      <w:marBottom w:val="0"/>
      <w:divBdr>
        <w:top w:val="none" w:sz="0" w:space="0" w:color="auto"/>
        <w:left w:val="none" w:sz="0" w:space="0" w:color="auto"/>
        <w:bottom w:val="none" w:sz="0" w:space="0" w:color="auto"/>
        <w:right w:val="none" w:sz="0" w:space="0" w:color="auto"/>
      </w:divBdr>
    </w:div>
    <w:div w:id="1467579433">
      <w:bodyDiv w:val="1"/>
      <w:marLeft w:val="0"/>
      <w:marRight w:val="0"/>
      <w:marTop w:val="0"/>
      <w:marBottom w:val="0"/>
      <w:divBdr>
        <w:top w:val="none" w:sz="0" w:space="0" w:color="auto"/>
        <w:left w:val="none" w:sz="0" w:space="0" w:color="auto"/>
        <w:bottom w:val="none" w:sz="0" w:space="0" w:color="auto"/>
        <w:right w:val="none" w:sz="0" w:space="0" w:color="auto"/>
      </w:divBdr>
    </w:div>
    <w:div w:id="1467745987">
      <w:bodyDiv w:val="1"/>
      <w:marLeft w:val="0"/>
      <w:marRight w:val="0"/>
      <w:marTop w:val="0"/>
      <w:marBottom w:val="0"/>
      <w:divBdr>
        <w:top w:val="none" w:sz="0" w:space="0" w:color="auto"/>
        <w:left w:val="none" w:sz="0" w:space="0" w:color="auto"/>
        <w:bottom w:val="none" w:sz="0" w:space="0" w:color="auto"/>
        <w:right w:val="none" w:sz="0" w:space="0" w:color="auto"/>
      </w:divBdr>
    </w:div>
    <w:div w:id="1467815233">
      <w:bodyDiv w:val="1"/>
      <w:marLeft w:val="0"/>
      <w:marRight w:val="0"/>
      <w:marTop w:val="0"/>
      <w:marBottom w:val="0"/>
      <w:divBdr>
        <w:top w:val="none" w:sz="0" w:space="0" w:color="auto"/>
        <w:left w:val="none" w:sz="0" w:space="0" w:color="auto"/>
        <w:bottom w:val="none" w:sz="0" w:space="0" w:color="auto"/>
        <w:right w:val="none" w:sz="0" w:space="0" w:color="auto"/>
      </w:divBdr>
    </w:div>
    <w:div w:id="1468353030">
      <w:bodyDiv w:val="1"/>
      <w:marLeft w:val="0"/>
      <w:marRight w:val="0"/>
      <w:marTop w:val="0"/>
      <w:marBottom w:val="0"/>
      <w:divBdr>
        <w:top w:val="none" w:sz="0" w:space="0" w:color="auto"/>
        <w:left w:val="none" w:sz="0" w:space="0" w:color="auto"/>
        <w:bottom w:val="none" w:sz="0" w:space="0" w:color="auto"/>
        <w:right w:val="none" w:sz="0" w:space="0" w:color="auto"/>
      </w:divBdr>
    </w:div>
    <w:div w:id="1469587101">
      <w:bodyDiv w:val="1"/>
      <w:marLeft w:val="0"/>
      <w:marRight w:val="0"/>
      <w:marTop w:val="0"/>
      <w:marBottom w:val="0"/>
      <w:divBdr>
        <w:top w:val="none" w:sz="0" w:space="0" w:color="auto"/>
        <w:left w:val="none" w:sz="0" w:space="0" w:color="auto"/>
        <w:bottom w:val="none" w:sz="0" w:space="0" w:color="auto"/>
        <w:right w:val="none" w:sz="0" w:space="0" w:color="auto"/>
      </w:divBdr>
    </w:div>
    <w:div w:id="1470130858">
      <w:bodyDiv w:val="1"/>
      <w:marLeft w:val="0"/>
      <w:marRight w:val="0"/>
      <w:marTop w:val="0"/>
      <w:marBottom w:val="0"/>
      <w:divBdr>
        <w:top w:val="none" w:sz="0" w:space="0" w:color="auto"/>
        <w:left w:val="none" w:sz="0" w:space="0" w:color="auto"/>
        <w:bottom w:val="none" w:sz="0" w:space="0" w:color="auto"/>
        <w:right w:val="none" w:sz="0" w:space="0" w:color="auto"/>
      </w:divBdr>
    </w:div>
    <w:div w:id="1470172430">
      <w:bodyDiv w:val="1"/>
      <w:marLeft w:val="0"/>
      <w:marRight w:val="0"/>
      <w:marTop w:val="0"/>
      <w:marBottom w:val="0"/>
      <w:divBdr>
        <w:top w:val="none" w:sz="0" w:space="0" w:color="auto"/>
        <w:left w:val="none" w:sz="0" w:space="0" w:color="auto"/>
        <w:bottom w:val="none" w:sz="0" w:space="0" w:color="auto"/>
        <w:right w:val="none" w:sz="0" w:space="0" w:color="auto"/>
      </w:divBdr>
    </w:div>
    <w:div w:id="1470588444">
      <w:bodyDiv w:val="1"/>
      <w:marLeft w:val="0"/>
      <w:marRight w:val="0"/>
      <w:marTop w:val="0"/>
      <w:marBottom w:val="0"/>
      <w:divBdr>
        <w:top w:val="none" w:sz="0" w:space="0" w:color="auto"/>
        <w:left w:val="none" w:sz="0" w:space="0" w:color="auto"/>
        <w:bottom w:val="none" w:sz="0" w:space="0" w:color="auto"/>
        <w:right w:val="none" w:sz="0" w:space="0" w:color="auto"/>
      </w:divBdr>
    </w:div>
    <w:div w:id="1470901630">
      <w:bodyDiv w:val="1"/>
      <w:marLeft w:val="0"/>
      <w:marRight w:val="0"/>
      <w:marTop w:val="0"/>
      <w:marBottom w:val="0"/>
      <w:divBdr>
        <w:top w:val="none" w:sz="0" w:space="0" w:color="auto"/>
        <w:left w:val="none" w:sz="0" w:space="0" w:color="auto"/>
        <w:bottom w:val="none" w:sz="0" w:space="0" w:color="auto"/>
        <w:right w:val="none" w:sz="0" w:space="0" w:color="auto"/>
      </w:divBdr>
    </w:div>
    <w:div w:id="1472400674">
      <w:bodyDiv w:val="1"/>
      <w:marLeft w:val="0"/>
      <w:marRight w:val="0"/>
      <w:marTop w:val="0"/>
      <w:marBottom w:val="0"/>
      <w:divBdr>
        <w:top w:val="none" w:sz="0" w:space="0" w:color="auto"/>
        <w:left w:val="none" w:sz="0" w:space="0" w:color="auto"/>
        <w:bottom w:val="none" w:sz="0" w:space="0" w:color="auto"/>
        <w:right w:val="none" w:sz="0" w:space="0" w:color="auto"/>
      </w:divBdr>
    </w:div>
    <w:div w:id="1472871318">
      <w:bodyDiv w:val="1"/>
      <w:marLeft w:val="0"/>
      <w:marRight w:val="0"/>
      <w:marTop w:val="0"/>
      <w:marBottom w:val="0"/>
      <w:divBdr>
        <w:top w:val="none" w:sz="0" w:space="0" w:color="auto"/>
        <w:left w:val="none" w:sz="0" w:space="0" w:color="auto"/>
        <w:bottom w:val="none" w:sz="0" w:space="0" w:color="auto"/>
        <w:right w:val="none" w:sz="0" w:space="0" w:color="auto"/>
      </w:divBdr>
    </w:div>
    <w:div w:id="1473400045">
      <w:bodyDiv w:val="1"/>
      <w:marLeft w:val="0"/>
      <w:marRight w:val="0"/>
      <w:marTop w:val="0"/>
      <w:marBottom w:val="0"/>
      <w:divBdr>
        <w:top w:val="none" w:sz="0" w:space="0" w:color="auto"/>
        <w:left w:val="none" w:sz="0" w:space="0" w:color="auto"/>
        <w:bottom w:val="none" w:sz="0" w:space="0" w:color="auto"/>
        <w:right w:val="none" w:sz="0" w:space="0" w:color="auto"/>
      </w:divBdr>
    </w:div>
    <w:div w:id="1473446524">
      <w:bodyDiv w:val="1"/>
      <w:marLeft w:val="0"/>
      <w:marRight w:val="0"/>
      <w:marTop w:val="0"/>
      <w:marBottom w:val="0"/>
      <w:divBdr>
        <w:top w:val="none" w:sz="0" w:space="0" w:color="auto"/>
        <w:left w:val="none" w:sz="0" w:space="0" w:color="auto"/>
        <w:bottom w:val="none" w:sz="0" w:space="0" w:color="auto"/>
        <w:right w:val="none" w:sz="0" w:space="0" w:color="auto"/>
      </w:divBdr>
    </w:div>
    <w:div w:id="1473870420">
      <w:bodyDiv w:val="1"/>
      <w:marLeft w:val="0"/>
      <w:marRight w:val="0"/>
      <w:marTop w:val="0"/>
      <w:marBottom w:val="0"/>
      <w:divBdr>
        <w:top w:val="none" w:sz="0" w:space="0" w:color="auto"/>
        <w:left w:val="none" w:sz="0" w:space="0" w:color="auto"/>
        <w:bottom w:val="none" w:sz="0" w:space="0" w:color="auto"/>
        <w:right w:val="none" w:sz="0" w:space="0" w:color="auto"/>
      </w:divBdr>
      <w:divsChild>
        <w:div w:id="82916788">
          <w:marLeft w:val="640"/>
          <w:marRight w:val="0"/>
          <w:marTop w:val="0"/>
          <w:marBottom w:val="0"/>
          <w:divBdr>
            <w:top w:val="none" w:sz="0" w:space="0" w:color="auto"/>
            <w:left w:val="none" w:sz="0" w:space="0" w:color="auto"/>
            <w:bottom w:val="none" w:sz="0" w:space="0" w:color="auto"/>
            <w:right w:val="none" w:sz="0" w:space="0" w:color="auto"/>
          </w:divBdr>
        </w:div>
        <w:div w:id="226647673">
          <w:marLeft w:val="640"/>
          <w:marRight w:val="0"/>
          <w:marTop w:val="0"/>
          <w:marBottom w:val="0"/>
          <w:divBdr>
            <w:top w:val="none" w:sz="0" w:space="0" w:color="auto"/>
            <w:left w:val="none" w:sz="0" w:space="0" w:color="auto"/>
            <w:bottom w:val="none" w:sz="0" w:space="0" w:color="auto"/>
            <w:right w:val="none" w:sz="0" w:space="0" w:color="auto"/>
          </w:divBdr>
        </w:div>
        <w:div w:id="235089419">
          <w:marLeft w:val="640"/>
          <w:marRight w:val="0"/>
          <w:marTop w:val="0"/>
          <w:marBottom w:val="0"/>
          <w:divBdr>
            <w:top w:val="none" w:sz="0" w:space="0" w:color="auto"/>
            <w:left w:val="none" w:sz="0" w:space="0" w:color="auto"/>
            <w:bottom w:val="none" w:sz="0" w:space="0" w:color="auto"/>
            <w:right w:val="none" w:sz="0" w:space="0" w:color="auto"/>
          </w:divBdr>
        </w:div>
        <w:div w:id="263151542">
          <w:marLeft w:val="640"/>
          <w:marRight w:val="0"/>
          <w:marTop w:val="0"/>
          <w:marBottom w:val="0"/>
          <w:divBdr>
            <w:top w:val="none" w:sz="0" w:space="0" w:color="auto"/>
            <w:left w:val="none" w:sz="0" w:space="0" w:color="auto"/>
            <w:bottom w:val="none" w:sz="0" w:space="0" w:color="auto"/>
            <w:right w:val="none" w:sz="0" w:space="0" w:color="auto"/>
          </w:divBdr>
        </w:div>
        <w:div w:id="550001153">
          <w:marLeft w:val="640"/>
          <w:marRight w:val="0"/>
          <w:marTop w:val="0"/>
          <w:marBottom w:val="0"/>
          <w:divBdr>
            <w:top w:val="none" w:sz="0" w:space="0" w:color="auto"/>
            <w:left w:val="none" w:sz="0" w:space="0" w:color="auto"/>
            <w:bottom w:val="none" w:sz="0" w:space="0" w:color="auto"/>
            <w:right w:val="none" w:sz="0" w:space="0" w:color="auto"/>
          </w:divBdr>
        </w:div>
        <w:div w:id="584996266">
          <w:marLeft w:val="640"/>
          <w:marRight w:val="0"/>
          <w:marTop w:val="0"/>
          <w:marBottom w:val="0"/>
          <w:divBdr>
            <w:top w:val="none" w:sz="0" w:space="0" w:color="auto"/>
            <w:left w:val="none" w:sz="0" w:space="0" w:color="auto"/>
            <w:bottom w:val="none" w:sz="0" w:space="0" w:color="auto"/>
            <w:right w:val="none" w:sz="0" w:space="0" w:color="auto"/>
          </w:divBdr>
        </w:div>
        <w:div w:id="711032643">
          <w:marLeft w:val="640"/>
          <w:marRight w:val="0"/>
          <w:marTop w:val="0"/>
          <w:marBottom w:val="0"/>
          <w:divBdr>
            <w:top w:val="none" w:sz="0" w:space="0" w:color="auto"/>
            <w:left w:val="none" w:sz="0" w:space="0" w:color="auto"/>
            <w:bottom w:val="none" w:sz="0" w:space="0" w:color="auto"/>
            <w:right w:val="none" w:sz="0" w:space="0" w:color="auto"/>
          </w:divBdr>
        </w:div>
        <w:div w:id="1015421925">
          <w:marLeft w:val="640"/>
          <w:marRight w:val="0"/>
          <w:marTop w:val="0"/>
          <w:marBottom w:val="0"/>
          <w:divBdr>
            <w:top w:val="none" w:sz="0" w:space="0" w:color="auto"/>
            <w:left w:val="none" w:sz="0" w:space="0" w:color="auto"/>
            <w:bottom w:val="none" w:sz="0" w:space="0" w:color="auto"/>
            <w:right w:val="none" w:sz="0" w:space="0" w:color="auto"/>
          </w:divBdr>
        </w:div>
        <w:div w:id="1061827226">
          <w:marLeft w:val="640"/>
          <w:marRight w:val="0"/>
          <w:marTop w:val="0"/>
          <w:marBottom w:val="0"/>
          <w:divBdr>
            <w:top w:val="none" w:sz="0" w:space="0" w:color="auto"/>
            <w:left w:val="none" w:sz="0" w:space="0" w:color="auto"/>
            <w:bottom w:val="none" w:sz="0" w:space="0" w:color="auto"/>
            <w:right w:val="none" w:sz="0" w:space="0" w:color="auto"/>
          </w:divBdr>
        </w:div>
        <w:div w:id="1127358741">
          <w:marLeft w:val="640"/>
          <w:marRight w:val="0"/>
          <w:marTop w:val="0"/>
          <w:marBottom w:val="0"/>
          <w:divBdr>
            <w:top w:val="none" w:sz="0" w:space="0" w:color="auto"/>
            <w:left w:val="none" w:sz="0" w:space="0" w:color="auto"/>
            <w:bottom w:val="none" w:sz="0" w:space="0" w:color="auto"/>
            <w:right w:val="none" w:sz="0" w:space="0" w:color="auto"/>
          </w:divBdr>
        </w:div>
        <w:div w:id="1204517226">
          <w:marLeft w:val="640"/>
          <w:marRight w:val="0"/>
          <w:marTop w:val="0"/>
          <w:marBottom w:val="0"/>
          <w:divBdr>
            <w:top w:val="none" w:sz="0" w:space="0" w:color="auto"/>
            <w:left w:val="none" w:sz="0" w:space="0" w:color="auto"/>
            <w:bottom w:val="none" w:sz="0" w:space="0" w:color="auto"/>
            <w:right w:val="none" w:sz="0" w:space="0" w:color="auto"/>
          </w:divBdr>
        </w:div>
        <w:div w:id="1210075804">
          <w:marLeft w:val="640"/>
          <w:marRight w:val="0"/>
          <w:marTop w:val="0"/>
          <w:marBottom w:val="0"/>
          <w:divBdr>
            <w:top w:val="none" w:sz="0" w:space="0" w:color="auto"/>
            <w:left w:val="none" w:sz="0" w:space="0" w:color="auto"/>
            <w:bottom w:val="none" w:sz="0" w:space="0" w:color="auto"/>
            <w:right w:val="none" w:sz="0" w:space="0" w:color="auto"/>
          </w:divBdr>
        </w:div>
        <w:div w:id="1360206263">
          <w:marLeft w:val="640"/>
          <w:marRight w:val="0"/>
          <w:marTop w:val="0"/>
          <w:marBottom w:val="0"/>
          <w:divBdr>
            <w:top w:val="none" w:sz="0" w:space="0" w:color="auto"/>
            <w:left w:val="none" w:sz="0" w:space="0" w:color="auto"/>
            <w:bottom w:val="none" w:sz="0" w:space="0" w:color="auto"/>
            <w:right w:val="none" w:sz="0" w:space="0" w:color="auto"/>
          </w:divBdr>
        </w:div>
        <w:div w:id="1405178917">
          <w:marLeft w:val="640"/>
          <w:marRight w:val="0"/>
          <w:marTop w:val="0"/>
          <w:marBottom w:val="0"/>
          <w:divBdr>
            <w:top w:val="none" w:sz="0" w:space="0" w:color="auto"/>
            <w:left w:val="none" w:sz="0" w:space="0" w:color="auto"/>
            <w:bottom w:val="none" w:sz="0" w:space="0" w:color="auto"/>
            <w:right w:val="none" w:sz="0" w:space="0" w:color="auto"/>
          </w:divBdr>
        </w:div>
        <w:div w:id="1758285896">
          <w:marLeft w:val="640"/>
          <w:marRight w:val="0"/>
          <w:marTop w:val="0"/>
          <w:marBottom w:val="0"/>
          <w:divBdr>
            <w:top w:val="none" w:sz="0" w:space="0" w:color="auto"/>
            <w:left w:val="none" w:sz="0" w:space="0" w:color="auto"/>
            <w:bottom w:val="none" w:sz="0" w:space="0" w:color="auto"/>
            <w:right w:val="none" w:sz="0" w:space="0" w:color="auto"/>
          </w:divBdr>
        </w:div>
        <w:div w:id="1768580174">
          <w:marLeft w:val="640"/>
          <w:marRight w:val="0"/>
          <w:marTop w:val="0"/>
          <w:marBottom w:val="0"/>
          <w:divBdr>
            <w:top w:val="none" w:sz="0" w:space="0" w:color="auto"/>
            <w:left w:val="none" w:sz="0" w:space="0" w:color="auto"/>
            <w:bottom w:val="none" w:sz="0" w:space="0" w:color="auto"/>
            <w:right w:val="none" w:sz="0" w:space="0" w:color="auto"/>
          </w:divBdr>
        </w:div>
        <w:div w:id="1783721231">
          <w:marLeft w:val="640"/>
          <w:marRight w:val="0"/>
          <w:marTop w:val="0"/>
          <w:marBottom w:val="0"/>
          <w:divBdr>
            <w:top w:val="none" w:sz="0" w:space="0" w:color="auto"/>
            <w:left w:val="none" w:sz="0" w:space="0" w:color="auto"/>
            <w:bottom w:val="none" w:sz="0" w:space="0" w:color="auto"/>
            <w:right w:val="none" w:sz="0" w:space="0" w:color="auto"/>
          </w:divBdr>
        </w:div>
        <w:div w:id="1870028909">
          <w:marLeft w:val="640"/>
          <w:marRight w:val="0"/>
          <w:marTop w:val="0"/>
          <w:marBottom w:val="0"/>
          <w:divBdr>
            <w:top w:val="none" w:sz="0" w:space="0" w:color="auto"/>
            <w:left w:val="none" w:sz="0" w:space="0" w:color="auto"/>
            <w:bottom w:val="none" w:sz="0" w:space="0" w:color="auto"/>
            <w:right w:val="none" w:sz="0" w:space="0" w:color="auto"/>
          </w:divBdr>
        </w:div>
        <w:div w:id="1891453740">
          <w:marLeft w:val="640"/>
          <w:marRight w:val="0"/>
          <w:marTop w:val="0"/>
          <w:marBottom w:val="0"/>
          <w:divBdr>
            <w:top w:val="none" w:sz="0" w:space="0" w:color="auto"/>
            <w:left w:val="none" w:sz="0" w:space="0" w:color="auto"/>
            <w:bottom w:val="none" w:sz="0" w:space="0" w:color="auto"/>
            <w:right w:val="none" w:sz="0" w:space="0" w:color="auto"/>
          </w:divBdr>
        </w:div>
        <w:div w:id="1894929076">
          <w:marLeft w:val="640"/>
          <w:marRight w:val="0"/>
          <w:marTop w:val="0"/>
          <w:marBottom w:val="0"/>
          <w:divBdr>
            <w:top w:val="none" w:sz="0" w:space="0" w:color="auto"/>
            <w:left w:val="none" w:sz="0" w:space="0" w:color="auto"/>
            <w:bottom w:val="none" w:sz="0" w:space="0" w:color="auto"/>
            <w:right w:val="none" w:sz="0" w:space="0" w:color="auto"/>
          </w:divBdr>
        </w:div>
        <w:div w:id="1954708771">
          <w:marLeft w:val="640"/>
          <w:marRight w:val="0"/>
          <w:marTop w:val="0"/>
          <w:marBottom w:val="0"/>
          <w:divBdr>
            <w:top w:val="none" w:sz="0" w:space="0" w:color="auto"/>
            <w:left w:val="none" w:sz="0" w:space="0" w:color="auto"/>
            <w:bottom w:val="none" w:sz="0" w:space="0" w:color="auto"/>
            <w:right w:val="none" w:sz="0" w:space="0" w:color="auto"/>
          </w:divBdr>
        </w:div>
        <w:div w:id="1990939138">
          <w:marLeft w:val="640"/>
          <w:marRight w:val="0"/>
          <w:marTop w:val="0"/>
          <w:marBottom w:val="0"/>
          <w:divBdr>
            <w:top w:val="none" w:sz="0" w:space="0" w:color="auto"/>
            <w:left w:val="none" w:sz="0" w:space="0" w:color="auto"/>
            <w:bottom w:val="none" w:sz="0" w:space="0" w:color="auto"/>
            <w:right w:val="none" w:sz="0" w:space="0" w:color="auto"/>
          </w:divBdr>
        </w:div>
      </w:divsChild>
    </w:div>
    <w:div w:id="1473981976">
      <w:bodyDiv w:val="1"/>
      <w:marLeft w:val="0"/>
      <w:marRight w:val="0"/>
      <w:marTop w:val="0"/>
      <w:marBottom w:val="0"/>
      <w:divBdr>
        <w:top w:val="none" w:sz="0" w:space="0" w:color="auto"/>
        <w:left w:val="none" w:sz="0" w:space="0" w:color="auto"/>
        <w:bottom w:val="none" w:sz="0" w:space="0" w:color="auto"/>
        <w:right w:val="none" w:sz="0" w:space="0" w:color="auto"/>
      </w:divBdr>
    </w:div>
    <w:div w:id="1474909895">
      <w:bodyDiv w:val="1"/>
      <w:marLeft w:val="0"/>
      <w:marRight w:val="0"/>
      <w:marTop w:val="0"/>
      <w:marBottom w:val="0"/>
      <w:divBdr>
        <w:top w:val="none" w:sz="0" w:space="0" w:color="auto"/>
        <w:left w:val="none" w:sz="0" w:space="0" w:color="auto"/>
        <w:bottom w:val="none" w:sz="0" w:space="0" w:color="auto"/>
        <w:right w:val="none" w:sz="0" w:space="0" w:color="auto"/>
      </w:divBdr>
    </w:div>
    <w:div w:id="1476139858">
      <w:bodyDiv w:val="1"/>
      <w:marLeft w:val="0"/>
      <w:marRight w:val="0"/>
      <w:marTop w:val="0"/>
      <w:marBottom w:val="0"/>
      <w:divBdr>
        <w:top w:val="none" w:sz="0" w:space="0" w:color="auto"/>
        <w:left w:val="none" w:sz="0" w:space="0" w:color="auto"/>
        <w:bottom w:val="none" w:sz="0" w:space="0" w:color="auto"/>
        <w:right w:val="none" w:sz="0" w:space="0" w:color="auto"/>
      </w:divBdr>
    </w:div>
    <w:div w:id="1476946031">
      <w:bodyDiv w:val="1"/>
      <w:marLeft w:val="0"/>
      <w:marRight w:val="0"/>
      <w:marTop w:val="0"/>
      <w:marBottom w:val="0"/>
      <w:divBdr>
        <w:top w:val="none" w:sz="0" w:space="0" w:color="auto"/>
        <w:left w:val="none" w:sz="0" w:space="0" w:color="auto"/>
        <w:bottom w:val="none" w:sz="0" w:space="0" w:color="auto"/>
        <w:right w:val="none" w:sz="0" w:space="0" w:color="auto"/>
      </w:divBdr>
    </w:div>
    <w:div w:id="1477838250">
      <w:bodyDiv w:val="1"/>
      <w:marLeft w:val="0"/>
      <w:marRight w:val="0"/>
      <w:marTop w:val="0"/>
      <w:marBottom w:val="0"/>
      <w:divBdr>
        <w:top w:val="none" w:sz="0" w:space="0" w:color="auto"/>
        <w:left w:val="none" w:sz="0" w:space="0" w:color="auto"/>
        <w:bottom w:val="none" w:sz="0" w:space="0" w:color="auto"/>
        <w:right w:val="none" w:sz="0" w:space="0" w:color="auto"/>
      </w:divBdr>
    </w:div>
    <w:div w:id="1478646828">
      <w:bodyDiv w:val="1"/>
      <w:marLeft w:val="0"/>
      <w:marRight w:val="0"/>
      <w:marTop w:val="0"/>
      <w:marBottom w:val="0"/>
      <w:divBdr>
        <w:top w:val="none" w:sz="0" w:space="0" w:color="auto"/>
        <w:left w:val="none" w:sz="0" w:space="0" w:color="auto"/>
        <w:bottom w:val="none" w:sz="0" w:space="0" w:color="auto"/>
        <w:right w:val="none" w:sz="0" w:space="0" w:color="auto"/>
      </w:divBdr>
    </w:div>
    <w:div w:id="1478759110">
      <w:bodyDiv w:val="1"/>
      <w:marLeft w:val="0"/>
      <w:marRight w:val="0"/>
      <w:marTop w:val="0"/>
      <w:marBottom w:val="0"/>
      <w:divBdr>
        <w:top w:val="none" w:sz="0" w:space="0" w:color="auto"/>
        <w:left w:val="none" w:sz="0" w:space="0" w:color="auto"/>
        <w:bottom w:val="none" w:sz="0" w:space="0" w:color="auto"/>
        <w:right w:val="none" w:sz="0" w:space="0" w:color="auto"/>
      </w:divBdr>
    </w:div>
    <w:div w:id="1480145706">
      <w:bodyDiv w:val="1"/>
      <w:marLeft w:val="0"/>
      <w:marRight w:val="0"/>
      <w:marTop w:val="0"/>
      <w:marBottom w:val="0"/>
      <w:divBdr>
        <w:top w:val="none" w:sz="0" w:space="0" w:color="auto"/>
        <w:left w:val="none" w:sz="0" w:space="0" w:color="auto"/>
        <w:bottom w:val="none" w:sz="0" w:space="0" w:color="auto"/>
        <w:right w:val="none" w:sz="0" w:space="0" w:color="auto"/>
      </w:divBdr>
    </w:div>
    <w:div w:id="1481263748">
      <w:bodyDiv w:val="1"/>
      <w:marLeft w:val="0"/>
      <w:marRight w:val="0"/>
      <w:marTop w:val="0"/>
      <w:marBottom w:val="0"/>
      <w:divBdr>
        <w:top w:val="none" w:sz="0" w:space="0" w:color="auto"/>
        <w:left w:val="none" w:sz="0" w:space="0" w:color="auto"/>
        <w:bottom w:val="none" w:sz="0" w:space="0" w:color="auto"/>
        <w:right w:val="none" w:sz="0" w:space="0" w:color="auto"/>
      </w:divBdr>
    </w:div>
    <w:div w:id="1481311078">
      <w:bodyDiv w:val="1"/>
      <w:marLeft w:val="0"/>
      <w:marRight w:val="0"/>
      <w:marTop w:val="0"/>
      <w:marBottom w:val="0"/>
      <w:divBdr>
        <w:top w:val="none" w:sz="0" w:space="0" w:color="auto"/>
        <w:left w:val="none" w:sz="0" w:space="0" w:color="auto"/>
        <w:bottom w:val="none" w:sz="0" w:space="0" w:color="auto"/>
        <w:right w:val="none" w:sz="0" w:space="0" w:color="auto"/>
      </w:divBdr>
    </w:div>
    <w:div w:id="1481464442">
      <w:bodyDiv w:val="1"/>
      <w:marLeft w:val="0"/>
      <w:marRight w:val="0"/>
      <w:marTop w:val="0"/>
      <w:marBottom w:val="0"/>
      <w:divBdr>
        <w:top w:val="none" w:sz="0" w:space="0" w:color="auto"/>
        <w:left w:val="none" w:sz="0" w:space="0" w:color="auto"/>
        <w:bottom w:val="none" w:sz="0" w:space="0" w:color="auto"/>
        <w:right w:val="none" w:sz="0" w:space="0" w:color="auto"/>
      </w:divBdr>
    </w:div>
    <w:div w:id="1481655873">
      <w:bodyDiv w:val="1"/>
      <w:marLeft w:val="0"/>
      <w:marRight w:val="0"/>
      <w:marTop w:val="0"/>
      <w:marBottom w:val="0"/>
      <w:divBdr>
        <w:top w:val="none" w:sz="0" w:space="0" w:color="auto"/>
        <w:left w:val="none" w:sz="0" w:space="0" w:color="auto"/>
        <w:bottom w:val="none" w:sz="0" w:space="0" w:color="auto"/>
        <w:right w:val="none" w:sz="0" w:space="0" w:color="auto"/>
      </w:divBdr>
    </w:div>
    <w:div w:id="1481843602">
      <w:bodyDiv w:val="1"/>
      <w:marLeft w:val="0"/>
      <w:marRight w:val="0"/>
      <w:marTop w:val="0"/>
      <w:marBottom w:val="0"/>
      <w:divBdr>
        <w:top w:val="none" w:sz="0" w:space="0" w:color="auto"/>
        <w:left w:val="none" w:sz="0" w:space="0" w:color="auto"/>
        <w:bottom w:val="none" w:sz="0" w:space="0" w:color="auto"/>
        <w:right w:val="none" w:sz="0" w:space="0" w:color="auto"/>
      </w:divBdr>
    </w:div>
    <w:div w:id="1482500222">
      <w:bodyDiv w:val="1"/>
      <w:marLeft w:val="0"/>
      <w:marRight w:val="0"/>
      <w:marTop w:val="0"/>
      <w:marBottom w:val="0"/>
      <w:divBdr>
        <w:top w:val="none" w:sz="0" w:space="0" w:color="auto"/>
        <w:left w:val="none" w:sz="0" w:space="0" w:color="auto"/>
        <w:bottom w:val="none" w:sz="0" w:space="0" w:color="auto"/>
        <w:right w:val="none" w:sz="0" w:space="0" w:color="auto"/>
      </w:divBdr>
    </w:div>
    <w:div w:id="1483160125">
      <w:bodyDiv w:val="1"/>
      <w:marLeft w:val="0"/>
      <w:marRight w:val="0"/>
      <w:marTop w:val="0"/>
      <w:marBottom w:val="0"/>
      <w:divBdr>
        <w:top w:val="none" w:sz="0" w:space="0" w:color="auto"/>
        <w:left w:val="none" w:sz="0" w:space="0" w:color="auto"/>
        <w:bottom w:val="none" w:sz="0" w:space="0" w:color="auto"/>
        <w:right w:val="none" w:sz="0" w:space="0" w:color="auto"/>
      </w:divBdr>
      <w:divsChild>
        <w:div w:id="824128040">
          <w:marLeft w:val="0"/>
          <w:marRight w:val="0"/>
          <w:marTop w:val="0"/>
          <w:marBottom w:val="0"/>
          <w:divBdr>
            <w:top w:val="none" w:sz="0" w:space="0" w:color="auto"/>
            <w:left w:val="none" w:sz="0" w:space="0" w:color="auto"/>
            <w:bottom w:val="none" w:sz="0" w:space="0" w:color="auto"/>
            <w:right w:val="none" w:sz="0" w:space="0" w:color="auto"/>
          </w:divBdr>
        </w:div>
      </w:divsChild>
    </w:div>
    <w:div w:id="1483354738">
      <w:bodyDiv w:val="1"/>
      <w:marLeft w:val="0"/>
      <w:marRight w:val="0"/>
      <w:marTop w:val="0"/>
      <w:marBottom w:val="0"/>
      <w:divBdr>
        <w:top w:val="none" w:sz="0" w:space="0" w:color="auto"/>
        <w:left w:val="none" w:sz="0" w:space="0" w:color="auto"/>
        <w:bottom w:val="none" w:sz="0" w:space="0" w:color="auto"/>
        <w:right w:val="none" w:sz="0" w:space="0" w:color="auto"/>
      </w:divBdr>
    </w:div>
    <w:div w:id="1483620879">
      <w:bodyDiv w:val="1"/>
      <w:marLeft w:val="0"/>
      <w:marRight w:val="0"/>
      <w:marTop w:val="0"/>
      <w:marBottom w:val="0"/>
      <w:divBdr>
        <w:top w:val="none" w:sz="0" w:space="0" w:color="auto"/>
        <w:left w:val="none" w:sz="0" w:space="0" w:color="auto"/>
        <w:bottom w:val="none" w:sz="0" w:space="0" w:color="auto"/>
        <w:right w:val="none" w:sz="0" w:space="0" w:color="auto"/>
      </w:divBdr>
      <w:divsChild>
        <w:div w:id="45884698">
          <w:marLeft w:val="640"/>
          <w:marRight w:val="0"/>
          <w:marTop w:val="0"/>
          <w:marBottom w:val="0"/>
          <w:divBdr>
            <w:top w:val="none" w:sz="0" w:space="0" w:color="auto"/>
            <w:left w:val="none" w:sz="0" w:space="0" w:color="auto"/>
            <w:bottom w:val="none" w:sz="0" w:space="0" w:color="auto"/>
            <w:right w:val="none" w:sz="0" w:space="0" w:color="auto"/>
          </w:divBdr>
        </w:div>
        <w:div w:id="165245371">
          <w:marLeft w:val="640"/>
          <w:marRight w:val="0"/>
          <w:marTop w:val="0"/>
          <w:marBottom w:val="0"/>
          <w:divBdr>
            <w:top w:val="none" w:sz="0" w:space="0" w:color="auto"/>
            <w:left w:val="none" w:sz="0" w:space="0" w:color="auto"/>
            <w:bottom w:val="none" w:sz="0" w:space="0" w:color="auto"/>
            <w:right w:val="none" w:sz="0" w:space="0" w:color="auto"/>
          </w:divBdr>
        </w:div>
        <w:div w:id="959265762">
          <w:marLeft w:val="640"/>
          <w:marRight w:val="0"/>
          <w:marTop w:val="0"/>
          <w:marBottom w:val="0"/>
          <w:divBdr>
            <w:top w:val="none" w:sz="0" w:space="0" w:color="auto"/>
            <w:left w:val="none" w:sz="0" w:space="0" w:color="auto"/>
            <w:bottom w:val="none" w:sz="0" w:space="0" w:color="auto"/>
            <w:right w:val="none" w:sz="0" w:space="0" w:color="auto"/>
          </w:divBdr>
        </w:div>
        <w:div w:id="1256012164">
          <w:marLeft w:val="640"/>
          <w:marRight w:val="0"/>
          <w:marTop w:val="0"/>
          <w:marBottom w:val="0"/>
          <w:divBdr>
            <w:top w:val="none" w:sz="0" w:space="0" w:color="auto"/>
            <w:left w:val="none" w:sz="0" w:space="0" w:color="auto"/>
            <w:bottom w:val="none" w:sz="0" w:space="0" w:color="auto"/>
            <w:right w:val="none" w:sz="0" w:space="0" w:color="auto"/>
          </w:divBdr>
        </w:div>
        <w:div w:id="1771703083">
          <w:marLeft w:val="640"/>
          <w:marRight w:val="0"/>
          <w:marTop w:val="0"/>
          <w:marBottom w:val="0"/>
          <w:divBdr>
            <w:top w:val="none" w:sz="0" w:space="0" w:color="auto"/>
            <w:left w:val="none" w:sz="0" w:space="0" w:color="auto"/>
            <w:bottom w:val="none" w:sz="0" w:space="0" w:color="auto"/>
            <w:right w:val="none" w:sz="0" w:space="0" w:color="auto"/>
          </w:divBdr>
        </w:div>
        <w:div w:id="1956592526">
          <w:marLeft w:val="640"/>
          <w:marRight w:val="0"/>
          <w:marTop w:val="0"/>
          <w:marBottom w:val="0"/>
          <w:divBdr>
            <w:top w:val="none" w:sz="0" w:space="0" w:color="auto"/>
            <w:left w:val="none" w:sz="0" w:space="0" w:color="auto"/>
            <w:bottom w:val="none" w:sz="0" w:space="0" w:color="auto"/>
            <w:right w:val="none" w:sz="0" w:space="0" w:color="auto"/>
          </w:divBdr>
        </w:div>
      </w:divsChild>
    </w:div>
    <w:div w:id="1484153593">
      <w:bodyDiv w:val="1"/>
      <w:marLeft w:val="0"/>
      <w:marRight w:val="0"/>
      <w:marTop w:val="0"/>
      <w:marBottom w:val="0"/>
      <w:divBdr>
        <w:top w:val="none" w:sz="0" w:space="0" w:color="auto"/>
        <w:left w:val="none" w:sz="0" w:space="0" w:color="auto"/>
        <w:bottom w:val="none" w:sz="0" w:space="0" w:color="auto"/>
        <w:right w:val="none" w:sz="0" w:space="0" w:color="auto"/>
      </w:divBdr>
    </w:div>
    <w:div w:id="1484350540">
      <w:bodyDiv w:val="1"/>
      <w:marLeft w:val="0"/>
      <w:marRight w:val="0"/>
      <w:marTop w:val="0"/>
      <w:marBottom w:val="0"/>
      <w:divBdr>
        <w:top w:val="none" w:sz="0" w:space="0" w:color="auto"/>
        <w:left w:val="none" w:sz="0" w:space="0" w:color="auto"/>
        <w:bottom w:val="none" w:sz="0" w:space="0" w:color="auto"/>
        <w:right w:val="none" w:sz="0" w:space="0" w:color="auto"/>
      </w:divBdr>
    </w:div>
    <w:div w:id="1484660215">
      <w:bodyDiv w:val="1"/>
      <w:marLeft w:val="0"/>
      <w:marRight w:val="0"/>
      <w:marTop w:val="0"/>
      <w:marBottom w:val="0"/>
      <w:divBdr>
        <w:top w:val="none" w:sz="0" w:space="0" w:color="auto"/>
        <w:left w:val="none" w:sz="0" w:space="0" w:color="auto"/>
        <w:bottom w:val="none" w:sz="0" w:space="0" w:color="auto"/>
        <w:right w:val="none" w:sz="0" w:space="0" w:color="auto"/>
      </w:divBdr>
    </w:div>
    <w:div w:id="1485195723">
      <w:bodyDiv w:val="1"/>
      <w:marLeft w:val="0"/>
      <w:marRight w:val="0"/>
      <w:marTop w:val="0"/>
      <w:marBottom w:val="0"/>
      <w:divBdr>
        <w:top w:val="none" w:sz="0" w:space="0" w:color="auto"/>
        <w:left w:val="none" w:sz="0" w:space="0" w:color="auto"/>
        <w:bottom w:val="none" w:sz="0" w:space="0" w:color="auto"/>
        <w:right w:val="none" w:sz="0" w:space="0" w:color="auto"/>
      </w:divBdr>
    </w:div>
    <w:div w:id="1485200451">
      <w:bodyDiv w:val="1"/>
      <w:marLeft w:val="0"/>
      <w:marRight w:val="0"/>
      <w:marTop w:val="0"/>
      <w:marBottom w:val="0"/>
      <w:divBdr>
        <w:top w:val="none" w:sz="0" w:space="0" w:color="auto"/>
        <w:left w:val="none" w:sz="0" w:space="0" w:color="auto"/>
        <w:bottom w:val="none" w:sz="0" w:space="0" w:color="auto"/>
        <w:right w:val="none" w:sz="0" w:space="0" w:color="auto"/>
      </w:divBdr>
    </w:div>
    <w:div w:id="1486046183">
      <w:bodyDiv w:val="1"/>
      <w:marLeft w:val="0"/>
      <w:marRight w:val="0"/>
      <w:marTop w:val="0"/>
      <w:marBottom w:val="0"/>
      <w:divBdr>
        <w:top w:val="none" w:sz="0" w:space="0" w:color="auto"/>
        <w:left w:val="none" w:sz="0" w:space="0" w:color="auto"/>
        <w:bottom w:val="none" w:sz="0" w:space="0" w:color="auto"/>
        <w:right w:val="none" w:sz="0" w:space="0" w:color="auto"/>
      </w:divBdr>
    </w:div>
    <w:div w:id="1486437174">
      <w:bodyDiv w:val="1"/>
      <w:marLeft w:val="0"/>
      <w:marRight w:val="0"/>
      <w:marTop w:val="0"/>
      <w:marBottom w:val="0"/>
      <w:divBdr>
        <w:top w:val="none" w:sz="0" w:space="0" w:color="auto"/>
        <w:left w:val="none" w:sz="0" w:space="0" w:color="auto"/>
        <w:bottom w:val="none" w:sz="0" w:space="0" w:color="auto"/>
        <w:right w:val="none" w:sz="0" w:space="0" w:color="auto"/>
      </w:divBdr>
    </w:div>
    <w:div w:id="1486817040">
      <w:bodyDiv w:val="1"/>
      <w:marLeft w:val="0"/>
      <w:marRight w:val="0"/>
      <w:marTop w:val="0"/>
      <w:marBottom w:val="0"/>
      <w:divBdr>
        <w:top w:val="none" w:sz="0" w:space="0" w:color="auto"/>
        <w:left w:val="none" w:sz="0" w:space="0" w:color="auto"/>
        <w:bottom w:val="none" w:sz="0" w:space="0" w:color="auto"/>
        <w:right w:val="none" w:sz="0" w:space="0" w:color="auto"/>
      </w:divBdr>
    </w:div>
    <w:div w:id="1487672449">
      <w:bodyDiv w:val="1"/>
      <w:marLeft w:val="0"/>
      <w:marRight w:val="0"/>
      <w:marTop w:val="0"/>
      <w:marBottom w:val="0"/>
      <w:divBdr>
        <w:top w:val="none" w:sz="0" w:space="0" w:color="auto"/>
        <w:left w:val="none" w:sz="0" w:space="0" w:color="auto"/>
        <w:bottom w:val="none" w:sz="0" w:space="0" w:color="auto"/>
        <w:right w:val="none" w:sz="0" w:space="0" w:color="auto"/>
      </w:divBdr>
    </w:div>
    <w:div w:id="1487697384">
      <w:bodyDiv w:val="1"/>
      <w:marLeft w:val="0"/>
      <w:marRight w:val="0"/>
      <w:marTop w:val="0"/>
      <w:marBottom w:val="0"/>
      <w:divBdr>
        <w:top w:val="none" w:sz="0" w:space="0" w:color="auto"/>
        <w:left w:val="none" w:sz="0" w:space="0" w:color="auto"/>
        <w:bottom w:val="none" w:sz="0" w:space="0" w:color="auto"/>
        <w:right w:val="none" w:sz="0" w:space="0" w:color="auto"/>
      </w:divBdr>
    </w:div>
    <w:div w:id="1488016942">
      <w:bodyDiv w:val="1"/>
      <w:marLeft w:val="0"/>
      <w:marRight w:val="0"/>
      <w:marTop w:val="0"/>
      <w:marBottom w:val="0"/>
      <w:divBdr>
        <w:top w:val="none" w:sz="0" w:space="0" w:color="auto"/>
        <w:left w:val="none" w:sz="0" w:space="0" w:color="auto"/>
        <w:bottom w:val="none" w:sz="0" w:space="0" w:color="auto"/>
        <w:right w:val="none" w:sz="0" w:space="0" w:color="auto"/>
      </w:divBdr>
    </w:div>
    <w:div w:id="1488132985">
      <w:bodyDiv w:val="1"/>
      <w:marLeft w:val="0"/>
      <w:marRight w:val="0"/>
      <w:marTop w:val="0"/>
      <w:marBottom w:val="0"/>
      <w:divBdr>
        <w:top w:val="none" w:sz="0" w:space="0" w:color="auto"/>
        <w:left w:val="none" w:sz="0" w:space="0" w:color="auto"/>
        <w:bottom w:val="none" w:sz="0" w:space="0" w:color="auto"/>
        <w:right w:val="none" w:sz="0" w:space="0" w:color="auto"/>
      </w:divBdr>
    </w:div>
    <w:div w:id="1488668241">
      <w:bodyDiv w:val="1"/>
      <w:marLeft w:val="0"/>
      <w:marRight w:val="0"/>
      <w:marTop w:val="0"/>
      <w:marBottom w:val="0"/>
      <w:divBdr>
        <w:top w:val="none" w:sz="0" w:space="0" w:color="auto"/>
        <w:left w:val="none" w:sz="0" w:space="0" w:color="auto"/>
        <w:bottom w:val="none" w:sz="0" w:space="0" w:color="auto"/>
        <w:right w:val="none" w:sz="0" w:space="0" w:color="auto"/>
      </w:divBdr>
    </w:div>
    <w:div w:id="1489059624">
      <w:bodyDiv w:val="1"/>
      <w:marLeft w:val="0"/>
      <w:marRight w:val="0"/>
      <w:marTop w:val="0"/>
      <w:marBottom w:val="0"/>
      <w:divBdr>
        <w:top w:val="none" w:sz="0" w:space="0" w:color="auto"/>
        <w:left w:val="none" w:sz="0" w:space="0" w:color="auto"/>
        <w:bottom w:val="none" w:sz="0" w:space="0" w:color="auto"/>
        <w:right w:val="none" w:sz="0" w:space="0" w:color="auto"/>
      </w:divBdr>
    </w:div>
    <w:div w:id="1489323735">
      <w:bodyDiv w:val="1"/>
      <w:marLeft w:val="0"/>
      <w:marRight w:val="0"/>
      <w:marTop w:val="0"/>
      <w:marBottom w:val="0"/>
      <w:divBdr>
        <w:top w:val="none" w:sz="0" w:space="0" w:color="auto"/>
        <w:left w:val="none" w:sz="0" w:space="0" w:color="auto"/>
        <w:bottom w:val="none" w:sz="0" w:space="0" w:color="auto"/>
        <w:right w:val="none" w:sz="0" w:space="0" w:color="auto"/>
      </w:divBdr>
    </w:div>
    <w:div w:id="1489707638">
      <w:bodyDiv w:val="1"/>
      <w:marLeft w:val="0"/>
      <w:marRight w:val="0"/>
      <w:marTop w:val="0"/>
      <w:marBottom w:val="0"/>
      <w:divBdr>
        <w:top w:val="none" w:sz="0" w:space="0" w:color="auto"/>
        <w:left w:val="none" w:sz="0" w:space="0" w:color="auto"/>
        <w:bottom w:val="none" w:sz="0" w:space="0" w:color="auto"/>
        <w:right w:val="none" w:sz="0" w:space="0" w:color="auto"/>
      </w:divBdr>
    </w:div>
    <w:div w:id="1490441921">
      <w:bodyDiv w:val="1"/>
      <w:marLeft w:val="0"/>
      <w:marRight w:val="0"/>
      <w:marTop w:val="0"/>
      <w:marBottom w:val="0"/>
      <w:divBdr>
        <w:top w:val="none" w:sz="0" w:space="0" w:color="auto"/>
        <w:left w:val="none" w:sz="0" w:space="0" w:color="auto"/>
        <w:bottom w:val="none" w:sz="0" w:space="0" w:color="auto"/>
        <w:right w:val="none" w:sz="0" w:space="0" w:color="auto"/>
      </w:divBdr>
    </w:div>
    <w:div w:id="1490707928">
      <w:bodyDiv w:val="1"/>
      <w:marLeft w:val="0"/>
      <w:marRight w:val="0"/>
      <w:marTop w:val="0"/>
      <w:marBottom w:val="0"/>
      <w:divBdr>
        <w:top w:val="none" w:sz="0" w:space="0" w:color="auto"/>
        <w:left w:val="none" w:sz="0" w:space="0" w:color="auto"/>
        <w:bottom w:val="none" w:sz="0" w:space="0" w:color="auto"/>
        <w:right w:val="none" w:sz="0" w:space="0" w:color="auto"/>
      </w:divBdr>
    </w:div>
    <w:div w:id="1490823755">
      <w:bodyDiv w:val="1"/>
      <w:marLeft w:val="0"/>
      <w:marRight w:val="0"/>
      <w:marTop w:val="0"/>
      <w:marBottom w:val="0"/>
      <w:divBdr>
        <w:top w:val="none" w:sz="0" w:space="0" w:color="auto"/>
        <w:left w:val="none" w:sz="0" w:space="0" w:color="auto"/>
        <w:bottom w:val="none" w:sz="0" w:space="0" w:color="auto"/>
        <w:right w:val="none" w:sz="0" w:space="0" w:color="auto"/>
      </w:divBdr>
    </w:div>
    <w:div w:id="1490830523">
      <w:bodyDiv w:val="1"/>
      <w:marLeft w:val="0"/>
      <w:marRight w:val="0"/>
      <w:marTop w:val="0"/>
      <w:marBottom w:val="0"/>
      <w:divBdr>
        <w:top w:val="none" w:sz="0" w:space="0" w:color="auto"/>
        <w:left w:val="none" w:sz="0" w:space="0" w:color="auto"/>
        <w:bottom w:val="none" w:sz="0" w:space="0" w:color="auto"/>
        <w:right w:val="none" w:sz="0" w:space="0" w:color="auto"/>
      </w:divBdr>
    </w:div>
    <w:div w:id="1491212731">
      <w:bodyDiv w:val="1"/>
      <w:marLeft w:val="0"/>
      <w:marRight w:val="0"/>
      <w:marTop w:val="0"/>
      <w:marBottom w:val="0"/>
      <w:divBdr>
        <w:top w:val="none" w:sz="0" w:space="0" w:color="auto"/>
        <w:left w:val="none" w:sz="0" w:space="0" w:color="auto"/>
        <w:bottom w:val="none" w:sz="0" w:space="0" w:color="auto"/>
        <w:right w:val="none" w:sz="0" w:space="0" w:color="auto"/>
      </w:divBdr>
    </w:div>
    <w:div w:id="1491288752">
      <w:bodyDiv w:val="1"/>
      <w:marLeft w:val="0"/>
      <w:marRight w:val="0"/>
      <w:marTop w:val="0"/>
      <w:marBottom w:val="0"/>
      <w:divBdr>
        <w:top w:val="none" w:sz="0" w:space="0" w:color="auto"/>
        <w:left w:val="none" w:sz="0" w:space="0" w:color="auto"/>
        <w:bottom w:val="none" w:sz="0" w:space="0" w:color="auto"/>
        <w:right w:val="none" w:sz="0" w:space="0" w:color="auto"/>
      </w:divBdr>
    </w:div>
    <w:div w:id="1491369388">
      <w:bodyDiv w:val="1"/>
      <w:marLeft w:val="0"/>
      <w:marRight w:val="0"/>
      <w:marTop w:val="0"/>
      <w:marBottom w:val="0"/>
      <w:divBdr>
        <w:top w:val="none" w:sz="0" w:space="0" w:color="auto"/>
        <w:left w:val="none" w:sz="0" w:space="0" w:color="auto"/>
        <w:bottom w:val="none" w:sz="0" w:space="0" w:color="auto"/>
        <w:right w:val="none" w:sz="0" w:space="0" w:color="auto"/>
      </w:divBdr>
    </w:div>
    <w:div w:id="1491603203">
      <w:bodyDiv w:val="1"/>
      <w:marLeft w:val="0"/>
      <w:marRight w:val="0"/>
      <w:marTop w:val="0"/>
      <w:marBottom w:val="0"/>
      <w:divBdr>
        <w:top w:val="none" w:sz="0" w:space="0" w:color="auto"/>
        <w:left w:val="none" w:sz="0" w:space="0" w:color="auto"/>
        <w:bottom w:val="none" w:sz="0" w:space="0" w:color="auto"/>
        <w:right w:val="none" w:sz="0" w:space="0" w:color="auto"/>
      </w:divBdr>
    </w:div>
    <w:div w:id="1491748381">
      <w:bodyDiv w:val="1"/>
      <w:marLeft w:val="0"/>
      <w:marRight w:val="0"/>
      <w:marTop w:val="0"/>
      <w:marBottom w:val="0"/>
      <w:divBdr>
        <w:top w:val="none" w:sz="0" w:space="0" w:color="auto"/>
        <w:left w:val="none" w:sz="0" w:space="0" w:color="auto"/>
        <w:bottom w:val="none" w:sz="0" w:space="0" w:color="auto"/>
        <w:right w:val="none" w:sz="0" w:space="0" w:color="auto"/>
      </w:divBdr>
    </w:div>
    <w:div w:id="1492019369">
      <w:bodyDiv w:val="1"/>
      <w:marLeft w:val="0"/>
      <w:marRight w:val="0"/>
      <w:marTop w:val="0"/>
      <w:marBottom w:val="0"/>
      <w:divBdr>
        <w:top w:val="none" w:sz="0" w:space="0" w:color="auto"/>
        <w:left w:val="none" w:sz="0" w:space="0" w:color="auto"/>
        <w:bottom w:val="none" w:sz="0" w:space="0" w:color="auto"/>
        <w:right w:val="none" w:sz="0" w:space="0" w:color="auto"/>
      </w:divBdr>
    </w:div>
    <w:div w:id="1492135305">
      <w:bodyDiv w:val="1"/>
      <w:marLeft w:val="0"/>
      <w:marRight w:val="0"/>
      <w:marTop w:val="0"/>
      <w:marBottom w:val="0"/>
      <w:divBdr>
        <w:top w:val="none" w:sz="0" w:space="0" w:color="auto"/>
        <w:left w:val="none" w:sz="0" w:space="0" w:color="auto"/>
        <w:bottom w:val="none" w:sz="0" w:space="0" w:color="auto"/>
        <w:right w:val="none" w:sz="0" w:space="0" w:color="auto"/>
      </w:divBdr>
    </w:div>
    <w:div w:id="1493180875">
      <w:bodyDiv w:val="1"/>
      <w:marLeft w:val="0"/>
      <w:marRight w:val="0"/>
      <w:marTop w:val="0"/>
      <w:marBottom w:val="0"/>
      <w:divBdr>
        <w:top w:val="none" w:sz="0" w:space="0" w:color="auto"/>
        <w:left w:val="none" w:sz="0" w:space="0" w:color="auto"/>
        <w:bottom w:val="none" w:sz="0" w:space="0" w:color="auto"/>
        <w:right w:val="none" w:sz="0" w:space="0" w:color="auto"/>
      </w:divBdr>
    </w:div>
    <w:div w:id="1493640229">
      <w:bodyDiv w:val="1"/>
      <w:marLeft w:val="0"/>
      <w:marRight w:val="0"/>
      <w:marTop w:val="0"/>
      <w:marBottom w:val="0"/>
      <w:divBdr>
        <w:top w:val="none" w:sz="0" w:space="0" w:color="auto"/>
        <w:left w:val="none" w:sz="0" w:space="0" w:color="auto"/>
        <w:bottom w:val="none" w:sz="0" w:space="0" w:color="auto"/>
        <w:right w:val="none" w:sz="0" w:space="0" w:color="auto"/>
      </w:divBdr>
    </w:div>
    <w:div w:id="1493763877">
      <w:bodyDiv w:val="1"/>
      <w:marLeft w:val="0"/>
      <w:marRight w:val="0"/>
      <w:marTop w:val="0"/>
      <w:marBottom w:val="0"/>
      <w:divBdr>
        <w:top w:val="none" w:sz="0" w:space="0" w:color="auto"/>
        <w:left w:val="none" w:sz="0" w:space="0" w:color="auto"/>
        <w:bottom w:val="none" w:sz="0" w:space="0" w:color="auto"/>
        <w:right w:val="none" w:sz="0" w:space="0" w:color="auto"/>
      </w:divBdr>
    </w:div>
    <w:div w:id="1493988028">
      <w:bodyDiv w:val="1"/>
      <w:marLeft w:val="0"/>
      <w:marRight w:val="0"/>
      <w:marTop w:val="0"/>
      <w:marBottom w:val="0"/>
      <w:divBdr>
        <w:top w:val="none" w:sz="0" w:space="0" w:color="auto"/>
        <w:left w:val="none" w:sz="0" w:space="0" w:color="auto"/>
        <w:bottom w:val="none" w:sz="0" w:space="0" w:color="auto"/>
        <w:right w:val="none" w:sz="0" w:space="0" w:color="auto"/>
      </w:divBdr>
    </w:div>
    <w:div w:id="1494253246">
      <w:bodyDiv w:val="1"/>
      <w:marLeft w:val="0"/>
      <w:marRight w:val="0"/>
      <w:marTop w:val="0"/>
      <w:marBottom w:val="0"/>
      <w:divBdr>
        <w:top w:val="none" w:sz="0" w:space="0" w:color="auto"/>
        <w:left w:val="none" w:sz="0" w:space="0" w:color="auto"/>
        <w:bottom w:val="none" w:sz="0" w:space="0" w:color="auto"/>
        <w:right w:val="none" w:sz="0" w:space="0" w:color="auto"/>
      </w:divBdr>
    </w:div>
    <w:div w:id="1495217405">
      <w:bodyDiv w:val="1"/>
      <w:marLeft w:val="0"/>
      <w:marRight w:val="0"/>
      <w:marTop w:val="0"/>
      <w:marBottom w:val="0"/>
      <w:divBdr>
        <w:top w:val="none" w:sz="0" w:space="0" w:color="auto"/>
        <w:left w:val="none" w:sz="0" w:space="0" w:color="auto"/>
        <w:bottom w:val="none" w:sz="0" w:space="0" w:color="auto"/>
        <w:right w:val="none" w:sz="0" w:space="0" w:color="auto"/>
      </w:divBdr>
    </w:div>
    <w:div w:id="1495560421">
      <w:bodyDiv w:val="1"/>
      <w:marLeft w:val="0"/>
      <w:marRight w:val="0"/>
      <w:marTop w:val="0"/>
      <w:marBottom w:val="0"/>
      <w:divBdr>
        <w:top w:val="none" w:sz="0" w:space="0" w:color="auto"/>
        <w:left w:val="none" w:sz="0" w:space="0" w:color="auto"/>
        <w:bottom w:val="none" w:sz="0" w:space="0" w:color="auto"/>
        <w:right w:val="none" w:sz="0" w:space="0" w:color="auto"/>
      </w:divBdr>
    </w:div>
    <w:div w:id="1495686607">
      <w:bodyDiv w:val="1"/>
      <w:marLeft w:val="0"/>
      <w:marRight w:val="0"/>
      <w:marTop w:val="0"/>
      <w:marBottom w:val="0"/>
      <w:divBdr>
        <w:top w:val="none" w:sz="0" w:space="0" w:color="auto"/>
        <w:left w:val="none" w:sz="0" w:space="0" w:color="auto"/>
        <w:bottom w:val="none" w:sz="0" w:space="0" w:color="auto"/>
        <w:right w:val="none" w:sz="0" w:space="0" w:color="auto"/>
      </w:divBdr>
    </w:div>
    <w:div w:id="1496260136">
      <w:bodyDiv w:val="1"/>
      <w:marLeft w:val="0"/>
      <w:marRight w:val="0"/>
      <w:marTop w:val="0"/>
      <w:marBottom w:val="0"/>
      <w:divBdr>
        <w:top w:val="none" w:sz="0" w:space="0" w:color="auto"/>
        <w:left w:val="none" w:sz="0" w:space="0" w:color="auto"/>
        <w:bottom w:val="none" w:sz="0" w:space="0" w:color="auto"/>
        <w:right w:val="none" w:sz="0" w:space="0" w:color="auto"/>
      </w:divBdr>
    </w:div>
    <w:div w:id="1497454442">
      <w:bodyDiv w:val="1"/>
      <w:marLeft w:val="0"/>
      <w:marRight w:val="0"/>
      <w:marTop w:val="0"/>
      <w:marBottom w:val="0"/>
      <w:divBdr>
        <w:top w:val="none" w:sz="0" w:space="0" w:color="auto"/>
        <w:left w:val="none" w:sz="0" w:space="0" w:color="auto"/>
        <w:bottom w:val="none" w:sz="0" w:space="0" w:color="auto"/>
        <w:right w:val="none" w:sz="0" w:space="0" w:color="auto"/>
      </w:divBdr>
    </w:div>
    <w:div w:id="1497650686">
      <w:bodyDiv w:val="1"/>
      <w:marLeft w:val="0"/>
      <w:marRight w:val="0"/>
      <w:marTop w:val="0"/>
      <w:marBottom w:val="0"/>
      <w:divBdr>
        <w:top w:val="none" w:sz="0" w:space="0" w:color="auto"/>
        <w:left w:val="none" w:sz="0" w:space="0" w:color="auto"/>
        <w:bottom w:val="none" w:sz="0" w:space="0" w:color="auto"/>
        <w:right w:val="none" w:sz="0" w:space="0" w:color="auto"/>
      </w:divBdr>
    </w:div>
    <w:div w:id="1497653402">
      <w:bodyDiv w:val="1"/>
      <w:marLeft w:val="0"/>
      <w:marRight w:val="0"/>
      <w:marTop w:val="0"/>
      <w:marBottom w:val="0"/>
      <w:divBdr>
        <w:top w:val="none" w:sz="0" w:space="0" w:color="auto"/>
        <w:left w:val="none" w:sz="0" w:space="0" w:color="auto"/>
        <w:bottom w:val="none" w:sz="0" w:space="0" w:color="auto"/>
        <w:right w:val="none" w:sz="0" w:space="0" w:color="auto"/>
      </w:divBdr>
    </w:div>
    <w:div w:id="1497921556">
      <w:bodyDiv w:val="1"/>
      <w:marLeft w:val="0"/>
      <w:marRight w:val="0"/>
      <w:marTop w:val="0"/>
      <w:marBottom w:val="0"/>
      <w:divBdr>
        <w:top w:val="none" w:sz="0" w:space="0" w:color="auto"/>
        <w:left w:val="none" w:sz="0" w:space="0" w:color="auto"/>
        <w:bottom w:val="none" w:sz="0" w:space="0" w:color="auto"/>
        <w:right w:val="none" w:sz="0" w:space="0" w:color="auto"/>
      </w:divBdr>
    </w:div>
    <w:div w:id="1499074108">
      <w:bodyDiv w:val="1"/>
      <w:marLeft w:val="0"/>
      <w:marRight w:val="0"/>
      <w:marTop w:val="0"/>
      <w:marBottom w:val="0"/>
      <w:divBdr>
        <w:top w:val="none" w:sz="0" w:space="0" w:color="auto"/>
        <w:left w:val="none" w:sz="0" w:space="0" w:color="auto"/>
        <w:bottom w:val="none" w:sz="0" w:space="0" w:color="auto"/>
        <w:right w:val="none" w:sz="0" w:space="0" w:color="auto"/>
      </w:divBdr>
    </w:div>
    <w:div w:id="1499077630">
      <w:bodyDiv w:val="1"/>
      <w:marLeft w:val="0"/>
      <w:marRight w:val="0"/>
      <w:marTop w:val="0"/>
      <w:marBottom w:val="0"/>
      <w:divBdr>
        <w:top w:val="none" w:sz="0" w:space="0" w:color="auto"/>
        <w:left w:val="none" w:sz="0" w:space="0" w:color="auto"/>
        <w:bottom w:val="none" w:sz="0" w:space="0" w:color="auto"/>
        <w:right w:val="none" w:sz="0" w:space="0" w:color="auto"/>
      </w:divBdr>
    </w:div>
    <w:div w:id="1499928079">
      <w:bodyDiv w:val="1"/>
      <w:marLeft w:val="0"/>
      <w:marRight w:val="0"/>
      <w:marTop w:val="0"/>
      <w:marBottom w:val="0"/>
      <w:divBdr>
        <w:top w:val="none" w:sz="0" w:space="0" w:color="auto"/>
        <w:left w:val="none" w:sz="0" w:space="0" w:color="auto"/>
        <w:bottom w:val="none" w:sz="0" w:space="0" w:color="auto"/>
        <w:right w:val="none" w:sz="0" w:space="0" w:color="auto"/>
      </w:divBdr>
    </w:div>
    <w:div w:id="1500078487">
      <w:bodyDiv w:val="1"/>
      <w:marLeft w:val="0"/>
      <w:marRight w:val="0"/>
      <w:marTop w:val="0"/>
      <w:marBottom w:val="0"/>
      <w:divBdr>
        <w:top w:val="none" w:sz="0" w:space="0" w:color="auto"/>
        <w:left w:val="none" w:sz="0" w:space="0" w:color="auto"/>
        <w:bottom w:val="none" w:sz="0" w:space="0" w:color="auto"/>
        <w:right w:val="none" w:sz="0" w:space="0" w:color="auto"/>
      </w:divBdr>
    </w:div>
    <w:div w:id="1500272884">
      <w:bodyDiv w:val="1"/>
      <w:marLeft w:val="0"/>
      <w:marRight w:val="0"/>
      <w:marTop w:val="0"/>
      <w:marBottom w:val="0"/>
      <w:divBdr>
        <w:top w:val="none" w:sz="0" w:space="0" w:color="auto"/>
        <w:left w:val="none" w:sz="0" w:space="0" w:color="auto"/>
        <w:bottom w:val="none" w:sz="0" w:space="0" w:color="auto"/>
        <w:right w:val="none" w:sz="0" w:space="0" w:color="auto"/>
      </w:divBdr>
    </w:div>
    <w:div w:id="1500459375">
      <w:bodyDiv w:val="1"/>
      <w:marLeft w:val="0"/>
      <w:marRight w:val="0"/>
      <w:marTop w:val="0"/>
      <w:marBottom w:val="0"/>
      <w:divBdr>
        <w:top w:val="none" w:sz="0" w:space="0" w:color="auto"/>
        <w:left w:val="none" w:sz="0" w:space="0" w:color="auto"/>
        <w:bottom w:val="none" w:sz="0" w:space="0" w:color="auto"/>
        <w:right w:val="none" w:sz="0" w:space="0" w:color="auto"/>
      </w:divBdr>
    </w:div>
    <w:div w:id="1501384270">
      <w:bodyDiv w:val="1"/>
      <w:marLeft w:val="0"/>
      <w:marRight w:val="0"/>
      <w:marTop w:val="0"/>
      <w:marBottom w:val="0"/>
      <w:divBdr>
        <w:top w:val="none" w:sz="0" w:space="0" w:color="auto"/>
        <w:left w:val="none" w:sz="0" w:space="0" w:color="auto"/>
        <w:bottom w:val="none" w:sz="0" w:space="0" w:color="auto"/>
        <w:right w:val="none" w:sz="0" w:space="0" w:color="auto"/>
      </w:divBdr>
    </w:div>
    <w:div w:id="1501968211">
      <w:bodyDiv w:val="1"/>
      <w:marLeft w:val="0"/>
      <w:marRight w:val="0"/>
      <w:marTop w:val="0"/>
      <w:marBottom w:val="0"/>
      <w:divBdr>
        <w:top w:val="none" w:sz="0" w:space="0" w:color="auto"/>
        <w:left w:val="none" w:sz="0" w:space="0" w:color="auto"/>
        <w:bottom w:val="none" w:sz="0" w:space="0" w:color="auto"/>
        <w:right w:val="none" w:sz="0" w:space="0" w:color="auto"/>
      </w:divBdr>
    </w:div>
    <w:div w:id="1501969464">
      <w:bodyDiv w:val="1"/>
      <w:marLeft w:val="0"/>
      <w:marRight w:val="0"/>
      <w:marTop w:val="0"/>
      <w:marBottom w:val="0"/>
      <w:divBdr>
        <w:top w:val="none" w:sz="0" w:space="0" w:color="auto"/>
        <w:left w:val="none" w:sz="0" w:space="0" w:color="auto"/>
        <w:bottom w:val="none" w:sz="0" w:space="0" w:color="auto"/>
        <w:right w:val="none" w:sz="0" w:space="0" w:color="auto"/>
      </w:divBdr>
    </w:div>
    <w:div w:id="1502743162">
      <w:bodyDiv w:val="1"/>
      <w:marLeft w:val="0"/>
      <w:marRight w:val="0"/>
      <w:marTop w:val="0"/>
      <w:marBottom w:val="0"/>
      <w:divBdr>
        <w:top w:val="none" w:sz="0" w:space="0" w:color="auto"/>
        <w:left w:val="none" w:sz="0" w:space="0" w:color="auto"/>
        <w:bottom w:val="none" w:sz="0" w:space="0" w:color="auto"/>
        <w:right w:val="none" w:sz="0" w:space="0" w:color="auto"/>
      </w:divBdr>
    </w:div>
    <w:div w:id="1502818595">
      <w:bodyDiv w:val="1"/>
      <w:marLeft w:val="0"/>
      <w:marRight w:val="0"/>
      <w:marTop w:val="0"/>
      <w:marBottom w:val="0"/>
      <w:divBdr>
        <w:top w:val="none" w:sz="0" w:space="0" w:color="auto"/>
        <w:left w:val="none" w:sz="0" w:space="0" w:color="auto"/>
        <w:bottom w:val="none" w:sz="0" w:space="0" w:color="auto"/>
        <w:right w:val="none" w:sz="0" w:space="0" w:color="auto"/>
      </w:divBdr>
    </w:div>
    <w:div w:id="1503929993">
      <w:bodyDiv w:val="1"/>
      <w:marLeft w:val="0"/>
      <w:marRight w:val="0"/>
      <w:marTop w:val="0"/>
      <w:marBottom w:val="0"/>
      <w:divBdr>
        <w:top w:val="none" w:sz="0" w:space="0" w:color="auto"/>
        <w:left w:val="none" w:sz="0" w:space="0" w:color="auto"/>
        <w:bottom w:val="none" w:sz="0" w:space="0" w:color="auto"/>
        <w:right w:val="none" w:sz="0" w:space="0" w:color="auto"/>
      </w:divBdr>
    </w:div>
    <w:div w:id="1504660847">
      <w:bodyDiv w:val="1"/>
      <w:marLeft w:val="0"/>
      <w:marRight w:val="0"/>
      <w:marTop w:val="0"/>
      <w:marBottom w:val="0"/>
      <w:divBdr>
        <w:top w:val="none" w:sz="0" w:space="0" w:color="auto"/>
        <w:left w:val="none" w:sz="0" w:space="0" w:color="auto"/>
        <w:bottom w:val="none" w:sz="0" w:space="0" w:color="auto"/>
        <w:right w:val="none" w:sz="0" w:space="0" w:color="auto"/>
      </w:divBdr>
    </w:div>
    <w:div w:id="1505128710">
      <w:bodyDiv w:val="1"/>
      <w:marLeft w:val="0"/>
      <w:marRight w:val="0"/>
      <w:marTop w:val="0"/>
      <w:marBottom w:val="0"/>
      <w:divBdr>
        <w:top w:val="none" w:sz="0" w:space="0" w:color="auto"/>
        <w:left w:val="none" w:sz="0" w:space="0" w:color="auto"/>
        <w:bottom w:val="none" w:sz="0" w:space="0" w:color="auto"/>
        <w:right w:val="none" w:sz="0" w:space="0" w:color="auto"/>
      </w:divBdr>
    </w:div>
    <w:div w:id="1505322484">
      <w:bodyDiv w:val="1"/>
      <w:marLeft w:val="0"/>
      <w:marRight w:val="0"/>
      <w:marTop w:val="0"/>
      <w:marBottom w:val="0"/>
      <w:divBdr>
        <w:top w:val="none" w:sz="0" w:space="0" w:color="auto"/>
        <w:left w:val="none" w:sz="0" w:space="0" w:color="auto"/>
        <w:bottom w:val="none" w:sz="0" w:space="0" w:color="auto"/>
        <w:right w:val="none" w:sz="0" w:space="0" w:color="auto"/>
      </w:divBdr>
    </w:div>
    <w:div w:id="1505393007">
      <w:bodyDiv w:val="1"/>
      <w:marLeft w:val="0"/>
      <w:marRight w:val="0"/>
      <w:marTop w:val="0"/>
      <w:marBottom w:val="0"/>
      <w:divBdr>
        <w:top w:val="none" w:sz="0" w:space="0" w:color="auto"/>
        <w:left w:val="none" w:sz="0" w:space="0" w:color="auto"/>
        <w:bottom w:val="none" w:sz="0" w:space="0" w:color="auto"/>
        <w:right w:val="none" w:sz="0" w:space="0" w:color="auto"/>
      </w:divBdr>
    </w:div>
    <w:div w:id="1505625269">
      <w:bodyDiv w:val="1"/>
      <w:marLeft w:val="0"/>
      <w:marRight w:val="0"/>
      <w:marTop w:val="0"/>
      <w:marBottom w:val="0"/>
      <w:divBdr>
        <w:top w:val="none" w:sz="0" w:space="0" w:color="auto"/>
        <w:left w:val="none" w:sz="0" w:space="0" w:color="auto"/>
        <w:bottom w:val="none" w:sz="0" w:space="0" w:color="auto"/>
        <w:right w:val="none" w:sz="0" w:space="0" w:color="auto"/>
      </w:divBdr>
    </w:div>
    <w:div w:id="1505971488">
      <w:bodyDiv w:val="1"/>
      <w:marLeft w:val="0"/>
      <w:marRight w:val="0"/>
      <w:marTop w:val="0"/>
      <w:marBottom w:val="0"/>
      <w:divBdr>
        <w:top w:val="none" w:sz="0" w:space="0" w:color="auto"/>
        <w:left w:val="none" w:sz="0" w:space="0" w:color="auto"/>
        <w:bottom w:val="none" w:sz="0" w:space="0" w:color="auto"/>
        <w:right w:val="none" w:sz="0" w:space="0" w:color="auto"/>
      </w:divBdr>
    </w:div>
    <w:div w:id="1507287283">
      <w:bodyDiv w:val="1"/>
      <w:marLeft w:val="0"/>
      <w:marRight w:val="0"/>
      <w:marTop w:val="0"/>
      <w:marBottom w:val="0"/>
      <w:divBdr>
        <w:top w:val="none" w:sz="0" w:space="0" w:color="auto"/>
        <w:left w:val="none" w:sz="0" w:space="0" w:color="auto"/>
        <w:bottom w:val="none" w:sz="0" w:space="0" w:color="auto"/>
        <w:right w:val="none" w:sz="0" w:space="0" w:color="auto"/>
      </w:divBdr>
    </w:div>
    <w:div w:id="1508205370">
      <w:bodyDiv w:val="1"/>
      <w:marLeft w:val="0"/>
      <w:marRight w:val="0"/>
      <w:marTop w:val="0"/>
      <w:marBottom w:val="0"/>
      <w:divBdr>
        <w:top w:val="none" w:sz="0" w:space="0" w:color="auto"/>
        <w:left w:val="none" w:sz="0" w:space="0" w:color="auto"/>
        <w:bottom w:val="none" w:sz="0" w:space="0" w:color="auto"/>
        <w:right w:val="none" w:sz="0" w:space="0" w:color="auto"/>
      </w:divBdr>
    </w:div>
    <w:div w:id="1509708803">
      <w:bodyDiv w:val="1"/>
      <w:marLeft w:val="0"/>
      <w:marRight w:val="0"/>
      <w:marTop w:val="0"/>
      <w:marBottom w:val="0"/>
      <w:divBdr>
        <w:top w:val="none" w:sz="0" w:space="0" w:color="auto"/>
        <w:left w:val="none" w:sz="0" w:space="0" w:color="auto"/>
        <w:bottom w:val="none" w:sz="0" w:space="0" w:color="auto"/>
        <w:right w:val="none" w:sz="0" w:space="0" w:color="auto"/>
      </w:divBdr>
    </w:div>
    <w:div w:id="1509979526">
      <w:bodyDiv w:val="1"/>
      <w:marLeft w:val="0"/>
      <w:marRight w:val="0"/>
      <w:marTop w:val="0"/>
      <w:marBottom w:val="0"/>
      <w:divBdr>
        <w:top w:val="none" w:sz="0" w:space="0" w:color="auto"/>
        <w:left w:val="none" w:sz="0" w:space="0" w:color="auto"/>
        <w:bottom w:val="none" w:sz="0" w:space="0" w:color="auto"/>
        <w:right w:val="none" w:sz="0" w:space="0" w:color="auto"/>
      </w:divBdr>
    </w:div>
    <w:div w:id="1511529554">
      <w:bodyDiv w:val="1"/>
      <w:marLeft w:val="0"/>
      <w:marRight w:val="0"/>
      <w:marTop w:val="0"/>
      <w:marBottom w:val="0"/>
      <w:divBdr>
        <w:top w:val="none" w:sz="0" w:space="0" w:color="auto"/>
        <w:left w:val="none" w:sz="0" w:space="0" w:color="auto"/>
        <w:bottom w:val="none" w:sz="0" w:space="0" w:color="auto"/>
        <w:right w:val="none" w:sz="0" w:space="0" w:color="auto"/>
      </w:divBdr>
    </w:div>
    <w:div w:id="1512183764">
      <w:bodyDiv w:val="1"/>
      <w:marLeft w:val="0"/>
      <w:marRight w:val="0"/>
      <w:marTop w:val="0"/>
      <w:marBottom w:val="0"/>
      <w:divBdr>
        <w:top w:val="none" w:sz="0" w:space="0" w:color="auto"/>
        <w:left w:val="none" w:sz="0" w:space="0" w:color="auto"/>
        <w:bottom w:val="none" w:sz="0" w:space="0" w:color="auto"/>
        <w:right w:val="none" w:sz="0" w:space="0" w:color="auto"/>
      </w:divBdr>
    </w:div>
    <w:div w:id="1512723562">
      <w:bodyDiv w:val="1"/>
      <w:marLeft w:val="0"/>
      <w:marRight w:val="0"/>
      <w:marTop w:val="0"/>
      <w:marBottom w:val="0"/>
      <w:divBdr>
        <w:top w:val="none" w:sz="0" w:space="0" w:color="auto"/>
        <w:left w:val="none" w:sz="0" w:space="0" w:color="auto"/>
        <w:bottom w:val="none" w:sz="0" w:space="0" w:color="auto"/>
        <w:right w:val="none" w:sz="0" w:space="0" w:color="auto"/>
      </w:divBdr>
    </w:div>
    <w:div w:id="1512841108">
      <w:bodyDiv w:val="1"/>
      <w:marLeft w:val="0"/>
      <w:marRight w:val="0"/>
      <w:marTop w:val="0"/>
      <w:marBottom w:val="0"/>
      <w:divBdr>
        <w:top w:val="none" w:sz="0" w:space="0" w:color="auto"/>
        <w:left w:val="none" w:sz="0" w:space="0" w:color="auto"/>
        <w:bottom w:val="none" w:sz="0" w:space="0" w:color="auto"/>
        <w:right w:val="none" w:sz="0" w:space="0" w:color="auto"/>
      </w:divBdr>
    </w:div>
    <w:div w:id="1513253532">
      <w:bodyDiv w:val="1"/>
      <w:marLeft w:val="0"/>
      <w:marRight w:val="0"/>
      <w:marTop w:val="0"/>
      <w:marBottom w:val="0"/>
      <w:divBdr>
        <w:top w:val="none" w:sz="0" w:space="0" w:color="auto"/>
        <w:left w:val="none" w:sz="0" w:space="0" w:color="auto"/>
        <w:bottom w:val="none" w:sz="0" w:space="0" w:color="auto"/>
        <w:right w:val="none" w:sz="0" w:space="0" w:color="auto"/>
      </w:divBdr>
    </w:div>
    <w:div w:id="1513256120">
      <w:bodyDiv w:val="1"/>
      <w:marLeft w:val="0"/>
      <w:marRight w:val="0"/>
      <w:marTop w:val="0"/>
      <w:marBottom w:val="0"/>
      <w:divBdr>
        <w:top w:val="none" w:sz="0" w:space="0" w:color="auto"/>
        <w:left w:val="none" w:sz="0" w:space="0" w:color="auto"/>
        <w:bottom w:val="none" w:sz="0" w:space="0" w:color="auto"/>
        <w:right w:val="none" w:sz="0" w:space="0" w:color="auto"/>
      </w:divBdr>
    </w:div>
    <w:div w:id="1514151227">
      <w:bodyDiv w:val="1"/>
      <w:marLeft w:val="0"/>
      <w:marRight w:val="0"/>
      <w:marTop w:val="0"/>
      <w:marBottom w:val="0"/>
      <w:divBdr>
        <w:top w:val="none" w:sz="0" w:space="0" w:color="auto"/>
        <w:left w:val="none" w:sz="0" w:space="0" w:color="auto"/>
        <w:bottom w:val="none" w:sz="0" w:space="0" w:color="auto"/>
        <w:right w:val="none" w:sz="0" w:space="0" w:color="auto"/>
      </w:divBdr>
    </w:div>
    <w:div w:id="1514300261">
      <w:bodyDiv w:val="1"/>
      <w:marLeft w:val="0"/>
      <w:marRight w:val="0"/>
      <w:marTop w:val="0"/>
      <w:marBottom w:val="0"/>
      <w:divBdr>
        <w:top w:val="none" w:sz="0" w:space="0" w:color="auto"/>
        <w:left w:val="none" w:sz="0" w:space="0" w:color="auto"/>
        <w:bottom w:val="none" w:sz="0" w:space="0" w:color="auto"/>
        <w:right w:val="none" w:sz="0" w:space="0" w:color="auto"/>
      </w:divBdr>
    </w:div>
    <w:div w:id="1514568470">
      <w:bodyDiv w:val="1"/>
      <w:marLeft w:val="0"/>
      <w:marRight w:val="0"/>
      <w:marTop w:val="0"/>
      <w:marBottom w:val="0"/>
      <w:divBdr>
        <w:top w:val="none" w:sz="0" w:space="0" w:color="auto"/>
        <w:left w:val="none" w:sz="0" w:space="0" w:color="auto"/>
        <w:bottom w:val="none" w:sz="0" w:space="0" w:color="auto"/>
        <w:right w:val="none" w:sz="0" w:space="0" w:color="auto"/>
      </w:divBdr>
    </w:div>
    <w:div w:id="1514800694">
      <w:bodyDiv w:val="1"/>
      <w:marLeft w:val="0"/>
      <w:marRight w:val="0"/>
      <w:marTop w:val="0"/>
      <w:marBottom w:val="0"/>
      <w:divBdr>
        <w:top w:val="none" w:sz="0" w:space="0" w:color="auto"/>
        <w:left w:val="none" w:sz="0" w:space="0" w:color="auto"/>
        <w:bottom w:val="none" w:sz="0" w:space="0" w:color="auto"/>
        <w:right w:val="none" w:sz="0" w:space="0" w:color="auto"/>
      </w:divBdr>
    </w:div>
    <w:div w:id="1515850464">
      <w:bodyDiv w:val="1"/>
      <w:marLeft w:val="0"/>
      <w:marRight w:val="0"/>
      <w:marTop w:val="0"/>
      <w:marBottom w:val="0"/>
      <w:divBdr>
        <w:top w:val="none" w:sz="0" w:space="0" w:color="auto"/>
        <w:left w:val="none" w:sz="0" w:space="0" w:color="auto"/>
        <w:bottom w:val="none" w:sz="0" w:space="0" w:color="auto"/>
        <w:right w:val="none" w:sz="0" w:space="0" w:color="auto"/>
      </w:divBdr>
    </w:div>
    <w:div w:id="1515997752">
      <w:bodyDiv w:val="1"/>
      <w:marLeft w:val="0"/>
      <w:marRight w:val="0"/>
      <w:marTop w:val="0"/>
      <w:marBottom w:val="0"/>
      <w:divBdr>
        <w:top w:val="none" w:sz="0" w:space="0" w:color="auto"/>
        <w:left w:val="none" w:sz="0" w:space="0" w:color="auto"/>
        <w:bottom w:val="none" w:sz="0" w:space="0" w:color="auto"/>
        <w:right w:val="none" w:sz="0" w:space="0" w:color="auto"/>
      </w:divBdr>
    </w:div>
    <w:div w:id="1516655654">
      <w:bodyDiv w:val="1"/>
      <w:marLeft w:val="0"/>
      <w:marRight w:val="0"/>
      <w:marTop w:val="0"/>
      <w:marBottom w:val="0"/>
      <w:divBdr>
        <w:top w:val="none" w:sz="0" w:space="0" w:color="auto"/>
        <w:left w:val="none" w:sz="0" w:space="0" w:color="auto"/>
        <w:bottom w:val="none" w:sz="0" w:space="0" w:color="auto"/>
        <w:right w:val="none" w:sz="0" w:space="0" w:color="auto"/>
      </w:divBdr>
    </w:div>
    <w:div w:id="1517109411">
      <w:bodyDiv w:val="1"/>
      <w:marLeft w:val="0"/>
      <w:marRight w:val="0"/>
      <w:marTop w:val="0"/>
      <w:marBottom w:val="0"/>
      <w:divBdr>
        <w:top w:val="none" w:sz="0" w:space="0" w:color="auto"/>
        <w:left w:val="none" w:sz="0" w:space="0" w:color="auto"/>
        <w:bottom w:val="none" w:sz="0" w:space="0" w:color="auto"/>
        <w:right w:val="none" w:sz="0" w:space="0" w:color="auto"/>
      </w:divBdr>
    </w:div>
    <w:div w:id="1517424022">
      <w:bodyDiv w:val="1"/>
      <w:marLeft w:val="0"/>
      <w:marRight w:val="0"/>
      <w:marTop w:val="0"/>
      <w:marBottom w:val="0"/>
      <w:divBdr>
        <w:top w:val="none" w:sz="0" w:space="0" w:color="auto"/>
        <w:left w:val="none" w:sz="0" w:space="0" w:color="auto"/>
        <w:bottom w:val="none" w:sz="0" w:space="0" w:color="auto"/>
        <w:right w:val="none" w:sz="0" w:space="0" w:color="auto"/>
      </w:divBdr>
    </w:div>
    <w:div w:id="1517499604">
      <w:bodyDiv w:val="1"/>
      <w:marLeft w:val="0"/>
      <w:marRight w:val="0"/>
      <w:marTop w:val="0"/>
      <w:marBottom w:val="0"/>
      <w:divBdr>
        <w:top w:val="none" w:sz="0" w:space="0" w:color="auto"/>
        <w:left w:val="none" w:sz="0" w:space="0" w:color="auto"/>
        <w:bottom w:val="none" w:sz="0" w:space="0" w:color="auto"/>
        <w:right w:val="none" w:sz="0" w:space="0" w:color="auto"/>
      </w:divBdr>
    </w:div>
    <w:div w:id="1517502876">
      <w:bodyDiv w:val="1"/>
      <w:marLeft w:val="0"/>
      <w:marRight w:val="0"/>
      <w:marTop w:val="0"/>
      <w:marBottom w:val="0"/>
      <w:divBdr>
        <w:top w:val="none" w:sz="0" w:space="0" w:color="auto"/>
        <w:left w:val="none" w:sz="0" w:space="0" w:color="auto"/>
        <w:bottom w:val="none" w:sz="0" w:space="0" w:color="auto"/>
        <w:right w:val="none" w:sz="0" w:space="0" w:color="auto"/>
      </w:divBdr>
    </w:div>
    <w:div w:id="1517573675">
      <w:bodyDiv w:val="1"/>
      <w:marLeft w:val="0"/>
      <w:marRight w:val="0"/>
      <w:marTop w:val="0"/>
      <w:marBottom w:val="0"/>
      <w:divBdr>
        <w:top w:val="none" w:sz="0" w:space="0" w:color="auto"/>
        <w:left w:val="none" w:sz="0" w:space="0" w:color="auto"/>
        <w:bottom w:val="none" w:sz="0" w:space="0" w:color="auto"/>
        <w:right w:val="none" w:sz="0" w:space="0" w:color="auto"/>
      </w:divBdr>
    </w:div>
    <w:div w:id="1517578927">
      <w:bodyDiv w:val="1"/>
      <w:marLeft w:val="0"/>
      <w:marRight w:val="0"/>
      <w:marTop w:val="0"/>
      <w:marBottom w:val="0"/>
      <w:divBdr>
        <w:top w:val="none" w:sz="0" w:space="0" w:color="auto"/>
        <w:left w:val="none" w:sz="0" w:space="0" w:color="auto"/>
        <w:bottom w:val="none" w:sz="0" w:space="0" w:color="auto"/>
        <w:right w:val="none" w:sz="0" w:space="0" w:color="auto"/>
      </w:divBdr>
    </w:div>
    <w:div w:id="1518036871">
      <w:bodyDiv w:val="1"/>
      <w:marLeft w:val="0"/>
      <w:marRight w:val="0"/>
      <w:marTop w:val="0"/>
      <w:marBottom w:val="0"/>
      <w:divBdr>
        <w:top w:val="none" w:sz="0" w:space="0" w:color="auto"/>
        <w:left w:val="none" w:sz="0" w:space="0" w:color="auto"/>
        <w:bottom w:val="none" w:sz="0" w:space="0" w:color="auto"/>
        <w:right w:val="none" w:sz="0" w:space="0" w:color="auto"/>
      </w:divBdr>
    </w:div>
    <w:div w:id="1519008198">
      <w:bodyDiv w:val="1"/>
      <w:marLeft w:val="0"/>
      <w:marRight w:val="0"/>
      <w:marTop w:val="0"/>
      <w:marBottom w:val="0"/>
      <w:divBdr>
        <w:top w:val="none" w:sz="0" w:space="0" w:color="auto"/>
        <w:left w:val="none" w:sz="0" w:space="0" w:color="auto"/>
        <w:bottom w:val="none" w:sz="0" w:space="0" w:color="auto"/>
        <w:right w:val="none" w:sz="0" w:space="0" w:color="auto"/>
      </w:divBdr>
    </w:div>
    <w:div w:id="1519196378">
      <w:bodyDiv w:val="1"/>
      <w:marLeft w:val="0"/>
      <w:marRight w:val="0"/>
      <w:marTop w:val="0"/>
      <w:marBottom w:val="0"/>
      <w:divBdr>
        <w:top w:val="none" w:sz="0" w:space="0" w:color="auto"/>
        <w:left w:val="none" w:sz="0" w:space="0" w:color="auto"/>
        <w:bottom w:val="none" w:sz="0" w:space="0" w:color="auto"/>
        <w:right w:val="none" w:sz="0" w:space="0" w:color="auto"/>
      </w:divBdr>
    </w:div>
    <w:div w:id="1519199850">
      <w:bodyDiv w:val="1"/>
      <w:marLeft w:val="0"/>
      <w:marRight w:val="0"/>
      <w:marTop w:val="0"/>
      <w:marBottom w:val="0"/>
      <w:divBdr>
        <w:top w:val="none" w:sz="0" w:space="0" w:color="auto"/>
        <w:left w:val="none" w:sz="0" w:space="0" w:color="auto"/>
        <w:bottom w:val="none" w:sz="0" w:space="0" w:color="auto"/>
        <w:right w:val="none" w:sz="0" w:space="0" w:color="auto"/>
      </w:divBdr>
    </w:div>
    <w:div w:id="1519468870">
      <w:bodyDiv w:val="1"/>
      <w:marLeft w:val="0"/>
      <w:marRight w:val="0"/>
      <w:marTop w:val="0"/>
      <w:marBottom w:val="0"/>
      <w:divBdr>
        <w:top w:val="none" w:sz="0" w:space="0" w:color="auto"/>
        <w:left w:val="none" w:sz="0" w:space="0" w:color="auto"/>
        <w:bottom w:val="none" w:sz="0" w:space="0" w:color="auto"/>
        <w:right w:val="none" w:sz="0" w:space="0" w:color="auto"/>
      </w:divBdr>
    </w:div>
    <w:div w:id="1519585179">
      <w:bodyDiv w:val="1"/>
      <w:marLeft w:val="0"/>
      <w:marRight w:val="0"/>
      <w:marTop w:val="0"/>
      <w:marBottom w:val="0"/>
      <w:divBdr>
        <w:top w:val="none" w:sz="0" w:space="0" w:color="auto"/>
        <w:left w:val="none" w:sz="0" w:space="0" w:color="auto"/>
        <w:bottom w:val="none" w:sz="0" w:space="0" w:color="auto"/>
        <w:right w:val="none" w:sz="0" w:space="0" w:color="auto"/>
      </w:divBdr>
    </w:div>
    <w:div w:id="1520662704">
      <w:bodyDiv w:val="1"/>
      <w:marLeft w:val="0"/>
      <w:marRight w:val="0"/>
      <w:marTop w:val="0"/>
      <w:marBottom w:val="0"/>
      <w:divBdr>
        <w:top w:val="none" w:sz="0" w:space="0" w:color="auto"/>
        <w:left w:val="none" w:sz="0" w:space="0" w:color="auto"/>
        <w:bottom w:val="none" w:sz="0" w:space="0" w:color="auto"/>
        <w:right w:val="none" w:sz="0" w:space="0" w:color="auto"/>
      </w:divBdr>
    </w:div>
    <w:div w:id="1520699606">
      <w:bodyDiv w:val="1"/>
      <w:marLeft w:val="0"/>
      <w:marRight w:val="0"/>
      <w:marTop w:val="0"/>
      <w:marBottom w:val="0"/>
      <w:divBdr>
        <w:top w:val="none" w:sz="0" w:space="0" w:color="auto"/>
        <w:left w:val="none" w:sz="0" w:space="0" w:color="auto"/>
        <w:bottom w:val="none" w:sz="0" w:space="0" w:color="auto"/>
        <w:right w:val="none" w:sz="0" w:space="0" w:color="auto"/>
      </w:divBdr>
    </w:div>
    <w:div w:id="1521239069">
      <w:bodyDiv w:val="1"/>
      <w:marLeft w:val="0"/>
      <w:marRight w:val="0"/>
      <w:marTop w:val="0"/>
      <w:marBottom w:val="0"/>
      <w:divBdr>
        <w:top w:val="none" w:sz="0" w:space="0" w:color="auto"/>
        <w:left w:val="none" w:sz="0" w:space="0" w:color="auto"/>
        <w:bottom w:val="none" w:sz="0" w:space="0" w:color="auto"/>
        <w:right w:val="none" w:sz="0" w:space="0" w:color="auto"/>
      </w:divBdr>
    </w:div>
    <w:div w:id="1521355715">
      <w:bodyDiv w:val="1"/>
      <w:marLeft w:val="0"/>
      <w:marRight w:val="0"/>
      <w:marTop w:val="0"/>
      <w:marBottom w:val="0"/>
      <w:divBdr>
        <w:top w:val="none" w:sz="0" w:space="0" w:color="auto"/>
        <w:left w:val="none" w:sz="0" w:space="0" w:color="auto"/>
        <w:bottom w:val="none" w:sz="0" w:space="0" w:color="auto"/>
        <w:right w:val="none" w:sz="0" w:space="0" w:color="auto"/>
      </w:divBdr>
    </w:div>
    <w:div w:id="1523208712">
      <w:bodyDiv w:val="1"/>
      <w:marLeft w:val="0"/>
      <w:marRight w:val="0"/>
      <w:marTop w:val="0"/>
      <w:marBottom w:val="0"/>
      <w:divBdr>
        <w:top w:val="none" w:sz="0" w:space="0" w:color="auto"/>
        <w:left w:val="none" w:sz="0" w:space="0" w:color="auto"/>
        <w:bottom w:val="none" w:sz="0" w:space="0" w:color="auto"/>
        <w:right w:val="none" w:sz="0" w:space="0" w:color="auto"/>
      </w:divBdr>
    </w:div>
    <w:div w:id="1523326341">
      <w:bodyDiv w:val="1"/>
      <w:marLeft w:val="0"/>
      <w:marRight w:val="0"/>
      <w:marTop w:val="0"/>
      <w:marBottom w:val="0"/>
      <w:divBdr>
        <w:top w:val="none" w:sz="0" w:space="0" w:color="auto"/>
        <w:left w:val="none" w:sz="0" w:space="0" w:color="auto"/>
        <w:bottom w:val="none" w:sz="0" w:space="0" w:color="auto"/>
        <w:right w:val="none" w:sz="0" w:space="0" w:color="auto"/>
      </w:divBdr>
    </w:div>
    <w:div w:id="1523402426">
      <w:bodyDiv w:val="1"/>
      <w:marLeft w:val="0"/>
      <w:marRight w:val="0"/>
      <w:marTop w:val="0"/>
      <w:marBottom w:val="0"/>
      <w:divBdr>
        <w:top w:val="none" w:sz="0" w:space="0" w:color="auto"/>
        <w:left w:val="none" w:sz="0" w:space="0" w:color="auto"/>
        <w:bottom w:val="none" w:sz="0" w:space="0" w:color="auto"/>
        <w:right w:val="none" w:sz="0" w:space="0" w:color="auto"/>
      </w:divBdr>
    </w:div>
    <w:div w:id="1523590249">
      <w:bodyDiv w:val="1"/>
      <w:marLeft w:val="0"/>
      <w:marRight w:val="0"/>
      <w:marTop w:val="0"/>
      <w:marBottom w:val="0"/>
      <w:divBdr>
        <w:top w:val="none" w:sz="0" w:space="0" w:color="auto"/>
        <w:left w:val="none" w:sz="0" w:space="0" w:color="auto"/>
        <w:bottom w:val="none" w:sz="0" w:space="0" w:color="auto"/>
        <w:right w:val="none" w:sz="0" w:space="0" w:color="auto"/>
      </w:divBdr>
    </w:div>
    <w:div w:id="1523780095">
      <w:bodyDiv w:val="1"/>
      <w:marLeft w:val="0"/>
      <w:marRight w:val="0"/>
      <w:marTop w:val="0"/>
      <w:marBottom w:val="0"/>
      <w:divBdr>
        <w:top w:val="none" w:sz="0" w:space="0" w:color="auto"/>
        <w:left w:val="none" w:sz="0" w:space="0" w:color="auto"/>
        <w:bottom w:val="none" w:sz="0" w:space="0" w:color="auto"/>
        <w:right w:val="none" w:sz="0" w:space="0" w:color="auto"/>
      </w:divBdr>
    </w:div>
    <w:div w:id="1524053657">
      <w:bodyDiv w:val="1"/>
      <w:marLeft w:val="0"/>
      <w:marRight w:val="0"/>
      <w:marTop w:val="0"/>
      <w:marBottom w:val="0"/>
      <w:divBdr>
        <w:top w:val="none" w:sz="0" w:space="0" w:color="auto"/>
        <w:left w:val="none" w:sz="0" w:space="0" w:color="auto"/>
        <w:bottom w:val="none" w:sz="0" w:space="0" w:color="auto"/>
        <w:right w:val="none" w:sz="0" w:space="0" w:color="auto"/>
      </w:divBdr>
    </w:div>
    <w:div w:id="1524634664">
      <w:bodyDiv w:val="1"/>
      <w:marLeft w:val="0"/>
      <w:marRight w:val="0"/>
      <w:marTop w:val="0"/>
      <w:marBottom w:val="0"/>
      <w:divBdr>
        <w:top w:val="none" w:sz="0" w:space="0" w:color="auto"/>
        <w:left w:val="none" w:sz="0" w:space="0" w:color="auto"/>
        <w:bottom w:val="none" w:sz="0" w:space="0" w:color="auto"/>
        <w:right w:val="none" w:sz="0" w:space="0" w:color="auto"/>
      </w:divBdr>
    </w:div>
    <w:div w:id="1524661677">
      <w:bodyDiv w:val="1"/>
      <w:marLeft w:val="0"/>
      <w:marRight w:val="0"/>
      <w:marTop w:val="0"/>
      <w:marBottom w:val="0"/>
      <w:divBdr>
        <w:top w:val="none" w:sz="0" w:space="0" w:color="auto"/>
        <w:left w:val="none" w:sz="0" w:space="0" w:color="auto"/>
        <w:bottom w:val="none" w:sz="0" w:space="0" w:color="auto"/>
        <w:right w:val="none" w:sz="0" w:space="0" w:color="auto"/>
      </w:divBdr>
    </w:div>
    <w:div w:id="1524906229">
      <w:bodyDiv w:val="1"/>
      <w:marLeft w:val="0"/>
      <w:marRight w:val="0"/>
      <w:marTop w:val="0"/>
      <w:marBottom w:val="0"/>
      <w:divBdr>
        <w:top w:val="none" w:sz="0" w:space="0" w:color="auto"/>
        <w:left w:val="none" w:sz="0" w:space="0" w:color="auto"/>
        <w:bottom w:val="none" w:sz="0" w:space="0" w:color="auto"/>
        <w:right w:val="none" w:sz="0" w:space="0" w:color="auto"/>
      </w:divBdr>
    </w:div>
    <w:div w:id="1525364433">
      <w:bodyDiv w:val="1"/>
      <w:marLeft w:val="0"/>
      <w:marRight w:val="0"/>
      <w:marTop w:val="0"/>
      <w:marBottom w:val="0"/>
      <w:divBdr>
        <w:top w:val="none" w:sz="0" w:space="0" w:color="auto"/>
        <w:left w:val="none" w:sz="0" w:space="0" w:color="auto"/>
        <w:bottom w:val="none" w:sz="0" w:space="0" w:color="auto"/>
        <w:right w:val="none" w:sz="0" w:space="0" w:color="auto"/>
      </w:divBdr>
    </w:div>
    <w:div w:id="1525442413">
      <w:bodyDiv w:val="1"/>
      <w:marLeft w:val="0"/>
      <w:marRight w:val="0"/>
      <w:marTop w:val="0"/>
      <w:marBottom w:val="0"/>
      <w:divBdr>
        <w:top w:val="none" w:sz="0" w:space="0" w:color="auto"/>
        <w:left w:val="none" w:sz="0" w:space="0" w:color="auto"/>
        <w:bottom w:val="none" w:sz="0" w:space="0" w:color="auto"/>
        <w:right w:val="none" w:sz="0" w:space="0" w:color="auto"/>
      </w:divBdr>
    </w:div>
    <w:div w:id="1525509714">
      <w:bodyDiv w:val="1"/>
      <w:marLeft w:val="0"/>
      <w:marRight w:val="0"/>
      <w:marTop w:val="0"/>
      <w:marBottom w:val="0"/>
      <w:divBdr>
        <w:top w:val="none" w:sz="0" w:space="0" w:color="auto"/>
        <w:left w:val="none" w:sz="0" w:space="0" w:color="auto"/>
        <w:bottom w:val="none" w:sz="0" w:space="0" w:color="auto"/>
        <w:right w:val="none" w:sz="0" w:space="0" w:color="auto"/>
      </w:divBdr>
    </w:div>
    <w:div w:id="1525945729">
      <w:bodyDiv w:val="1"/>
      <w:marLeft w:val="0"/>
      <w:marRight w:val="0"/>
      <w:marTop w:val="0"/>
      <w:marBottom w:val="0"/>
      <w:divBdr>
        <w:top w:val="none" w:sz="0" w:space="0" w:color="auto"/>
        <w:left w:val="none" w:sz="0" w:space="0" w:color="auto"/>
        <w:bottom w:val="none" w:sz="0" w:space="0" w:color="auto"/>
        <w:right w:val="none" w:sz="0" w:space="0" w:color="auto"/>
      </w:divBdr>
    </w:div>
    <w:div w:id="1526552083">
      <w:bodyDiv w:val="1"/>
      <w:marLeft w:val="0"/>
      <w:marRight w:val="0"/>
      <w:marTop w:val="0"/>
      <w:marBottom w:val="0"/>
      <w:divBdr>
        <w:top w:val="none" w:sz="0" w:space="0" w:color="auto"/>
        <w:left w:val="none" w:sz="0" w:space="0" w:color="auto"/>
        <w:bottom w:val="none" w:sz="0" w:space="0" w:color="auto"/>
        <w:right w:val="none" w:sz="0" w:space="0" w:color="auto"/>
      </w:divBdr>
    </w:div>
    <w:div w:id="1527519807">
      <w:bodyDiv w:val="1"/>
      <w:marLeft w:val="0"/>
      <w:marRight w:val="0"/>
      <w:marTop w:val="0"/>
      <w:marBottom w:val="0"/>
      <w:divBdr>
        <w:top w:val="none" w:sz="0" w:space="0" w:color="auto"/>
        <w:left w:val="none" w:sz="0" w:space="0" w:color="auto"/>
        <w:bottom w:val="none" w:sz="0" w:space="0" w:color="auto"/>
        <w:right w:val="none" w:sz="0" w:space="0" w:color="auto"/>
      </w:divBdr>
    </w:div>
    <w:div w:id="1527788543">
      <w:bodyDiv w:val="1"/>
      <w:marLeft w:val="0"/>
      <w:marRight w:val="0"/>
      <w:marTop w:val="0"/>
      <w:marBottom w:val="0"/>
      <w:divBdr>
        <w:top w:val="none" w:sz="0" w:space="0" w:color="auto"/>
        <w:left w:val="none" w:sz="0" w:space="0" w:color="auto"/>
        <w:bottom w:val="none" w:sz="0" w:space="0" w:color="auto"/>
        <w:right w:val="none" w:sz="0" w:space="0" w:color="auto"/>
      </w:divBdr>
    </w:div>
    <w:div w:id="1527869429">
      <w:bodyDiv w:val="1"/>
      <w:marLeft w:val="0"/>
      <w:marRight w:val="0"/>
      <w:marTop w:val="0"/>
      <w:marBottom w:val="0"/>
      <w:divBdr>
        <w:top w:val="none" w:sz="0" w:space="0" w:color="auto"/>
        <w:left w:val="none" w:sz="0" w:space="0" w:color="auto"/>
        <w:bottom w:val="none" w:sz="0" w:space="0" w:color="auto"/>
        <w:right w:val="none" w:sz="0" w:space="0" w:color="auto"/>
      </w:divBdr>
    </w:div>
    <w:div w:id="1528905886">
      <w:bodyDiv w:val="1"/>
      <w:marLeft w:val="0"/>
      <w:marRight w:val="0"/>
      <w:marTop w:val="0"/>
      <w:marBottom w:val="0"/>
      <w:divBdr>
        <w:top w:val="none" w:sz="0" w:space="0" w:color="auto"/>
        <w:left w:val="none" w:sz="0" w:space="0" w:color="auto"/>
        <w:bottom w:val="none" w:sz="0" w:space="0" w:color="auto"/>
        <w:right w:val="none" w:sz="0" w:space="0" w:color="auto"/>
      </w:divBdr>
    </w:div>
    <w:div w:id="1528980769">
      <w:bodyDiv w:val="1"/>
      <w:marLeft w:val="0"/>
      <w:marRight w:val="0"/>
      <w:marTop w:val="0"/>
      <w:marBottom w:val="0"/>
      <w:divBdr>
        <w:top w:val="none" w:sz="0" w:space="0" w:color="auto"/>
        <w:left w:val="none" w:sz="0" w:space="0" w:color="auto"/>
        <w:bottom w:val="none" w:sz="0" w:space="0" w:color="auto"/>
        <w:right w:val="none" w:sz="0" w:space="0" w:color="auto"/>
      </w:divBdr>
    </w:div>
    <w:div w:id="1529218200">
      <w:bodyDiv w:val="1"/>
      <w:marLeft w:val="0"/>
      <w:marRight w:val="0"/>
      <w:marTop w:val="0"/>
      <w:marBottom w:val="0"/>
      <w:divBdr>
        <w:top w:val="none" w:sz="0" w:space="0" w:color="auto"/>
        <w:left w:val="none" w:sz="0" w:space="0" w:color="auto"/>
        <w:bottom w:val="none" w:sz="0" w:space="0" w:color="auto"/>
        <w:right w:val="none" w:sz="0" w:space="0" w:color="auto"/>
      </w:divBdr>
    </w:div>
    <w:div w:id="1529223939">
      <w:bodyDiv w:val="1"/>
      <w:marLeft w:val="0"/>
      <w:marRight w:val="0"/>
      <w:marTop w:val="0"/>
      <w:marBottom w:val="0"/>
      <w:divBdr>
        <w:top w:val="none" w:sz="0" w:space="0" w:color="auto"/>
        <w:left w:val="none" w:sz="0" w:space="0" w:color="auto"/>
        <w:bottom w:val="none" w:sz="0" w:space="0" w:color="auto"/>
        <w:right w:val="none" w:sz="0" w:space="0" w:color="auto"/>
      </w:divBdr>
    </w:div>
    <w:div w:id="1529755038">
      <w:bodyDiv w:val="1"/>
      <w:marLeft w:val="0"/>
      <w:marRight w:val="0"/>
      <w:marTop w:val="0"/>
      <w:marBottom w:val="0"/>
      <w:divBdr>
        <w:top w:val="none" w:sz="0" w:space="0" w:color="auto"/>
        <w:left w:val="none" w:sz="0" w:space="0" w:color="auto"/>
        <w:bottom w:val="none" w:sz="0" w:space="0" w:color="auto"/>
        <w:right w:val="none" w:sz="0" w:space="0" w:color="auto"/>
      </w:divBdr>
    </w:div>
    <w:div w:id="1530414197">
      <w:bodyDiv w:val="1"/>
      <w:marLeft w:val="0"/>
      <w:marRight w:val="0"/>
      <w:marTop w:val="0"/>
      <w:marBottom w:val="0"/>
      <w:divBdr>
        <w:top w:val="none" w:sz="0" w:space="0" w:color="auto"/>
        <w:left w:val="none" w:sz="0" w:space="0" w:color="auto"/>
        <w:bottom w:val="none" w:sz="0" w:space="0" w:color="auto"/>
        <w:right w:val="none" w:sz="0" w:space="0" w:color="auto"/>
      </w:divBdr>
    </w:div>
    <w:div w:id="1530492009">
      <w:bodyDiv w:val="1"/>
      <w:marLeft w:val="0"/>
      <w:marRight w:val="0"/>
      <w:marTop w:val="0"/>
      <w:marBottom w:val="0"/>
      <w:divBdr>
        <w:top w:val="none" w:sz="0" w:space="0" w:color="auto"/>
        <w:left w:val="none" w:sz="0" w:space="0" w:color="auto"/>
        <w:bottom w:val="none" w:sz="0" w:space="0" w:color="auto"/>
        <w:right w:val="none" w:sz="0" w:space="0" w:color="auto"/>
      </w:divBdr>
    </w:div>
    <w:div w:id="1530682542">
      <w:bodyDiv w:val="1"/>
      <w:marLeft w:val="0"/>
      <w:marRight w:val="0"/>
      <w:marTop w:val="0"/>
      <w:marBottom w:val="0"/>
      <w:divBdr>
        <w:top w:val="none" w:sz="0" w:space="0" w:color="auto"/>
        <w:left w:val="none" w:sz="0" w:space="0" w:color="auto"/>
        <w:bottom w:val="none" w:sz="0" w:space="0" w:color="auto"/>
        <w:right w:val="none" w:sz="0" w:space="0" w:color="auto"/>
      </w:divBdr>
    </w:div>
    <w:div w:id="1530949619">
      <w:bodyDiv w:val="1"/>
      <w:marLeft w:val="0"/>
      <w:marRight w:val="0"/>
      <w:marTop w:val="0"/>
      <w:marBottom w:val="0"/>
      <w:divBdr>
        <w:top w:val="none" w:sz="0" w:space="0" w:color="auto"/>
        <w:left w:val="none" w:sz="0" w:space="0" w:color="auto"/>
        <w:bottom w:val="none" w:sz="0" w:space="0" w:color="auto"/>
        <w:right w:val="none" w:sz="0" w:space="0" w:color="auto"/>
      </w:divBdr>
    </w:div>
    <w:div w:id="1531530390">
      <w:bodyDiv w:val="1"/>
      <w:marLeft w:val="0"/>
      <w:marRight w:val="0"/>
      <w:marTop w:val="0"/>
      <w:marBottom w:val="0"/>
      <w:divBdr>
        <w:top w:val="none" w:sz="0" w:space="0" w:color="auto"/>
        <w:left w:val="none" w:sz="0" w:space="0" w:color="auto"/>
        <w:bottom w:val="none" w:sz="0" w:space="0" w:color="auto"/>
        <w:right w:val="none" w:sz="0" w:space="0" w:color="auto"/>
      </w:divBdr>
    </w:div>
    <w:div w:id="1533299724">
      <w:bodyDiv w:val="1"/>
      <w:marLeft w:val="0"/>
      <w:marRight w:val="0"/>
      <w:marTop w:val="0"/>
      <w:marBottom w:val="0"/>
      <w:divBdr>
        <w:top w:val="none" w:sz="0" w:space="0" w:color="auto"/>
        <w:left w:val="none" w:sz="0" w:space="0" w:color="auto"/>
        <w:bottom w:val="none" w:sz="0" w:space="0" w:color="auto"/>
        <w:right w:val="none" w:sz="0" w:space="0" w:color="auto"/>
      </w:divBdr>
    </w:div>
    <w:div w:id="1533415181">
      <w:bodyDiv w:val="1"/>
      <w:marLeft w:val="0"/>
      <w:marRight w:val="0"/>
      <w:marTop w:val="0"/>
      <w:marBottom w:val="0"/>
      <w:divBdr>
        <w:top w:val="none" w:sz="0" w:space="0" w:color="auto"/>
        <w:left w:val="none" w:sz="0" w:space="0" w:color="auto"/>
        <w:bottom w:val="none" w:sz="0" w:space="0" w:color="auto"/>
        <w:right w:val="none" w:sz="0" w:space="0" w:color="auto"/>
      </w:divBdr>
    </w:div>
    <w:div w:id="1533686941">
      <w:bodyDiv w:val="1"/>
      <w:marLeft w:val="0"/>
      <w:marRight w:val="0"/>
      <w:marTop w:val="0"/>
      <w:marBottom w:val="0"/>
      <w:divBdr>
        <w:top w:val="none" w:sz="0" w:space="0" w:color="auto"/>
        <w:left w:val="none" w:sz="0" w:space="0" w:color="auto"/>
        <w:bottom w:val="none" w:sz="0" w:space="0" w:color="auto"/>
        <w:right w:val="none" w:sz="0" w:space="0" w:color="auto"/>
      </w:divBdr>
    </w:div>
    <w:div w:id="1534072395">
      <w:bodyDiv w:val="1"/>
      <w:marLeft w:val="0"/>
      <w:marRight w:val="0"/>
      <w:marTop w:val="0"/>
      <w:marBottom w:val="0"/>
      <w:divBdr>
        <w:top w:val="none" w:sz="0" w:space="0" w:color="auto"/>
        <w:left w:val="none" w:sz="0" w:space="0" w:color="auto"/>
        <w:bottom w:val="none" w:sz="0" w:space="0" w:color="auto"/>
        <w:right w:val="none" w:sz="0" w:space="0" w:color="auto"/>
      </w:divBdr>
    </w:div>
    <w:div w:id="1534345449">
      <w:bodyDiv w:val="1"/>
      <w:marLeft w:val="0"/>
      <w:marRight w:val="0"/>
      <w:marTop w:val="0"/>
      <w:marBottom w:val="0"/>
      <w:divBdr>
        <w:top w:val="none" w:sz="0" w:space="0" w:color="auto"/>
        <w:left w:val="none" w:sz="0" w:space="0" w:color="auto"/>
        <w:bottom w:val="none" w:sz="0" w:space="0" w:color="auto"/>
        <w:right w:val="none" w:sz="0" w:space="0" w:color="auto"/>
      </w:divBdr>
    </w:div>
    <w:div w:id="1535188622">
      <w:bodyDiv w:val="1"/>
      <w:marLeft w:val="0"/>
      <w:marRight w:val="0"/>
      <w:marTop w:val="0"/>
      <w:marBottom w:val="0"/>
      <w:divBdr>
        <w:top w:val="none" w:sz="0" w:space="0" w:color="auto"/>
        <w:left w:val="none" w:sz="0" w:space="0" w:color="auto"/>
        <w:bottom w:val="none" w:sz="0" w:space="0" w:color="auto"/>
        <w:right w:val="none" w:sz="0" w:space="0" w:color="auto"/>
      </w:divBdr>
    </w:div>
    <w:div w:id="1535270316">
      <w:bodyDiv w:val="1"/>
      <w:marLeft w:val="0"/>
      <w:marRight w:val="0"/>
      <w:marTop w:val="0"/>
      <w:marBottom w:val="0"/>
      <w:divBdr>
        <w:top w:val="none" w:sz="0" w:space="0" w:color="auto"/>
        <w:left w:val="none" w:sz="0" w:space="0" w:color="auto"/>
        <w:bottom w:val="none" w:sz="0" w:space="0" w:color="auto"/>
        <w:right w:val="none" w:sz="0" w:space="0" w:color="auto"/>
      </w:divBdr>
    </w:div>
    <w:div w:id="1535968468">
      <w:bodyDiv w:val="1"/>
      <w:marLeft w:val="0"/>
      <w:marRight w:val="0"/>
      <w:marTop w:val="0"/>
      <w:marBottom w:val="0"/>
      <w:divBdr>
        <w:top w:val="none" w:sz="0" w:space="0" w:color="auto"/>
        <w:left w:val="none" w:sz="0" w:space="0" w:color="auto"/>
        <w:bottom w:val="none" w:sz="0" w:space="0" w:color="auto"/>
        <w:right w:val="none" w:sz="0" w:space="0" w:color="auto"/>
      </w:divBdr>
      <w:divsChild>
        <w:div w:id="1784715">
          <w:marLeft w:val="640"/>
          <w:marRight w:val="0"/>
          <w:marTop w:val="0"/>
          <w:marBottom w:val="0"/>
          <w:divBdr>
            <w:top w:val="none" w:sz="0" w:space="0" w:color="auto"/>
            <w:left w:val="none" w:sz="0" w:space="0" w:color="auto"/>
            <w:bottom w:val="none" w:sz="0" w:space="0" w:color="auto"/>
            <w:right w:val="none" w:sz="0" w:space="0" w:color="auto"/>
          </w:divBdr>
        </w:div>
        <w:div w:id="129635563">
          <w:marLeft w:val="640"/>
          <w:marRight w:val="0"/>
          <w:marTop w:val="0"/>
          <w:marBottom w:val="0"/>
          <w:divBdr>
            <w:top w:val="none" w:sz="0" w:space="0" w:color="auto"/>
            <w:left w:val="none" w:sz="0" w:space="0" w:color="auto"/>
            <w:bottom w:val="none" w:sz="0" w:space="0" w:color="auto"/>
            <w:right w:val="none" w:sz="0" w:space="0" w:color="auto"/>
          </w:divBdr>
        </w:div>
        <w:div w:id="147669272">
          <w:marLeft w:val="640"/>
          <w:marRight w:val="0"/>
          <w:marTop w:val="0"/>
          <w:marBottom w:val="0"/>
          <w:divBdr>
            <w:top w:val="none" w:sz="0" w:space="0" w:color="auto"/>
            <w:left w:val="none" w:sz="0" w:space="0" w:color="auto"/>
            <w:bottom w:val="none" w:sz="0" w:space="0" w:color="auto"/>
            <w:right w:val="none" w:sz="0" w:space="0" w:color="auto"/>
          </w:divBdr>
        </w:div>
        <w:div w:id="221065194">
          <w:marLeft w:val="640"/>
          <w:marRight w:val="0"/>
          <w:marTop w:val="0"/>
          <w:marBottom w:val="0"/>
          <w:divBdr>
            <w:top w:val="none" w:sz="0" w:space="0" w:color="auto"/>
            <w:left w:val="none" w:sz="0" w:space="0" w:color="auto"/>
            <w:bottom w:val="none" w:sz="0" w:space="0" w:color="auto"/>
            <w:right w:val="none" w:sz="0" w:space="0" w:color="auto"/>
          </w:divBdr>
        </w:div>
        <w:div w:id="230892089">
          <w:marLeft w:val="640"/>
          <w:marRight w:val="0"/>
          <w:marTop w:val="0"/>
          <w:marBottom w:val="0"/>
          <w:divBdr>
            <w:top w:val="none" w:sz="0" w:space="0" w:color="auto"/>
            <w:left w:val="none" w:sz="0" w:space="0" w:color="auto"/>
            <w:bottom w:val="none" w:sz="0" w:space="0" w:color="auto"/>
            <w:right w:val="none" w:sz="0" w:space="0" w:color="auto"/>
          </w:divBdr>
        </w:div>
        <w:div w:id="231307353">
          <w:marLeft w:val="640"/>
          <w:marRight w:val="0"/>
          <w:marTop w:val="0"/>
          <w:marBottom w:val="0"/>
          <w:divBdr>
            <w:top w:val="none" w:sz="0" w:space="0" w:color="auto"/>
            <w:left w:val="none" w:sz="0" w:space="0" w:color="auto"/>
            <w:bottom w:val="none" w:sz="0" w:space="0" w:color="auto"/>
            <w:right w:val="none" w:sz="0" w:space="0" w:color="auto"/>
          </w:divBdr>
        </w:div>
        <w:div w:id="232128892">
          <w:marLeft w:val="640"/>
          <w:marRight w:val="0"/>
          <w:marTop w:val="0"/>
          <w:marBottom w:val="0"/>
          <w:divBdr>
            <w:top w:val="none" w:sz="0" w:space="0" w:color="auto"/>
            <w:left w:val="none" w:sz="0" w:space="0" w:color="auto"/>
            <w:bottom w:val="none" w:sz="0" w:space="0" w:color="auto"/>
            <w:right w:val="none" w:sz="0" w:space="0" w:color="auto"/>
          </w:divBdr>
        </w:div>
        <w:div w:id="363680959">
          <w:marLeft w:val="640"/>
          <w:marRight w:val="0"/>
          <w:marTop w:val="0"/>
          <w:marBottom w:val="0"/>
          <w:divBdr>
            <w:top w:val="none" w:sz="0" w:space="0" w:color="auto"/>
            <w:left w:val="none" w:sz="0" w:space="0" w:color="auto"/>
            <w:bottom w:val="none" w:sz="0" w:space="0" w:color="auto"/>
            <w:right w:val="none" w:sz="0" w:space="0" w:color="auto"/>
          </w:divBdr>
        </w:div>
        <w:div w:id="442653543">
          <w:marLeft w:val="640"/>
          <w:marRight w:val="0"/>
          <w:marTop w:val="0"/>
          <w:marBottom w:val="0"/>
          <w:divBdr>
            <w:top w:val="none" w:sz="0" w:space="0" w:color="auto"/>
            <w:left w:val="none" w:sz="0" w:space="0" w:color="auto"/>
            <w:bottom w:val="none" w:sz="0" w:space="0" w:color="auto"/>
            <w:right w:val="none" w:sz="0" w:space="0" w:color="auto"/>
          </w:divBdr>
        </w:div>
        <w:div w:id="447160220">
          <w:marLeft w:val="640"/>
          <w:marRight w:val="0"/>
          <w:marTop w:val="0"/>
          <w:marBottom w:val="0"/>
          <w:divBdr>
            <w:top w:val="none" w:sz="0" w:space="0" w:color="auto"/>
            <w:left w:val="none" w:sz="0" w:space="0" w:color="auto"/>
            <w:bottom w:val="none" w:sz="0" w:space="0" w:color="auto"/>
            <w:right w:val="none" w:sz="0" w:space="0" w:color="auto"/>
          </w:divBdr>
        </w:div>
        <w:div w:id="668947561">
          <w:marLeft w:val="640"/>
          <w:marRight w:val="0"/>
          <w:marTop w:val="0"/>
          <w:marBottom w:val="0"/>
          <w:divBdr>
            <w:top w:val="none" w:sz="0" w:space="0" w:color="auto"/>
            <w:left w:val="none" w:sz="0" w:space="0" w:color="auto"/>
            <w:bottom w:val="none" w:sz="0" w:space="0" w:color="auto"/>
            <w:right w:val="none" w:sz="0" w:space="0" w:color="auto"/>
          </w:divBdr>
        </w:div>
        <w:div w:id="825629902">
          <w:marLeft w:val="640"/>
          <w:marRight w:val="0"/>
          <w:marTop w:val="0"/>
          <w:marBottom w:val="0"/>
          <w:divBdr>
            <w:top w:val="none" w:sz="0" w:space="0" w:color="auto"/>
            <w:left w:val="none" w:sz="0" w:space="0" w:color="auto"/>
            <w:bottom w:val="none" w:sz="0" w:space="0" w:color="auto"/>
            <w:right w:val="none" w:sz="0" w:space="0" w:color="auto"/>
          </w:divBdr>
        </w:div>
        <w:div w:id="904485627">
          <w:marLeft w:val="640"/>
          <w:marRight w:val="0"/>
          <w:marTop w:val="0"/>
          <w:marBottom w:val="0"/>
          <w:divBdr>
            <w:top w:val="none" w:sz="0" w:space="0" w:color="auto"/>
            <w:left w:val="none" w:sz="0" w:space="0" w:color="auto"/>
            <w:bottom w:val="none" w:sz="0" w:space="0" w:color="auto"/>
            <w:right w:val="none" w:sz="0" w:space="0" w:color="auto"/>
          </w:divBdr>
        </w:div>
        <w:div w:id="927229291">
          <w:marLeft w:val="640"/>
          <w:marRight w:val="0"/>
          <w:marTop w:val="0"/>
          <w:marBottom w:val="0"/>
          <w:divBdr>
            <w:top w:val="none" w:sz="0" w:space="0" w:color="auto"/>
            <w:left w:val="none" w:sz="0" w:space="0" w:color="auto"/>
            <w:bottom w:val="none" w:sz="0" w:space="0" w:color="auto"/>
            <w:right w:val="none" w:sz="0" w:space="0" w:color="auto"/>
          </w:divBdr>
        </w:div>
        <w:div w:id="927269264">
          <w:marLeft w:val="640"/>
          <w:marRight w:val="0"/>
          <w:marTop w:val="0"/>
          <w:marBottom w:val="0"/>
          <w:divBdr>
            <w:top w:val="none" w:sz="0" w:space="0" w:color="auto"/>
            <w:left w:val="none" w:sz="0" w:space="0" w:color="auto"/>
            <w:bottom w:val="none" w:sz="0" w:space="0" w:color="auto"/>
            <w:right w:val="none" w:sz="0" w:space="0" w:color="auto"/>
          </w:divBdr>
        </w:div>
        <w:div w:id="1028724553">
          <w:marLeft w:val="640"/>
          <w:marRight w:val="0"/>
          <w:marTop w:val="0"/>
          <w:marBottom w:val="0"/>
          <w:divBdr>
            <w:top w:val="none" w:sz="0" w:space="0" w:color="auto"/>
            <w:left w:val="none" w:sz="0" w:space="0" w:color="auto"/>
            <w:bottom w:val="none" w:sz="0" w:space="0" w:color="auto"/>
            <w:right w:val="none" w:sz="0" w:space="0" w:color="auto"/>
          </w:divBdr>
        </w:div>
        <w:div w:id="1109088901">
          <w:marLeft w:val="640"/>
          <w:marRight w:val="0"/>
          <w:marTop w:val="0"/>
          <w:marBottom w:val="0"/>
          <w:divBdr>
            <w:top w:val="none" w:sz="0" w:space="0" w:color="auto"/>
            <w:left w:val="none" w:sz="0" w:space="0" w:color="auto"/>
            <w:bottom w:val="none" w:sz="0" w:space="0" w:color="auto"/>
            <w:right w:val="none" w:sz="0" w:space="0" w:color="auto"/>
          </w:divBdr>
        </w:div>
        <w:div w:id="1141265525">
          <w:marLeft w:val="640"/>
          <w:marRight w:val="0"/>
          <w:marTop w:val="0"/>
          <w:marBottom w:val="0"/>
          <w:divBdr>
            <w:top w:val="none" w:sz="0" w:space="0" w:color="auto"/>
            <w:left w:val="none" w:sz="0" w:space="0" w:color="auto"/>
            <w:bottom w:val="none" w:sz="0" w:space="0" w:color="auto"/>
            <w:right w:val="none" w:sz="0" w:space="0" w:color="auto"/>
          </w:divBdr>
        </w:div>
        <w:div w:id="1332678761">
          <w:marLeft w:val="640"/>
          <w:marRight w:val="0"/>
          <w:marTop w:val="0"/>
          <w:marBottom w:val="0"/>
          <w:divBdr>
            <w:top w:val="none" w:sz="0" w:space="0" w:color="auto"/>
            <w:left w:val="none" w:sz="0" w:space="0" w:color="auto"/>
            <w:bottom w:val="none" w:sz="0" w:space="0" w:color="auto"/>
            <w:right w:val="none" w:sz="0" w:space="0" w:color="auto"/>
          </w:divBdr>
        </w:div>
        <w:div w:id="1336767887">
          <w:marLeft w:val="640"/>
          <w:marRight w:val="0"/>
          <w:marTop w:val="0"/>
          <w:marBottom w:val="0"/>
          <w:divBdr>
            <w:top w:val="none" w:sz="0" w:space="0" w:color="auto"/>
            <w:left w:val="none" w:sz="0" w:space="0" w:color="auto"/>
            <w:bottom w:val="none" w:sz="0" w:space="0" w:color="auto"/>
            <w:right w:val="none" w:sz="0" w:space="0" w:color="auto"/>
          </w:divBdr>
        </w:div>
        <w:div w:id="1337079157">
          <w:marLeft w:val="640"/>
          <w:marRight w:val="0"/>
          <w:marTop w:val="0"/>
          <w:marBottom w:val="0"/>
          <w:divBdr>
            <w:top w:val="none" w:sz="0" w:space="0" w:color="auto"/>
            <w:left w:val="none" w:sz="0" w:space="0" w:color="auto"/>
            <w:bottom w:val="none" w:sz="0" w:space="0" w:color="auto"/>
            <w:right w:val="none" w:sz="0" w:space="0" w:color="auto"/>
          </w:divBdr>
        </w:div>
        <w:div w:id="1351486875">
          <w:marLeft w:val="640"/>
          <w:marRight w:val="0"/>
          <w:marTop w:val="0"/>
          <w:marBottom w:val="0"/>
          <w:divBdr>
            <w:top w:val="none" w:sz="0" w:space="0" w:color="auto"/>
            <w:left w:val="none" w:sz="0" w:space="0" w:color="auto"/>
            <w:bottom w:val="none" w:sz="0" w:space="0" w:color="auto"/>
            <w:right w:val="none" w:sz="0" w:space="0" w:color="auto"/>
          </w:divBdr>
        </w:div>
        <w:div w:id="1372076653">
          <w:marLeft w:val="640"/>
          <w:marRight w:val="0"/>
          <w:marTop w:val="0"/>
          <w:marBottom w:val="0"/>
          <w:divBdr>
            <w:top w:val="none" w:sz="0" w:space="0" w:color="auto"/>
            <w:left w:val="none" w:sz="0" w:space="0" w:color="auto"/>
            <w:bottom w:val="none" w:sz="0" w:space="0" w:color="auto"/>
            <w:right w:val="none" w:sz="0" w:space="0" w:color="auto"/>
          </w:divBdr>
        </w:div>
        <w:div w:id="1429502067">
          <w:marLeft w:val="640"/>
          <w:marRight w:val="0"/>
          <w:marTop w:val="0"/>
          <w:marBottom w:val="0"/>
          <w:divBdr>
            <w:top w:val="none" w:sz="0" w:space="0" w:color="auto"/>
            <w:left w:val="none" w:sz="0" w:space="0" w:color="auto"/>
            <w:bottom w:val="none" w:sz="0" w:space="0" w:color="auto"/>
            <w:right w:val="none" w:sz="0" w:space="0" w:color="auto"/>
          </w:divBdr>
        </w:div>
        <w:div w:id="1477802278">
          <w:marLeft w:val="640"/>
          <w:marRight w:val="0"/>
          <w:marTop w:val="0"/>
          <w:marBottom w:val="0"/>
          <w:divBdr>
            <w:top w:val="none" w:sz="0" w:space="0" w:color="auto"/>
            <w:left w:val="none" w:sz="0" w:space="0" w:color="auto"/>
            <w:bottom w:val="none" w:sz="0" w:space="0" w:color="auto"/>
            <w:right w:val="none" w:sz="0" w:space="0" w:color="auto"/>
          </w:divBdr>
        </w:div>
        <w:div w:id="1685397959">
          <w:marLeft w:val="640"/>
          <w:marRight w:val="0"/>
          <w:marTop w:val="0"/>
          <w:marBottom w:val="0"/>
          <w:divBdr>
            <w:top w:val="none" w:sz="0" w:space="0" w:color="auto"/>
            <w:left w:val="none" w:sz="0" w:space="0" w:color="auto"/>
            <w:bottom w:val="none" w:sz="0" w:space="0" w:color="auto"/>
            <w:right w:val="none" w:sz="0" w:space="0" w:color="auto"/>
          </w:divBdr>
        </w:div>
        <w:div w:id="1685552602">
          <w:marLeft w:val="640"/>
          <w:marRight w:val="0"/>
          <w:marTop w:val="0"/>
          <w:marBottom w:val="0"/>
          <w:divBdr>
            <w:top w:val="none" w:sz="0" w:space="0" w:color="auto"/>
            <w:left w:val="none" w:sz="0" w:space="0" w:color="auto"/>
            <w:bottom w:val="none" w:sz="0" w:space="0" w:color="auto"/>
            <w:right w:val="none" w:sz="0" w:space="0" w:color="auto"/>
          </w:divBdr>
        </w:div>
        <w:div w:id="1791246324">
          <w:marLeft w:val="640"/>
          <w:marRight w:val="0"/>
          <w:marTop w:val="0"/>
          <w:marBottom w:val="0"/>
          <w:divBdr>
            <w:top w:val="none" w:sz="0" w:space="0" w:color="auto"/>
            <w:left w:val="none" w:sz="0" w:space="0" w:color="auto"/>
            <w:bottom w:val="none" w:sz="0" w:space="0" w:color="auto"/>
            <w:right w:val="none" w:sz="0" w:space="0" w:color="auto"/>
          </w:divBdr>
        </w:div>
        <w:div w:id="1867595572">
          <w:marLeft w:val="640"/>
          <w:marRight w:val="0"/>
          <w:marTop w:val="0"/>
          <w:marBottom w:val="0"/>
          <w:divBdr>
            <w:top w:val="none" w:sz="0" w:space="0" w:color="auto"/>
            <w:left w:val="none" w:sz="0" w:space="0" w:color="auto"/>
            <w:bottom w:val="none" w:sz="0" w:space="0" w:color="auto"/>
            <w:right w:val="none" w:sz="0" w:space="0" w:color="auto"/>
          </w:divBdr>
        </w:div>
        <w:div w:id="1879273424">
          <w:marLeft w:val="640"/>
          <w:marRight w:val="0"/>
          <w:marTop w:val="0"/>
          <w:marBottom w:val="0"/>
          <w:divBdr>
            <w:top w:val="none" w:sz="0" w:space="0" w:color="auto"/>
            <w:left w:val="none" w:sz="0" w:space="0" w:color="auto"/>
            <w:bottom w:val="none" w:sz="0" w:space="0" w:color="auto"/>
            <w:right w:val="none" w:sz="0" w:space="0" w:color="auto"/>
          </w:divBdr>
        </w:div>
        <w:div w:id="1931111852">
          <w:marLeft w:val="640"/>
          <w:marRight w:val="0"/>
          <w:marTop w:val="0"/>
          <w:marBottom w:val="0"/>
          <w:divBdr>
            <w:top w:val="none" w:sz="0" w:space="0" w:color="auto"/>
            <w:left w:val="none" w:sz="0" w:space="0" w:color="auto"/>
            <w:bottom w:val="none" w:sz="0" w:space="0" w:color="auto"/>
            <w:right w:val="none" w:sz="0" w:space="0" w:color="auto"/>
          </w:divBdr>
        </w:div>
        <w:div w:id="1982343374">
          <w:marLeft w:val="640"/>
          <w:marRight w:val="0"/>
          <w:marTop w:val="0"/>
          <w:marBottom w:val="0"/>
          <w:divBdr>
            <w:top w:val="none" w:sz="0" w:space="0" w:color="auto"/>
            <w:left w:val="none" w:sz="0" w:space="0" w:color="auto"/>
            <w:bottom w:val="none" w:sz="0" w:space="0" w:color="auto"/>
            <w:right w:val="none" w:sz="0" w:space="0" w:color="auto"/>
          </w:divBdr>
        </w:div>
        <w:div w:id="2011330829">
          <w:marLeft w:val="640"/>
          <w:marRight w:val="0"/>
          <w:marTop w:val="0"/>
          <w:marBottom w:val="0"/>
          <w:divBdr>
            <w:top w:val="none" w:sz="0" w:space="0" w:color="auto"/>
            <w:left w:val="none" w:sz="0" w:space="0" w:color="auto"/>
            <w:bottom w:val="none" w:sz="0" w:space="0" w:color="auto"/>
            <w:right w:val="none" w:sz="0" w:space="0" w:color="auto"/>
          </w:divBdr>
        </w:div>
      </w:divsChild>
    </w:div>
    <w:div w:id="1536381505">
      <w:bodyDiv w:val="1"/>
      <w:marLeft w:val="0"/>
      <w:marRight w:val="0"/>
      <w:marTop w:val="0"/>
      <w:marBottom w:val="0"/>
      <w:divBdr>
        <w:top w:val="none" w:sz="0" w:space="0" w:color="auto"/>
        <w:left w:val="none" w:sz="0" w:space="0" w:color="auto"/>
        <w:bottom w:val="none" w:sz="0" w:space="0" w:color="auto"/>
        <w:right w:val="none" w:sz="0" w:space="0" w:color="auto"/>
      </w:divBdr>
    </w:div>
    <w:div w:id="1538156793">
      <w:bodyDiv w:val="1"/>
      <w:marLeft w:val="0"/>
      <w:marRight w:val="0"/>
      <w:marTop w:val="0"/>
      <w:marBottom w:val="0"/>
      <w:divBdr>
        <w:top w:val="none" w:sz="0" w:space="0" w:color="auto"/>
        <w:left w:val="none" w:sz="0" w:space="0" w:color="auto"/>
        <w:bottom w:val="none" w:sz="0" w:space="0" w:color="auto"/>
        <w:right w:val="none" w:sz="0" w:space="0" w:color="auto"/>
      </w:divBdr>
    </w:div>
    <w:div w:id="1538201452">
      <w:bodyDiv w:val="1"/>
      <w:marLeft w:val="0"/>
      <w:marRight w:val="0"/>
      <w:marTop w:val="0"/>
      <w:marBottom w:val="0"/>
      <w:divBdr>
        <w:top w:val="none" w:sz="0" w:space="0" w:color="auto"/>
        <w:left w:val="none" w:sz="0" w:space="0" w:color="auto"/>
        <w:bottom w:val="none" w:sz="0" w:space="0" w:color="auto"/>
        <w:right w:val="none" w:sz="0" w:space="0" w:color="auto"/>
      </w:divBdr>
    </w:div>
    <w:div w:id="1538470107">
      <w:bodyDiv w:val="1"/>
      <w:marLeft w:val="0"/>
      <w:marRight w:val="0"/>
      <w:marTop w:val="0"/>
      <w:marBottom w:val="0"/>
      <w:divBdr>
        <w:top w:val="none" w:sz="0" w:space="0" w:color="auto"/>
        <w:left w:val="none" w:sz="0" w:space="0" w:color="auto"/>
        <w:bottom w:val="none" w:sz="0" w:space="0" w:color="auto"/>
        <w:right w:val="none" w:sz="0" w:space="0" w:color="auto"/>
      </w:divBdr>
    </w:div>
    <w:div w:id="1538660374">
      <w:bodyDiv w:val="1"/>
      <w:marLeft w:val="0"/>
      <w:marRight w:val="0"/>
      <w:marTop w:val="0"/>
      <w:marBottom w:val="0"/>
      <w:divBdr>
        <w:top w:val="none" w:sz="0" w:space="0" w:color="auto"/>
        <w:left w:val="none" w:sz="0" w:space="0" w:color="auto"/>
        <w:bottom w:val="none" w:sz="0" w:space="0" w:color="auto"/>
        <w:right w:val="none" w:sz="0" w:space="0" w:color="auto"/>
      </w:divBdr>
    </w:div>
    <w:div w:id="1538664152">
      <w:bodyDiv w:val="1"/>
      <w:marLeft w:val="0"/>
      <w:marRight w:val="0"/>
      <w:marTop w:val="0"/>
      <w:marBottom w:val="0"/>
      <w:divBdr>
        <w:top w:val="none" w:sz="0" w:space="0" w:color="auto"/>
        <w:left w:val="none" w:sz="0" w:space="0" w:color="auto"/>
        <w:bottom w:val="none" w:sz="0" w:space="0" w:color="auto"/>
        <w:right w:val="none" w:sz="0" w:space="0" w:color="auto"/>
      </w:divBdr>
    </w:div>
    <w:div w:id="1538932700">
      <w:bodyDiv w:val="1"/>
      <w:marLeft w:val="0"/>
      <w:marRight w:val="0"/>
      <w:marTop w:val="0"/>
      <w:marBottom w:val="0"/>
      <w:divBdr>
        <w:top w:val="none" w:sz="0" w:space="0" w:color="auto"/>
        <w:left w:val="none" w:sz="0" w:space="0" w:color="auto"/>
        <w:bottom w:val="none" w:sz="0" w:space="0" w:color="auto"/>
        <w:right w:val="none" w:sz="0" w:space="0" w:color="auto"/>
      </w:divBdr>
    </w:div>
    <w:div w:id="1539001537">
      <w:bodyDiv w:val="1"/>
      <w:marLeft w:val="0"/>
      <w:marRight w:val="0"/>
      <w:marTop w:val="0"/>
      <w:marBottom w:val="0"/>
      <w:divBdr>
        <w:top w:val="none" w:sz="0" w:space="0" w:color="auto"/>
        <w:left w:val="none" w:sz="0" w:space="0" w:color="auto"/>
        <w:bottom w:val="none" w:sz="0" w:space="0" w:color="auto"/>
        <w:right w:val="none" w:sz="0" w:space="0" w:color="auto"/>
      </w:divBdr>
    </w:div>
    <w:div w:id="1539509578">
      <w:bodyDiv w:val="1"/>
      <w:marLeft w:val="0"/>
      <w:marRight w:val="0"/>
      <w:marTop w:val="0"/>
      <w:marBottom w:val="0"/>
      <w:divBdr>
        <w:top w:val="none" w:sz="0" w:space="0" w:color="auto"/>
        <w:left w:val="none" w:sz="0" w:space="0" w:color="auto"/>
        <w:bottom w:val="none" w:sz="0" w:space="0" w:color="auto"/>
        <w:right w:val="none" w:sz="0" w:space="0" w:color="auto"/>
      </w:divBdr>
    </w:div>
    <w:div w:id="1540816900">
      <w:bodyDiv w:val="1"/>
      <w:marLeft w:val="0"/>
      <w:marRight w:val="0"/>
      <w:marTop w:val="0"/>
      <w:marBottom w:val="0"/>
      <w:divBdr>
        <w:top w:val="none" w:sz="0" w:space="0" w:color="auto"/>
        <w:left w:val="none" w:sz="0" w:space="0" w:color="auto"/>
        <w:bottom w:val="none" w:sz="0" w:space="0" w:color="auto"/>
        <w:right w:val="none" w:sz="0" w:space="0" w:color="auto"/>
      </w:divBdr>
    </w:div>
    <w:div w:id="1541286026">
      <w:bodyDiv w:val="1"/>
      <w:marLeft w:val="0"/>
      <w:marRight w:val="0"/>
      <w:marTop w:val="0"/>
      <w:marBottom w:val="0"/>
      <w:divBdr>
        <w:top w:val="none" w:sz="0" w:space="0" w:color="auto"/>
        <w:left w:val="none" w:sz="0" w:space="0" w:color="auto"/>
        <w:bottom w:val="none" w:sz="0" w:space="0" w:color="auto"/>
        <w:right w:val="none" w:sz="0" w:space="0" w:color="auto"/>
      </w:divBdr>
    </w:div>
    <w:div w:id="1541472778">
      <w:bodyDiv w:val="1"/>
      <w:marLeft w:val="0"/>
      <w:marRight w:val="0"/>
      <w:marTop w:val="0"/>
      <w:marBottom w:val="0"/>
      <w:divBdr>
        <w:top w:val="none" w:sz="0" w:space="0" w:color="auto"/>
        <w:left w:val="none" w:sz="0" w:space="0" w:color="auto"/>
        <w:bottom w:val="none" w:sz="0" w:space="0" w:color="auto"/>
        <w:right w:val="none" w:sz="0" w:space="0" w:color="auto"/>
      </w:divBdr>
      <w:divsChild>
        <w:div w:id="29233760">
          <w:marLeft w:val="640"/>
          <w:marRight w:val="0"/>
          <w:marTop w:val="0"/>
          <w:marBottom w:val="0"/>
          <w:divBdr>
            <w:top w:val="none" w:sz="0" w:space="0" w:color="auto"/>
            <w:left w:val="none" w:sz="0" w:space="0" w:color="auto"/>
            <w:bottom w:val="none" w:sz="0" w:space="0" w:color="auto"/>
            <w:right w:val="none" w:sz="0" w:space="0" w:color="auto"/>
          </w:divBdr>
        </w:div>
        <w:div w:id="36784288">
          <w:marLeft w:val="640"/>
          <w:marRight w:val="0"/>
          <w:marTop w:val="0"/>
          <w:marBottom w:val="0"/>
          <w:divBdr>
            <w:top w:val="none" w:sz="0" w:space="0" w:color="auto"/>
            <w:left w:val="none" w:sz="0" w:space="0" w:color="auto"/>
            <w:bottom w:val="none" w:sz="0" w:space="0" w:color="auto"/>
            <w:right w:val="none" w:sz="0" w:space="0" w:color="auto"/>
          </w:divBdr>
        </w:div>
        <w:div w:id="173544476">
          <w:marLeft w:val="640"/>
          <w:marRight w:val="0"/>
          <w:marTop w:val="0"/>
          <w:marBottom w:val="0"/>
          <w:divBdr>
            <w:top w:val="none" w:sz="0" w:space="0" w:color="auto"/>
            <w:left w:val="none" w:sz="0" w:space="0" w:color="auto"/>
            <w:bottom w:val="none" w:sz="0" w:space="0" w:color="auto"/>
            <w:right w:val="none" w:sz="0" w:space="0" w:color="auto"/>
          </w:divBdr>
        </w:div>
        <w:div w:id="234320782">
          <w:marLeft w:val="640"/>
          <w:marRight w:val="0"/>
          <w:marTop w:val="0"/>
          <w:marBottom w:val="0"/>
          <w:divBdr>
            <w:top w:val="none" w:sz="0" w:space="0" w:color="auto"/>
            <w:left w:val="none" w:sz="0" w:space="0" w:color="auto"/>
            <w:bottom w:val="none" w:sz="0" w:space="0" w:color="auto"/>
            <w:right w:val="none" w:sz="0" w:space="0" w:color="auto"/>
          </w:divBdr>
        </w:div>
        <w:div w:id="265887708">
          <w:marLeft w:val="640"/>
          <w:marRight w:val="0"/>
          <w:marTop w:val="0"/>
          <w:marBottom w:val="0"/>
          <w:divBdr>
            <w:top w:val="none" w:sz="0" w:space="0" w:color="auto"/>
            <w:left w:val="none" w:sz="0" w:space="0" w:color="auto"/>
            <w:bottom w:val="none" w:sz="0" w:space="0" w:color="auto"/>
            <w:right w:val="none" w:sz="0" w:space="0" w:color="auto"/>
          </w:divBdr>
        </w:div>
        <w:div w:id="553547707">
          <w:marLeft w:val="640"/>
          <w:marRight w:val="0"/>
          <w:marTop w:val="0"/>
          <w:marBottom w:val="0"/>
          <w:divBdr>
            <w:top w:val="none" w:sz="0" w:space="0" w:color="auto"/>
            <w:left w:val="none" w:sz="0" w:space="0" w:color="auto"/>
            <w:bottom w:val="none" w:sz="0" w:space="0" w:color="auto"/>
            <w:right w:val="none" w:sz="0" w:space="0" w:color="auto"/>
          </w:divBdr>
        </w:div>
        <w:div w:id="588121908">
          <w:marLeft w:val="640"/>
          <w:marRight w:val="0"/>
          <w:marTop w:val="0"/>
          <w:marBottom w:val="0"/>
          <w:divBdr>
            <w:top w:val="none" w:sz="0" w:space="0" w:color="auto"/>
            <w:left w:val="none" w:sz="0" w:space="0" w:color="auto"/>
            <w:bottom w:val="none" w:sz="0" w:space="0" w:color="auto"/>
            <w:right w:val="none" w:sz="0" w:space="0" w:color="auto"/>
          </w:divBdr>
        </w:div>
        <w:div w:id="651637030">
          <w:marLeft w:val="640"/>
          <w:marRight w:val="0"/>
          <w:marTop w:val="0"/>
          <w:marBottom w:val="0"/>
          <w:divBdr>
            <w:top w:val="none" w:sz="0" w:space="0" w:color="auto"/>
            <w:left w:val="none" w:sz="0" w:space="0" w:color="auto"/>
            <w:bottom w:val="none" w:sz="0" w:space="0" w:color="auto"/>
            <w:right w:val="none" w:sz="0" w:space="0" w:color="auto"/>
          </w:divBdr>
        </w:div>
        <w:div w:id="862011420">
          <w:marLeft w:val="640"/>
          <w:marRight w:val="0"/>
          <w:marTop w:val="0"/>
          <w:marBottom w:val="0"/>
          <w:divBdr>
            <w:top w:val="none" w:sz="0" w:space="0" w:color="auto"/>
            <w:left w:val="none" w:sz="0" w:space="0" w:color="auto"/>
            <w:bottom w:val="none" w:sz="0" w:space="0" w:color="auto"/>
            <w:right w:val="none" w:sz="0" w:space="0" w:color="auto"/>
          </w:divBdr>
        </w:div>
        <w:div w:id="1109156617">
          <w:marLeft w:val="640"/>
          <w:marRight w:val="0"/>
          <w:marTop w:val="0"/>
          <w:marBottom w:val="0"/>
          <w:divBdr>
            <w:top w:val="none" w:sz="0" w:space="0" w:color="auto"/>
            <w:left w:val="none" w:sz="0" w:space="0" w:color="auto"/>
            <w:bottom w:val="none" w:sz="0" w:space="0" w:color="auto"/>
            <w:right w:val="none" w:sz="0" w:space="0" w:color="auto"/>
          </w:divBdr>
        </w:div>
        <w:div w:id="1114325354">
          <w:marLeft w:val="640"/>
          <w:marRight w:val="0"/>
          <w:marTop w:val="0"/>
          <w:marBottom w:val="0"/>
          <w:divBdr>
            <w:top w:val="none" w:sz="0" w:space="0" w:color="auto"/>
            <w:left w:val="none" w:sz="0" w:space="0" w:color="auto"/>
            <w:bottom w:val="none" w:sz="0" w:space="0" w:color="auto"/>
            <w:right w:val="none" w:sz="0" w:space="0" w:color="auto"/>
          </w:divBdr>
        </w:div>
        <w:div w:id="1233125999">
          <w:marLeft w:val="640"/>
          <w:marRight w:val="0"/>
          <w:marTop w:val="0"/>
          <w:marBottom w:val="0"/>
          <w:divBdr>
            <w:top w:val="none" w:sz="0" w:space="0" w:color="auto"/>
            <w:left w:val="none" w:sz="0" w:space="0" w:color="auto"/>
            <w:bottom w:val="none" w:sz="0" w:space="0" w:color="auto"/>
            <w:right w:val="none" w:sz="0" w:space="0" w:color="auto"/>
          </w:divBdr>
        </w:div>
        <w:div w:id="1235553404">
          <w:marLeft w:val="640"/>
          <w:marRight w:val="0"/>
          <w:marTop w:val="0"/>
          <w:marBottom w:val="0"/>
          <w:divBdr>
            <w:top w:val="none" w:sz="0" w:space="0" w:color="auto"/>
            <w:left w:val="none" w:sz="0" w:space="0" w:color="auto"/>
            <w:bottom w:val="none" w:sz="0" w:space="0" w:color="auto"/>
            <w:right w:val="none" w:sz="0" w:space="0" w:color="auto"/>
          </w:divBdr>
        </w:div>
        <w:div w:id="1522040825">
          <w:marLeft w:val="640"/>
          <w:marRight w:val="0"/>
          <w:marTop w:val="0"/>
          <w:marBottom w:val="0"/>
          <w:divBdr>
            <w:top w:val="none" w:sz="0" w:space="0" w:color="auto"/>
            <w:left w:val="none" w:sz="0" w:space="0" w:color="auto"/>
            <w:bottom w:val="none" w:sz="0" w:space="0" w:color="auto"/>
            <w:right w:val="none" w:sz="0" w:space="0" w:color="auto"/>
          </w:divBdr>
        </w:div>
        <w:div w:id="1594780493">
          <w:marLeft w:val="640"/>
          <w:marRight w:val="0"/>
          <w:marTop w:val="0"/>
          <w:marBottom w:val="0"/>
          <w:divBdr>
            <w:top w:val="none" w:sz="0" w:space="0" w:color="auto"/>
            <w:left w:val="none" w:sz="0" w:space="0" w:color="auto"/>
            <w:bottom w:val="none" w:sz="0" w:space="0" w:color="auto"/>
            <w:right w:val="none" w:sz="0" w:space="0" w:color="auto"/>
          </w:divBdr>
        </w:div>
        <w:div w:id="1871799401">
          <w:marLeft w:val="640"/>
          <w:marRight w:val="0"/>
          <w:marTop w:val="0"/>
          <w:marBottom w:val="0"/>
          <w:divBdr>
            <w:top w:val="none" w:sz="0" w:space="0" w:color="auto"/>
            <w:left w:val="none" w:sz="0" w:space="0" w:color="auto"/>
            <w:bottom w:val="none" w:sz="0" w:space="0" w:color="auto"/>
            <w:right w:val="none" w:sz="0" w:space="0" w:color="auto"/>
          </w:divBdr>
        </w:div>
        <w:div w:id="1911843988">
          <w:marLeft w:val="640"/>
          <w:marRight w:val="0"/>
          <w:marTop w:val="0"/>
          <w:marBottom w:val="0"/>
          <w:divBdr>
            <w:top w:val="none" w:sz="0" w:space="0" w:color="auto"/>
            <w:left w:val="none" w:sz="0" w:space="0" w:color="auto"/>
            <w:bottom w:val="none" w:sz="0" w:space="0" w:color="auto"/>
            <w:right w:val="none" w:sz="0" w:space="0" w:color="auto"/>
          </w:divBdr>
        </w:div>
        <w:div w:id="1977221435">
          <w:marLeft w:val="640"/>
          <w:marRight w:val="0"/>
          <w:marTop w:val="0"/>
          <w:marBottom w:val="0"/>
          <w:divBdr>
            <w:top w:val="none" w:sz="0" w:space="0" w:color="auto"/>
            <w:left w:val="none" w:sz="0" w:space="0" w:color="auto"/>
            <w:bottom w:val="none" w:sz="0" w:space="0" w:color="auto"/>
            <w:right w:val="none" w:sz="0" w:space="0" w:color="auto"/>
          </w:divBdr>
        </w:div>
        <w:div w:id="1987783691">
          <w:marLeft w:val="640"/>
          <w:marRight w:val="0"/>
          <w:marTop w:val="0"/>
          <w:marBottom w:val="0"/>
          <w:divBdr>
            <w:top w:val="none" w:sz="0" w:space="0" w:color="auto"/>
            <w:left w:val="none" w:sz="0" w:space="0" w:color="auto"/>
            <w:bottom w:val="none" w:sz="0" w:space="0" w:color="auto"/>
            <w:right w:val="none" w:sz="0" w:space="0" w:color="auto"/>
          </w:divBdr>
        </w:div>
      </w:divsChild>
    </w:div>
    <w:div w:id="1542283379">
      <w:bodyDiv w:val="1"/>
      <w:marLeft w:val="0"/>
      <w:marRight w:val="0"/>
      <w:marTop w:val="0"/>
      <w:marBottom w:val="0"/>
      <w:divBdr>
        <w:top w:val="none" w:sz="0" w:space="0" w:color="auto"/>
        <w:left w:val="none" w:sz="0" w:space="0" w:color="auto"/>
        <w:bottom w:val="none" w:sz="0" w:space="0" w:color="auto"/>
        <w:right w:val="none" w:sz="0" w:space="0" w:color="auto"/>
      </w:divBdr>
    </w:div>
    <w:div w:id="1542474015">
      <w:bodyDiv w:val="1"/>
      <w:marLeft w:val="0"/>
      <w:marRight w:val="0"/>
      <w:marTop w:val="0"/>
      <w:marBottom w:val="0"/>
      <w:divBdr>
        <w:top w:val="none" w:sz="0" w:space="0" w:color="auto"/>
        <w:left w:val="none" w:sz="0" w:space="0" w:color="auto"/>
        <w:bottom w:val="none" w:sz="0" w:space="0" w:color="auto"/>
        <w:right w:val="none" w:sz="0" w:space="0" w:color="auto"/>
      </w:divBdr>
    </w:div>
    <w:div w:id="1542552159">
      <w:bodyDiv w:val="1"/>
      <w:marLeft w:val="0"/>
      <w:marRight w:val="0"/>
      <w:marTop w:val="0"/>
      <w:marBottom w:val="0"/>
      <w:divBdr>
        <w:top w:val="none" w:sz="0" w:space="0" w:color="auto"/>
        <w:left w:val="none" w:sz="0" w:space="0" w:color="auto"/>
        <w:bottom w:val="none" w:sz="0" w:space="0" w:color="auto"/>
        <w:right w:val="none" w:sz="0" w:space="0" w:color="auto"/>
      </w:divBdr>
    </w:div>
    <w:div w:id="1542673529">
      <w:bodyDiv w:val="1"/>
      <w:marLeft w:val="0"/>
      <w:marRight w:val="0"/>
      <w:marTop w:val="0"/>
      <w:marBottom w:val="0"/>
      <w:divBdr>
        <w:top w:val="none" w:sz="0" w:space="0" w:color="auto"/>
        <w:left w:val="none" w:sz="0" w:space="0" w:color="auto"/>
        <w:bottom w:val="none" w:sz="0" w:space="0" w:color="auto"/>
        <w:right w:val="none" w:sz="0" w:space="0" w:color="auto"/>
      </w:divBdr>
    </w:div>
    <w:div w:id="1542857974">
      <w:bodyDiv w:val="1"/>
      <w:marLeft w:val="0"/>
      <w:marRight w:val="0"/>
      <w:marTop w:val="0"/>
      <w:marBottom w:val="0"/>
      <w:divBdr>
        <w:top w:val="none" w:sz="0" w:space="0" w:color="auto"/>
        <w:left w:val="none" w:sz="0" w:space="0" w:color="auto"/>
        <w:bottom w:val="none" w:sz="0" w:space="0" w:color="auto"/>
        <w:right w:val="none" w:sz="0" w:space="0" w:color="auto"/>
      </w:divBdr>
    </w:div>
    <w:div w:id="1542937496">
      <w:bodyDiv w:val="1"/>
      <w:marLeft w:val="0"/>
      <w:marRight w:val="0"/>
      <w:marTop w:val="0"/>
      <w:marBottom w:val="0"/>
      <w:divBdr>
        <w:top w:val="none" w:sz="0" w:space="0" w:color="auto"/>
        <w:left w:val="none" w:sz="0" w:space="0" w:color="auto"/>
        <w:bottom w:val="none" w:sz="0" w:space="0" w:color="auto"/>
        <w:right w:val="none" w:sz="0" w:space="0" w:color="auto"/>
      </w:divBdr>
    </w:div>
    <w:div w:id="1542979941">
      <w:bodyDiv w:val="1"/>
      <w:marLeft w:val="0"/>
      <w:marRight w:val="0"/>
      <w:marTop w:val="0"/>
      <w:marBottom w:val="0"/>
      <w:divBdr>
        <w:top w:val="none" w:sz="0" w:space="0" w:color="auto"/>
        <w:left w:val="none" w:sz="0" w:space="0" w:color="auto"/>
        <w:bottom w:val="none" w:sz="0" w:space="0" w:color="auto"/>
        <w:right w:val="none" w:sz="0" w:space="0" w:color="auto"/>
      </w:divBdr>
    </w:div>
    <w:div w:id="1543202832">
      <w:bodyDiv w:val="1"/>
      <w:marLeft w:val="0"/>
      <w:marRight w:val="0"/>
      <w:marTop w:val="0"/>
      <w:marBottom w:val="0"/>
      <w:divBdr>
        <w:top w:val="none" w:sz="0" w:space="0" w:color="auto"/>
        <w:left w:val="none" w:sz="0" w:space="0" w:color="auto"/>
        <w:bottom w:val="none" w:sz="0" w:space="0" w:color="auto"/>
        <w:right w:val="none" w:sz="0" w:space="0" w:color="auto"/>
      </w:divBdr>
    </w:div>
    <w:div w:id="1544633215">
      <w:bodyDiv w:val="1"/>
      <w:marLeft w:val="0"/>
      <w:marRight w:val="0"/>
      <w:marTop w:val="0"/>
      <w:marBottom w:val="0"/>
      <w:divBdr>
        <w:top w:val="none" w:sz="0" w:space="0" w:color="auto"/>
        <w:left w:val="none" w:sz="0" w:space="0" w:color="auto"/>
        <w:bottom w:val="none" w:sz="0" w:space="0" w:color="auto"/>
        <w:right w:val="none" w:sz="0" w:space="0" w:color="auto"/>
      </w:divBdr>
    </w:div>
    <w:div w:id="1544906713">
      <w:bodyDiv w:val="1"/>
      <w:marLeft w:val="0"/>
      <w:marRight w:val="0"/>
      <w:marTop w:val="0"/>
      <w:marBottom w:val="0"/>
      <w:divBdr>
        <w:top w:val="none" w:sz="0" w:space="0" w:color="auto"/>
        <w:left w:val="none" w:sz="0" w:space="0" w:color="auto"/>
        <w:bottom w:val="none" w:sz="0" w:space="0" w:color="auto"/>
        <w:right w:val="none" w:sz="0" w:space="0" w:color="auto"/>
      </w:divBdr>
    </w:div>
    <w:div w:id="1544946310">
      <w:bodyDiv w:val="1"/>
      <w:marLeft w:val="0"/>
      <w:marRight w:val="0"/>
      <w:marTop w:val="0"/>
      <w:marBottom w:val="0"/>
      <w:divBdr>
        <w:top w:val="none" w:sz="0" w:space="0" w:color="auto"/>
        <w:left w:val="none" w:sz="0" w:space="0" w:color="auto"/>
        <w:bottom w:val="none" w:sz="0" w:space="0" w:color="auto"/>
        <w:right w:val="none" w:sz="0" w:space="0" w:color="auto"/>
      </w:divBdr>
    </w:div>
    <w:div w:id="1544975646">
      <w:bodyDiv w:val="1"/>
      <w:marLeft w:val="0"/>
      <w:marRight w:val="0"/>
      <w:marTop w:val="0"/>
      <w:marBottom w:val="0"/>
      <w:divBdr>
        <w:top w:val="none" w:sz="0" w:space="0" w:color="auto"/>
        <w:left w:val="none" w:sz="0" w:space="0" w:color="auto"/>
        <w:bottom w:val="none" w:sz="0" w:space="0" w:color="auto"/>
        <w:right w:val="none" w:sz="0" w:space="0" w:color="auto"/>
      </w:divBdr>
    </w:div>
    <w:div w:id="1545481201">
      <w:bodyDiv w:val="1"/>
      <w:marLeft w:val="0"/>
      <w:marRight w:val="0"/>
      <w:marTop w:val="0"/>
      <w:marBottom w:val="0"/>
      <w:divBdr>
        <w:top w:val="none" w:sz="0" w:space="0" w:color="auto"/>
        <w:left w:val="none" w:sz="0" w:space="0" w:color="auto"/>
        <w:bottom w:val="none" w:sz="0" w:space="0" w:color="auto"/>
        <w:right w:val="none" w:sz="0" w:space="0" w:color="auto"/>
      </w:divBdr>
    </w:div>
    <w:div w:id="1545559016">
      <w:bodyDiv w:val="1"/>
      <w:marLeft w:val="0"/>
      <w:marRight w:val="0"/>
      <w:marTop w:val="0"/>
      <w:marBottom w:val="0"/>
      <w:divBdr>
        <w:top w:val="none" w:sz="0" w:space="0" w:color="auto"/>
        <w:left w:val="none" w:sz="0" w:space="0" w:color="auto"/>
        <w:bottom w:val="none" w:sz="0" w:space="0" w:color="auto"/>
        <w:right w:val="none" w:sz="0" w:space="0" w:color="auto"/>
      </w:divBdr>
    </w:div>
    <w:div w:id="1545602235">
      <w:bodyDiv w:val="1"/>
      <w:marLeft w:val="0"/>
      <w:marRight w:val="0"/>
      <w:marTop w:val="0"/>
      <w:marBottom w:val="0"/>
      <w:divBdr>
        <w:top w:val="none" w:sz="0" w:space="0" w:color="auto"/>
        <w:left w:val="none" w:sz="0" w:space="0" w:color="auto"/>
        <w:bottom w:val="none" w:sz="0" w:space="0" w:color="auto"/>
        <w:right w:val="none" w:sz="0" w:space="0" w:color="auto"/>
      </w:divBdr>
    </w:div>
    <w:div w:id="1546335893">
      <w:bodyDiv w:val="1"/>
      <w:marLeft w:val="0"/>
      <w:marRight w:val="0"/>
      <w:marTop w:val="0"/>
      <w:marBottom w:val="0"/>
      <w:divBdr>
        <w:top w:val="none" w:sz="0" w:space="0" w:color="auto"/>
        <w:left w:val="none" w:sz="0" w:space="0" w:color="auto"/>
        <w:bottom w:val="none" w:sz="0" w:space="0" w:color="auto"/>
        <w:right w:val="none" w:sz="0" w:space="0" w:color="auto"/>
      </w:divBdr>
    </w:div>
    <w:div w:id="1546408322">
      <w:bodyDiv w:val="1"/>
      <w:marLeft w:val="0"/>
      <w:marRight w:val="0"/>
      <w:marTop w:val="0"/>
      <w:marBottom w:val="0"/>
      <w:divBdr>
        <w:top w:val="none" w:sz="0" w:space="0" w:color="auto"/>
        <w:left w:val="none" w:sz="0" w:space="0" w:color="auto"/>
        <w:bottom w:val="none" w:sz="0" w:space="0" w:color="auto"/>
        <w:right w:val="none" w:sz="0" w:space="0" w:color="auto"/>
      </w:divBdr>
    </w:div>
    <w:div w:id="1547138478">
      <w:bodyDiv w:val="1"/>
      <w:marLeft w:val="0"/>
      <w:marRight w:val="0"/>
      <w:marTop w:val="0"/>
      <w:marBottom w:val="0"/>
      <w:divBdr>
        <w:top w:val="none" w:sz="0" w:space="0" w:color="auto"/>
        <w:left w:val="none" w:sz="0" w:space="0" w:color="auto"/>
        <w:bottom w:val="none" w:sz="0" w:space="0" w:color="auto"/>
        <w:right w:val="none" w:sz="0" w:space="0" w:color="auto"/>
      </w:divBdr>
    </w:div>
    <w:div w:id="1547138580">
      <w:bodyDiv w:val="1"/>
      <w:marLeft w:val="0"/>
      <w:marRight w:val="0"/>
      <w:marTop w:val="0"/>
      <w:marBottom w:val="0"/>
      <w:divBdr>
        <w:top w:val="none" w:sz="0" w:space="0" w:color="auto"/>
        <w:left w:val="none" w:sz="0" w:space="0" w:color="auto"/>
        <w:bottom w:val="none" w:sz="0" w:space="0" w:color="auto"/>
        <w:right w:val="none" w:sz="0" w:space="0" w:color="auto"/>
      </w:divBdr>
    </w:div>
    <w:div w:id="1548952488">
      <w:bodyDiv w:val="1"/>
      <w:marLeft w:val="0"/>
      <w:marRight w:val="0"/>
      <w:marTop w:val="0"/>
      <w:marBottom w:val="0"/>
      <w:divBdr>
        <w:top w:val="none" w:sz="0" w:space="0" w:color="auto"/>
        <w:left w:val="none" w:sz="0" w:space="0" w:color="auto"/>
        <w:bottom w:val="none" w:sz="0" w:space="0" w:color="auto"/>
        <w:right w:val="none" w:sz="0" w:space="0" w:color="auto"/>
      </w:divBdr>
    </w:div>
    <w:div w:id="1550259578">
      <w:bodyDiv w:val="1"/>
      <w:marLeft w:val="0"/>
      <w:marRight w:val="0"/>
      <w:marTop w:val="0"/>
      <w:marBottom w:val="0"/>
      <w:divBdr>
        <w:top w:val="none" w:sz="0" w:space="0" w:color="auto"/>
        <w:left w:val="none" w:sz="0" w:space="0" w:color="auto"/>
        <w:bottom w:val="none" w:sz="0" w:space="0" w:color="auto"/>
        <w:right w:val="none" w:sz="0" w:space="0" w:color="auto"/>
      </w:divBdr>
    </w:div>
    <w:div w:id="1550338602">
      <w:bodyDiv w:val="1"/>
      <w:marLeft w:val="0"/>
      <w:marRight w:val="0"/>
      <w:marTop w:val="0"/>
      <w:marBottom w:val="0"/>
      <w:divBdr>
        <w:top w:val="none" w:sz="0" w:space="0" w:color="auto"/>
        <w:left w:val="none" w:sz="0" w:space="0" w:color="auto"/>
        <w:bottom w:val="none" w:sz="0" w:space="0" w:color="auto"/>
        <w:right w:val="none" w:sz="0" w:space="0" w:color="auto"/>
      </w:divBdr>
    </w:div>
    <w:div w:id="1550530873">
      <w:bodyDiv w:val="1"/>
      <w:marLeft w:val="0"/>
      <w:marRight w:val="0"/>
      <w:marTop w:val="0"/>
      <w:marBottom w:val="0"/>
      <w:divBdr>
        <w:top w:val="none" w:sz="0" w:space="0" w:color="auto"/>
        <w:left w:val="none" w:sz="0" w:space="0" w:color="auto"/>
        <w:bottom w:val="none" w:sz="0" w:space="0" w:color="auto"/>
        <w:right w:val="none" w:sz="0" w:space="0" w:color="auto"/>
      </w:divBdr>
    </w:div>
    <w:div w:id="1551381512">
      <w:bodyDiv w:val="1"/>
      <w:marLeft w:val="0"/>
      <w:marRight w:val="0"/>
      <w:marTop w:val="0"/>
      <w:marBottom w:val="0"/>
      <w:divBdr>
        <w:top w:val="none" w:sz="0" w:space="0" w:color="auto"/>
        <w:left w:val="none" w:sz="0" w:space="0" w:color="auto"/>
        <w:bottom w:val="none" w:sz="0" w:space="0" w:color="auto"/>
        <w:right w:val="none" w:sz="0" w:space="0" w:color="auto"/>
      </w:divBdr>
    </w:div>
    <w:div w:id="1552225186">
      <w:bodyDiv w:val="1"/>
      <w:marLeft w:val="0"/>
      <w:marRight w:val="0"/>
      <w:marTop w:val="0"/>
      <w:marBottom w:val="0"/>
      <w:divBdr>
        <w:top w:val="none" w:sz="0" w:space="0" w:color="auto"/>
        <w:left w:val="none" w:sz="0" w:space="0" w:color="auto"/>
        <w:bottom w:val="none" w:sz="0" w:space="0" w:color="auto"/>
        <w:right w:val="none" w:sz="0" w:space="0" w:color="auto"/>
      </w:divBdr>
    </w:div>
    <w:div w:id="1552228859">
      <w:bodyDiv w:val="1"/>
      <w:marLeft w:val="0"/>
      <w:marRight w:val="0"/>
      <w:marTop w:val="0"/>
      <w:marBottom w:val="0"/>
      <w:divBdr>
        <w:top w:val="none" w:sz="0" w:space="0" w:color="auto"/>
        <w:left w:val="none" w:sz="0" w:space="0" w:color="auto"/>
        <w:bottom w:val="none" w:sz="0" w:space="0" w:color="auto"/>
        <w:right w:val="none" w:sz="0" w:space="0" w:color="auto"/>
      </w:divBdr>
    </w:div>
    <w:div w:id="1552765391">
      <w:bodyDiv w:val="1"/>
      <w:marLeft w:val="0"/>
      <w:marRight w:val="0"/>
      <w:marTop w:val="0"/>
      <w:marBottom w:val="0"/>
      <w:divBdr>
        <w:top w:val="none" w:sz="0" w:space="0" w:color="auto"/>
        <w:left w:val="none" w:sz="0" w:space="0" w:color="auto"/>
        <w:bottom w:val="none" w:sz="0" w:space="0" w:color="auto"/>
        <w:right w:val="none" w:sz="0" w:space="0" w:color="auto"/>
      </w:divBdr>
    </w:div>
    <w:div w:id="1553081987">
      <w:bodyDiv w:val="1"/>
      <w:marLeft w:val="0"/>
      <w:marRight w:val="0"/>
      <w:marTop w:val="0"/>
      <w:marBottom w:val="0"/>
      <w:divBdr>
        <w:top w:val="none" w:sz="0" w:space="0" w:color="auto"/>
        <w:left w:val="none" w:sz="0" w:space="0" w:color="auto"/>
        <w:bottom w:val="none" w:sz="0" w:space="0" w:color="auto"/>
        <w:right w:val="none" w:sz="0" w:space="0" w:color="auto"/>
      </w:divBdr>
    </w:div>
    <w:div w:id="1553425024">
      <w:bodyDiv w:val="1"/>
      <w:marLeft w:val="0"/>
      <w:marRight w:val="0"/>
      <w:marTop w:val="0"/>
      <w:marBottom w:val="0"/>
      <w:divBdr>
        <w:top w:val="none" w:sz="0" w:space="0" w:color="auto"/>
        <w:left w:val="none" w:sz="0" w:space="0" w:color="auto"/>
        <w:bottom w:val="none" w:sz="0" w:space="0" w:color="auto"/>
        <w:right w:val="none" w:sz="0" w:space="0" w:color="auto"/>
      </w:divBdr>
    </w:div>
    <w:div w:id="1554925492">
      <w:bodyDiv w:val="1"/>
      <w:marLeft w:val="0"/>
      <w:marRight w:val="0"/>
      <w:marTop w:val="0"/>
      <w:marBottom w:val="0"/>
      <w:divBdr>
        <w:top w:val="none" w:sz="0" w:space="0" w:color="auto"/>
        <w:left w:val="none" w:sz="0" w:space="0" w:color="auto"/>
        <w:bottom w:val="none" w:sz="0" w:space="0" w:color="auto"/>
        <w:right w:val="none" w:sz="0" w:space="0" w:color="auto"/>
      </w:divBdr>
    </w:div>
    <w:div w:id="1555002933">
      <w:bodyDiv w:val="1"/>
      <w:marLeft w:val="0"/>
      <w:marRight w:val="0"/>
      <w:marTop w:val="0"/>
      <w:marBottom w:val="0"/>
      <w:divBdr>
        <w:top w:val="none" w:sz="0" w:space="0" w:color="auto"/>
        <w:left w:val="none" w:sz="0" w:space="0" w:color="auto"/>
        <w:bottom w:val="none" w:sz="0" w:space="0" w:color="auto"/>
        <w:right w:val="none" w:sz="0" w:space="0" w:color="auto"/>
      </w:divBdr>
    </w:div>
    <w:div w:id="1556115935">
      <w:bodyDiv w:val="1"/>
      <w:marLeft w:val="0"/>
      <w:marRight w:val="0"/>
      <w:marTop w:val="0"/>
      <w:marBottom w:val="0"/>
      <w:divBdr>
        <w:top w:val="none" w:sz="0" w:space="0" w:color="auto"/>
        <w:left w:val="none" w:sz="0" w:space="0" w:color="auto"/>
        <w:bottom w:val="none" w:sz="0" w:space="0" w:color="auto"/>
        <w:right w:val="none" w:sz="0" w:space="0" w:color="auto"/>
      </w:divBdr>
    </w:div>
    <w:div w:id="1556504988">
      <w:bodyDiv w:val="1"/>
      <w:marLeft w:val="0"/>
      <w:marRight w:val="0"/>
      <w:marTop w:val="0"/>
      <w:marBottom w:val="0"/>
      <w:divBdr>
        <w:top w:val="none" w:sz="0" w:space="0" w:color="auto"/>
        <w:left w:val="none" w:sz="0" w:space="0" w:color="auto"/>
        <w:bottom w:val="none" w:sz="0" w:space="0" w:color="auto"/>
        <w:right w:val="none" w:sz="0" w:space="0" w:color="auto"/>
      </w:divBdr>
    </w:div>
    <w:div w:id="1556505855">
      <w:bodyDiv w:val="1"/>
      <w:marLeft w:val="0"/>
      <w:marRight w:val="0"/>
      <w:marTop w:val="0"/>
      <w:marBottom w:val="0"/>
      <w:divBdr>
        <w:top w:val="none" w:sz="0" w:space="0" w:color="auto"/>
        <w:left w:val="none" w:sz="0" w:space="0" w:color="auto"/>
        <w:bottom w:val="none" w:sz="0" w:space="0" w:color="auto"/>
        <w:right w:val="none" w:sz="0" w:space="0" w:color="auto"/>
      </w:divBdr>
    </w:div>
    <w:div w:id="1556744313">
      <w:bodyDiv w:val="1"/>
      <w:marLeft w:val="0"/>
      <w:marRight w:val="0"/>
      <w:marTop w:val="0"/>
      <w:marBottom w:val="0"/>
      <w:divBdr>
        <w:top w:val="none" w:sz="0" w:space="0" w:color="auto"/>
        <w:left w:val="none" w:sz="0" w:space="0" w:color="auto"/>
        <w:bottom w:val="none" w:sz="0" w:space="0" w:color="auto"/>
        <w:right w:val="none" w:sz="0" w:space="0" w:color="auto"/>
      </w:divBdr>
    </w:div>
    <w:div w:id="1557546363">
      <w:bodyDiv w:val="1"/>
      <w:marLeft w:val="0"/>
      <w:marRight w:val="0"/>
      <w:marTop w:val="0"/>
      <w:marBottom w:val="0"/>
      <w:divBdr>
        <w:top w:val="none" w:sz="0" w:space="0" w:color="auto"/>
        <w:left w:val="none" w:sz="0" w:space="0" w:color="auto"/>
        <w:bottom w:val="none" w:sz="0" w:space="0" w:color="auto"/>
        <w:right w:val="none" w:sz="0" w:space="0" w:color="auto"/>
      </w:divBdr>
    </w:div>
    <w:div w:id="1557740766">
      <w:bodyDiv w:val="1"/>
      <w:marLeft w:val="0"/>
      <w:marRight w:val="0"/>
      <w:marTop w:val="0"/>
      <w:marBottom w:val="0"/>
      <w:divBdr>
        <w:top w:val="none" w:sz="0" w:space="0" w:color="auto"/>
        <w:left w:val="none" w:sz="0" w:space="0" w:color="auto"/>
        <w:bottom w:val="none" w:sz="0" w:space="0" w:color="auto"/>
        <w:right w:val="none" w:sz="0" w:space="0" w:color="auto"/>
      </w:divBdr>
    </w:div>
    <w:div w:id="1557812666">
      <w:bodyDiv w:val="1"/>
      <w:marLeft w:val="0"/>
      <w:marRight w:val="0"/>
      <w:marTop w:val="0"/>
      <w:marBottom w:val="0"/>
      <w:divBdr>
        <w:top w:val="none" w:sz="0" w:space="0" w:color="auto"/>
        <w:left w:val="none" w:sz="0" w:space="0" w:color="auto"/>
        <w:bottom w:val="none" w:sz="0" w:space="0" w:color="auto"/>
        <w:right w:val="none" w:sz="0" w:space="0" w:color="auto"/>
      </w:divBdr>
    </w:div>
    <w:div w:id="1557856937">
      <w:bodyDiv w:val="1"/>
      <w:marLeft w:val="0"/>
      <w:marRight w:val="0"/>
      <w:marTop w:val="0"/>
      <w:marBottom w:val="0"/>
      <w:divBdr>
        <w:top w:val="none" w:sz="0" w:space="0" w:color="auto"/>
        <w:left w:val="none" w:sz="0" w:space="0" w:color="auto"/>
        <w:bottom w:val="none" w:sz="0" w:space="0" w:color="auto"/>
        <w:right w:val="none" w:sz="0" w:space="0" w:color="auto"/>
      </w:divBdr>
    </w:div>
    <w:div w:id="1557861644">
      <w:bodyDiv w:val="1"/>
      <w:marLeft w:val="0"/>
      <w:marRight w:val="0"/>
      <w:marTop w:val="0"/>
      <w:marBottom w:val="0"/>
      <w:divBdr>
        <w:top w:val="none" w:sz="0" w:space="0" w:color="auto"/>
        <w:left w:val="none" w:sz="0" w:space="0" w:color="auto"/>
        <w:bottom w:val="none" w:sz="0" w:space="0" w:color="auto"/>
        <w:right w:val="none" w:sz="0" w:space="0" w:color="auto"/>
      </w:divBdr>
    </w:div>
    <w:div w:id="1558518362">
      <w:bodyDiv w:val="1"/>
      <w:marLeft w:val="0"/>
      <w:marRight w:val="0"/>
      <w:marTop w:val="0"/>
      <w:marBottom w:val="0"/>
      <w:divBdr>
        <w:top w:val="none" w:sz="0" w:space="0" w:color="auto"/>
        <w:left w:val="none" w:sz="0" w:space="0" w:color="auto"/>
        <w:bottom w:val="none" w:sz="0" w:space="0" w:color="auto"/>
        <w:right w:val="none" w:sz="0" w:space="0" w:color="auto"/>
      </w:divBdr>
    </w:div>
    <w:div w:id="1558929642">
      <w:bodyDiv w:val="1"/>
      <w:marLeft w:val="0"/>
      <w:marRight w:val="0"/>
      <w:marTop w:val="0"/>
      <w:marBottom w:val="0"/>
      <w:divBdr>
        <w:top w:val="none" w:sz="0" w:space="0" w:color="auto"/>
        <w:left w:val="none" w:sz="0" w:space="0" w:color="auto"/>
        <w:bottom w:val="none" w:sz="0" w:space="0" w:color="auto"/>
        <w:right w:val="none" w:sz="0" w:space="0" w:color="auto"/>
      </w:divBdr>
    </w:div>
    <w:div w:id="1559439141">
      <w:bodyDiv w:val="1"/>
      <w:marLeft w:val="0"/>
      <w:marRight w:val="0"/>
      <w:marTop w:val="0"/>
      <w:marBottom w:val="0"/>
      <w:divBdr>
        <w:top w:val="none" w:sz="0" w:space="0" w:color="auto"/>
        <w:left w:val="none" w:sz="0" w:space="0" w:color="auto"/>
        <w:bottom w:val="none" w:sz="0" w:space="0" w:color="auto"/>
        <w:right w:val="none" w:sz="0" w:space="0" w:color="auto"/>
      </w:divBdr>
    </w:div>
    <w:div w:id="1559828708">
      <w:bodyDiv w:val="1"/>
      <w:marLeft w:val="0"/>
      <w:marRight w:val="0"/>
      <w:marTop w:val="0"/>
      <w:marBottom w:val="0"/>
      <w:divBdr>
        <w:top w:val="none" w:sz="0" w:space="0" w:color="auto"/>
        <w:left w:val="none" w:sz="0" w:space="0" w:color="auto"/>
        <w:bottom w:val="none" w:sz="0" w:space="0" w:color="auto"/>
        <w:right w:val="none" w:sz="0" w:space="0" w:color="auto"/>
      </w:divBdr>
    </w:div>
    <w:div w:id="1559973640">
      <w:bodyDiv w:val="1"/>
      <w:marLeft w:val="0"/>
      <w:marRight w:val="0"/>
      <w:marTop w:val="0"/>
      <w:marBottom w:val="0"/>
      <w:divBdr>
        <w:top w:val="none" w:sz="0" w:space="0" w:color="auto"/>
        <w:left w:val="none" w:sz="0" w:space="0" w:color="auto"/>
        <w:bottom w:val="none" w:sz="0" w:space="0" w:color="auto"/>
        <w:right w:val="none" w:sz="0" w:space="0" w:color="auto"/>
      </w:divBdr>
    </w:div>
    <w:div w:id="1560628491">
      <w:bodyDiv w:val="1"/>
      <w:marLeft w:val="0"/>
      <w:marRight w:val="0"/>
      <w:marTop w:val="0"/>
      <w:marBottom w:val="0"/>
      <w:divBdr>
        <w:top w:val="none" w:sz="0" w:space="0" w:color="auto"/>
        <w:left w:val="none" w:sz="0" w:space="0" w:color="auto"/>
        <w:bottom w:val="none" w:sz="0" w:space="0" w:color="auto"/>
        <w:right w:val="none" w:sz="0" w:space="0" w:color="auto"/>
      </w:divBdr>
    </w:div>
    <w:div w:id="1561330150">
      <w:bodyDiv w:val="1"/>
      <w:marLeft w:val="0"/>
      <w:marRight w:val="0"/>
      <w:marTop w:val="0"/>
      <w:marBottom w:val="0"/>
      <w:divBdr>
        <w:top w:val="none" w:sz="0" w:space="0" w:color="auto"/>
        <w:left w:val="none" w:sz="0" w:space="0" w:color="auto"/>
        <w:bottom w:val="none" w:sz="0" w:space="0" w:color="auto"/>
        <w:right w:val="none" w:sz="0" w:space="0" w:color="auto"/>
      </w:divBdr>
    </w:div>
    <w:div w:id="1561598177">
      <w:bodyDiv w:val="1"/>
      <w:marLeft w:val="0"/>
      <w:marRight w:val="0"/>
      <w:marTop w:val="0"/>
      <w:marBottom w:val="0"/>
      <w:divBdr>
        <w:top w:val="none" w:sz="0" w:space="0" w:color="auto"/>
        <w:left w:val="none" w:sz="0" w:space="0" w:color="auto"/>
        <w:bottom w:val="none" w:sz="0" w:space="0" w:color="auto"/>
        <w:right w:val="none" w:sz="0" w:space="0" w:color="auto"/>
      </w:divBdr>
    </w:div>
    <w:div w:id="1562523638">
      <w:bodyDiv w:val="1"/>
      <w:marLeft w:val="0"/>
      <w:marRight w:val="0"/>
      <w:marTop w:val="0"/>
      <w:marBottom w:val="0"/>
      <w:divBdr>
        <w:top w:val="none" w:sz="0" w:space="0" w:color="auto"/>
        <w:left w:val="none" w:sz="0" w:space="0" w:color="auto"/>
        <w:bottom w:val="none" w:sz="0" w:space="0" w:color="auto"/>
        <w:right w:val="none" w:sz="0" w:space="0" w:color="auto"/>
      </w:divBdr>
      <w:divsChild>
        <w:div w:id="348331707">
          <w:marLeft w:val="640"/>
          <w:marRight w:val="0"/>
          <w:marTop w:val="0"/>
          <w:marBottom w:val="0"/>
          <w:divBdr>
            <w:top w:val="none" w:sz="0" w:space="0" w:color="auto"/>
            <w:left w:val="none" w:sz="0" w:space="0" w:color="auto"/>
            <w:bottom w:val="none" w:sz="0" w:space="0" w:color="auto"/>
            <w:right w:val="none" w:sz="0" w:space="0" w:color="auto"/>
          </w:divBdr>
        </w:div>
        <w:div w:id="387612449">
          <w:marLeft w:val="640"/>
          <w:marRight w:val="0"/>
          <w:marTop w:val="0"/>
          <w:marBottom w:val="0"/>
          <w:divBdr>
            <w:top w:val="none" w:sz="0" w:space="0" w:color="auto"/>
            <w:left w:val="none" w:sz="0" w:space="0" w:color="auto"/>
            <w:bottom w:val="none" w:sz="0" w:space="0" w:color="auto"/>
            <w:right w:val="none" w:sz="0" w:space="0" w:color="auto"/>
          </w:divBdr>
        </w:div>
        <w:div w:id="635918124">
          <w:marLeft w:val="640"/>
          <w:marRight w:val="0"/>
          <w:marTop w:val="0"/>
          <w:marBottom w:val="0"/>
          <w:divBdr>
            <w:top w:val="none" w:sz="0" w:space="0" w:color="auto"/>
            <w:left w:val="none" w:sz="0" w:space="0" w:color="auto"/>
            <w:bottom w:val="none" w:sz="0" w:space="0" w:color="auto"/>
            <w:right w:val="none" w:sz="0" w:space="0" w:color="auto"/>
          </w:divBdr>
        </w:div>
        <w:div w:id="652493100">
          <w:marLeft w:val="640"/>
          <w:marRight w:val="0"/>
          <w:marTop w:val="0"/>
          <w:marBottom w:val="0"/>
          <w:divBdr>
            <w:top w:val="none" w:sz="0" w:space="0" w:color="auto"/>
            <w:left w:val="none" w:sz="0" w:space="0" w:color="auto"/>
            <w:bottom w:val="none" w:sz="0" w:space="0" w:color="auto"/>
            <w:right w:val="none" w:sz="0" w:space="0" w:color="auto"/>
          </w:divBdr>
        </w:div>
        <w:div w:id="699623553">
          <w:marLeft w:val="640"/>
          <w:marRight w:val="0"/>
          <w:marTop w:val="0"/>
          <w:marBottom w:val="0"/>
          <w:divBdr>
            <w:top w:val="none" w:sz="0" w:space="0" w:color="auto"/>
            <w:left w:val="none" w:sz="0" w:space="0" w:color="auto"/>
            <w:bottom w:val="none" w:sz="0" w:space="0" w:color="auto"/>
            <w:right w:val="none" w:sz="0" w:space="0" w:color="auto"/>
          </w:divBdr>
        </w:div>
        <w:div w:id="837620178">
          <w:marLeft w:val="640"/>
          <w:marRight w:val="0"/>
          <w:marTop w:val="0"/>
          <w:marBottom w:val="0"/>
          <w:divBdr>
            <w:top w:val="none" w:sz="0" w:space="0" w:color="auto"/>
            <w:left w:val="none" w:sz="0" w:space="0" w:color="auto"/>
            <w:bottom w:val="none" w:sz="0" w:space="0" w:color="auto"/>
            <w:right w:val="none" w:sz="0" w:space="0" w:color="auto"/>
          </w:divBdr>
        </w:div>
        <w:div w:id="1028987453">
          <w:marLeft w:val="640"/>
          <w:marRight w:val="0"/>
          <w:marTop w:val="0"/>
          <w:marBottom w:val="0"/>
          <w:divBdr>
            <w:top w:val="none" w:sz="0" w:space="0" w:color="auto"/>
            <w:left w:val="none" w:sz="0" w:space="0" w:color="auto"/>
            <w:bottom w:val="none" w:sz="0" w:space="0" w:color="auto"/>
            <w:right w:val="none" w:sz="0" w:space="0" w:color="auto"/>
          </w:divBdr>
        </w:div>
        <w:div w:id="1132022872">
          <w:marLeft w:val="640"/>
          <w:marRight w:val="0"/>
          <w:marTop w:val="0"/>
          <w:marBottom w:val="0"/>
          <w:divBdr>
            <w:top w:val="none" w:sz="0" w:space="0" w:color="auto"/>
            <w:left w:val="none" w:sz="0" w:space="0" w:color="auto"/>
            <w:bottom w:val="none" w:sz="0" w:space="0" w:color="auto"/>
            <w:right w:val="none" w:sz="0" w:space="0" w:color="auto"/>
          </w:divBdr>
        </w:div>
        <w:div w:id="1183668260">
          <w:marLeft w:val="640"/>
          <w:marRight w:val="0"/>
          <w:marTop w:val="0"/>
          <w:marBottom w:val="0"/>
          <w:divBdr>
            <w:top w:val="none" w:sz="0" w:space="0" w:color="auto"/>
            <w:left w:val="none" w:sz="0" w:space="0" w:color="auto"/>
            <w:bottom w:val="none" w:sz="0" w:space="0" w:color="auto"/>
            <w:right w:val="none" w:sz="0" w:space="0" w:color="auto"/>
          </w:divBdr>
        </w:div>
        <w:div w:id="1189875577">
          <w:marLeft w:val="640"/>
          <w:marRight w:val="0"/>
          <w:marTop w:val="0"/>
          <w:marBottom w:val="0"/>
          <w:divBdr>
            <w:top w:val="none" w:sz="0" w:space="0" w:color="auto"/>
            <w:left w:val="none" w:sz="0" w:space="0" w:color="auto"/>
            <w:bottom w:val="none" w:sz="0" w:space="0" w:color="auto"/>
            <w:right w:val="none" w:sz="0" w:space="0" w:color="auto"/>
          </w:divBdr>
        </w:div>
        <w:div w:id="1190297277">
          <w:marLeft w:val="640"/>
          <w:marRight w:val="0"/>
          <w:marTop w:val="0"/>
          <w:marBottom w:val="0"/>
          <w:divBdr>
            <w:top w:val="none" w:sz="0" w:space="0" w:color="auto"/>
            <w:left w:val="none" w:sz="0" w:space="0" w:color="auto"/>
            <w:bottom w:val="none" w:sz="0" w:space="0" w:color="auto"/>
            <w:right w:val="none" w:sz="0" w:space="0" w:color="auto"/>
          </w:divBdr>
        </w:div>
        <w:div w:id="1303383485">
          <w:marLeft w:val="640"/>
          <w:marRight w:val="0"/>
          <w:marTop w:val="0"/>
          <w:marBottom w:val="0"/>
          <w:divBdr>
            <w:top w:val="none" w:sz="0" w:space="0" w:color="auto"/>
            <w:left w:val="none" w:sz="0" w:space="0" w:color="auto"/>
            <w:bottom w:val="none" w:sz="0" w:space="0" w:color="auto"/>
            <w:right w:val="none" w:sz="0" w:space="0" w:color="auto"/>
          </w:divBdr>
        </w:div>
        <w:div w:id="1357849768">
          <w:marLeft w:val="640"/>
          <w:marRight w:val="0"/>
          <w:marTop w:val="0"/>
          <w:marBottom w:val="0"/>
          <w:divBdr>
            <w:top w:val="none" w:sz="0" w:space="0" w:color="auto"/>
            <w:left w:val="none" w:sz="0" w:space="0" w:color="auto"/>
            <w:bottom w:val="none" w:sz="0" w:space="0" w:color="auto"/>
            <w:right w:val="none" w:sz="0" w:space="0" w:color="auto"/>
          </w:divBdr>
        </w:div>
        <w:div w:id="1383478120">
          <w:marLeft w:val="640"/>
          <w:marRight w:val="0"/>
          <w:marTop w:val="0"/>
          <w:marBottom w:val="0"/>
          <w:divBdr>
            <w:top w:val="none" w:sz="0" w:space="0" w:color="auto"/>
            <w:left w:val="none" w:sz="0" w:space="0" w:color="auto"/>
            <w:bottom w:val="none" w:sz="0" w:space="0" w:color="auto"/>
            <w:right w:val="none" w:sz="0" w:space="0" w:color="auto"/>
          </w:divBdr>
        </w:div>
        <w:div w:id="1500849395">
          <w:marLeft w:val="640"/>
          <w:marRight w:val="0"/>
          <w:marTop w:val="0"/>
          <w:marBottom w:val="0"/>
          <w:divBdr>
            <w:top w:val="none" w:sz="0" w:space="0" w:color="auto"/>
            <w:left w:val="none" w:sz="0" w:space="0" w:color="auto"/>
            <w:bottom w:val="none" w:sz="0" w:space="0" w:color="auto"/>
            <w:right w:val="none" w:sz="0" w:space="0" w:color="auto"/>
          </w:divBdr>
        </w:div>
        <w:div w:id="1534611000">
          <w:marLeft w:val="640"/>
          <w:marRight w:val="0"/>
          <w:marTop w:val="0"/>
          <w:marBottom w:val="0"/>
          <w:divBdr>
            <w:top w:val="none" w:sz="0" w:space="0" w:color="auto"/>
            <w:left w:val="none" w:sz="0" w:space="0" w:color="auto"/>
            <w:bottom w:val="none" w:sz="0" w:space="0" w:color="auto"/>
            <w:right w:val="none" w:sz="0" w:space="0" w:color="auto"/>
          </w:divBdr>
        </w:div>
        <w:div w:id="1635523188">
          <w:marLeft w:val="640"/>
          <w:marRight w:val="0"/>
          <w:marTop w:val="0"/>
          <w:marBottom w:val="0"/>
          <w:divBdr>
            <w:top w:val="none" w:sz="0" w:space="0" w:color="auto"/>
            <w:left w:val="none" w:sz="0" w:space="0" w:color="auto"/>
            <w:bottom w:val="none" w:sz="0" w:space="0" w:color="auto"/>
            <w:right w:val="none" w:sz="0" w:space="0" w:color="auto"/>
          </w:divBdr>
        </w:div>
        <w:div w:id="1902519592">
          <w:marLeft w:val="640"/>
          <w:marRight w:val="0"/>
          <w:marTop w:val="0"/>
          <w:marBottom w:val="0"/>
          <w:divBdr>
            <w:top w:val="none" w:sz="0" w:space="0" w:color="auto"/>
            <w:left w:val="none" w:sz="0" w:space="0" w:color="auto"/>
            <w:bottom w:val="none" w:sz="0" w:space="0" w:color="auto"/>
            <w:right w:val="none" w:sz="0" w:space="0" w:color="auto"/>
          </w:divBdr>
        </w:div>
        <w:div w:id="1943679096">
          <w:marLeft w:val="640"/>
          <w:marRight w:val="0"/>
          <w:marTop w:val="0"/>
          <w:marBottom w:val="0"/>
          <w:divBdr>
            <w:top w:val="none" w:sz="0" w:space="0" w:color="auto"/>
            <w:left w:val="none" w:sz="0" w:space="0" w:color="auto"/>
            <w:bottom w:val="none" w:sz="0" w:space="0" w:color="auto"/>
            <w:right w:val="none" w:sz="0" w:space="0" w:color="auto"/>
          </w:divBdr>
        </w:div>
        <w:div w:id="1980189180">
          <w:marLeft w:val="640"/>
          <w:marRight w:val="0"/>
          <w:marTop w:val="0"/>
          <w:marBottom w:val="0"/>
          <w:divBdr>
            <w:top w:val="none" w:sz="0" w:space="0" w:color="auto"/>
            <w:left w:val="none" w:sz="0" w:space="0" w:color="auto"/>
            <w:bottom w:val="none" w:sz="0" w:space="0" w:color="auto"/>
            <w:right w:val="none" w:sz="0" w:space="0" w:color="auto"/>
          </w:divBdr>
        </w:div>
        <w:div w:id="2057046509">
          <w:marLeft w:val="640"/>
          <w:marRight w:val="0"/>
          <w:marTop w:val="0"/>
          <w:marBottom w:val="0"/>
          <w:divBdr>
            <w:top w:val="none" w:sz="0" w:space="0" w:color="auto"/>
            <w:left w:val="none" w:sz="0" w:space="0" w:color="auto"/>
            <w:bottom w:val="none" w:sz="0" w:space="0" w:color="auto"/>
            <w:right w:val="none" w:sz="0" w:space="0" w:color="auto"/>
          </w:divBdr>
        </w:div>
        <w:div w:id="2136750859">
          <w:marLeft w:val="640"/>
          <w:marRight w:val="0"/>
          <w:marTop w:val="0"/>
          <w:marBottom w:val="0"/>
          <w:divBdr>
            <w:top w:val="none" w:sz="0" w:space="0" w:color="auto"/>
            <w:left w:val="none" w:sz="0" w:space="0" w:color="auto"/>
            <w:bottom w:val="none" w:sz="0" w:space="0" w:color="auto"/>
            <w:right w:val="none" w:sz="0" w:space="0" w:color="auto"/>
          </w:divBdr>
        </w:div>
      </w:divsChild>
    </w:div>
    <w:div w:id="1563328323">
      <w:bodyDiv w:val="1"/>
      <w:marLeft w:val="0"/>
      <w:marRight w:val="0"/>
      <w:marTop w:val="0"/>
      <w:marBottom w:val="0"/>
      <w:divBdr>
        <w:top w:val="none" w:sz="0" w:space="0" w:color="auto"/>
        <w:left w:val="none" w:sz="0" w:space="0" w:color="auto"/>
        <w:bottom w:val="none" w:sz="0" w:space="0" w:color="auto"/>
        <w:right w:val="none" w:sz="0" w:space="0" w:color="auto"/>
      </w:divBdr>
    </w:div>
    <w:div w:id="1563633104">
      <w:bodyDiv w:val="1"/>
      <w:marLeft w:val="0"/>
      <w:marRight w:val="0"/>
      <w:marTop w:val="0"/>
      <w:marBottom w:val="0"/>
      <w:divBdr>
        <w:top w:val="none" w:sz="0" w:space="0" w:color="auto"/>
        <w:left w:val="none" w:sz="0" w:space="0" w:color="auto"/>
        <w:bottom w:val="none" w:sz="0" w:space="0" w:color="auto"/>
        <w:right w:val="none" w:sz="0" w:space="0" w:color="auto"/>
      </w:divBdr>
    </w:div>
    <w:div w:id="1564291447">
      <w:bodyDiv w:val="1"/>
      <w:marLeft w:val="0"/>
      <w:marRight w:val="0"/>
      <w:marTop w:val="0"/>
      <w:marBottom w:val="0"/>
      <w:divBdr>
        <w:top w:val="none" w:sz="0" w:space="0" w:color="auto"/>
        <w:left w:val="none" w:sz="0" w:space="0" w:color="auto"/>
        <w:bottom w:val="none" w:sz="0" w:space="0" w:color="auto"/>
        <w:right w:val="none" w:sz="0" w:space="0" w:color="auto"/>
      </w:divBdr>
    </w:div>
    <w:div w:id="1564413891">
      <w:bodyDiv w:val="1"/>
      <w:marLeft w:val="0"/>
      <w:marRight w:val="0"/>
      <w:marTop w:val="0"/>
      <w:marBottom w:val="0"/>
      <w:divBdr>
        <w:top w:val="none" w:sz="0" w:space="0" w:color="auto"/>
        <w:left w:val="none" w:sz="0" w:space="0" w:color="auto"/>
        <w:bottom w:val="none" w:sz="0" w:space="0" w:color="auto"/>
        <w:right w:val="none" w:sz="0" w:space="0" w:color="auto"/>
      </w:divBdr>
    </w:div>
    <w:div w:id="1565097969">
      <w:bodyDiv w:val="1"/>
      <w:marLeft w:val="0"/>
      <w:marRight w:val="0"/>
      <w:marTop w:val="0"/>
      <w:marBottom w:val="0"/>
      <w:divBdr>
        <w:top w:val="none" w:sz="0" w:space="0" w:color="auto"/>
        <w:left w:val="none" w:sz="0" w:space="0" w:color="auto"/>
        <w:bottom w:val="none" w:sz="0" w:space="0" w:color="auto"/>
        <w:right w:val="none" w:sz="0" w:space="0" w:color="auto"/>
      </w:divBdr>
    </w:div>
    <w:div w:id="1565216055">
      <w:bodyDiv w:val="1"/>
      <w:marLeft w:val="0"/>
      <w:marRight w:val="0"/>
      <w:marTop w:val="0"/>
      <w:marBottom w:val="0"/>
      <w:divBdr>
        <w:top w:val="none" w:sz="0" w:space="0" w:color="auto"/>
        <w:left w:val="none" w:sz="0" w:space="0" w:color="auto"/>
        <w:bottom w:val="none" w:sz="0" w:space="0" w:color="auto"/>
        <w:right w:val="none" w:sz="0" w:space="0" w:color="auto"/>
      </w:divBdr>
    </w:div>
    <w:div w:id="1565263131">
      <w:bodyDiv w:val="1"/>
      <w:marLeft w:val="0"/>
      <w:marRight w:val="0"/>
      <w:marTop w:val="0"/>
      <w:marBottom w:val="0"/>
      <w:divBdr>
        <w:top w:val="none" w:sz="0" w:space="0" w:color="auto"/>
        <w:left w:val="none" w:sz="0" w:space="0" w:color="auto"/>
        <w:bottom w:val="none" w:sz="0" w:space="0" w:color="auto"/>
        <w:right w:val="none" w:sz="0" w:space="0" w:color="auto"/>
      </w:divBdr>
    </w:div>
    <w:div w:id="1565291369">
      <w:bodyDiv w:val="1"/>
      <w:marLeft w:val="0"/>
      <w:marRight w:val="0"/>
      <w:marTop w:val="0"/>
      <w:marBottom w:val="0"/>
      <w:divBdr>
        <w:top w:val="none" w:sz="0" w:space="0" w:color="auto"/>
        <w:left w:val="none" w:sz="0" w:space="0" w:color="auto"/>
        <w:bottom w:val="none" w:sz="0" w:space="0" w:color="auto"/>
        <w:right w:val="none" w:sz="0" w:space="0" w:color="auto"/>
      </w:divBdr>
    </w:div>
    <w:div w:id="1565331890">
      <w:bodyDiv w:val="1"/>
      <w:marLeft w:val="0"/>
      <w:marRight w:val="0"/>
      <w:marTop w:val="0"/>
      <w:marBottom w:val="0"/>
      <w:divBdr>
        <w:top w:val="none" w:sz="0" w:space="0" w:color="auto"/>
        <w:left w:val="none" w:sz="0" w:space="0" w:color="auto"/>
        <w:bottom w:val="none" w:sz="0" w:space="0" w:color="auto"/>
        <w:right w:val="none" w:sz="0" w:space="0" w:color="auto"/>
      </w:divBdr>
      <w:divsChild>
        <w:div w:id="642080108">
          <w:marLeft w:val="640"/>
          <w:marRight w:val="0"/>
          <w:marTop w:val="0"/>
          <w:marBottom w:val="0"/>
          <w:divBdr>
            <w:top w:val="none" w:sz="0" w:space="0" w:color="auto"/>
            <w:left w:val="none" w:sz="0" w:space="0" w:color="auto"/>
            <w:bottom w:val="none" w:sz="0" w:space="0" w:color="auto"/>
            <w:right w:val="none" w:sz="0" w:space="0" w:color="auto"/>
          </w:divBdr>
        </w:div>
        <w:div w:id="720980603">
          <w:marLeft w:val="640"/>
          <w:marRight w:val="0"/>
          <w:marTop w:val="0"/>
          <w:marBottom w:val="0"/>
          <w:divBdr>
            <w:top w:val="none" w:sz="0" w:space="0" w:color="auto"/>
            <w:left w:val="none" w:sz="0" w:space="0" w:color="auto"/>
            <w:bottom w:val="none" w:sz="0" w:space="0" w:color="auto"/>
            <w:right w:val="none" w:sz="0" w:space="0" w:color="auto"/>
          </w:divBdr>
        </w:div>
      </w:divsChild>
    </w:div>
    <w:div w:id="1565414714">
      <w:bodyDiv w:val="1"/>
      <w:marLeft w:val="0"/>
      <w:marRight w:val="0"/>
      <w:marTop w:val="0"/>
      <w:marBottom w:val="0"/>
      <w:divBdr>
        <w:top w:val="none" w:sz="0" w:space="0" w:color="auto"/>
        <w:left w:val="none" w:sz="0" w:space="0" w:color="auto"/>
        <w:bottom w:val="none" w:sz="0" w:space="0" w:color="auto"/>
        <w:right w:val="none" w:sz="0" w:space="0" w:color="auto"/>
      </w:divBdr>
    </w:div>
    <w:div w:id="1566336033">
      <w:bodyDiv w:val="1"/>
      <w:marLeft w:val="0"/>
      <w:marRight w:val="0"/>
      <w:marTop w:val="0"/>
      <w:marBottom w:val="0"/>
      <w:divBdr>
        <w:top w:val="none" w:sz="0" w:space="0" w:color="auto"/>
        <w:left w:val="none" w:sz="0" w:space="0" w:color="auto"/>
        <w:bottom w:val="none" w:sz="0" w:space="0" w:color="auto"/>
        <w:right w:val="none" w:sz="0" w:space="0" w:color="auto"/>
      </w:divBdr>
    </w:div>
    <w:div w:id="1566642257">
      <w:bodyDiv w:val="1"/>
      <w:marLeft w:val="0"/>
      <w:marRight w:val="0"/>
      <w:marTop w:val="0"/>
      <w:marBottom w:val="0"/>
      <w:divBdr>
        <w:top w:val="none" w:sz="0" w:space="0" w:color="auto"/>
        <w:left w:val="none" w:sz="0" w:space="0" w:color="auto"/>
        <w:bottom w:val="none" w:sz="0" w:space="0" w:color="auto"/>
        <w:right w:val="none" w:sz="0" w:space="0" w:color="auto"/>
      </w:divBdr>
    </w:div>
    <w:div w:id="1566917800">
      <w:bodyDiv w:val="1"/>
      <w:marLeft w:val="0"/>
      <w:marRight w:val="0"/>
      <w:marTop w:val="0"/>
      <w:marBottom w:val="0"/>
      <w:divBdr>
        <w:top w:val="none" w:sz="0" w:space="0" w:color="auto"/>
        <w:left w:val="none" w:sz="0" w:space="0" w:color="auto"/>
        <w:bottom w:val="none" w:sz="0" w:space="0" w:color="auto"/>
        <w:right w:val="none" w:sz="0" w:space="0" w:color="auto"/>
      </w:divBdr>
    </w:div>
    <w:div w:id="1567564715">
      <w:bodyDiv w:val="1"/>
      <w:marLeft w:val="0"/>
      <w:marRight w:val="0"/>
      <w:marTop w:val="0"/>
      <w:marBottom w:val="0"/>
      <w:divBdr>
        <w:top w:val="none" w:sz="0" w:space="0" w:color="auto"/>
        <w:left w:val="none" w:sz="0" w:space="0" w:color="auto"/>
        <w:bottom w:val="none" w:sz="0" w:space="0" w:color="auto"/>
        <w:right w:val="none" w:sz="0" w:space="0" w:color="auto"/>
      </w:divBdr>
    </w:div>
    <w:div w:id="1567570192">
      <w:bodyDiv w:val="1"/>
      <w:marLeft w:val="0"/>
      <w:marRight w:val="0"/>
      <w:marTop w:val="0"/>
      <w:marBottom w:val="0"/>
      <w:divBdr>
        <w:top w:val="none" w:sz="0" w:space="0" w:color="auto"/>
        <w:left w:val="none" w:sz="0" w:space="0" w:color="auto"/>
        <w:bottom w:val="none" w:sz="0" w:space="0" w:color="auto"/>
        <w:right w:val="none" w:sz="0" w:space="0" w:color="auto"/>
      </w:divBdr>
    </w:div>
    <w:div w:id="1568489226">
      <w:bodyDiv w:val="1"/>
      <w:marLeft w:val="0"/>
      <w:marRight w:val="0"/>
      <w:marTop w:val="0"/>
      <w:marBottom w:val="0"/>
      <w:divBdr>
        <w:top w:val="none" w:sz="0" w:space="0" w:color="auto"/>
        <w:left w:val="none" w:sz="0" w:space="0" w:color="auto"/>
        <w:bottom w:val="none" w:sz="0" w:space="0" w:color="auto"/>
        <w:right w:val="none" w:sz="0" w:space="0" w:color="auto"/>
      </w:divBdr>
    </w:div>
    <w:div w:id="1568757698">
      <w:bodyDiv w:val="1"/>
      <w:marLeft w:val="0"/>
      <w:marRight w:val="0"/>
      <w:marTop w:val="0"/>
      <w:marBottom w:val="0"/>
      <w:divBdr>
        <w:top w:val="none" w:sz="0" w:space="0" w:color="auto"/>
        <w:left w:val="none" w:sz="0" w:space="0" w:color="auto"/>
        <w:bottom w:val="none" w:sz="0" w:space="0" w:color="auto"/>
        <w:right w:val="none" w:sz="0" w:space="0" w:color="auto"/>
      </w:divBdr>
    </w:div>
    <w:div w:id="1569343658">
      <w:bodyDiv w:val="1"/>
      <w:marLeft w:val="0"/>
      <w:marRight w:val="0"/>
      <w:marTop w:val="0"/>
      <w:marBottom w:val="0"/>
      <w:divBdr>
        <w:top w:val="none" w:sz="0" w:space="0" w:color="auto"/>
        <w:left w:val="none" w:sz="0" w:space="0" w:color="auto"/>
        <w:bottom w:val="none" w:sz="0" w:space="0" w:color="auto"/>
        <w:right w:val="none" w:sz="0" w:space="0" w:color="auto"/>
      </w:divBdr>
    </w:div>
    <w:div w:id="1569656690">
      <w:bodyDiv w:val="1"/>
      <w:marLeft w:val="0"/>
      <w:marRight w:val="0"/>
      <w:marTop w:val="0"/>
      <w:marBottom w:val="0"/>
      <w:divBdr>
        <w:top w:val="none" w:sz="0" w:space="0" w:color="auto"/>
        <w:left w:val="none" w:sz="0" w:space="0" w:color="auto"/>
        <w:bottom w:val="none" w:sz="0" w:space="0" w:color="auto"/>
        <w:right w:val="none" w:sz="0" w:space="0" w:color="auto"/>
      </w:divBdr>
    </w:div>
    <w:div w:id="1569685307">
      <w:bodyDiv w:val="1"/>
      <w:marLeft w:val="0"/>
      <w:marRight w:val="0"/>
      <w:marTop w:val="0"/>
      <w:marBottom w:val="0"/>
      <w:divBdr>
        <w:top w:val="none" w:sz="0" w:space="0" w:color="auto"/>
        <w:left w:val="none" w:sz="0" w:space="0" w:color="auto"/>
        <w:bottom w:val="none" w:sz="0" w:space="0" w:color="auto"/>
        <w:right w:val="none" w:sz="0" w:space="0" w:color="auto"/>
      </w:divBdr>
    </w:div>
    <w:div w:id="1569727030">
      <w:bodyDiv w:val="1"/>
      <w:marLeft w:val="0"/>
      <w:marRight w:val="0"/>
      <w:marTop w:val="0"/>
      <w:marBottom w:val="0"/>
      <w:divBdr>
        <w:top w:val="none" w:sz="0" w:space="0" w:color="auto"/>
        <w:left w:val="none" w:sz="0" w:space="0" w:color="auto"/>
        <w:bottom w:val="none" w:sz="0" w:space="0" w:color="auto"/>
        <w:right w:val="none" w:sz="0" w:space="0" w:color="auto"/>
      </w:divBdr>
    </w:div>
    <w:div w:id="1569997924">
      <w:bodyDiv w:val="1"/>
      <w:marLeft w:val="0"/>
      <w:marRight w:val="0"/>
      <w:marTop w:val="0"/>
      <w:marBottom w:val="0"/>
      <w:divBdr>
        <w:top w:val="none" w:sz="0" w:space="0" w:color="auto"/>
        <w:left w:val="none" w:sz="0" w:space="0" w:color="auto"/>
        <w:bottom w:val="none" w:sz="0" w:space="0" w:color="auto"/>
        <w:right w:val="none" w:sz="0" w:space="0" w:color="auto"/>
      </w:divBdr>
    </w:div>
    <w:div w:id="1570070634">
      <w:bodyDiv w:val="1"/>
      <w:marLeft w:val="0"/>
      <w:marRight w:val="0"/>
      <w:marTop w:val="0"/>
      <w:marBottom w:val="0"/>
      <w:divBdr>
        <w:top w:val="none" w:sz="0" w:space="0" w:color="auto"/>
        <w:left w:val="none" w:sz="0" w:space="0" w:color="auto"/>
        <w:bottom w:val="none" w:sz="0" w:space="0" w:color="auto"/>
        <w:right w:val="none" w:sz="0" w:space="0" w:color="auto"/>
      </w:divBdr>
    </w:div>
    <w:div w:id="1570073362">
      <w:bodyDiv w:val="1"/>
      <w:marLeft w:val="0"/>
      <w:marRight w:val="0"/>
      <w:marTop w:val="0"/>
      <w:marBottom w:val="0"/>
      <w:divBdr>
        <w:top w:val="none" w:sz="0" w:space="0" w:color="auto"/>
        <w:left w:val="none" w:sz="0" w:space="0" w:color="auto"/>
        <w:bottom w:val="none" w:sz="0" w:space="0" w:color="auto"/>
        <w:right w:val="none" w:sz="0" w:space="0" w:color="auto"/>
      </w:divBdr>
    </w:div>
    <w:div w:id="1570336793">
      <w:bodyDiv w:val="1"/>
      <w:marLeft w:val="0"/>
      <w:marRight w:val="0"/>
      <w:marTop w:val="0"/>
      <w:marBottom w:val="0"/>
      <w:divBdr>
        <w:top w:val="none" w:sz="0" w:space="0" w:color="auto"/>
        <w:left w:val="none" w:sz="0" w:space="0" w:color="auto"/>
        <w:bottom w:val="none" w:sz="0" w:space="0" w:color="auto"/>
        <w:right w:val="none" w:sz="0" w:space="0" w:color="auto"/>
      </w:divBdr>
    </w:div>
    <w:div w:id="1570383428">
      <w:bodyDiv w:val="1"/>
      <w:marLeft w:val="0"/>
      <w:marRight w:val="0"/>
      <w:marTop w:val="0"/>
      <w:marBottom w:val="0"/>
      <w:divBdr>
        <w:top w:val="none" w:sz="0" w:space="0" w:color="auto"/>
        <w:left w:val="none" w:sz="0" w:space="0" w:color="auto"/>
        <w:bottom w:val="none" w:sz="0" w:space="0" w:color="auto"/>
        <w:right w:val="none" w:sz="0" w:space="0" w:color="auto"/>
      </w:divBdr>
    </w:div>
    <w:div w:id="1570842994">
      <w:bodyDiv w:val="1"/>
      <w:marLeft w:val="0"/>
      <w:marRight w:val="0"/>
      <w:marTop w:val="0"/>
      <w:marBottom w:val="0"/>
      <w:divBdr>
        <w:top w:val="none" w:sz="0" w:space="0" w:color="auto"/>
        <w:left w:val="none" w:sz="0" w:space="0" w:color="auto"/>
        <w:bottom w:val="none" w:sz="0" w:space="0" w:color="auto"/>
        <w:right w:val="none" w:sz="0" w:space="0" w:color="auto"/>
      </w:divBdr>
    </w:div>
    <w:div w:id="1571036462">
      <w:bodyDiv w:val="1"/>
      <w:marLeft w:val="0"/>
      <w:marRight w:val="0"/>
      <w:marTop w:val="0"/>
      <w:marBottom w:val="0"/>
      <w:divBdr>
        <w:top w:val="none" w:sz="0" w:space="0" w:color="auto"/>
        <w:left w:val="none" w:sz="0" w:space="0" w:color="auto"/>
        <w:bottom w:val="none" w:sz="0" w:space="0" w:color="auto"/>
        <w:right w:val="none" w:sz="0" w:space="0" w:color="auto"/>
      </w:divBdr>
    </w:div>
    <w:div w:id="1571110498">
      <w:bodyDiv w:val="1"/>
      <w:marLeft w:val="0"/>
      <w:marRight w:val="0"/>
      <w:marTop w:val="0"/>
      <w:marBottom w:val="0"/>
      <w:divBdr>
        <w:top w:val="none" w:sz="0" w:space="0" w:color="auto"/>
        <w:left w:val="none" w:sz="0" w:space="0" w:color="auto"/>
        <w:bottom w:val="none" w:sz="0" w:space="0" w:color="auto"/>
        <w:right w:val="none" w:sz="0" w:space="0" w:color="auto"/>
      </w:divBdr>
    </w:div>
    <w:div w:id="1571192477">
      <w:bodyDiv w:val="1"/>
      <w:marLeft w:val="0"/>
      <w:marRight w:val="0"/>
      <w:marTop w:val="0"/>
      <w:marBottom w:val="0"/>
      <w:divBdr>
        <w:top w:val="none" w:sz="0" w:space="0" w:color="auto"/>
        <w:left w:val="none" w:sz="0" w:space="0" w:color="auto"/>
        <w:bottom w:val="none" w:sz="0" w:space="0" w:color="auto"/>
        <w:right w:val="none" w:sz="0" w:space="0" w:color="auto"/>
      </w:divBdr>
    </w:div>
    <w:div w:id="1571771993">
      <w:bodyDiv w:val="1"/>
      <w:marLeft w:val="0"/>
      <w:marRight w:val="0"/>
      <w:marTop w:val="0"/>
      <w:marBottom w:val="0"/>
      <w:divBdr>
        <w:top w:val="none" w:sz="0" w:space="0" w:color="auto"/>
        <w:left w:val="none" w:sz="0" w:space="0" w:color="auto"/>
        <w:bottom w:val="none" w:sz="0" w:space="0" w:color="auto"/>
        <w:right w:val="none" w:sz="0" w:space="0" w:color="auto"/>
      </w:divBdr>
    </w:div>
    <w:div w:id="1573198682">
      <w:bodyDiv w:val="1"/>
      <w:marLeft w:val="0"/>
      <w:marRight w:val="0"/>
      <w:marTop w:val="0"/>
      <w:marBottom w:val="0"/>
      <w:divBdr>
        <w:top w:val="none" w:sz="0" w:space="0" w:color="auto"/>
        <w:left w:val="none" w:sz="0" w:space="0" w:color="auto"/>
        <w:bottom w:val="none" w:sz="0" w:space="0" w:color="auto"/>
        <w:right w:val="none" w:sz="0" w:space="0" w:color="auto"/>
      </w:divBdr>
    </w:div>
    <w:div w:id="1573345341">
      <w:bodyDiv w:val="1"/>
      <w:marLeft w:val="0"/>
      <w:marRight w:val="0"/>
      <w:marTop w:val="0"/>
      <w:marBottom w:val="0"/>
      <w:divBdr>
        <w:top w:val="none" w:sz="0" w:space="0" w:color="auto"/>
        <w:left w:val="none" w:sz="0" w:space="0" w:color="auto"/>
        <w:bottom w:val="none" w:sz="0" w:space="0" w:color="auto"/>
        <w:right w:val="none" w:sz="0" w:space="0" w:color="auto"/>
      </w:divBdr>
    </w:div>
    <w:div w:id="1573856172">
      <w:bodyDiv w:val="1"/>
      <w:marLeft w:val="0"/>
      <w:marRight w:val="0"/>
      <w:marTop w:val="0"/>
      <w:marBottom w:val="0"/>
      <w:divBdr>
        <w:top w:val="none" w:sz="0" w:space="0" w:color="auto"/>
        <w:left w:val="none" w:sz="0" w:space="0" w:color="auto"/>
        <w:bottom w:val="none" w:sz="0" w:space="0" w:color="auto"/>
        <w:right w:val="none" w:sz="0" w:space="0" w:color="auto"/>
      </w:divBdr>
    </w:div>
    <w:div w:id="1574123469">
      <w:bodyDiv w:val="1"/>
      <w:marLeft w:val="0"/>
      <w:marRight w:val="0"/>
      <w:marTop w:val="0"/>
      <w:marBottom w:val="0"/>
      <w:divBdr>
        <w:top w:val="none" w:sz="0" w:space="0" w:color="auto"/>
        <w:left w:val="none" w:sz="0" w:space="0" w:color="auto"/>
        <w:bottom w:val="none" w:sz="0" w:space="0" w:color="auto"/>
        <w:right w:val="none" w:sz="0" w:space="0" w:color="auto"/>
      </w:divBdr>
    </w:div>
    <w:div w:id="1574240570">
      <w:bodyDiv w:val="1"/>
      <w:marLeft w:val="0"/>
      <w:marRight w:val="0"/>
      <w:marTop w:val="0"/>
      <w:marBottom w:val="0"/>
      <w:divBdr>
        <w:top w:val="none" w:sz="0" w:space="0" w:color="auto"/>
        <w:left w:val="none" w:sz="0" w:space="0" w:color="auto"/>
        <w:bottom w:val="none" w:sz="0" w:space="0" w:color="auto"/>
        <w:right w:val="none" w:sz="0" w:space="0" w:color="auto"/>
      </w:divBdr>
    </w:div>
    <w:div w:id="1574581312">
      <w:bodyDiv w:val="1"/>
      <w:marLeft w:val="0"/>
      <w:marRight w:val="0"/>
      <w:marTop w:val="0"/>
      <w:marBottom w:val="0"/>
      <w:divBdr>
        <w:top w:val="none" w:sz="0" w:space="0" w:color="auto"/>
        <w:left w:val="none" w:sz="0" w:space="0" w:color="auto"/>
        <w:bottom w:val="none" w:sz="0" w:space="0" w:color="auto"/>
        <w:right w:val="none" w:sz="0" w:space="0" w:color="auto"/>
      </w:divBdr>
    </w:div>
    <w:div w:id="1574970961">
      <w:bodyDiv w:val="1"/>
      <w:marLeft w:val="0"/>
      <w:marRight w:val="0"/>
      <w:marTop w:val="0"/>
      <w:marBottom w:val="0"/>
      <w:divBdr>
        <w:top w:val="none" w:sz="0" w:space="0" w:color="auto"/>
        <w:left w:val="none" w:sz="0" w:space="0" w:color="auto"/>
        <w:bottom w:val="none" w:sz="0" w:space="0" w:color="auto"/>
        <w:right w:val="none" w:sz="0" w:space="0" w:color="auto"/>
      </w:divBdr>
    </w:div>
    <w:div w:id="1576087744">
      <w:bodyDiv w:val="1"/>
      <w:marLeft w:val="0"/>
      <w:marRight w:val="0"/>
      <w:marTop w:val="0"/>
      <w:marBottom w:val="0"/>
      <w:divBdr>
        <w:top w:val="none" w:sz="0" w:space="0" w:color="auto"/>
        <w:left w:val="none" w:sz="0" w:space="0" w:color="auto"/>
        <w:bottom w:val="none" w:sz="0" w:space="0" w:color="auto"/>
        <w:right w:val="none" w:sz="0" w:space="0" w:color="auto"/>
      </w:divBdr>
    </w:div>
    <w:div w:id="1576210565">
      <w:bodyDiv w:val="1"/>
      <w:marLeft w:val="0"/>
      <w:marRight w:val="0"/>
      <w:marTop w:val="0"/>
      <w:marBottom w:val="0"/>
      <w:divBdr>
        <w:top w:val="none" w:sz="0" w:space="0" w:color="auto"/>
        <w:left w:val="none" w:sz="0" w:space="0" w:color="auto"/>
        <w:bottom w:val="none" w:sz="0" w:space="0" w:color="auto"/>
        <w:right w:val="none" w:sz="0" w:space="0" w:color="auto"/>
      </w:divBdr>
    </w:div>
    <w:div w:id="1576356858">
      <w:bodyDiv w:val="1"/>
      <w:marLeft w:val="0"/>
      <w:marRight w:val="0"/>
      <w:marTop w:val="0"/>
      <w:marBottom w:val="0"/>
      <w:divBdr>
        <w:top w:val="none" w:sz="0" w:space="0" w:color="auto"/>
        <w:left w:val="none" w:sz="0" w:space="0" w:color="auto"/>
        <w:bottom w:val="none" w:sz="0" w:space="0" w:color="auto"/>
        <w:right w:val="none" w:sz="0" w:space="0" w:color="auto"/>
      </w:divBdr>
    </w:div>
    <w:div w:id="1576361145">
      <w:bodyDiv w:val="1"/>
      <w:marLeft w:val="0"/>
      <w:marRight w:val="0"/>
      <w:marTop w:val="0"/>
      <w:marBottom w:val="0"/>
      <w:divBdr>
        <w:top w:val="none" w:sz="0" w:space="0" w:color="auto"/>
        <w:left w:val="none" w:sz="0" w:space="0" w:color="auto"/>
        <w:bottom w:val="none" w:sz="0" w:space="0" w:color="auto"/>
        <w:right w:val="none" w:sz="0" w:space="0" w:color="auto"/>
      </w:divBdr>
    </w:div>
    <w:div w:id="1576671971">
      <w:bodyDiv w:val="1"/>
      <w:marLeft w:val="0"/>
      <w:marRight w:val="0"/>
      <w:marTop w:val="0"/>
      <w:marBottom w:val="0"/>
      <w:divBdr>
        <w:top w:val="none" w:sz="0" w:space="0" w:color="auto"/>
        <w:left w:val="none" w:sz="0" w:space="0" w:color="auto"/>
        <w:bottom w:val="none" w:sz="0" w:space="0" w:color="auto"/>
        <w:right w:val="none" w:sz="0" w:space="0" w:color="auto"/>
      </w:divBdr>
    </w:div>
    <w:div w:id="1577086171">
      <w:bodyDiv w:val="1"/>
      <w:marLeft w:val="0"/>
      <w:marRight w:val="0"/>
      <w:marTop w:val="0"/>
      <w:marBottom w:val="0"/>
      <w:divBdr>
        <w:top w:val="none" w:sz="0" w:space="0" w:color="auto"/>
        <w:left w:val="none" w:sz="0" w:space="0" w:color="auto"/>
        <w:bottom w:val="none" w:sz="0" w:space="0" w:color="auto"/>
        <w:right w:val="none" w:sz="0" w:space="0" w:color="auto"/>
      </w:divBdr>
    </w:div>
    <w:div w:id="1577670203">
      <w:bodyDiv w:val="1"/>
      <w:marLeft w:val="0"/>
      <w:marRight w:val="0"/>
      <w:marTop w:val="0"/>
      <w:marBottom w:val="0"/>
      <w:divBdr>
        <w:top w:val="none" w:sz="0" w:space="0" w:color="auto"/>
        <w:left w:val="none" w:sz="0" w:space="0" w:color="auto"/>
        <w:bottom w:val="none" w:sz="0" w:space="0" w:color="auto"/>
        <w:right w:val="none" w:sz="0" w:space="0" w:color="auto"/>
      </w:divBdr>
    </w:div>
    <w:div w:id="1577789410">
      <w:bodyDiv w:val="1"/>
      <w:marLeft w:val="0"/>
      <w:marRight w:val="0"/>
      <w:marTop w:val="0"/>
      <w:marBottom w:val="0"/>
      <w:divBdr>
        <w:top w:val="none" w:sz="0" w:space="0" w:color="auto"/>
        <w:left w:val="none" w:sz="0" w:space="0" w:color="auto"/>
        <w:bottom w:val="none" w:sz="0" w:space="0" w:color="auto"/>
        <w:right w:val="none" w:sz="0" w:space="0" w:color="auto"/>
      </w:divBdr>
    </w:div>
    <w:div w:id="1578632720">
      <w:bodyDiv w:val="1"/>
      <w:marLeft w:val="0"/>
      <w:marRight w:val="0"/>
      <w:marTop w:val="0"/>
      <w:marBottom w:val="0"/>
      <w:divBdr>
        <w:top w:val="none" w:sz="0" w:space="0" w:color="auto"/>
        <w:left w:val="none" w:sz="0" w:space="0" w:color="auto"/>
        <w:bottom w:val="none" w:sz="0" w:space="0" w:color="auto"/>
        <w:right w:val="none" w:sz="0" w:space="0" w:color="auto"/>
      </w:divBdr>
    </w:div>
    <w:div w:id="1578788348">
      <w:bodyDiv w:val="1"/>
      <w:marLeft w:val="0"/>
      <w:marRight w:val="0"/>
      <w:marTop w:val="0"/>
      <w:marBottom w:val="0"/>
      <w:divBdr>
        <w:top w:val="none" w:sz="0" w:space="0" w:color="auto"/>
        <w:left w:val="none" w:sz="0" w:space="0" w:color="auto"/>
        <w:bottom w:val="none" w:sz="0" w:space="0" w:color="auto"/>
        <w:right w:val="none" w:sz="0" w:space="0" w:color="auto"/>
      </w:divBdr>
    </w:div>
    <w:div w:id="1579822042">
      <w:bodyDiv w:val="1"/>
      <w:marLeft w:val="0"/>
      <w:marRight w:val="0"/>
      <w:marTop w:val="0"/>
      <w:marBottom w:val="0"/>
      <w:divBdr>
        <w:top w:val="none" w:sz="0" w:space="0" w:color="auto"/>
        <w:left w:val="none" w:sz="0" w:space="0" w:color="auto"/>
        <w:bottom w:val="none" w:sz="0" w:space="0" w:color="auto"/>
        <w:right w:val="none" w:sz="0" w:space="0" w:color="auto"/>
      </w:divBdr>
    </w:div>
    <w:div w:id="1579829940">
      <w:bodyDiv w:val="1"/>
      <w:marLeft w:val="0"/>
      <w:marRight w:val="0"/>
      <w:marTop w:val="0"/>
      <w:marBottom w:val="0"/>
      <w:divBdr>
        <w:top w:val="none" w:sz="0" w:space="0" w:color="auto"/>
        <w:left w:val="none" w:sz="0" w:space="0" w:color="auto"/>
        <w:bottom w:val="none" w:sz="0" w:space="0" w:color="auto"/>
        <w:right w:val="none" w:sz="0" w:space="0" w:color="auto"/>
      </w:divBdr>
      <w:divsChild>
        <w:div w:id="79061925">
          <w:marLeft w:val="640"/>
          <w:marRight w:val="0"/>
          <w:marTop w:val="0"/>
          <w:marBottom w:val="0"/>
          <w:divBdr>
            <w:top w:val="none" w:sz="0" w:space="0" w:color="auto"/>
            <w:left w:val="none" w:sz="0" w:space="0" w:color="auto"/>
            <w:bottom w:val="none" w:sz="0" w:space="0" w:color="auto"/>
            <w:right w:val="none" w:sz="0" w:space="0" w:color="auto"/>
          </w:divBdr>
        </w:div>
        <w:div w:id="217938297">
          <w:marLeft w:val="640"/>
          <w:marRight w:val="0"/>
          <w:marTop w:val="0"/>
          <w:marBottom w:val="0"/>
          <w:divBdr>
            <w:top w:val="none" w:sz="0" w:space="0" w:color="auto"/>
            <w:left w:val="none" w:sz="0" w:space="0" w:color="auto"/>
            <w:bottom w:val="none" w:sz="0" w:space="0" w:color="auto"/>
            <w:right w:val="none" w:sz="0" w:space="0" w:color="auto"/>
          </w:divBdr>
        </w:div>
        <w:div w:id="234778010">
          <w:marLeft w:val="640"/>
          <w:marRight w:val="0"/>
          <w:marTop w:val="0"/>
          <w:marBottom w:val="0"/>
          <w:divBdr>
            <w:top w:val="none" w:sz="0" w:space="0" w:color="auto"/>
            <w:left w:val="none" w:sz="0" w:space="0" w:color="auto"/>
            <w:bottom w:val="none" w:sz="0" w:space="0" w:color="auto"/>
            <w:right w:val="none" w:sz="0" w:space="0" w:color="auto"/>
          </w:divBdr>
        </w:div>
        <w:div w:id="245500726">
          <w:marLeft w:val="640"/>
          <w:marRight w:val="0"/>
          <w:marTop w:val="0"/>
          <w:marBottom w:val="0"/>
          <w:divBdr>
            <w:top w:val="none" w:sz="0" w:space="0" w:color="auto"/>
            <w:left w:val="none" w:sz="0" w:space="0" w:color="auto"/>
            <w:bottom w:val="none" w:sz="0" w:space="0" w:color="auto"/>
            <w:right w:val="none" w:sz="0" w:space="0" w:color="auto"/>
          </w:divBdr>
        </w:div>
        <w:div w:id="358705759">
          <w:marLeft w:val="640"/>
          <w:marRight w:val="0"/>
          <w:marTop w:val="0"/>
          <w:marBottom w:val="0"/>
          <w:divBdr>
            <w:top w:val="none" w:sz="0" w:space="0" w:color="auto"/>
            <w:left w:val="none" w:sz="0" w:space="0" w:color="auto"/>
            <w:bottom w:val="none" w:sz="0" w:space="0" w:color="auto"/>
            <w:right w:val="none" w:sz="0" w:space="0" w:color="auto"/>
          </w:divBdr>
        </w:div>
        <w:div w:id="464548053">
          <w:marLeft w:val="640"/>
          <w:marRight w:val="0"/>
          <w:marTop w:val="0"/>
          <w:marBottom w:val="0"/>
          <w:divBdr>
            <w:top w:val="none" w:sz="0" w:space="0" w:color="auto"/>
            <w:left w:val="none" w:sz="0" w:space="0" w:color="auto"/>
            <w:bottom w:val="none" w:sz="0" w:space="0" w:color="auto"/>
            <w:right w:val="none" w:sz="0" w:space="0" w:color="auto"/>
          </w:divBdr>
        </w:div>
        <w:div w:id="498235452">
          <w:marLeft w:val="640"/>
          <w:marRight w:val="0"/>
          <w:marTop w:val="0"/>
          <w:marBottom w:val="0"/>
          <w:divBdr>
            <w:top w:val="none" w:sz="0" w:space="0" w:color="auto"/>
            <w:left w:val="none" w:sz="0" w:space="0" w:color="auto"/>
            <w:bottom w:val="none" w:sz="0" w:space="0" w:color="auto"/>
            <w:right w:val="none" w:sz="0" w:space="0" w:color="auto"/>
          </w:divBdr>
        </w:div>
        <w:div w:id="553543883">
          <w:marLeft w:val="640"/>
          <w:marRight w:val="0"/>
          <w:marTop w:val="0"/>
          <w:marBottom w:val="0"/>
          <w:divBdr>
            <w:top w:val="none" w:sz="0" w:space="0" w:color="auto"/>
            <w:left w:val="none" w:sz="0" w:space="0" w:color="auto"/>
            <w:bottom w:val="none" w:sz="0" w:space="0" w:color="auto"/>
            <w:right w:val="none" w:sz="0" w:space="0" w:color="auto"/>
          </w:divBdr>
        </w:div>
        <w:div w:id="637804189">
          <w:marLeft w:val="640"/>
          <w:marRight w:val="0"/>
          <w:marTop w:val="0"/>
          <w:marBottom w:val="0"/>
          <w:divBdr>
            <w:top w:val="none" w:sz="0" w:space="0" w:color="auto"/>
            <w:left w:val="none" w:sz="0" w:space="0" w:color="auto"/>
            <w:bottom w:val="none" w:sz="0" w:space="0" w:color="auto"/>
            <w:right w:val="none" w:sz="0" w:space="0" w:color="auto"/>
          </w:divBdr>
        </w:div>
        <w:div w:id="777453586">
          <w:marLeft w:val="640"/>
          <w:marRight w:val="0"/>
          <w:marTop w:val="0"/>
          <w:marBottom w:val="0"/>
          <w:divBdr>
            <w:top w:val="none" w:sz="0" w:space="0" w:color="auto"/>
            <w:left w:val="none" w:sz="0" w:space="0" w:color="auto"/>
            <w:bottom w:val="none" w:sz="0" w:space="0" w:color="auto"/>
            <w:right w:val="none" w:sz="0" w:space="0" w:color="auto"/>
          </w:divBdr>
        </w:div>
        <w:div w:id="859390993">
          <w:marLeft w:val="640"/>
          <w:marRight w:val="0"/>
          <w:marTop w:val="0"/>
          <w:marBottom w:val="0"/>
          <w:divBdr>
            <w:top w:val="none" w:sz="0" w:space="0" w:color="auto"/>
            <w:left w:val="none" w:sz="0" w:space="0" w:color="auto"/>
            <w:bottom w:val="none" w:sz="0" w:space="0" w:color="auto"/>
            <w:right w:val="none" w:sz="0" w:space="0" w:color="auto"/>
          </w:divBdr>
        </w:div>
        <w:div w:id="1005860897">
          <w:marLeft w:val="640"/>
          <w:marRight w:val="0"/>
          <w:marTop w:val="0"/>
          <w:marBottom w:val="0"/>
          <w:divBdr>
            <w:top w:val="none" w:sz="0" w:space="0" w:color="auto"/>
            <w:left w:val="none" w:sz="0" w:space="0" w:color="auto"/>
            <w:bottom w:val="none" w:sz="0" w:space="0" w:color="auto"/>
            <w:right w:val="none" w:sz="0" w:space="0" w:color="auto"/>
          </w:divBdr>
        </w:div>
        <w:div w:id="1013144736">
          <w:marLeft w:val="640"/>
          <w:marRight w:val="0"/>
          <w:marTop w:val="0"/>
          <w:marBottom w:val="0"/>
          <w:divBdr>
            <w:top w:val="none" w:sz="0" w:space="0" w:color="auto"/>
            <w:left w:val="none" w:sz="0" w:space="0" w:color="auto"/>
            <w:bottom w:val="none" w:sz="0" w:space="0" w:color="auto"/>
            <w:right w:val="none" w:sz="0" w:space="0" w:color="auto"/>
          </w:divBdr>
        </w:div>
        <w:div w:id="1099132832">
          <w:marLeft w:val="640"/>
          <w:marRight w:val="0"/>
          <w:marTop w:val="0"/>
          <w:marBottom w:val="0"/>
          <w:divBdr>
            <w:top w:val="none" w:sz="0" w:space="0" w:color="auto"/>
            <w:left w:val="none" w:sz="0" w:space="0" w:color="auto"/>
            <w:bottom w:val="none" w:sz="0" w:space="0" w:color="auto"/>
            <w:right w:val="none" w:sz="0" w:space="0" w:color="auto"/>
          </w:divBdr>
        </w:div>
        <w:div w:id="1166634437">
          <w:marLeft w:val="640"/>
          <w:marRight w:val="0"/>
          <w:marTop w:val="0"/>
          <w:marBottom w:val="0"/>
          <w:divBdr>
            <w:top w:val="none" w:sz="0" w:space="0" w:color="auto"/>
            <w:left w:val="none" w:sz="0" w:space="0" w:color="auto"/>
            <w:bottom w:val="none" w:sz="0" w:space="0" w:color="auto"/>
            <w:right w:val="none" w:sz="0" w:space="0" w:color="auto"/>
          </w:divBdr>
        </w:div>
        <w:div w:id="1279948356">
          <w:marLeft w:val="640"/>
          <w:marRight w:val="0"/>
          <w:marTop w:val="0"/>
          <w:marBottom w:val="0"/>
          <w:divBdr>
            <w:top w:val="none" w:sz="0" w:space="0" w:color="auto"/>
            <w:left w:val="none" w:sz="0" w:space="0" w:color="auto"/>
            <w:bottom w:val="none" w:sz="0" w:space="0" w:color="auto"/>
            <w:right w:val="none" w:sz="0" w:space="0" w:color="auto"/>
          </w:divBdr>
        </w:div>
        <w:div w:id="1340278820">
          <w:marLeft w:val="640"/>
          <w:marRight w:val="0"/>
          <w:marTop w:val="0"/>
          <w:marBottom w:val="0"/>
          <w:divBdr>
            <w:top w:val="none" w:sz="0" w:space="0" w:color="auto"/>
            <w:left w:val="none" w:sz="0" w:space="0" w:color="auto"/>
            <w:bottom w:val="none" w:sz="0" w:space="0" w:color="auto"/>
            <w:right w:val="none" w:sz="0" w:space="0" w:color="auto"/>
          </w:divBdr>
        </w:div>
        <w:div w:id="1341198523">
          <w:marLeft w:val="640"/>
          <w:marRight w:val="0"/>
          <w:marTop w:val="0"/>
          <w:marBottom w:val="0"/>
          <w:divBdr>
            <w:top w:val="none" w:sz="0" w:space="0" w:color="auto"/>
            <w:left w:val="none" w:sz="0" w:space="0" w:color="auto"/>
            <w:bottom w:val="none" w:sz="0" w:space="0" w:color="auto"/>
            <w:right w:val="none" w:sz="0" w:space="0" w:color="auto"/>
          </w:divBdr>
        </w:div>
        <w:div w:id="1384645793">
          <w:marLeft w:val="640"/>
          <w:marRight w:val="0"/>
          <w:marTop w:val="0"/>
          <w:marBottom w:val="0"/>
          <w:divBdr>
            <w:top w:val="none" w:sz="0" w:space="0" w:color="auto"/>
            <w:left w:val="none" w:sz="0" w:space="0" w:color="auto"/>
            <w:bottom w:val="none" w:sz="0" w:space="0" w:color="auto"/>
            <w:right w:val="none" w:sz="0" w:space="0" w:color="auto"/>
          </w:divBdr>
        </w:div>
        <w:div w:id="1417438878">
          <w:marLeft w:val="640"/>
          <w:marRight w:val="0"/>
          <w:marTop w:val="0"/>
          <w:marBottom w:val="0"/>
          <w:divBdr>
            <w:top w:val="none" w:sz="0" w:space="0" w:color="auto"/>
            <w:left w:val="none" w:sz="0" w:space="0" w:color="auto"/>
            <w:bottom w:val="none" w:sz="0" w:space="0" w:color="auto"/>
            <w:right w:val="none" w:sz="0" w:space="0" w:color="auto"/>
          </w:divBdr>
        </w:div>
        <w:div w:id="1427505568">
          <w:marLeft w:val="640"/>
          <w:marRight w:val="0"/>
          <w:marTop w:val="0"/>
          <w:marBottom w:val="0"/>
          <w:divBdr>
            <w:top w:val="none" w:sz="0" w:space="0" w:color="auto"/>
            <w:left w:val="none" w:sz="0" w:space="0" w:color="auto"/>
            <w:bottom w:val="none" w:sz="0" w:space="0" w:color="auto"/>
            <w:right w:val="none" w:sz="0" w:space="0" w:color="auto"/>
          </w:divBdr>
        </w:div>
        <w:div w:id="1441681915">
          <w:marLeft w:val="640"/>
          <w:marRight w:val="0"/>
          <w:marTop w:val="0"/>
          <w:marBottom w:val="0"/>
          <w:divBdr>
            <w:top w:val="none" w:sz="0" w:space="0" w:color="auto"/>
            <w:left w:val="none" w:sz="0" w:space="0" w:color="auto"/>
            <w:bottom w:val="none" w:sz="0" w:space="0" w:color="auto"/>
            <w:right w:val="none" w:sz="0" w:space="0" w:color="auto"/>
          </w:divBdr>
        </w:div>
        <w:div w:id="1465394738">
          <w:marLeft w:val="640"/>
          <w:marRight w:val="0"/>
          <w:marTop w:val="0"/>
          <w:marBottom w:val="0"/>
          <w:divBdr>
            <w:top w:val="none" w:sz="0" w:space="0" w:color="auto"/>
            <w:left w:val="none" w:sz="0" w:space="0" w:color="auto"/>
            <w:bottom w:val="none" w:sz="0" w:space="0" w:color="auto"/>
            <w:right w:val="none" w:sz="0" w:space="0" w:color="auto"/>
          </w:divBdr>
        </w:div>
        <w:div w:id="1466118963">
          <w:marLeft w:val="640"/>
          <w:marRight w:val="0"/>
          <w:marTop w:val="0"/>
          <w:marBottom w:val="0"/>
          <w:divBdr>
            <w:top w:val="none" w:sz="0" w:space="0" w:color="auto"/>
            <w:left w:val="none" w:sz="0" w:space="0" w:color="auto"/>
            <w:bottom w:val="none" w:sz="0" w:space="0" w:color="auto"/>
            <w:right w:val="none" w:sz="0" w:space="0" w:color="auto"/>
          </w:divBdr>
        </w:div>
        <w:div w:id="1556698158">
          <w:marLeft w:val="640"/>
          <w:marRight w:val="0"/>
          <w:marTop w:val="0"/>
          <w:marBottom w:val="0"/>
          <w:divBdr>
            <w:top w:val="none" w:sz="0" w:space="0" w:color="auto"/>
            <w:left w:val="none" w:sz="0" w:space="0" w:color="auto"/>
            <w:bottom w:val="none" w:sz="0" w:space="0" w:color="auto"/>
            <w:right w:val="none" w:sz="0" w:space="0" w:color="auto"/>
          </w:divBdr>
        </w:div>
        <w:div w:id="1615672326">
          <w:marLeft w:val="640"/>
          <w:marRight w:val="0"/>
          <w:marTop w:val="0"/>
          <w:marBottom w:val="0"/>
          <w:divBdr>
            <w:top w:val="none" w:sz="0" w:space="0" w:color="auto"/>
            <w:left w:val="none" w:sz="0" w:space="0" w:color="auto"/>
            <w:bottom w:val="none" w:sz="0" w:space="0" w:color="auto"/>
            <w:right w:val="none" w:sz="0" w:space="0" w:color="auto"/>
          </w:divBdr>
        </w:div>
        <w:div w:id="1707438605">
          <w:marLeft w:val="640"/>
          <w:marRight w:val="0"/>
          <w:marTop w:val="0"/>
          <w:marBottom w:val="0"/>
          <w:divBdr>
            <w:top w:val="none" w:sz="0" w:space="0" w:color="auto"/>
            <w:left w:val="none" w:sz="0" w:space="0" w:color="auto"/>
            <w:bottom w:val="none" w:sz="0" w:space="0" w:color="auto"/>
            <w:right w:val="none" w:sz="0" w:space="0" w:color="auto"/>
          </w:divBdr>
        </w:div>
        <w:div w:id="1744718266">
          <w:marLeft w:val="640"/>
          <w:marRight w:val="0"/>
          <w:marTop w:val="0"/>
          <w:marBottom w:val="0"/>
          <w:divBdr>
            <w:top w:val="none" w:sz="0" w:space="0" w:color="auto"/>
            <w:left w:val="none" w:sz="0" w:space="0" w:color="auto"/>
            <w:bottom w:val="none" w:sz="0" w:space="0" w:color="auto"/>
            <w:right w:val="none" w:sz="0" w:space="0" w:color="auto"/>
          </w:divBdr>
        </w:div>
        <w:div w:id="1764646175">
          <w:marLeft w:val="640"/>
          <w:marRight w:val="0"/>
          <w:marTop w:val="0"/>
          <w:marBottom w:val="0"/>
          <w:divBdr>
            <w:top w:val="none" w:sz="0" w:space="0" w:color="auto"/>
            <w:left w:val="none" w:sz="0" w:space="0" w:color="auto"/>
            <w:bottom w:val="none" w:sz="0" w:space="0" w:color="auto"/>
            <w:right w:val="none" w:sz="0" w:space="0" w:color="auto"/>
          </w:divBdr>
        </w:div>
        <w:div w:id="1862815939">
          <w:marLeft w:val="640"/>
          <w:marRight w:val="0"/>
          <w:marTop w:val="0"/>
          <w:marBottom w:val="0"/>
          <w:divBdr>
            <w:top w:val="none" w:sz="0" w:space="0" w:color="auto"/>
            <w:left w:val="none" w:sz="0" w:space="0" w:color="auto"/>
            <w:bottom w:val="none" w:sz="0" w:space="0" w:color="auto"/>
            <w:right w:val="none" w:sz="0" w:space="0" w:color="auto"/>
          </w:divBdr>
        </w:div>
        <w:div w:id="1898584680">
          <w:marLeft w:val="640"/>
          <w:marRight w:val="0"/>
          <w:marTop w:val="0"/>
          <w:marBottom w:val="0"/>
          <w:divBdr>
            <w:top w:val="none" w:sz="0" w:space="0" w:color="auto"/>
            <w:left w:val="none" w:sz="0" w:space="0" w:color="auto"/>
            <w:bottom w:val="none" w:sz="0" w:space="0" w:color="auto"/>
            <w:right w:val="none" w:sz="0" w:space="0" w:color="auto"/>
          </w:divBdr>
        </w:div>
        <w:div w:id="1949774045">
          <w:marLeft w:val="640"/>
          <w:marRight w:val="0"/>
          <w:marTop w:val="0"/>
          <w:marBottom w:val="0"/>
          <w:divBdr>
            <w:top w:val="none" w:sz="0" w:space="0" w:color="auto"/>
            <w:left w:val="none" w:sz="0" w:space="0" w:color="auto"/>
            <w:bottom w:val="none" w:sz="0" w:space="0" w:color="auto"/>
            <w:right w:val="none" w:sz="0" w:space="0" w:color="auto"/>
          </w:divBdr>
        </w:div>
      </w:divsChild>
    </w:div>
    <w:div w:id="1579942985">
      <w:bodyDiv w:val="1"/>
      <w:marLeft w:val="0"/>
      <w:marRight w:val="0"/>
      <w:marTop w:val="0"/>
      <w:marBottom w:val="0"/>
      <w:divBdr>
        <w:top w:val="none" w:sz="0" w:space="0" w:color="auto"/>
        <w:left w:val="none" w:sz="0" w:space="0" w:color="auto"/>
        <w:bottom w:val="none" w:sz="0" w:space="0" w:color="auto"/>
        <w:right w:val="none" w:sz="0" w:space="0" w:color="auto"/>
      </w:divBdr>
    </w:div>
    <w:div w:id="1580402759">
      <w:bodyDiv w:val="1"/>
      <w:marLeft w:val="0"/>
      <w:marRight w:val="0"/>
      <w:marTop w:val="0"/>
      <w:marBottom w:val="0"/>
      <w:divBdr>
        <w:top w:val="none" w:sz="0" w:space="0" w:color="auto"/>
        <w:left w:val="none" w:sz="0" w:space="0" w:color="auto"/>
        <w:bottom w:val="none" w:sz="0" w:space="0" w:color="auto"/>
        <w:right w:val="none" w:sz="0" w:space="0" w:color="auto"/>
      </w:divBdr>
    </w:div>
    <w:div w:id="1580947451">
      <w:bodyDiv w:val="1"/>
      <w:marLeft w:val="0"/>
      <w:marRight w:val="0"/>
      <w:marTop w:val="0"/>
      <w:marBottom w:val="0"/>
      <w:divBdr>
        <w:top w:val="none" w:sz="0" w:space="0" w:color="auto"/>
        <w:left w:val="none" w:sz="0" w:space="0" w:color="auto"/>
        <w:bottom w:val="none" w:sz="0" w:space="0" w:color="auto"/>
        <w:right w:val="none" w:sz="0" w:space="0" w:color="auto"/>
      </w:divBdr>
    </w:div>
    <w:div w:id="1581527251">
      <w:bodyDiv w:val="1"/>
      <w:marLeft w:val="0"/>
      <w:marRight w:val="0"/>
      <w:marTop w:val="0"/>
      <w:marBottom w:val="0"/>
      <w:divBdr>
        <w:top w:val="none" w:sz="0" w:space="0" w:color="auto"/>
        <w:left w:val="none" w:sz="0" w:space="0" w:color="auto"/>
        <w:bottom w:val="none" w:sz="0" w:space="0" w:color="auto"/>
        <w:right w:val="none" w:sz="0" w:space="0" w:color="auto"/>
      </w:divBdr>
    </w:div>
    <w:div w:id="1581594850">
      <w:bodyDiv w:val="1"/>
      <w:marLeft w:val="0"/>
      <w:marRight w:val="0"/>
      <w:marTop w:val="0"/>
      <w:marBottom w:val="0"/>
      <w:divBdr>
        <w:top w:val="none" w:sz="0" w:space="0" w:color="auto"/>
        <w:left w:val="none" w:sz="0" w:space="0" w:color="auto"/>
        <w:bottom w:val="none" w:sz="0" w:space="0" w:color="auto"/>
        <w:right w:val="none" w:sz="0" w:space="0" w:color="auto"/>
      </w:divBdr>
    </w:div>
    <w:div w:id="1581600552">
      <w:bodyDiv w:val="1"/>
      <w:marLeft w:val="0"/>
      <w:marRight w:val="0"/>
      <w:marTop w:val="0"/>
      <w:marBottom w:val="0"/>
      <w:divBdr>
        <w:top w:val="none" w:sz="0" w:space="0" w:color="auto"/>
        <w:left w:val="none" w:sz="0" w:space="0" w:color="auto"/>
        <w:bottom w:val="none" w:sz="0" w:space="0" w:color="auto"/>
        <w:right w:val="none" w:sz="0" w:space="0" w:color="auto"/>
      </w:divBdr>
    </w:div>
    <w:div w:id="1582833432">
      <w:bodyDiv w:val="1"/>
      <w:marLeft w:val="0"/>
      <w:marRight w:val="0"/>
      <w:marTop w:val="0"/>
      <w:marBottom w:val="0"/>
      <w:divBdr>
        <w:top w:val="none" w:sz="0" w:space="0" w:color="auto"/>
        <w:left w:val="none" w:sz="0" w:space="0" w:color="auto"/>
        <w:bottom w:val="none" w:sz="0" w:space="0" w:color="auto"/>
        <w:right w:val="none" w:sz="0" w:space="0" w:color="auto"/>
      </w:divBdr>
    </w:div>
    <w:div w:id="1582913910">
      <w:bodyDiv w:val="1"/>
      <w:marLeft w:val="0"/>
      <w:marRight w:val="0"/>
      <w:marTop w:val="0"/>
      <w:marBottom w:val="0"/>
      <w:divBdr>
        <w:top w:val="none" w:sz="0" w:space="0" w:color="auto"/>
        <w:left w:val="none" w:sz="0" w:space="0" w:color="auto"/>
        <w:bottom w:val="none" w:sz="0" w:space="0" w:color="auto"/>
        <w:right w:val="none" w:sz="0" w:space="0" w:color="auto"/>
      </w:divBdr>
    </w:div>
    <w:div w:id="1583297888">
      <w:bodyDiv w:val="1"/>
      <w:marLeft w:val="0"/>
      <w:marRight w:val="0"/>
      <w:marTop w:val="0"/>
      <w:marBottom w:val="0"/>
      <w:divBdr>
        <w:top w:val="none" w:sz="0" w:space="0" w:color="auto"/>
        <w:left w:val="none" w:sz="0" w:space="0" w:color="auto"/>
        <w:bottom w:val="none" w:sz="0" w:space="0" w:color="auto"/>
        <w:right w:val="none" w:sz="0" w:space="0" w:color="auto"/>
      </w:divBdr>
    </w:div>
    <w:div w:id="1584334101">
      <w:bodyDiv w:val="1"/>
      <w:marLeft w:val="0"/>
      <w:marRight w:val="0"/>
      <w:marTop w:val="0"/>
      <w:marBottom w:val="0"/>
      <w:divBdr>
        <w:top w:val="none" w:sz="0" w:space="0" w:color="auto"/>
        <w:left w:val="none" w:sz="0" w:space="0" w:color="auto"/>
        <w:bottom w:val="none" w:sz="0" w:space="0" w:color="auto"/>
        <w:right w:val="none" w:sz="0" w:space="0" w:color="auto"/>
      </w:divBdr>
    </w:div>
    <w:div w:id="1584335563">
      <w:bodyDiv w:val="1"/>
      <w:marLeft w:val="0"/>
      <w:marRight w:val="0"/>
      <w:marTop w:val="0"/>
      <w:marBottom w:val="0"/>
      <w:divBdr>
        <w:top w:val="none" w:sz="0" w:space="0" w:color="auto"/>
        <w:left w:val="none" w:sz="0" w:space="0" w:color="auto"/>
        <w:bottom w:val="none" w:sz="0" w:space="0" w:color="auto"/>
        <w:right w:val="none" w:sz="0" w:space="0" w:color="auto"/>
      </w:divBdr>
    </w:div>
    <w:div w:id="1585384269">
      <w:bodyDiv w:val="1"/>
      <w:marLeft w:val="0"/>
      <w:marRight w:val="0"/>
      <w:marTop w:val="0"/>
      <w:marBottom w:val="0"/>
      <w:divBdr>
        <w:top w:val="none" w:sz="0" w:space="0" w:color="auto"/>
        <w:left w:val="none" w:sz="0" w:space="0" w:color="auto"/>
        <w:bottom w:val="none" w:sz="0" w:space="0" w:color="auto"/>
        <w:right w:val="none" w:sz="0" w:space="0" w:color="auto"/>
      </w:divBdr>
    </w:div>
    <w:div w:id="1585912440">
      <w:bodyDiv w:val="1"/>
      <w:marLeft w:val="0"/>
      <w:marRight w:val="0"/>
      <w:marTop w:val="0"/>
      <w:marBottom w:val="0"/>
      <w:divBdr>
        <w:top w:val="none" w:sz="0" w:space="0" w:color="auto"/>
        <w:left w:val="none" w:sz="0" w:space="0" w:color="auto"/>
        <w:bottom w:val="none" w:sz="0" w:space="0" w:color="auto"/>
        <w:right w:val="none" w:sz="0" w:space="0" w:color="auto"/>
      </w:divBdr>
    </w:div>
    <w:div w:id="1585912680">
      <w:bodyDiv w:val="1"/>
      <w:marLeft w:val="0"/>
      <w:marRight w:val="0"/>
      <w:marTop w:val="0"/>
      <w:marBottom w:val="0"/>
      <w:divBdr>
        <w:top w:val="none" w:sz="0" w:space="0" w:color="auto"/>
        <w:left w:val="none" w:sz="0" w:space="0" w:color="auto"/>
        <w:bottom w:val="none" w:sz="0" w:space="0" w:color="auto"/>
        <w:right w:val="none" w:sz="0" w:space="0" w:color="auto"/>
      </w:divBdr>
    </w:div>
    <w:div w:id="1586379809">
      <w:bodyDiv w:val="1"/>
      <w:marLeft w:val="0"/>
      <w:marRight w:val="0"/>
      <w:marTop w:val="0"/>
      <w:marBottom w:val="0"/>
      <w:divBdr>
        <w:top w:val="none" w:sz="0" w:space="0" w:color="auto"/>
        <w:left w:val="none" w:sz="0" w:space="0" w:color="auto"/>
        <w:bottom w:val="none" w:sz="0" w:space="0" w:color="auto"/>
        <w:right w:val="none" w:sz="0" w:space="0" w:color="auto"/>
      </w:divBdr>
    </w:div>
    <w:div w:id="1586381056">
      <w:bodyDiv w:val="1"/>
      <w:marLeft w:val="0"/>
      <w:marRight w:val="0"/>
      <w:marTop w:val="0"/>
      <w:marBottom w:val="0"/>
      <w:divBdr>
        <w:top w:val="none" w:sz="0" w:space="0" w:color="auto"/>
        <w:left w:val="none" w:sz="0" w:space="0" w:color="auto"/>
        <w:bottom w:val="none" w:sz="0" w:space="0" w:color="auto"/>
        <w:right w:val="none" w:sz="0" w:space="0" w:color="auto"/>
      </w:divBdr>
    </w:div>
    <w:div w:id="1586918558">
      <w:bodyDiv w:val="1"/>
      <w:marLeft w:val="0"/>
      <w:marRight w:val="0"/>
      <w:marTop w:val="0"/>
      <w:marBottom w:val="0"/>
      <w:divBdr>
        <w:top w:val="none" w:sz="0" w:space="0" w:color="auto"/>
        <w:left w:val="none" w:sz="0" w:space="0" w:color="auto"/>
        <w:bottom w:val="none" w:sz="0" w:space="0" w:color="auto"/>
        <w:right w:val="none" w:sz="0" w:space="0" w:color="auto"/>
      </w:divBdr>
    </w:div>
    <w:div w:id="1587423716">
      <w:bodyDiv w:val="1"/>
      <w:marLeft w:val="0"/>
      <w:marRight w:val="0"/>
      <w:marTop w:val="0"/>
      <w:marBottom w:val="0"/>
      <w:divBdr>
        <w:top w:val="none" w:sz="0" w:space="0" w:color="auto"/>
        <w:left w:val="none" w:sz="0" w:space="0" w:color="auto"/>
        <w:bottom w:val="none" w:sz="0" w:space="0" w:color="auto"/>
        <w:right w:val="none" w:sz="0" w:space="0" w:color="auto"/>
      </w:divBdr>
    </w:div>
    <w:div w:id="1587494772">
      <w:bodyDiv w:val="1"/>
      <w:marLeft w:val="0"/>
      <w:marRight w:val="0"/>
      <w:marTop w:val="0"/>
      <w:marBottom w:val="0"/>
      <w:divBdr>
        <w:top w:val="none" w:sz="0" w:space="0" w:color="auto"/>
        <w:left w:val="none" w:sz="0" w:space="0" w:color="auto"/>
        <w:bottom w:val="none" w:sz="0" w:space="0" w:color="auto"/>
        <w:right w:val="none" w:sz="0" w:space="0" w:color="auto"/>
      </w:divBdr>
    </w:div>
    <w:div w:id="1587688343">
      <w:bodyDiv w:val="1"/>
      <w:marLeft w:val="0"/>
      <w:marRight w:val="0"/>
      <w:marTop w:val="0"/>
      <w:marBottom w:val="0"/>
      <w:divBdr>
        <w:top w:val="none" w:sz="0" w:space="0" w:color="auto"/>
        <w:left w:val="none" w:sz="0" w:space="0" w:color="auto"/>
        <w:bottom w:val="none" w:sz="0" w:space="0" w:color="auto"/>
        <w:right w:val="none" w:sz="0" w:space="0" w:color="auto"/>
      </w:divBdr>
    </w:div>
    <w:div w:id="1588004766">
      <w:bodyDiv w:val="1"/>
      <w:marLeft w:val="0"/>
      <w:marRight w:val="0"/>
      <w:marTop w:val="0"/>
      <w:marBottom w:val="0"/>
      <w:divBdr>
        <w:top w:val="none" w:sz="0" w:space="0" w:color="auto"/>
        <w:left w:val="none" w:sz="0" w:space="0" w:color="auto"/>
        <w:bottom w:val="none" w:sz="0" w:space="0" w:color="auto"/>
        <w:right w:val="none" w:sz="0" w:space="0" w:color="auto"/>
      </w:divBdr>
    </w:div>
    <w:div w:id="1589268378">
      <w:bodyDiv w:val="1"/>
      <w:marLeft w:val="0"/>
      <w:marRight w:val="0"/>
      <w:marTop w:val="0"/>
      <w:marBottom w:val="0"/>
      <w:divBdr>
        <w:top w:val="none" w:sz="0" w:space="0" w:color="auto"/>
        <w:left w:val="none" w:sz="0" w:space="0" w:color="auto"/>
        <w:bottom w:val="none" w:sz="0" w:space="0" w:color="auto"/>
        <w:right w:val="none" w:sz="0" w:space="0" w:color="auto"/>
      </w:divBdr>
    </w:div>
    <w:div w:id="1589388496">
      <w:bodyDiv w:val="1"/>
      <w:marLeft w:val="0"/>
      <w:marRight w:val="0"/>
      <w:marTop w:val="0"/>
      <w:marBottom w:val="0"/>
      <w:divBdr>
        <w:top w:val="none" w:sz="0" w:space="0" w:color="auto"/>
        <w:left w:val="none" w:sz="0" w:space="0" w:color="auto"/>
        <w:bottom w:val="none" w:sz="0" w:space="0" w:color="auto"/>
        <w:right w:val="none" w:sz="0" w:space="0" w:color="auto"/>
      </w:divBdr>
    </w:div>
    <w:div w:id="1589462215">
      <w:bodyDiv w:val="1"/>
      <w:marLeft w:val="0"/>
      <w:marRight w:val="0"/>
      <w:marTop w:val="0"/>
      <w:marBottom w:val="0"/>
      <w:divBdr>
        <w:top w:val="none" w:sz="0" w:space="0" w:color="auto"/>
        <w:left w:val="none" w:sz="0" w:space="0" w:color="auto"/>
        <w:bottom w:val="none" w:sz="0" w:space="0" w:color="auto"/>
        <w:right w:val="none" w:sz="0" w:space="0" w:color="auto"/>
      </w:divBdr>
      <w:divsChild>
        <w:div w:id="27605536">
          <w:marLeft w:val="640"/>
          <w:marRight w:val="0"/>
          <w:marTop w:val="0"/>
          <w:marBottom w:val="0"/>
          <w:divBdr>
            <w:top w:val="none" w:sz="0" w:space="0" w:color="auto"/>
            <w:left w:val="none" w:sz="0" w:space="0" w:color="auto"/>
            <w:bottom w:val="none" w:sz="0" w:space="0" w:color="auto"/>
            <w:right w:val="none" w:sz="0" w:space="0" w:color="auto"/>
          </w:divBdr>
        </w:div>
        <w:div w:id="62873944">
          <w:marLeft w:val="640"/>
          <w:marRight w:val="0"/>
          <w:marTop w:val="0"/>
          <w:marBottom w:val="0"/>
          <w:divBdr>
            <w:top w:val="none" w:sz="0" w:space="0" w:color="auto"/>
            <w:left w:val="none" w:sz="0" w:space="0" w:color="auto"/>
            <w:bottom w:val="none" w:sz="0" w:space="0" w:color="auto"/>
            <w:right w:val="none" w:sz="0" w:space="0" w:color="auto"/>
          </w:divBdr>
        </w:div>
        <w:div w:id="83697178">
          <w:marLeft w:val="640"/>
          <w:marRight w:val="0"/>
          <w:marTop w:val="0"/>
          <w:marBottom w:val="0"/>
          <w:divBdr>
            <w:top w:val="none" w:sz="0" w:space="0" w:color="auto"/>
            <w:left w:val="none" w:sz="0" w:space="0" w:color="auto"/>
            <w:bottom w:val="none" w:sz="0" w:space="0" w:color="auto"/>
            <w:right w:val="none" w:sz="0" w:space="0" w:color="auto"/>
          </w:divBdr>
        </w:div>
        <w:div w:id="153448273">
          <w:marLeft w:val="640"/>
          <w:marRight w:val="0"/>
          <w:marTop w:val="0"/>
          <w:marBottom w:val="0"/>
          <w:divBdr>
            <w:top w:val="none" w:sz="0" w:space="0" w:color="auto"/>
            <w:left w:val="none" w:sz="0" w:space="0" w:color="auto"/>
            <w:bottom w:val="none" w:sz="0" w:space="0" w:color="auto"/>
            <w:right w:val="none" w:sz="0" w:space="0" w:color="auto"/>
          </w:divBdr>
        </w:div>
        <w:div w:id="220795152">
          <w:marLeft w:val="640"/>
          <w:marRight w:val="0"/>
          <w:marTop w:val="0"/>
          <w:marBottom w:val="0"/>
          <w:divBdr>
            <w:top w:val="none" w:sz="0" w:space="0" w:color="auto"/>
            <w:left w:val="none" w:sz="0" w:space="0" w:color="auto"/>
            <w:bottom w:val="none" w:sz="0" w:space="0" w:color="auto"/>
            <w:right w:val="none" w:sz="0" w:space="0" w:color="auto"/>
          </w:divBdr>
        </w:div>
        <w:div w:id="223490444">
          <w:marLeft w:val="640"/>
          <w:marRight w:val="0"/>
          <w:marTop w:val="0"/>
          <w:marBottom w:val="0"/>
          <w:divBdr>
            <w:top w:val="none" w:sz="0" w:space="0" w:color="auto"/>
            <w:left w:val="none" w:sz="0" w:space="0" w:color="auto"/>
            <w:bottom w:val="none" w:sz="0" w:space="0" w:color="auto"/>
            <w:right w:val="none" w:sz="0" w:space="0" w:color="auto"/>
          </w:divBdr>
        </w:div>
        <w:div w:id="282274621">
          <w:marLeft w:val="640"/>
          <w:marRight w:val="0"/>
          <w:marTop w:val="0"/>
          <w:marBottom w:val="0"/>
          <w:divBdr>
            <w:top w:val="none" w:sz="0" w:space="0" w:color="auto"/>
            <w:left w:val="none" w:sz="0" w:space="0" w:color="auto"/>
            <w:bottom w:val="none" w:sz="0" w:space="0" w:color="auto"/>
            <w:right w:val="none" w:sz="0" w:space="0" w:color="auto"/>
          </w:divBdr>
        </w:div>
        <w:div w:id="334580442">
          <w:marLeft w:val="640"/>
          <w:marRight w:val="0"/>
          <w:marTop w:val="0"/>
          <w:marBottom w:val="0"/>
          <w:divBdr>
            <w:top w:val="none" w:sz="0" w:space="0" w:color="auto"/>
            <w:left w:val="none" w:sz="0" w:space="0" w:color="auto"/>
            <w:bottom w:val="none" w:sz="0" w:space="0" w:color="auto"/>
            <w:right w:val="none" w:sz="0" w:space="0" w:color="auto"/>
          </w:divBdr>
        </w:div>
        <w:div w:id="399252759">
          <w:marLeft w:val="640"/>
          <w:marRight w:val="0"/>
          <w:marTop w:val="0"/>
          <w:marBottom w:val="0"/>
          <w:divBdr>
            <w:top w:val="none" w:sz="0" w:space="0" w:color="auto"/>
            <w:left w:val="none" w:sz="0" w:space="0" w:color="auto"/>
            <w:bottom w:val="none" w:sz="0" w:space="0" w:color="auto"/>
            <w:right w:val="none" w:sz="0" w:space="0" w:color="auto"/>
          </w:divBdr>
        </w:div>
        <w:div w:id="417604600">
          <w:marLeft w:val="640"/>
          <w:marRight w:val="0"/>
          <w:marTop w:val="0"/>
          <w:marBottom w:val="0"/>
          <w:divBdr>
            <w:top w:val="none" w:sz="0" w:space="0" w:color="auto"/>
            <w:left w:val="none" w:sz="0" w:space="0" w:color="auto"/>
            <w:bottom w:val="none" w:sz="0" w:space="0" w:color="auto"/>
            <w:right w:val="none" w:sz="0" w:space="0" w:color="auto"/>
          </w:divBdr>
        </w:div>
        <w:div w:id="501622838">
          <w:marLeft w:val="640"/>
          <w:marRight w:val="0"/>
          <w:marTop w:val="0"/>
          <w:marBottom w:val="0"/>
          <w:divBdr>
            <w:top w:val="none" w:sz="0" w:space="0" w:color="auto"/>
            <w:left w:val="none" w:sz="0" w:space="0" w:color="auto"/>
            <w:bottom w:val="none" w:sz="0" w:space="0" w:color="auto"/>
            <w:right w:val="none" w:sz="0" w:space="0" w:color="auto"/>
          </w:divBdr>
        </w:div>
        <w:div w:id="572860655">
          <w:marLeft w:val="640"/>
          <w:marRight w:val="0"/>
          <w:marTop w:val="0"/>
          <w:marBottom w:val="0"/>
          <w:divBdr>
            <w:top w:val="none" w:sz="0" w:space="0" w:color="auto"/>
            <w:left w:val="none" w:sz="0" w:space="0" w:color="auto"/>
            <w:bottom w:val="none" w:sz="0" w:space="0" w:color="auto"/>
            <w:right w:val="none" w:sz="0" w:space="0" w:color="auto"/>
          </w:divBdr>
        </w:div>
        <w:div w:id="716516859">
          <w:marLeft w:val="640"/>
          <w:marRight w:val="0"/>
          <w:marTop w:val="0"/>
          <w:marBottom w:val="0"/>
          <w:divBdr>
            <w:top w:val="none" w:sz="0" w:space="0" w:color="auto"/>
            <w:left w:val="none" w:sz="0" w:space="0" w:color="auto"/>
            <w:bottom w:val="none" w:sz="0" w:space="0" w:color="auto"/>
            <w:right w:val="none" w:sz="0" w:space="0" w:color="auto"/>
          </w:divBdr>
        </w:div>
        <w:div w:id="725835046">
          <w:marLeft w:val="640"/>
          <w:marRight w:val="0"/>
          <w:marTop w:val="0"/>
          <w:marBottom w:val="0"/>
          <w:divBdr>
            <w:top w:val="none" w:sz="0" w:space="0" w:color="auto"/>
            <w:left w:val="none" w:sz="0" w:space="0" w:color="auto"/>
            <w:bottom w:val="none" w:sz="0" w:space="0" w:color="auto"/>
            <w:right w:val="none" w:sz="0" w:space="0" w:color="auto"/>
          </w:divBdr>
        </w:div>
        <w:div w:id="784691059">
          <w:marLeft w:val="640"/>
          <w:marRight w:val="0"/>
          <w:marTop w:val="0"/>
          <w:marBottom w:val="0"/>
          <w:divBdr>
            <w:top w:val="none" w:sz="0" w:space="0" w:color="auto"/>
            <w:left w:val="none" w:sz="0" w:space="0" w:color="auto"/>
            <w:bottom w:val="none" w:sz="0" w:space="0" w:color="auto"/>
            <w:right w:val="none" w:sz="0" w:space="0" w:color="auto"/>
          </w:divBdr>
        </w:div>
        <w:div w:id="906309385">
          <w:marLeft w:val="640"/>
          <w:marRight w:val="0"/>
          <w:marTop w:val="0"/>
          <w:marBottom w:val="0"/>
          <w:divBdr>
            <w:top w:val="none" w:sz="0" w:space="0" w:color="auto"/>
            <w:left w:val="none" w:sz="0" w:space="0" w:color="auto"/>
            <w:bottom w:val="none" w:sz="0" w:space="0" w:color="auto"/>
            <w:right w:val="none" w:sz="0" w:space="0" w:color="auto"/>
          </w:divBdr>
        </w:div>
        <w:div w:id="914559180">
          <w:marLeft w:val="640"/>
          <w:marRight w:val="0"/>
          <w:marTop w:val="0"/>
          <w:marBottom w:val="0"/>
          <w:divBdr>
            <w:top w:val="none" w:sz="0" w:space="0" w:color="auto"/>
            <w:left w:val="none" w:sz="0" w:space="0" w:color="auto"/>
            <w:bottom w:val="none" w:sz="0" w:space="0" w:color="auto"/>
            <w:right w:val="none" w:sz="0" w:space="0" w:color="auto"/>
          </w:divBdr>
        </w:div>
        <w:div w:id="1598782874">
          <w:marLeft w:val="640"/>
          <w:marRight w:val="0"/>
          <w:marTop w:val="0"/>
          <w:marBottom w:val="0"/>
          <w:divBdr>
            <w:top w:val="none" w:sz="0" w:space="0" w:color="auto"/>
            <w:left w:val="none" w:sz="0" w:space="0" w:color="auto"/>
            <w:bottom w:val="none" w:sz="0" w:space="0" w:color="auto"/>
            <w:right w:val="none" w:sz="0" w:space="0" w:color="auto"/>
          </w:divBdr>
        </w:div>
        <w:div w:id="1607957869">
          <w:marLeft w:val="640"/>
          <w:marRight w:val="0"/>
          <w:marTop w:val="0"/>
          <w:marBottom w:val="0"/>
          <w:divBdr>
            <w:top w:val="none" w:sz="0" w:space="0" w:color="auto"/>
            <w:left w:val="none" w:sz="0" w:space="0" w:color="auto"/>
            <w:bottom w:val="none" w:sz="0" w:space="0" w:color="auto"/>
            <w:right w:val="none" w:sz="0" w:space="0" w:color="auto"/>
          </w:divBdr>
        </w:div>
        <w:div w:id="1842312188">
          <w:marLeft w:val="640"/>
          <w:marRight w:val="0"/>
          <w:marTop w:val="0"/>
          <w:marBottom w:val="0"/>
          <w:divBdr>
            <w:top w:val="none" w:sz="0" w:space="0" w:color="auto"/>
            <w:left w:val="none" w:sz="0" w:space="0" w:color="auto"/>
            <w:bottom w:val="none" w:sz="0" w:space="0" w:color="auto"/>
            <w:right w:val="none" w:sz="0" w:space="0" w:color="auto"/>
          </w:divBdr>
        </w:div>
        <w:div w:id="1929190168">
          <w:marLeft w:val="640"/>
          <w:marRight w:val="0"/>
          <w:marTop w:val="0"/>
          <w:marBottom w:val="0"/>
          <w:divBdr>
            <w:top w:val="none" w:sz="0" w:space="0" w:color="auto"/>
            <w:left w:val="none" w:sz="0" w:space="0" w:color="auto"/>
            <w:bottom w:val="none" w:sz="0" w:space="0" w:color="auto"/>
            <w:right w:val="none" w:sz="0" w:space="0" w:color="auto"/>
          </w:divBdr>
        </w:div>
        <w:div w:id="1954554703">
          <w:marLeft w:val="640"/>
          <w:marRight w:val="0"/>
          <w:marTop w:val="0"/>
          <w:marBottom w:val="0"/>
          <w:divBdr>
            <w:top w:val="none" w:sz="0" w:space="0" w:color="auto"/>
            <w:left w:val="none" w:sz="0" w:space="0" w:color="auto"/>
            <w:bottom w:val="none" w:sz="0" w:space="0" w:color="auto"/>
            <w:right w:val="none" w:sz="0" w:space="0" w:color="auto"/>
          </w:divBdr>
        </w:div>
        <w:div w:id="2110269957">
          <w:marLeft w:val="640"/>
          <w:marRight w:val="0"/>
          <w:marTop w:val="0"/>
          <w:marBottom w:val="0"/>
          <w:divBdr>
            <w:top w:val="none" w:sz="0" w:space="0" w:color="auto"/>
            <w:left w:val="none" w:sz="0" w:space="0" w:color="auto"/>
            <w:bottom w:val="none" w:sz="0" w:space="0" w:color="auto"/>
            <w:right w:val="none" w:sz="0" w:space="0" w:color="auto"/>
          </w:divBdr>
        </w:div>
      </w:divsChild>
    </w:div>
    <w:div w:id="1590192438">
      <w:bodyDiv w:val="1"/>
      <w:marLeft w:val="0"/>
      <w:marRight w:val="0"/>
      <w:marTop w:val="0"/>
      <w:marBottom w:val="0"/>
      <w:divBdr>
        <w:top w:val="none" w:sz="0" w:space="0" w:color="auto"/>
        <w:left w:val="none" w:sz="0" w:space="0" w:color="auto"/>
        <w:bottom w:val="none" w:sz="0" w:space="0" w:color="auto"/>
        <w:right w:val="none" w:sz="0" w:space="0" w:color="auto"/>
      </w:divBdr>
    </w:div>
    <w:div w:id="1590776196">
      <w:bodyDiv w:val="1"/>
      <w:marLeft w:val="0"/>
      <w:marRight w:val="0"/>
      <w:marTop w:val="0"/>
      <w:marBottom w:val="0"/>
      <w:divBdr>
        <w:top w:val="none" w:sz="0" w:space="0" w:color="auto"/>
        <w:left w:val="none" w:sz="0" w:space="0" w:color="auto"/>
        <w:bottom w:val="none" w:sz="0" w:space="0" w:color="auto"/>
        <w:right w:val="none" w:sz="0" w:space="0" w:color="auto"/>
      </w:divBdr>
    </w:div>
    <w:div w:id="1590844325">
      <w:bodyDiv w:val="1"/>
      <w:marLeft w:val="0"/>
      <w:marRight w:val="0"/>
      <w:marTop w:val="0"/>
      <w:marBottom w:val="0"/>
      <w:divBdr>
        <w:top w:val="none" w:sz="0" w:space="0" w:color="auto"/>
        <w:left w:val="none" w:sz="0" w:space="0" w:color="auto"/>
        <w:bottom w:val="none" w:sz="0" w:space="0" w:color="auto"/>
        <w:right w:val="none" w:sz="0" w:space="0" w:color="auto"/>
      </w:divBdr>
    </w:div>
    <w:div w:id="1591501621">
      <w:bodyDiv w:val="1"/>
      <w:marLeft w:val="0"/>
      <w:marRight w:val="0"/>
      <w:marTop w:val="0"/>
      <w:marBottom w:val="0"/>
      <w:divBdr>
        <w:top w:val="none" w:sz="0" w:space="0" w:color="auto"/>
        <w:left w:val="none" w:sz="0" w:space="0" w:color="auto"/>
        <w:bottom w:val="none" w:sz="0" w:space="0" w:color="auto"/>
        <w:right w:val="none" w:sz="0" w:space="0" w:color="auto"/>
      </w:divBdr>
    </w:div>
    <w:div w:id="1591739113">
      <w:bodyDiv w:val="1"/>
      <w:marLeft w:val="0"/>
      <w:marRight w:val="0"/>
      <w:marTop w:val="0"/>
      <w:marBottom w:val="0"/>
      <w:divBdr>
        <w:top w:val="none" w:sz="0" w:space="0" w:color="auto"/>
        <w:left w:val="none" w:sz="0" w:space="0" w:color="auto"/>
        <w:bottom w:val="none" w:sz="0" w:space="0" w:color="auto"/>
        <w:right w:val="none" w:sz="0" w:space="0" w:color="auto"/>
      </w:divBdr>
    </w:div>
    <w:div w:id="1591810029">
      <w:bodyDiv w:val="1"/>
      <w:marLeft w:val="0"/>
      <w:marRight w:val="0"/>
      <w:marTop w:val="0"/>
      <w:marBottom w:val="0"/>
      <w:divBdr>
        <w:top w:val="none" w:sz="0" w:space="0" w:color="auto"/>
        <w:left w:val="none" w:sz="0" w:space="0" w:color="auto"/>
        <w:bottom w:val="none" w:sz="0" w:space="0" w:color="auto"/>
        <w:right w:val="none" w:sz="0" w:space="0" w:color="auto"/>
      </w:divBdr>
    </w:div>
    <w:div w:id="1591886371">
      <w:bodyDiv w:val="1"/>
      <w:marLeft w:val="0"/>
      <w:marRight w:val="0"/>
      <w:marTop w:val="0"/>
      <w:marBottom w:val="0"/>
      <w:divBdr>
        <w:top w:val="none" w:sz="0" w:space="0" w:color="auto"/>
        <w:left w:val="none" w:sz="0" w:space="0" w:color="auto"/>
        <w:bottom w:val="none" w:sz="0" w:space="0" w:color="auto"/>
        <w:right w:val="none" w:sz="0" w:space="0" w:color="auto"/>
      </w:divBdr>
    </w:div>
    <w:div w:id="1591935805">
      <w:bodyDiv w:val="1"/>
      <w:marLeft w:val="0"/>
      <w:marRight w:val="0"/>
      <w:marTop w:val="0"/>
      <w:marBottom w:val="0"/>
      <w:divBdr>
        <w:top w:val="none" w:sz="0" w:space="0" w:color="auto"/>
        <w:left w:val="none" w:sz="0" w:space="0" w:color="auto"/>
        <w:bottom w:val="none" w:sz="0" w:space="0" w:color="auto"/>
        <w:right w:val="none" w:sz="0" w:space="0" w:color="auto"/>
      </w:divBdr>
    </w:div>
    <w:div w:id="1592081487">
      <w:bodyDiv w:val="1"/>
      <w:marLeft w:val="0"/>
      <w:marRight w:val="0"/>
      <w:marTop w:val="0"/>
      <w:marBottom w:val="0"/>
      <w:divBdr>
        <w:top w:val="none" w:sz="0" w:space="0" w:color="auto"/>
        <w:left w:val="none" w:sz="0" w:space="0" w:color="auto"/>
        <w:bottom w:val="none" w:sz="0" w:space="0" w:color="auto"/>
        <w:right w:val="none" w:sz="0" w:space="0" w:color="auto"/>
      </w:divBdr>
    </w:div>
    <w:div w:id="1592156713">
      <w:bodyDiv w:val="1"/>
      <w:marLeft w:val="0"/>
      <w:marRight w:val="0"/>
      <w:marTop w:val="0"/>
      <w:marBottom w:val="0"/>
      <w:divBdr>
        <w:top w:val="none" w:sz="0" w:space="0" w:color="auto"/>
        <w:left w:val="none" w:sz="0" w:space="0" w:color="auto"/>
        <w:bottom w:val="none" w:sz="0" w:space="0" w:color="auto"/>
        <w:right w:val="none" w:sz="0" w:space="0" w:color="auto"/>
      </w:divBdr>
    </w:div>
    <w:div w:id="1593246686">
      <w:bodyDiv w:val="1"/>
      <w:marLeft w:val="0"/>
      <w:marRight w:val="0"/>
      <w:marTop w:val="0"/>
      <w:marBottom w:val="0"/>
      <w:divBdr>
        <w:top w:val="none" w:sz="0" w:space="0" w:color="auto"/>
        <w:left w:val="none" w:sz="0" w:space="0" w:color="auto"/>
        <w:bottom w:val="none" w:sz="0" w:space="0" w:color="auto"/>
        <w:right w:val="none" w:sz="0" w:space="0" w:color="auto"/>
      </w:divBdr>
    </w:div>
    <w:div w:id="1593661775">
      <w:bodyDiv w:val="1"/>
      <w:marLeft w:val="0"/>
      <w:marRight w:val="0"/>
      <w:marTop w:val="0"/>
      <w:marBottom w:val="0"/>
      <w:divBdr>
        <w:top w:val="none" w:sz="0" w:space="0" w:color="auto"/>
        <w:left w:val="none" w:sz="0" w:space="0" w:color="auto"/>
        <w:bottom w:val="none" w:sz="0" w:space="0" w:color="auto"/>
        <w:right w:val="none" w:sz="0" w:space="0" w:color="auto"/>
      </w:divBdr>
    </w:div>
    <w:div w:id="1594242087">
      <w:bodyDiv w:val="1"/>
      <w:marLeft w:val="0"/>
      <w:marRight w:val="0"/>
      <w:marTop w:val="0"/>
      <w:marBottom w:val="0"/>
      <w:divBdr>
        <w:top w:val="none" w:sz="0" w:space="0" w:color="auto"/>
        <w:left w:val="none" w:sz="0" w:space="0" w:color="auto"/>
        <w:bottom w:val="none" w:sz="0" w:space="0" w:color="auto"/>
        <w:right w:val="none" w:sz="0" w:space="0" w:color="auto"/>
      </w:divBdr>
    </w:div>
    <w:div w:id="1594364828">
      <w:bodyDiv w:val="1"/>
      <w:marLeft w:val="0"/>
      <w:marRight w:val="0"/>
      <w:marTop w:val="0"/>
      <w:marBottom w:val="0"/>
      <w:divBdr>
        <w:top w:val="none" w:sz="0" w:space="0" w:color="auto"/>
        <w:left w:val="none" w:sz="0" w:space="0" w:color="auto"/>
        <w:bottom w:val="none" w:sz="0" w:space="0" w:color="auto"/>
        <w:right w:val="none" w:sz="0" w:space="0" w:color="auto"/>
      </w:divBdr>
    </w:div>
    <w:div w:id="1595237137">
      <w:bodyDiv w:val="1"/>
      <w:marLeft w:val="0"/>
      <w:marRight w:val="0"/>
      <w:marTop w:val="0"/>
      <w:marBottom w:val="0"/>
      <w:divBdr>
        <w:top w:val="none" w:sz="0" w:space="0" w:color="auto"/>
        <w:left w:val="none" w:sz="0" w:space="0" w:color="auto"/>
        <w:bottom w:val="none" w:sz="0" w:space="0" w:color="auto"/>
        <w:right w:val="none" w:sz="0" w:space="0" w:color="auto"/>
      </w:divBdr>
    </w:div>
    <w:div w:id="1596674023">
      <w:bodyDiv w:val="1"/>
      <w:marLeft w:val="0"/>
      <w:marRight w:val="0"/>
      <w:marTop w:val="0"/>
      <w:marBottom w:val="0"/>
      <w:divBdr>
        <w:top w:val="none" w:sz="0" w:space="0" w:color="auto"/>
        <w:left w:val="none" w:sz="0" w:space="0" w:color="auto"/>
        <w:bottom w:val="none" w:sz="0" w:space="0" w:color="auto"/>
        <w:right w:val="none" w:sz="0" w:space="0" w:color="auto"/>
      </w:divBdr>
    </w:div>
    <w:div w:id="1597134616">
      <w:bodyDiv w:val="1"/>
      <w:marLeft w:val="0"/>
      <w:marRight w:val="0"/>
      <w:marTop w:val="0"/>
      <w:marBottom w:val="0"/>
      <w:divBdr>
        <w:top w:val="none" w:sz="0" w:space="0" w:color="auto"/>
        <w:left w:val="none" w:sz="0" w:space="0" w:color="auto"/>
        <w:bottom w:val="none" w:sz="0" w:space="0" w:color="auto"/>
        <w:right w:val="none" w:sz="0" w:space="0" w:color="auto"/>
      </w:divBdr>
    </w:div>
    <w:div w:id="1597442219">
      <w:bodyDiv w:val="1"/>
      <w:marLeft w:val="0"/>
      <w:marRight w:val="0"/>
      <w:marTop w:val="0"/>
      <w:marBottom w:val="0"/>
      <w:divBdr>
        <w:top w:val="none" w:sz="0" w:space="0" w:color="auto"/>
        <w:left w:val="none" w:sz="0" w:space="0" w:color="auto"/>
        <w:bottom w:val="none" w:sz="0" w:space="0" w:color="auto"/>
        <w:right w:val="none" w:sz="0" w:space="0" w:color="auto"/>
      </w:divBdr>
    </w:div>
    <w:div w:id="1597668777">
      <w:bodyDiv w:val="1"/>
      <w:marLeft w:val="0"/>
      <w:marRight w:val="0"/>
      <w:marTop w:val="0"/>
      <w:marBottom w:val="0"/>
      <w:divBdr>
        <w:top w:val="none" w:sz="0" w:space="0" w:color="auto"/>
        <w:left w:val="none" w:sz="0" w:space="0" w:color="auto"/>
        <w:bottom w:val="none" w:sz="0" w:space="0" w:color="auto"/>
        <w:right w:val="none" w:sz="0" w:space="0" w:color="auto"/>
      </w:divBdr>
    </w:div>
    <w:div w:id="1597860519">
      <w:bodyDiv w:val="1"/>
      <w:marLeft w:val="0"/>
      <w:marRight w:val="0"/>
      <w:marTop w:val="0"/>
      <w:marBottom w:val="0"/>
      <w:divBdr>
        <w:top w:val="none" w:sz="0" w:space="0" w:color="auto"/>
        <w:left w:val="none" w:sz="0" w:space="0" w:color="auto"/>
        <w:bottom w:val="none" w:sz="0" w:space="0" w:color="auto"/>
        <w:right w:val="none" w:sz="0" w:space="0" w:color="auto"/>
      </w:divBdr>
    </w:div>
    <w:div w:id="1598054427">
      <w:bodyDiv w:val="1"/>
      <w:marLeft w:val="0"/>
      <w:marRight w:val="0"/>
      <w:marTop w:val="0"/>
      <w:marBottom w:val="0"/>
      <w:divBdr>
        <w:top w:val="none" w:sz="0" w:space="0" w:color="auto"/>
        <w:left w:val="none" w:sz="0" w:space="0" w:color="auto"/>
        <w:bottom w:val="none" w:sz="0" w:space="0" w:color="auto"/>
        <w:right w:val="none" w:sz="0" w:space="0" w:color="auto"/>
      </w:divBdr>
    </w:div>
    <w:div w:id="1598252190">
      <w:bodyDiv w:val="1"/>
      <w:marLeft w:val="0"/>
      <w:marRight w:val="0"/>
      <w:marTop w:val="0"/>
      <w:marBottom w:val="0"/>
      <w:divBdr>
        <w:top w:val="none" w:sz="0" w:space="0" w:color="auto"/>
        <w:left w:val="none" w:sz="0" w:space="0" w:color="auto"/>
        <w:bottom w:val="none" w:sz="0" w:space="0" w:color="auto"/>
        <w:right w:val="none" w:sz="0" w:space="0" w:color="auto"/>
      </w:divBdr>
    </w:div>
    <w:div w:id="1598368517">
      <w:bodyDiv w:val="1"/>
      <w:marLeft w:val="0"/>
      <w:marRight w:val="0"/>
      <w:marTop w:val="0"/>
      <w:marBottom w:val="0"/>
      <w:divBdr>
        <w:top w:val="none" w:sz="0" w:space="0" w:color="auto"/>
        <w:left w:val="none" w:sz="0" w:space="0" w:color="auto"/>
        <w:bottom w:val="none" w:sz="0" w:space="0" w:color="auto"/>
        <w:right w:val="none" w:sz="0" w:space="0" w:color="auto"/>
      </w:divBdr>
    </w:div>
    <w:div w:id="1598517193">
      <w:bodyDiv w:val="1"/>
      <w:marLeft w:val="0"/>
      <w:marRight w:val="0"/>
      <w:marTop w:val="0"/>
      <w:marBottom w:val="0"/>
      <w:divBdr>
        <w:top w:val="none" w:sz="0" w:space="0" w:color="auto"/>
        <w:left w:val="none" w:sz="0" w:space="0" w:color="auto"/>
        <w:bottom w:val="none" w:sz="0" w:space="0" w:color="auto"/>
        <w:right w:val="none" w:sz="0" w:space="0" w:color="auto"/>
      </w:divBdr>
    </w:div>
    <w:div w:id="1598556108">
      <w:bodyDiv w:val="1"/>
      <w:marLeft w:val="0"/>
      <w:marRight w:val="0"/>
      <w:marTop w:val="0"/>
      <w:marBottom w:val="0"/>
      <w:divBdr>
        <w:top w:val="none" w:sz="0" w:space="0" w:color="auto"/>
        <w:left w:val="none" w:sz="0" w:space="0" w:color="auto"/>
        <w:bottom w:val="none" w:sz="0" w:space="0" w:color="auto"/>
        <w:right w:val="none" w:sz="0" w:space="0" w:color="auto"/>
      </w:divBdr>
    </w:div>
    <w:div w:id="1599021507">
      <w:bodyDiv w:val="1"/>
      <w:marLeft w:val="0"/>
      <w:marRight w:val="0"/>
      <w:marTop w:val="0"/>
      <w:marBottom w:val="0"/>
      <w:divBdr>
        <w:top w:val="none" w:sz="0" w:space="0" w:color="auto"/>
        <w:left w:val="none" w:sz="0" w:space="0" w:color="auto"/>
        <w:bottom w:val="none" w:sz="0" w:space="0" w:color="auto"/>
        <w:right w:val="none" w:sz="0" w:space="0" w:color="auto"/>
      </w:divBdr>
    </w:div>
    <w:div w:id="1600719087">
      <w:bodyDiv w:val="1"/>
      <w:marLeft w:val="0"/>
      <w:marRight w:val="0"/>
      <w:marTop w:val="0"/>
      <w:marBottom w:val="0"/>
      <w:divBdr>
        <w:top w:val="none" w:sz="0" w:space="0" w:color="auto"/>
        <w:left w:val="none" w:sz="0" w:space="0" w:color="auto"/>
        <w:bottom w:val="none" w:sz="0" w:space="0" w:color="auto"/>
        <w:right w:val="none" w:sz="0" w:space="0" w:color="auto"/>
      </w:divBdr>
    </w:div>
    <w:div w:id="1600719915">
      <w:bodyDiv w:val="1"/>
      <w:marLeft w:val="0"/>
      <w:marRight w:val="0"/>
      <w:marTop w:val="0"/>
      <w:marBottom w:val="0"/>
      <w:divBdr>
        <w:top w:val="none" w:sz="0" w:space="0" w:color="auto"/>
        <w:left w:val="none" w:sz="0" w:space="0" w:color="auto"/>
        <w:bottom w:val="none" w:sz="0" w:space="0" w:color="auto"/>
        <w:right w:val="none" w:sz="0" w:space="0" w:color="auto"/>
      </w:divBdr>
    </w:div>
    <w:div w:id="1601182456">
      <w:bodyDiv w:val="1"/>
      <w:marLeft w:val="0"/>
      <w:marRight w:val="0"/>
      <w:marTop w:val="0"/>
      <w:marBottom w:val="0"/>
      <w:divBdr>
        <w:top w:val="none" w:sz="0" w:space="0" w:color="auto"/>
        <w:left w:val="none" w:sz="0" w:space="0" w:color="auto"/>
        <w:bottom w:val="none" w:sz="0" w:space="0" w:color="auto"/>
        <w:right w:val="none" w:sz="0" w:space="0" w:color="auto"/>
      </w:divBdr>
    </w:div>
    <w:div w:id="1602299010">
      <w:bodyDiv w:val="1"/>
      <w:marLeft w:val="0"/>
      <w:marRight w:val="0"/>
      <w:marTop w:val="0"/>
      <w:marBottom w:val="0"/>
      <w:divBdr>
        <w:top w:val="none" w:sz="0" w:space="0" w:color="auto"/>
        <w:left w:val="none" w:sz="0" w:space="0" w:color="auto"/>
        <w:bottom w:val="none" w:sz="0" w:space="0" w:color="auto"/>
        <w:right w:val="none" w:sz="0" w:space="0" w:color="auto"/>
      </w:divBdr>
    </w:div>
    <w:div w:id="1602492199">
      <w:bodyDiv w:val="1"/>
      <w:marLeft w:val="0"/>
      <w:marRight w:val="0"/>
      <w:marTop w:val="0"/>
      <w:marBottom w:val="0"/>
      <w:divBdr>
        <w:top w:val="none" w:sz="0" w:space="0" w:color="auto"/>
        <w:left w:val="none" w:sz="0" w:space="0" w:color="auto"/>
        <w:bottom w:val="none" w:sz="0" w:space="0" w:color="auto"/>
        <w:right w:val="none" w:sz="0" w:space="0" w:color="auto"/>
      </w:divBdr>
    </w:div>
    <w:div w:id="1602645343">
      <w:bodyDiv w:val="1"/>
      <w:marLeft w:val="0"/>
      <w:marRight w:val="0"/>
      <w:marTop w:val="0"/>
      <w:marBottom w:val="0"/>
      <w:divBdr>
        <w:top w:val="none" w:sz="0" w:space="0" w:color="auto"/>
        <w:left w:val="none" w:sz="0" w:space="0" w:color="auto"/>
        <w:bottom w:val="none" w:sz="0" w:space="0" w:color="auto"/>
        <w:right w:val="none" w:sz="0" w:space="0" w:color="auto"/>
      </w:divBdr>
    </w:div>
    <w:div w:id="1602910570">
      <w:bodyDiv w:val="1"/>
      <w:marLeft w:val="0"/>
      <w:marRight w:val="0"/>
      <w:marTop w:val="0"/>
      <w:marBottom w:val="0"/>
      <w:divBdr>
        <w:top w:val="none" w:sz="0" w:space="0" w:color="auto"/>
        <w:left w:val="none" w:sz="0" w:space="0" w:color="auto"/>
        <w:bottom w:val="none" w:sz="0" w:space="0" w:color="auto"/>
        <w:right w:val="none" w:sz="0" w:space="0" w:color="auto"/>
      </w:divBdr>
    </w:div>
    <w:div w:id="1603301233">
      <w:bodyDiv w:val="1"/>
      <w:marLeft w:val="0"/>
      <w:marRight w:val="0"/>
      <w:marTop w:val="0"/>
      <w:marBottom w:val="0"/>
      <w:divBdr>
        <w:top w:val="none" w:sz="0" w:space="0" w:color="auto"/>
        <w:left w:val="none" w:sz="0" w:space="0" w:color="auto"/>
        <w:bottom w:val="none" w:sz="0" w:space="0" w:color="auto"/>
        <w:right w:val="none" w:sz="0" w:space="0" w:color="auto"/>
      </w:divBdr>
    </w:div>
    <w:div w:id="1604263146">
      <w:bodyDiv w:val="1"/>
      <w:marLeft w:val="0"/>
      <w:marRight w:val="0"/>
      <w:marTop w:val="0"/>
      <w:marBottom w:val="0"/>
      <w:divBdr>
        <w:top w:val="none" w:sz="0" w:space="0" w:color="auto"/>
        <w:left w:val="none" w:sz="0" w:space="0" w:color="auto"/>
        <w:bottom w:val="none" w:sz="0" w:space="0" w:color="auto"/>
        <w:right w:val="none" w:sz="0" w:space="0" w:color="auto"/>
      </w:divBdr>
    </w:div>
    <w:div w:id="1604611543">
      <w:bodyDiv w:val="1"/>
      <w:marLeft w:val="0"/>
      <w:marRight w:val="0"/>
      <w:marTop w:val="0"/>
      <w:marBottom w:val="0"/>
      <w:divBdr>
        <w:top w:val="none" w:sz="0" w:space="0" w:color="auto"/>
        <w:left w:val="none" w:sz="0" w:space="0" w:color="auto"/>
        <w:bottom w:val="none" w:sz="0" w:space="0" w:color="auto"/>
        <w:right w:val="none" w:sz="0" w:space="0" w:color="auto"/>
      </w:divBdr>
    </w:div>
    <w:div w:id="1605111457">
      <w:bodyDiv w:val="1"/>
      <w:marLeft w:val="0"/>
      <w:marRight w:val="0"/>
      <w:marTop w:val="0"/>
      <w:marBottom w:val="0"/>
      <w:divBdr>
        <w:top w:val="none" w:sz="0" w:space="0" w:color="auto"/>
        <w:left w:val="none" w:sz="0" w:space="0" w:color="auto"/>
        <w:bottom w:val="none" w:sz="0" w:space="0" w:color="auto"/>
        <w:right w:val="none" w:sz="0" w:space="0" w:color="auto"/>
      </w:divBdr>
    </w:div>
    <w:div w:id="1605308384">
      <w:bodyDiv w:val="1"/>
      <w:marLeft w:val="0"/>
      <w:marRight w:val="0"/>
      <w:marTop w:val="0"/>
      <w:marBottom w:val="0"/>
      <w:divBdr>
        <w:top w:val="none" w:sz="0" w:space="0" w:color="auto"/>
        <w:left w:val="none" w:sz="0" w:space="0" w:color="auto"/>
        <w:bottom w:val="none" w:sz="0" w:space="0" w:color="auto"/>
        <w:right w:val="none" w:sz="0" w:space="0" w:color="auto"/>
      </w:divBdr>
    </w:div>
    <w:div w:id="1605576462">
      <w:bodyDiv w:val="1"/>
      <w:marLeft w:val="0"/>
      <w:marRight w:val="0"/>
      <w:marTop w:val="0"/>
      <w:marBottom w:val="0"/>
      <w:divBdr>
        <w:top w:val="none" w:sz="0" w:space="0" w:color="auto"/>
        <w:left w:val="none" w:sz="0" w:space="0" w:color="auto"/>
        <w:bottom w:val="none" w:sz="0" w:space="0" w:color="auto"/>
        <w:right w:val="none" w:sz="0" w:space="0" w:color="auto"/>
      </w:divBdr>
    </w:div>
    <w:div w:id="1606037576">
      <w:bodyDiv w:val="1"/>
      <w:marLeft w:val="0"/>
      <w:marRight w:val="0"/>
      <w:marTop w:val="0"/>
      <w:marBottom w:val="0"/>
      <w:divBdr>
        <w:top w:val="none" w:sz="0" w:space="0" w:color="auto"/>
        <w:left w:val="none" w:sz="0" w:space="0" w:color="auto"/>
        <w:bottom w:val="none" w:sz="0" w:space="0" w:color="auto"/>
        <w:right w:val="none" w:sz="0" w:space="0" w:color="auto"/>
      </w:divBdr>
    </w:div>
    <w:div w:id="1606422063">
      <w:bodyDiv w:val="1"/>
      <w:marLeft w:val="0"/>
      <w:marRight w:val="0"/>
      <w:marTop w:val="0"/>
      <w:marBottom w:val="0"/>
      <w:divBdr>
        <w:top w:val="none" w:sz="0" w:space="0" w:color="auto"/>
        <w:left w:val="none" w:sz="0" w:space="0" w:color="auto"/>
        <w:bottom w:val="none" w:sz="0" w:space="0" w:color="auto"/>
        <w:right w:val="none" w:sz="0" w:space="0" w:color="auto"/>
      </w:divBdr>
    </w:div>
    <w:div w:id="1606696652">
      <w:bodyDiv w:val="1"/>
      <w:marLeft w:val="0"/>
      <w:marRight w:val="0"/>
      <w:marTop w:val="0"/>
      <w:marBottom w:val="0"/>
      <w:divBdr>
        <w:top w:val="none" w:sz="0" w:space="0" w:color="auto"/>
        <w:left w:val="none" w:sz="0" w:space="0" w:color="auto"/>
        <w:bottom w:val="none" w:sz="0" w:space="0" w:color="auto"/>
        <w:right w:val="none" w:sz="0" w:space="0" w:color="auto"/>
      </w:divBdr>
    </w:div>
    <w:div w:id="1607076243">
      <w:bodyDiv w:val="1"/>
      <w:marLeft w:val="0"/>
      <w:marRight w:val="0"/>
      <w:marTop w:val="0"/>
      <w:marBottom w:val="0"/>
      <w:divBdr>
        <w:top w:val="none" w:sz="0" w:space="0" w:color="auto"/>
        <w:left w:val="none" w:sz="0" w:space="0" w:color="auto"/>
        <w:bottom w:val="none" w:sz="0" w:space="0" w:color="auto"/>
        <w:right w:val="none" w:sz="0" w:space="0" w:color="auto"/>
      </w:divBdr>
    </w:div>
    <w:div w:id="1607542325">
      <w:bodyDiv w:val="1"/>
      <w:marLeft w:val="0"/>
      <w:marRight w:val="0"/>
      <w:marTop w:val="0"/>
      <w:marBottom w:val="0"/>
      <w:divBdr>
        <w:top w:val="none" w:sz="0" w:space="0" w:color="auto"/>
        <w:left w:val="none" w:sz="0" w:space="0" w:color="auto"/>
        <w:bottom w:val="none" w:sz="0" w:space="0" w:color="auto"/>
        <w:right w:val="none" w:sz="0" w:space="0" w:color="auto"/>
      </w:divBdr>
    </w:div>
    <w:div w:id="1607810057">
      <w:bodyDiv w:val="1"/>
      <w:marLeft w:val="0"/>
      <w:marRight w:val="0"/>
      <w:marTop w:val="0"/>
      <w:marBottom w:val="0"/>
      <w:divBdr>
        <w:top w:val="none" w:sz="0" w:space="0" w:color="auto"/>
        <w:left w:val="none" w:sz="0" w:space="0" w:color="auto"/>
        <w:bottom w:val="none" w:sz="0" w:space="0" w:color="auto"/>
        <w:right w:val="none" w:sz="0" w:space="0" w:color="auto"/>
      </w:divBdr>
    </w:div>
    <w:div w:id="1607811037">
      <w:bodyDiv w:val="1"/>
      <w:marLeft w:val="0"/>
      <w:marRight w:val="0"/>
      <w:marTop w:val="0"/>
      <w:marBottom w:val="0"/>
      <w:divBdr>
        <w:top w:val="none" w:sz="0" w:space="0" w:color="auto"/>
        <w:left w:val="none" w:sz="0" w:space="0" w:color="auto"/>
        <w:bottom w:val="none" w:sz="0" w:space="0" w:color="auto"/>
        <w:right w:val="none" w:sz="0" w:space="0" w:color="auto"/>
      </w:divBdr>
    </w:div>
    <w:div w:id="1607812391">
      <w:bodyDiv w:val="1"/>
      <w:marLeft w:val="0"/>
      <w:marRight w:val="0"/>
      <w:marTop w:val="0"/>
      <w:marBottom w:val="0"/>
      <w:divBdr>
        <w:top w:val="none" w:sz="0" w:space="0" w:color="auto"/>
        <w:left w:val="none" w:sz="0" w:space="0" w:color="auto"/>
        <w:bottom w:val="none" w:sz="0" w:space="0" w:color="auto"/>
        <w:right w:val="none" w:sz="0" w:space="0" w:color="auto"/>
      </w:divBdr>
      <w:divsChild>
        <w:div w:id="194780686">
          <w:marLeft w:val="640"/>
          <w:marRight w:val="0"/>
          <w:marTop w:val="0"/>
          <w:marBottom w:val="0"/>
          <w:divBdr>
            <w:top w:val="none" w:sz="0" w:space="0" w:color="auto"/>
            <w:left w:val="none" w:sz="0" w:space="0" w:color="auto"/>
            <w:bottom w:val="none" w:sz="0" w:space="0" w:color="auto"/>
            <w:right w:val="none" w:sz="0" w:space="0" w:color="auto"/>
          </w:divBdr>
        </w:div>
        <w:div w:id="256182908">
          <w:marLeft w:val="640"/>
          <w:marRight w:val="0"/>
          <w:marTop w:val="0"/>
          <w:marBottom w:val="0"/>
          <w:divBdr>
            <w:top w:val="none" w:sz="0" w:space="0" w:color="auto"/>
            <w:left w:val="none" w:sz="0" w:space="0" w:color="auto"/>
            <w:bottom w:val="none" w:sz="0" w:space="0" w:color="auto"/>
            <w:right w:val="none" w:sz="0" w:space="0" w:color="auto"/>
          </w:divBdr>
        </w:div>
        <w:div w:id="366564978">
          <w:marLeft w:val="640"/>
          <w:marRight w:val="0"/>
          <w:marTop w:val="0"/>
          <w:marBottom w:val="0"/>
          <w:divBdr>
            <w:top w:val="none" w:sz="0" w:space="0" w:color="auto"/>
            <w:left w:val="none" w:sz="0" w:space="0" w:color="auto"/>
            <w:bottom w:val="none" w:sz="0" w:space="0" w:color="auto"/>
            <w:right w:val="none" w:sz="0" w:space="0" w:color="auto"/>
          </w:divBdr>
        </w:div>
        <w:div w:id="718357408">
          <w:marLeft w:val="640"/>
          <w:marRight w:val="0"/>
          <w:marTop w:val="0"/>
          <w:marBottom w:val="0"/>
          <w:divBdr>
            <w:top w:val="none" w:sz="0" w:space="0" w:color="auto"/>
            <w:left w:val="none" w:sz="0" w:space="0" w:color="auto"/>
            <w:bottom w:val="none" w:sz="0" w:space="0" w:color="auto"/>
            <w:right w:val="none" w:sz="0" w:space="0" w:color="auto"/>
          </w:divBdr>
        </w:div>
        <w:div w:id="1163660114">
          <w:marLeft w:val="640"/>
          <w:marRight w:val="0"/>
          <w:marTop w:val="0"/>
          <w:marBottom w:val="0"/>
          <w:divBdr>
            <w:top w:val="none" w:sz="0" w:space="0" w:color="auto"/>
            <w:left w:val="none" w:sz="0" w:space="0" w:color="auto"/>
            <w:bottom w:val="none" w:sz="0" w:space="0" w:color="auto"/>
            <w:right w:val="none" w:sz="0" w:space="0" w:color="auto"/>
          </w:divBdr>
        </w:div>
        <w:div w:id="1232932956">
          <w:marLeft w:val="640"/>
          <w:marRight w:val="0"/>
          <w:marTop w:val="0"/>
          <w:marBottom w:val="0"/>
          <w:divBdr>
            <w:top w:val="none" w:sz="0" w:space="0" w:color="auto"/>
            <w:left w:val="none" w:sz="0" w:space="0" w:color="auto"/>
            <w:bottom w:val="none" w:sz="0" w:space="0" w:color="auto"/>
            <w:right w:val="none" w:sz="0" w:space="0" w:color="auto"/>
          </w:divBdr>
        </w:div>
        <w:div w:id="1240554322">
          <w:marLeft w:val="640"/>
          <w:marRight w:val="0"/>
          <w:marTop w:val="0"/>
          <w:marBottom w:val="0"/>
          <w:divBdr>
            <w:top w:val="none" w:sz="0" w:space="0" w:color="auto"/>
            <w:left w:val="none" w:sz="0" w:space="0" w:color="auto"/>
            <w:bottom w:val="none" w:sz="0" w:space="0" w:color="auto"/>
            <w:right w:val="none" w:sz="0" w:space="0" w:color="auto"/>
          </w:divBdr>
        </w:div>
        <w:div w:id="1451046280">
          <w:marLeft w:val="640"/>
          <w:marRight w:val="0"/>
          <w:marTop w:val="0"/>
          <w:marBottom w:val="0"/>
          <w:divBdr>
            <w:top w:val="none" w:sz="0" w:space="0" w:color="auto"/>
            <w:left w:val="none" w:sz="0" w:space="0" w:color="auto"/>
            <w:bottom w:val="none" w:sz="0" w:space="0" w:color="auto"/>
            <w:right w:val="none" w:sz="0" w:space="0" w:color="auto"/>
          </w:divBdr>
        </w:div>
        <w:div w:id="1672104523">
          <w:marLeft w:val="640"/>
          <w:marRight w:val="0"/>
          <w:marTop w:val="0"/>
          <w:marBottom w:val="0"/>
          <w:divBdr>
            <w:top w:val="none" w:sz="0" w:space="0" w:color="auto"/>
            <w:left w:val="none" w:sz="0" w:space="0" w:color="auto"/>
            <w:bottom w:val="none" w:sz="0" w:space="0" w:color="auto"/>
            <w:right w:val="none" w:sz="0" w:space="0" w:color="auto"/>
          </w:divBdr>
        </w:div>
        <w:div w:id="1898935836">
          <w:marLeft w:val="640"/>
          <w:marRight w:val="0"/>
          <w:marTop w:val="0"/>
          <w:marBottom w:val="0"/>
          <w:divBdr>
            <w:top w:val="none" w:sz="0" w:space="0" w:color="auto"/>
            <w:left w:val="none" w:sz="0" w:space="0" w:color="auto"/>
            <w:bottom w:val="none" w:sz="0" w:space="0" w:color="auto"/>
            <w:right w:val="none" w:sz="0" w:space="0" w:color="auto"/>
          </w:divBdr>
        </w:div>
      </w:divsChild>
    </w:div>
    <w:div w:id="1608082021">
      <w:bodyDiv w:val="1"/>
      <w:marLeft w:val="0"/>
      <w:marRight w:val="0"/>
      <w:marTop w:val="0"/>
      <w:marBottom w:val="0"/>
      <w:divBdr>
        <w:top w:val="none" w:sz="0" w:space="0" w:color="auto"/>
        <w:left w:val="none" w:sz="0" w:space="0" w:color="auto"/>
        <w:bottom w:val="none" w:sz="0" w:space="0" w:color="auto"/>
        <w:right w:val="none" w:sz="0" w:space="0" w:color="auto"/>
      </w:divBdr>
    </w:div>
    <w:div w:id="1608543306">
      <w:bodyDiv w:val="1"/>
      <w:marLeft w:val="0"/>
      <w:marRight w:val="0"/>
      <w:marTop w:val="0"/>
      <w:marBottom w:val="0"/>
      <w:divBdr>
        <w:top w:val="none" w:sz="0" w:space="0" w:color="auto"/>
        <w:left w:val="none" w:sz="0" w:space="0" w:color="auto"/>
        <w:bottom w:val="none" w:sz="0" w:space="0" w:color="auto"/>
        <w:right w:val="none" w:sz="0" w:space="0" w:color="auto"/>
      </w:divBdr>
    </w:div>
    <w:div w:id="1609393387">
      <w:bodyDiv w:val="1"/>
      <w:marLeft w:val="0"/>
      <w:marRight w:val="0"/>
      <w:marTop w:val="0"/>
      <w:marBottom w:val="0"/>
      <w:divBdr>
        <w:top w:val="none" w:sz="0" w:space="0" w:color="auto"/>
        <w:left w:val="none" w:sz="0" w:space="0" w:color="auto"/>
        <w:bottom w:val="none" w:sz="0" w:space="0" w:color="auto"/>
        <w:right w:val="none" w:sz="0" w:space="0" w:color="auto"/>
      </w:divBdr>
    </w:div>
    <w:div w:id="1609465110">
      <w:bodyDiv w:val="1"/>
      <w:marLeft w:val="0"/>
      <w:marRight w:val="0"/>
      <w:marTop w:val="0"/>
      <w:marBottom w:val="0"/>
      <w:divBdr>
        <w:top w:val="none" w:sz="0" w:space="0" w:color="auto"/>
        <w:left w:val="none" w:sz="0" w:space="0" w:color="auto"/>
        <w:bottom w:val="none" w:sz="0" w:space="0" w:color="auto"/>
        <w:right w:val="none" w:sz="0" w:space="0" w:color="auto"/>
      </w:divBdr>
    </w:div>
    <w:div w:id="1611400045">
      <w:bodyDiv w:val="1"/>
      <w:marLeft w:val="0"/>
      <w:marRight w:val="0"/>
      <w:marTop w:val="0"/>
      <w:marBottom w:val="0"/>
      <w:divBdr>
        <w:top w:val="none" w:sz="0" w:space="0" w:color="auto"/>
        <w:left w:val="none" w:sz="0" w:space="0" w:color="auto"/>
        <w:bottom w:val="none" w:sz="0" w:space="0" w:color="auto"/>
        <w:right w:val="none" w:sz="0" w:space="0" w:color="auto"/>
      </w:divBdr>
    </w:div>
    <w:div w:id="1612004800">
      <w:bodyDiv w:val="1"/>
      <w:marLeft w:val="0"/>
      <w:marRight w:val="0"/>
      <w:marTop w:val="0"/>
      <w:marBottom w:val="0"/>
      <w:divBdr>
        <w:top w:val="none" w:sz="0" w:space="0" w:color="auto"/>
        <w:left w:val="none" w:sz="0" w:space="0" w:color="auto"/>
        <w:bottom w:val="none" w:sz="0" w:space="0" w:color="auto"/>
        <w:right w:val="none" w:sz="0" w:space="0" w:color="auto"/>
      </w:divBdr>
    </w:div>
    <w:div w:id="1613588044">
      <w:bodyDiv w:val="1"/>
      <w:marLeft w:val="0"/>
      <w:marRight w:val="0"/>
      <w:marTop w:val="0"/>
      <w:marBottom w:val="0"/>
      <w:divBdr>
        <w:top w:val="none" w:sz="0" w:space="0" w:color="auto"/>
        <w:left w:val="none" w:sz="0" w:space="0" w:color="auto"/>
        <w:bottom w:val="none" w:sz="0" w:space="0" w:color="auto"/>
        <w:right w:val="none" w:sz="0" w:space="0" w:color="auto"/>
      </w:divBdr>
    </w:div>
    <w:div w:id="1613895900">
      <w:bodyDiv w:val="1"/>
      <w:marLeft w:val="0"/>
      <w:marRight w:val="0"/>
      <w:marTop w:val="0"/>
      <w:marBottom w:val="0"/>
      <w:divBdr>
        <w:top w:val="none" w:sz="0" w:space="0" w:color="auto"/>
        <w:left w:val="none" w:sz="0" w:space="0" w:color="auto"/>
        <w:bottom w:val="none" w:sz="0" w:space="0" w:color="auto"/>
        <w:right w:val="none" w:sz="0" w:space="0" w:color="auto"/>
      </w:divBdr>
    </w:div>
    <w:div w:id="1614166700">
      <w:bodyDiv w:val="1"/>
      <w:marLeft w:val="0"/>
      <w:marRight w:val="0"/>
      <w:marTop w:val="0"/>
      <w:marBottom w:val="0"/>
      <w:divBdr>
        <w:top w:val="none" w:sz="0" w:space="0" w:color="auto"/>
        <w:left w:val="none" w:sz="0" w:space="0" w:color="auto"/>
        <w:bottom w:val="none" w:sz="0" w:space="0" w:color="auto"/>
        <w:right w:val="none" w:sz="0" w:space="0" w:color="auto"/>
      </w:divBdr>
    </w:div>
    <w:div w:id="1615944027">
      <w:bodyDiv w:val="1"/>
      <w:marLeft w:val="0"/>
      <w:marRight w:val="0"/>
      <w:marTop w:val="0"/>
      <w:marBottom w:val="0"/>
      <w:divBdr>
        <w:top w:val="none" w:sz="0" w:space="0" w:color="auto"/>
        <w:left w:val="none" w:sz="0" w:space="0" w:color="auto"/>
        <w:bottom w:val="none" w:sz="0" w:space="0" w:color="auto"/>
        <w:right w:val="none" w:sz="0" w:space="0" w:color="auto"/>
      </w:divBdr>
    </w:div>
    <w:div w:id="1616138060">
      <w:bodyDiv w:val="1"/>
      <w:marLeft w:val="0"/>
      <w:marRight w:val="0"/>
      <w:marTop w:val="0"/>
      <w:marBottom w:val="0"/>
      <w:divBdr>
        <w:top w:val="none" w:sz="0" w:space="0" w:color="auto"/>
        <w:left w:val="none" w:sz="0" w:space="0" w:color="auto"/>
        <w:bottom w:val="none" w:sz="0" w:space="0" w:color="auto"/>
        <w:right w:val="none" w:sz="0" w:space="0" w:color="auto"/>
      </w:divBdr>
    </w:div>
    <w:div w:id="1617105096">
      <w:bodyDiv w:val="1"/>
      <w:marLeft w:val="0"/>
      <w:marRight w:val="0"/>
      <w:marTop w:val="0"/>
      <w:marBottom w:val="0"/>
      <w:divBdr>
        <w:top w:val="none" w:sz="0" w:space="0" w:color="auto"/>
        <w:left w:val="none" w:sz="0" w:space="0" w:color="auto"/>
        <w:bottom w:val="none" w:sz="0" w:space="0" w:color="auto"/>
        <w:right w:val="none" w:sz="0" w:space="0" w:color="auto"/>
      </w:divBdr>
    </w:div>
    <w:div w:id="1617713607">
      <w:bodyDiv w:val="1"/>
      <w:marLeft w:val="0"/>
      <w:marRight w:val="0"/>
      <w:marTop w:val="0"/>
      <w:marBottom w:val="0"/>
      <w:divBdr>
        <w:top w:val="none" w:sz="0" w:space="0" w:color="auto"/>
        <w:left w:val="none" w:sz="0" w:space="0" w:color="auto"/>
        <w:bottom w:val="none" w:sz="0" w:space="0" w:color="auto"/>
        <w:right w:val="none" w:sz="0" w:space="0" w:color="auto"/>
      </w:divBdr>
    </w:div>
    <w:div w:id="1617827519">
      <w:bodyDiv w:val="1"/>
      <w:marLeft w:val="0"/>
      <w:marRight w:val="0"/>
      <w:marTop w:val="0"/>
      <w:marBottom w:val="0"/>
      <w:divBdr>
        <w:top w:val="none" w:sz="0" w:space="0" w:color="auto"/>
        <w:left w:val="none" w:sz="0" w:space="0" w:color="auto"/>
        <w:bottom w:val="none" w:sz="0" w:space="0" w:color="auto"/>
        <w:right w:val="none" w:sz="0" w:space="0" w:color="auto"/>
      </w:divBdr>
    </w:div>
    <w:div w:id="1618416344">
      <w:bodyDiv w:val="1"/>
      <w:marLeft w:val="0"/>
      <w:marRight w:val="0"/>
      <w:marTop w:val="0"/>
      <w:marBottom w:val="0"/>
      <w:divBdr>
        <w:top w:val="none" w:sz="0" w:space="0" w:color="auto"/>
        <w:left w:val="none" w:sz="0" w:space="0" w:color="auto"/>
        <w:bottom w:val="none" w:sz="0" w:space="0" w:color="auto"/>
        <w:right w:val="none" w:sz="0" w:space="0" w:color="auto"/>
      </w:divBdr>
      <w:divsChild>
        <w:div w:id="69931048">
          <w:marLeft w:val="640"/>
          <w:marRight w:val="0"/>
          <w:marTop w:val="0"/>
          <w:marBottom w:val="0"/>
          <w:divBdr>
            <w:top w:val="none" w:sz="0" w:space="0" w:color="auto"/>
            <w:left w:val="none" w:sz="0" w:space="0" w:color="auto"/>
            <w:bottom w:val="none" w:sz="0" w:space="0" w:color="auto"/>
            <w:right w:val="none" w:sz="0" w:space="0" w:color="auto"/>
          </w:divBdr>
        </w:div>
        <w:div w:id="189413251">
          <w:marLeft w:val="640"/>
          <w:marRight w:val="0"/>
          <w:marTop w:val="0"/>
          <w:marBottom w:val="0"/>
          <w:divBdr>
            <w:top w:val="none" w:sz="0" w:space="0" w:color="auto"/>
            <w:left w:val="none" w:sz="0" w:space="0" w:color="auto"/>
            <w:bottom w:val="none" w:sz="0" w:space="0" w:color="auto"/>
            <w:right w:val="none" w:sz="0" w:space="0" w:color="auto"/>
          </w:divBdr>
        </w:div>
        <w:div w:id="235633239">
          <w:marLeft w:val="640"/>
          <w:marRight w:val="0"/>
          <w:marTop w:val="0"/>
          <w:marBottom w:val="0"/>
          <w:divBdr>
            <w:top w:val="none" w:sz="0" w:space="0" w:color="auto"/>
            <w:left w:val="none" w:sz="0" w:space="0" w:color="auto"/>
            <w:bottom w:val="none" w:sz="0" w:space="0" w:color="auto"/>
            <w:right w:val="none" w:sz="0" w:space="0" w:color="auto"/>
          </w:divBdr>
        </w:div>
        <w:div w:id="295449488">
          <w:marLeft w:val="640"/>
          <w:marRight w:val="0"/>
          <w:marTop w:val="0"/>
          <w:marBottom w:val="0"/>
          <w:divBdr>
            <w:top w:val="none" w:sz="0" w:space="0" w:color="auto"/>
            <w:left w:val="none" w:sz="0" w:space="0" w:color="auto"/>
            <w:bottom w:val="none" w:sz="0" w:space="0" w:color="auto"/>
            <w:right w:val="none" w:sz="0" w:space="0" w:color="auto"/>
          </w:divBdr>
        </w:div>
        <w:div w:id="397090801">
          <w:marLeft w:val="640"/>
          <w:marRight w:val="0"/>
          <w:marTop w:val="0"/>
          <w:marBottom w:val="0"/>
          <w:divBdr>
            <w:top w:val="none" w:sz="0" w:space="0" w:color="auto"/>
            <w:left w:val="none" w:sz="0" w:space="0" w:color="auto"/>
            <w:bottom w:val="none" w:sz="0" w:space="0" w:color="auto"/>
            <w:right w:val="none" w:sz="0" w:space="0" w:color="auto"/>
          </w:divBdr>
        </w:div>
        <w:div w:id="467943429">
          <w:marLeft w:val="640"/>
          <w:marRight w:val="0"/>
          <w:marTop w:val="0"/>
          <w:marBottom w:val="0"/>
          <w:divBdr>
            <w:top w:val="none" w:sz="0" w:space="0" w:color="auto"/>
            <w:left w:val="none" w:sz="0" w:space="0" w:color="auto"/>
            <w:bottom w:val="none" w:sz="0" w:space="0" w:color="auto"/>
            <w:right w:val="none" w:sz="0" w:space="0" w:color="auto"/>
          </w:divBdr>
        </w:div>
        <w:div w:id="504321698">
          <w:marLeft w:val="640"/>
          <w:marRight w:val="0"/>
          <w:marTop w:val="0"/>
          <w:marBottom w:val="0"/>
          <w:divBdr>
            <w:top w:val="none" w:sz="0" w:space="0" w:color="auto"/>
            <w:left w:val="none" w:sz="0" w:space="0" w:color="auto"/>
            <w:bottom w:val="none" w:sz="0" w:space="0" w:color="auto"/>
            <w:right w:val="none" w:sz="0" w:space="0" w:color="auto"/>
          </w:divBdr>
        </w:div>
        <w:div w:id="515927259">
          <w:marLeft w:val="640"/>
          <w:marRight w:val="0"/>
          <w:marTop w:val="0"/>
          <w:marBottom w:val="0"/>
          <w:divBdr>
            <w:top w:val="none" w:sz="0" w:space="0" w:color="auto"/>
            <w:left w:val="none" w:sz="0" w:space="0" w:color="auto"/>
            <w:bottom w:val="none" w:sz="0" w:space="0" w:color="auto"/>
            <w:right w:val="none" w:sz="0" w:space="0" w:color="auto"/>
          </w:divBdr>
        </w:div>
        <w:div w:id="602108196">
          <w:marLeft w:val="640"/>
          <w:marRight w:val="0"/>
          <w:marTop w:val="0"/>
          <w:marBottom w:val="0"/>
          <w:divBdr>
            <w:top w:val="none" w:sz="0" w:space="0" w:color="auto"/>
            <w:left w:val="none" w:sz="0" w:space="0" w:color="auto"/>
            <w:bottom w:val="none" w:sz="0" w:space="0" w:color="auto"/>
            <w:right w:val="none" w:sz="0" w:space="0" w:color="auto"/>
          </w:divBdr>
        </w:div>
        <w:div w:id="675572520">
          <w:marLeft w:val="640"/>
          <w:marRight w:val="0"/>
          <w:marTop w:val="0"/>
          <w:marBottom w:val="0"/>
          <w:divBdr>
            <w:top w:val="none" w:sz="0" w:space="0" w:color="auto"/>
            <w:left w:val="none" w:sz="0" w:space="0" w:color="auto"/>
            <w:bottom w:val="none" w:sz="0" w:space="0" w:color="auto"/>
            <w:right w:val="none" w:sz="0" w:space="0" w:color="auto"/>
          </w:divBdr>
        </w:div>
        <w:div w:id="756100860">
          <w:marLeft w:val="640"/>
          <w:marRight w:val="0"/>
          <w:marTop w:val="0"/>
          <w:marBottom w:val="0"/>
          <w:divBdr>
            <w:top w:val="none" w:sz="0" w:space="0" w:color="auto"/>
            <w:left w:val="none" w:sz="0" w:space="0" w:color="auto"/>
            <w:bottom w:val="none" w:sz="0" w:space="0" w:color="auto"/>
            <w:right w:val="none" w:sz="0" w:space="0" w:color="auto"/>
          </w:divBdr>
        </w:div>
        <w:div w:id="783840932">
          <w:marLeft w:val="640"/>
          <w:marRight w:val="0"/>
          <w:marTop w:val="0"/>
          <w:marBottom w:val="0"/>
          <w:divBdr>
            <w:top w:val="none" w:sz="0" w:space="0" w:color="auto"/>
            <w:left w:val="none" w:sz="0" w:space="0" w:color="auto"/>
            <w:bottom w:val="none" w:sz="0" w:space="0" w:color="auto"/>
            <w:right w:val="none" w:sz="0" w:space="0" w:color="auto"/>
          </w:divBdr>
        </w:div>
        <w:div w:id="1074746341">
          <w:marLeft w:val="640"/>
          <w:marRight w:val="0"/>
          <w:marTop w:val="0"/>
          <w:marBottom w:val="0"/>
          <w:divBdr>
            <w:top w:val="none" w:sz="0" w:space="0" w:color="auto"/>
            <w:left w:val="none" w:sz="0" w:space="0" w:color="auto"/>
            <w:bottom w:val="none" w:sz="0" w:space="0" w:color="auto"/>
            <w:right w:val="none" w:sz="0" w:space="0" w:color="auto"/>
          </w:divBdr>
        </w:div>
        <w:div w:id="1108542426">
          <w:marLeft w:val="640"/>
          <w:marRight w:val="0"/>
          <w:marTop w:val="0"/>
          <w:marBottom w:val="0"/>
          <w:divBdr>
            <w:top w:val="none" w:sz="0" w:space="0" w:color="auto"/>
            <w:left w:val="none" w:sz="0" w:space="0" w:color="auto"/>
            <w:bottom w:val="none" w:sz="0" w:space="0" w:color="auto"/>
            <w:right w:val="none" w:sz="0" w:space="0" w:color="auto"/>
          </w:divBdr>
        </w:div>
        <w:div w:id="1138307057">
          <w:marLeft w:val="640"/>
          <w:marRight w:val="0"/>
          <w:marTop w:val="0"/>
          <w:marBottom w:val="0"/>
          <w:divBdr>
            <w:top w:val="none" w:sz="0" w:space="0" w:color="auto"/>
            <w:left w:val="none" w:sz="0" w:space="0" w:color="auto"/>
            <w:bottom w:val="none" w:sz="0" w:space="0" w:color="auto"/>
            <w:right w:val="none" w:sz="0" w:space="0" w:color="auto"/>
          </w:divBdr>
        </w:div>
        <w:div w:id="1226794581">
          <w:marLeft w:val="640"/>
          <w:marRight w:val="0"/>
          <w:marTop w:val="0"/>
          <w:marBottom w:val="0"/>
          <w:divBdr>
            <w:top w:val="none" w:sz="0" w:space="0" w:color="auto"/>
            <w:left w:val="none" w:sz="0" w:space="0" w:color="auto"/>
            <w:bottom w:val="none" w:sz="0" w:space="0" w:color="auto"/>
            <w:right w:val="none" w:sz="0" w:space="0" w:color="auto"/>
          </w:divBdr>
        </w:div>
        <w:div w:id="1764300362">
          <w:marLeft w:val="640"/>
          <w:marRight w:val="0"/>
          <w:marTop w:val="0"/>
          <w:marBottom w:val="0"/>
          <w:divBdr>
            <w:top w:val="none" w:sz="0" w:space="0" w:color="auto"/>
            <w:left w:val="none" w:sz="0" w:space="0" w:color="auto"/>
            <w:bottom w:val="none" w:sz="0" w:space="0" w:color="auto"/>
            <w:right w:val="none" w:sz="0" w:space="0" w:color="auto"/>
          </w:divBdr>
        </w:div>
        <w:div w:id="1792749050">
          <w:marLeft w:val="640"/>
          <w:marRight w:val="0"/>
          <w:marTop w:val="0"/>
          <w:marBottom w:val="0"/>
          <w:divBdr>
            <w:top w:val="none" w:sz="0" w:space="0" w:color="auto"/>
            <w:left w:val="none" w:sz="0" w:space="0" w:color="auto"/>
            <w:bottom w:val="none" w:sz="0" w:space="0" w:color="auto"/>
            <w:right w:val="none" w:sz="0" w:space="0" w:color="auto"/>
          </w:divBdr>
        </w:div>
        <w:div w:id="2037806196">
          <w:marLeft w:val="640"/>
          <w:marRight w:val="0"/>
          <w:marTop w:val="0"/>
          <w:marBottom w:val="0"/>
          <w:divBdr>
            <w:top w:val="none" w:sz="0" w:space="0" w:color="auto"/>
            <w:left w:val="none" w:sz="0" w:space="0" w:color="auto"/>
            <w:bottom w:val="none" w:sz="0" w:space="0" w:color="auto"/>
            <w:right w:val="none" w:sz="0" w:space="0" w:color="auto"/>
          </w:divBdr>
        </w:div>
      </w:divsChild>
    </w:div>
    <w:div w:id="1618486322">
      <w:bodyDiv w:val="1"/>
      <w:marLeft w:val="0"/>
      <w:marRight w:val="0"/>
      <w:marTop w:val="0"/>
      <w:marBottom w:val="0"/>
      <w:divBdr>
        <w:top w:val="none" w:sz="0" w:space="0" w:color="auto"/>
        <w:left w:val="none" w:sz="0" w:space="0" w:color="auto"/>
        <w:bottom w:val="none" w:sz="0" w:space="0" w:color="auto"/>
        <w:right w:val="none" w:sz="0" w:space="0" w:color="auto"/>
      </w:divBdr>
    </w:div>
    <w:div w:id="1618565934">
      <w:bodyDiv w:val="1"/>
      <w:marLeft w:val="0"/>
      <w:marRight w:val="0"/>
      <w:marTop w:val="0"/>
      <w:marBottom w:val="0"/>
      <w:divBdr>
        <w:top w:val="none" w:sz="0" w:space="0" w:color="auto"/>
        <w:left w:val="none" w:sz="0" w:space="0" w:color="auto"/>
        <w:bottom w:val="none" w:sz="0" w:space="0" w:color="auto"/>
        <w:right w:val="none" w:sz="0" w:space="0" w:color="auto"/>
      </w:divBdr>
    </w:div>
    <w:div w:id="1618684962">
      <w:bodyDiv w:val="1"/>
      <w:marLeft w:val="0"/>
      <w:marRight w:val="0"/>
      <w:marTop w:val="0"/>
      <w:marBottom w:val="0"/>
      <w:divBdr>
        <w:top w:val="none" w:sz="0" w:space="0" w:color="auto"/>
        <w:left w:val="none" w:sz="0" w:space="0" w:color="auto"/>
        <w:bottom w:val="none" w:sz="0" w:space="0" w:color="auto"/>
        <w:right w:val="none" w:sz="0" w:space="0" w:color="auto"/>
      </w:divBdr>
    </w:div>
    <w:div w:id="1618947366">
      <w:bodyDiv w:val="1"/>
      <w:marLeft w:val="0"/>
      <w:marRight w:val="0"/>
      <w:marTop w:val="0"/>
      <w:marBottom w:val="0"/>
      <w:divBdr>
        <w:top w:val="none" w:sz="0" w:space="0" w:color="auto"/>
        <w:left w:val="none" w:sz="0" w:space="0" w:color="auto"/>
        <w:bottom w:val="none" w:sz="0" w:space="0" w:color="auto"/>
        <w:right w:val="none" w:sz="0" w:space="0" w:color="auto"/>
      </w:divBdr>
    </w:div>
    <w:div w:id="1620186918">
      <w:bodyDiv w:val="1"/>
      <w:marLeft w:val="0"/>
      <w:marRight w:val="0"/>
      <w:marTop w:val="0"/>
      <w:marBottom w:val="0"/>
      <w:divBdr>
        <w:top w:val="none" w:sz="0" w:space="0" w:color="auto"/>
        <w:left w:val="none" w:sz="0" w:space="0" w:color="auto"/>
        <w:bottom w:val="none" w:sz="0" w:space="0" w:color="auto"/>
        <w:right w:val="none" w:sz="0" w:space="0" w:color="auto"/>
      </w:divBdr>
    </w:div>
    <w:div w:id="1621180874">
      <w:bodyDiv w:val="1"/>
      <w:marLeft w:val="0"/>
      <w:marRight w:val="0"/>
      <w:marTop w:val="0"/>
      <w:marBottom w:val="0"/>
      <w:divBdr>
        <w:top w:val="none" w:sz="0" w:space="0" w:color="auto"/>
        <w:left w:val="none" w:sz="0" w:space="0" w:color="auto"/>
        <w:bottom w:val="none" w:sz="0" w:space="0" w:color="auto"/>
        <w:right w:val="none" w:sz="0" w:space="0" w:color="auto"/>
      </w:divBdr>
    </w:div>
    <w:div w:id="1622110922">
      <w:bodyDiv w:val="1"/>
      <w:marLeft w:val="0"/>
      <w:marRight w:val="0"/>
      <w:marTop w:val="0"/>
      <w:marBottom w:val="0"/>
      <w:divBdr>
        <w:top w:val="none" w:sz="0" w:space="0" w:color="auto"/>
        <w:left w:val="none" w:sz="0" w:space="0" w:color="auto"/>
        <w:bottom w:val="none" w:sz="0" w:space="0" w:color="auto"/>
        <w:right w:val="none" w:sz="0" w:space="0" w:color="auto"/>
      </w:divBdr>
    </w:div>
    <w:div w:id="1622606990">
      <w:bodyDiv w:val="1"/>
      <w:marLeft w:val="0"/>
      <w:marRight w:val="0"/>
      <w:marTop w:val="0"/>
      <w:marBottom w:val="0"/>
      <w:divBdr>
        <w:top w:val="none" w:sz="0" w:space="0" w:color="auto"/>
        <w:left w:val="none" w:sz="0" w:space="0" w:color="auto"/>
        <w:bottom w:val="none" w:sz="0" w:space="0" w:color="auto"/>
        <w:right w:val="none" w:sz="0" w:space="0" w:color="auto"/>
      </w:divBdr>
    </w:div>
    <w:div w:id="1623030043">
      <w:bodyDiv w:val="1"/>
      <w:marLeft w:val="0"/>
      <w:marRight w:val="0"/>
      <w:marTop w:val="0"/>
      <w:marBottom w:val="0"/>
      <w:divBdr>
        <w:top w:val="none" w:sz="0" w:space="0" w:color="auto"/>
        <w:left w:val="none" w:sz="0" w:space="0" w:color="auto"/>
        <w:bottom w:val="none" w:sz="0" w:space="0" w:color="auto"/>
        <w:right w:val="none" w:sz="0" w:space="0" w:color="auto"/>
      </w:divBdr>
    </w:div>
    <w:div w:id="1624456811">
      <w:bodyDiv w:val="1"/>
      <w:marLeft w:val="0"/>
      <w:marRight w:val="0"/>
      <w:marTop w:val="0"/>
      <w:marBottom w:val="0"/>
      <w:divBdr>
        <w:top w:val="none" w:sz="0" w:space="0" w:color="auto"/>
        <w:left w:val="none" w:sz="0" w:space="0" w:color="auto"/>
        <w:bottom w:val="none" w:sz="0" w:space="0" w:color="auto"/>
        <w:right w:val="none" w:sz="0" w:space="0" w:color="auto"/>
      </w:divBdr>
    </w:div>
    <w:div w:id="1625229644">
      <w:bodyDiv w:val="1"/>
      <w:marLeft w:val="0"/>
      <w:marRight w:val="0"/>
      <w:marTop w:val="0"/>
      <w:marBottom w:val="0"/>
      <w:divBdr>
        <w:top w:val="none" w:sz="0" w:space="0" w:color="auto"/>
        <w:left w:val="none" w:sz="0" w:space="0" w:color="auto"/>
        <w:bottom w:val="none" w:sz="0" w:space="0" w:color="auto"/>
        <w:right w:val="none" w:sz="0" w:space="0" w:color="auto"/>
      </w:divBdr>
    </w:div>
    <w:div w:id="1625309210">
      <w:bodyDiv w:val="1"/>
      <w:marLeft w:val="0"/>
      <w:marRight w:val="0"/>
      <w:marTop w:val="0"/>
      <w:marBottom w:val="0"/>
      <w:divBdr>
        <w:top w:val="none" w:sz="0" w:space="0" w:color="auto"/>
        <w:left w:val="none" w:sz="0" w:space="0" w:color="auto"/>
        <w:bottom w:val="none" w:sz="0" w:space="0" w:color="auto"/>
        <w:right w:val="none" w:sz="0" w:space="0" w:color="auto"/>
      </w:divBdr>
    </w:div>
    <w:div w:id="1625693705">
      <w:bodyDiv w:val="1"/>
      <w:marLeft w:val="0"/>
      <w:marRight w:val="0"/>
      <w:marTop w:val="0"/>
      <w:marBottom w:val="0"/>
      <w:divBdr>
        <w:top w:val="none" w:sz="0" w:space="0" w:color="auto"/>
        <w:left w:val="none" w:sz="0" w:space="0" w:color="auto"/>
        <w:bottom w:val="none" w:sz="0" w:space="0" w:color="auto"/>
        <w:right w:val="none" w:sz="0" w:space="0" w:color="auto"/>
      </w:divBdr>
    </w:div>
    <w:div w:id="1625885048">
      <w:bodyDiv w:val="1"/>
      <w:marLeft w:val="0"/>
      <w:marRight w:val="0"/>
      <w:marTop w:val="0"/>
      <w:marBottom w:val="0"/>
      <w:divBdr>
        <w:top w:val="none" w:sz="0" w:space="0" w:color="auto"/>
        <w:left w:val="none" w:sz="0" w:space="0" w:color="auto"/>
        <w:bottom w:val="none" w:sz="0" w:space="0" w:color="auto"/>
        <w:right w:val="none" w:sz="0" w:space="0" w:color="auto"/>
      </w:divBdr>
    </w:div>
    <w:div w:id="1626623562">
      <w:bodyDiv w:val="1"/>
      <w:marLeft w:val="0"/>
      <w:marRight w:val="0"/>
      <w:marTop w:val="0"/>
      <w:marBottom w:val="0"/>
      <w:divBdr>
        <w:top w:val="none" w:sz="0" w:space="0" w:color="auto"/>
        <w:left w:val="none" w:sz="0" w:space="0" w:color="auto"/>
        <w:bottom w:val="none" w:sz="0" w:space="0" w:color="auto"/>
        <w:right w:val="none" w:sz="0" w:space="0" w:color="auto"/>
      </w:divBdr>
    </w:div>
    <w:div w:id="1628243068">
      <w:bodyDiv w:val="1"/>
      <w:marLeft w:val="0"/>
      <w:marRight w:val="0"/>
      <w:marTop w:val="0"/>
      <w:marBottom w:val="0"/>
      <w:divBdr>
        <w:top w:val="none" w:sz="0" w:space="0" w:color="auto"/>
        <w:left w:val="none" w:sz="0" w:space="0" w:color="auto"/>
        <w:bottom w:val="none" w:sz="0" w:space="0" w:color="auto"/>
        <w:right w:val="none" w:sz="0" w:space="0" w:color="auto"/>
      </w:divBdr>
    </w:div>
    <w:div w:id="1628389456">
      <w:bodyDiv w:val="1"/>
      <w:marLeft w:val="0"/>
      <w:marRight w:val="0"/>
      <w:marTop w:val="0"/>
      <w:marBottom w:val="0"/>
      <w:divBdr>
        <w:top w:val="none" w:sz="0" w:space="0" w:color="auto"/>
        <w:left w:val="none" w:sz="0" w:space="0" w:color="auto"/>
        <w:bottom w:val="none" w:sz="0" w:space="0" w:color="auto"/>
        <w:right w:val="none" w:sz="0" w:space="0" w:color="auto"/>
      </w:divBdr>
    </w:div>
    <w:div w:id="1628658018">
      <w:bodyDiv w:val="1"/>
      <w:marLeft w:val="0"/>
      <w:marRight w:val="0"/>
      <w:marTop w:val="0"/>
      <w:marBottom w:val="0"/>
      <w:divBdr>
        <w:top w:val="none" w:sz="0" w:space="0" w:color="auto"/>
        <w:left w:val="none" w:sz="0" w:space="0" w:color="auto"/>
        <w:bottom w:val="none" w:sz="0" w:space="0" w:color="auto"/>
        <w:right w:val="none" w:sz="0" w:space="0" w:color="auto"/>
      </w:divBdr>
    </w:div>
    <w:div w:id="1628730821">
      <w:bodyDiv w:val="1"/>
      <w:marLeft w:val="0"/>
      <w:marRight w:val="0"/>
      <w:marTop w:val="0"/>
      <w:marBottom w:val="0"/>
      <w:divBdr>
        <w:top w:val="none" w:sz="0" w:space="0" w:color="auto"/>
        <w:left w:val="none" w:sz="0" w:space="0" w:color="auto"/>
        <w:bottom w:val="none" w:sz="0" w:space="0" w:color="auto"/>
        <w:right w:val="none" w:sz="0" w:space="0" w:color="auto"/>
      </w:divBdr>
    </w:div>
    <w:div w:id="1629164605">
      <w:bodyDiv w:val="1"/>
      <w:marLeft w:val="0"/>
      <w:marRight w:val="0"/>
      <w:marTop w:val="0"/>
      <w:marBottom w:val="0"/>
      <w:divBdr>
        <w:top w:val="none" w:sz="0" w:space="0" w:color="auto"/>
        <w:left w:val="none" w:sz="0" w:space="0" w:color="auto"/>
        <w:bottom w:val="none" w:sz="0" w:space="0" w:color="auto"/>
        <w:right w:val="none" w:sz="0" w:space="0" w:color="auto"/>
      </w:divBdr>
    </w:div>
    <w:div w:id="1629552910">
      <w:bodyDiv w:val="1"/>
      <w:marLeft w:val="0"/>
      <w:marRight w:val="0"/>
      <w:marTop w:val="0"/>
      <w:marBottom w:val="0"/>
      <w:divBdr>
        <w:top w:val="none" w:sz="0" w:space="0" w:color="auto"/>
        <w:left w:val="none" w:sz="0" w:space="0" w:color="auto"/>
        <w:bottom w:val="none" w:sz="0" w:space="0" w:color="auto"/>
        <w:right w:val="none" w:sz="0" w:space="0" w:color="auto"/>
      </w:divBdr>
    </w:div>
    <w:div w:id="1629821553">
      <w:bodyDiv w:val="1"/>
      <w:marLeft w:val="0"/>
      <w:marRight w:val="0"/>
      <w:marTop w:val="0"/>
      <w:marBottom w:val="0"/>
      <w:divBdr>
        <w:top w:val="none" w:sz="0" w:space="0" w:color="auto"/>
        <w:left w:val="none" w:sz="0" w:space="0" w:color="auto"/>
        <w:bottom w:val="none" w:sz="0" w:space="0" w:color="auto"/>
        <w:right w:val="none" w:sz="0" w:space="0" w:color="auto"/>
      </w:divBdr>
    </w:div>
    <w:div w:id="1630085631">
      <w:bodyDiv w:val="1"/>
      <w:marLeft w:val="0"/>
      <w:marRight w:val="0"/>
      <w:marTop w:val="0"/>
      <w:marBottom w:val="0"/>
      <w:divBdr>
        <w:top w:val="none" w:sz="0" w:space="0" w:color="auto"/>
        <w:left w:val="none" w:sz="0" w:space="0" w:color="auto"/>
        <w:bottom w:val="none" w:sz="0" w:space="0" w:color="auto"/>
        <w:right w:val="none" w:sz="0" w:space="0" w:color="auto"/>
      </w:divBdr>
    </w:div>
    <w:div w:id="1630086745">
      <w:bodyDiv w:val="1"/>
      <w:marLeft w:val="0"/>
      <w:marRight w:val="0"/>
      <w:marTop w:val="0"/>
      <w:marBottom w:val="0"/>
      <w:divBdr>
        <w:top w:val="none" w:sz="0" w:space="0" w:color="auto"/>
        <w:left w:val="none" w:sz="0" w:space="0" w:color="auto"/>
        <w:bottom w:val="none" w:sz="0" w:space="0" w:color="auto"/>
        <w:right w:val="none" w:sz="0" w:space="0" w:color="auto"/>
      </w:divBdr>
    </w:div>
    <w:div w:id="1630237728">
      <w:bodyDiv w:val="1"/>
      <w:marLeft w:val="0"/>
      <w:marRight w:val="0"/>
      <w:marTop w:val="0"/>
      <w:marBottom w:val="0"/>
      <w:divBdr>
        <w:top w:val="none" w:sz="0" w:space="0" w:color="auto"/>
        <w:left w:val="none" w:sz="0" w:space="0" w:color="auto"/>
        <w:bottom w:val="none" w:sz="0" w:space="0" w:color="auto"/>
        <w:right w:val="none" w:sz="0" w:space="0" w:color="auto"/>
      </w:divBdr>
    </w:div>
    <w:div w:id="1630548072">
      <w:bodyDiv w:val="1"/>
      <w:marLeft w:val="0"/>
      <w:marRight w:val="0"/>
      <w:marTop w:val="0"/>
      <w:marBottom w:val="0"/>
      <w:divBdr>
        <w:top w:val="none" w:sz="0" w:space="0" w:color="auto"/>
        <w:left w:val="none" w:sz="0" w:space="0" w:color="auto"/>
        <w:bottom w:val="none" w:sz="0" w:space="0" w:color="auto"/>
        <w:right w:val="none" w:sz="0" w:space="0" w:color="auto"/>
      </w:divBdr>
    </w:div>
    <w:div w:id="1630553845">
      <w:bodyDiv w:val="1"/>
      <w:marLeft w:val="0"/>
      <w:marRight w:val="0"/>
      <w:marTop w:val="0"/>
      <w:marBottom w:val="0"/>
      <w:divBdr>
        <w:top w:val="none" w:sz="0" w:space="0" w:color="auto"/>
        <w:left w:val="none" w:sz="0" w:space="0" w:color="auto"/>
        <w:bottom w:val="none" w:sz="0" w:space="0" w:color="auto"/>
        <w:right w:val="none" w:sz="0" w:space="0" w:color="auto"/>
      </w:divBdr>
    </w:div>
    <w:div w:id="1630699398">
      <w:bodyDiv w:val="1"/>
      <w:marLeft w:val="0"/>
      <w:marRight w:val="0"/>
      <w:marTop w:val="0"/>
      <w:marBottom w:val="0"/>
      <w:divBdr>
        <w:top w:val="none" w:sz="0" w:space="0" w:color="auto"/>
        <w:left w:val="none" w:sz="0" w:space="0" w:color="auto"/>
        <w:bottom w:val="none" w:sz="0" w:space="0" w:color="auto"/>
        <w:right w:val="none" w:sz="0" w:space="0" w:color="auto"/>
      </w:divBdr>
    </w:div>
    <w:div w:id="1630741312">
      <w:bodyDiv w:val="1"/>
      <w:marLeft w:val="0"/>
      <w:marRight w:val="0"/>
      <w:marTop w:val="0"/>
      <w:marBottom w:val="0"/>
      <w:divBdr>
        <w:top w:val="none" w:sz="0" w:space="0" w:color="auto"/>
        <w:left w:val="none" w:sz="0" w:space="0" w:color="auto"/>
        <w:bottom w:val="none" w:sz="0" w:space="0" w:color="auto"/>
        <w:right w:val="none" w:sz="0" w:space="0" w:color="auto"/>
      </w:divBdr>
    </w:div>
    <w:div w:id="1631278853">
      <w:bodyDiv w:val="1"/>
      <w:marLeft w:val="0"/>
      <w:marRight w:val="0"/>
      <w:marTop w:val="0"/>
      <w:marBottom w:val="0"/>
      <w:divBdr>
        <w:top w:val="none" w:sz="0" w:space="0" w:color="auto"/>
        <w:left w:val="none" w:sz="0" w:space="0" w:color="auto"/>
        <w:bottom w:val="none" w:sz="0" w:space="0" w:color="auto"/>
        <w:right w:val="none" w:sz="0" w:space="0" w:color="auto"/>
      </w:divBdr>
    </w:div>
    <w:div w:id="1631667138">
      <w:bodyDiv w:val="1"/>
      <w:marLeft w:val="0"/>
      <w:marRight w:val="0"/>
      <w:marTop w:val="0"/>
      <w:marBottom w:val="0"/>
      <w:divBdr>
        <w:top w:val="none" w:sz="0" w:space="0" w:color="auto"/>
        <w:left w:val="none" w:sz="0" w:space="0" w:color="auto"/>
        <w:bottom w:val="none" w:sz="0" w:space="0" w:color="auto"/>
        <w:right w:val="none" w:sz="0" w:space="0" w:color="auto"/>
      </w:divBdr>
    </w:div>
    <w:div w:id="1632707604">
      <w:bodyDiv w:val="1"/>
      <w:marLeft w:val="0"/>
      <w:marRight w:val="0"/>
      <w:marTop w:val="0"/>
      <w:marBottom w:val="0"/>
      <w:divBdr>
        <w:top w:val="none" w:sz="0" w:space="0" w:color="auto"/>
        <w:left w:val="none" w:sz="0" w:space="0" w:color="auto"/>
        <w:bottom w:val="none" w:sz="0" w:space="0" w:color="auto"/>
        <w:right w:val="none" w:sz="0" w:space="0" w:color="auto"/>
      </w:divBdr>
    </w:div>
    <w:div w:id="1633052811">
      <w:bodyDiv w:val="1"/>
      <w:marLeft w:val="0"/>
      <w:marRight w:val="0"/>
      <w:marTop w:val="0"/>
      <w:marBottom w:val="0"/>
      <w:divBdr>
        <w:top w:val="none" w:sz="0" w:space="0" w:color="auto"/>
        <w:left w:val="none" w:sz="0" w:space="0" w:color="auto"/>
        <w:bottom w:val="none" w:sz="0" w:space="0" w:color="auto"/>
        <w:right w:val="none" w:sz="0" w:space="0" w:color="auto"/>
      </w:divBdr>
    </w:div>
    <w:div w:id="1633094431">
      <w:bodyDiv w:val="1"/>
      <w:marLeft w:val="0"/>
      <w:marRight w:val="0"/>
      <w:marTop w:val="0"/>
      <w:marBottom w:val="0"/>
      <w:divBdr>
        <w:top w:val="none" w:sz="0" w:space="0" w:color="auto"/>
        <w:left w:val="none" w:sz="0" w:space="0" w:color="auto"/>
        <w:bottom w:val="none" w:sz="0" w:space="0" w:color="auto"/>
        <w:right w:val="none" w:sz="0" w:space="0" w:color="auto"/>
      </w:divBdr>
    </w:div>
    <w:div w:id="1633365627">
      <w:bodyDiv w:val="1"/>
      <w:marLeft w:val="0"/>
      <w:marRight w:val="0"/>
      <w:marTop w:val="0"/>
      <w:marBottom w:val="0"/>
      <w:divBdr>
        <w:top w:val="none" w:sz="0" w:space="0" w:color="auto"/>
        <w:left w:val="none" w:sz="0" w:space="0" w:color="auto"/>
        <w:bottom w:val="none" w:sz="0" w:space="0" w:color="auto"/>
        <w:right w:val="none" w:sz="0" w:space="0" w:color="auto"/>
      </w:divBdr>
    </w:div>
    <w:div w:id="1634140405">
      <w:bodyDiv w:val="1"/>
      <w:marLeft w:val="0"/>
      <w:marRight w:val="0"/>
      <w:marTop w:val="0"/>
      <w:marBottom w:val="0"/>
      <w:divBdr>
        <w:top w:val="none" w:sz="0" w:space="0" w:color="auto"/>
        <w:left w:val="none" w:sz="0" w:space="0" w:color="auto"/>
        <w:bottom w:val="none" w:sz="0" w:space="0" w:color="auto"/>
        <w:right w:val="none" w:sz="0" w:space="0" w:color="auto"/>
      </w:divBdr>
    </w:div>
    <w:div w:id="1634361552">
      <w:bodyDiv w:val="1"/>
      <w:marLeft w:val="0"/>
      <w:marRight w:val="0"/>
      <w:marTop w:val="0"/>
      <w:marBottom w:val="0"/>
      <w:divBdr>
        <w:top w:val="none" w:sz="0" w:space="0" w:color="auto"/>
        <w:left w:val="none" w:sz="0" w:space="0" w:color="auto"/>
        <w:bottom w:val="none" w:sz="0" w:space="0" w:color="auto"/>
        <w:right w:val="none" w:sz="0" w:space="0" w:color="auto"/>
      </w:divBdr>
    </w:div>
    <w:div w:id="1634821721">
      <w:bodyDiv w:val="1"/>
      <w:marLeft w:val="0"/>
      <w:marRight w:val="0"/>
      <w:marTop w:val="0"/>
      <w:marBottom w:val="0"/>
      <w:divBdr>
        <w:top w:val="none" w:sz="0" w:space="0" w:color="auto"/>
        <w:left w:val="none" w:sz="0" w:space="0" w:color="auto"/>
        <w:bottom w:val="none" w:sz="0" w:space="0" w:color="auto"/>
        <w:right w:val="none" w:sz="0" w:space="0" w:color="auto"/>
      </w:divBdr>
    </w:div>
    <w:div w:id="1635015307">
      <w:bodyDiv w:val="1"/>
      <w:marLeft w:val="0"/>
      <w:marRight w:val="0"/>
      <w:marTop w:val="0"/>
      <w:marBottom w:val="0"/>
      <w:divBdr>
        <w:top w:val="none" w:sz="0" w:space="0" w:color="auto"/>
        <w:left w:val="none" w:sz="0" w:space="0" w:color="auto"/>
        <w:bottom w:val="none" w:sz="0" w:space="0" w:color="auto"/>
        <w:right w:val="none" w:sz="0" w:space="0" w:color="auto"/>
      </w:divBdr>
    </w:div>
    <w:div w:id="1635404741">
      <w:bodyDiv w:val="1"/>
      <w:marLeft w:val="0"/>
      <w:marRight w:val="0"/>
      <w:marTop w:val="0"/>
      <w:marBottom w:val="0"/>
      <w:divBdr>
        <w:top w:val="none" w:sz="0" w:space="0" w:color="auto"/>
        <w:left w:val="none" w:sz="0" w:space="0" w:color="auto"/>
        <w:bottom w:val="none" w:sz="0" w:space="0" w:color="auto"/>
        <w:right w:val="none" w:sz="0" w:space="0" w:color="auto"/>
      </w:divBdr>
    </w:div>
    <w:div w:id="1635601525">
      <w:bodyDiv w:val="1"/>
      <w:marLeft w:val="0"/>
      <w:marRight w:val="0"/>
      <w:marTop w:val="0"/>
      <w:marBottom w:val="0"/>
      <w:divBdr>
        <w:top w:val="none" w:sz="0" w:space="0" w:color="auto"/>
        <w:left w:val="none" w:sz="0" w:space="0" w:color="auto"/>
        <w:bottom w:val="none" w:sz="0" w:space="0" w:color="auto"/>
        <w:right w:val="none" w:sz="0" w:space="0" w:color="auto"/>
      </w:divBdr>
    </w:div>
    <w:div w:id="1636065527">
      <w:bodyDiv w:val="1"/>
      <w:marLeft w:val="0"/>
      <w:marRight w:val="0"/>
      <w:marTop w:val="0"/>
      <w:marBottom w:val="0"/>
      <w:divBdr>
        <w:top w:val="none" w:sz="0" w:space="0" w:color="auto"/>
        <w:left w:val="none" w:sz="0" w:space="0" w:color="auto"/>
        <w:bottom w:val="none" w:sz="0" w:space="0" w:color="auto"/>
        <w:right w:val="none" w:sz="0" w:space="0" w:color="auto"/>
      </w:divBdr>
    </w:div>
    <w:div w:id="1636374195">
      <w:bodyDiv w:val="1"/>
      <w:marLeft w:val="0"/>
      <w:marRight w:val="0"/>
      <w:marTop w:val="0"/>
      <w:marBottom w:val="0"/>
      <w:divBdr>
        <w:top w:val="none" w:sz="0" w:space="0" w:color="auto"/>
        <w:left w:val="none" w:sz="0" w:space="0" w:color="auto"/>
        <w:bottom w:val="none" w:sz="0" w:space="0" w:color="auto"/>
        <w:right w:val="none" w:sz="0" w:space="0" w:color="auto"/>
      </w:divBdr>
    </w:div>
    <w:div w:id="1636596572">
      <w:bodyDiv w:val="1"/>
      <w:marLeft w:val="0"/>
      <w:marRight w:val="0"/>
      <w:marTop w:val="0"/>
      <w:marBottom w:val="0"/>
      <w:divBdr>
        <w:top w:val="none" w:sz="0" w:space="0" w:color="auto"/>
        <w:left w:val="none" w:sz="0" w:space="0" w:color="auto"/>
        <w:bottom w:val="none" w:sz="0" w:space="0" w:color="auto"/>
        <w:right w:val="none" w:sz="0" w:space="0" w:color="auto"/>
      </w:divBdr>
    </w:div>
    <w:div w:id="1637024412">
      <w:bodyDiv w:val="1"/>
      <w:marLeft w:val="0"/>
      <w:marRight w:val="0"/>
      <w:marTop w:val="0"/>
      <w:marBottom w:val="0"/>
      <w:divBdr>
        <w:top w:val="none" w:sz="0" w:space="0" w:color="auto"/>
        <w:left w:val="none" w:sz="0" w:space="0" w:color="auto"/>
        <w:bottom w:val="none" w:sz="0" w:space="0" w:color="auto"/>
        <w:right w:val="none" w:sz="0" w:space="0" w:color="auto"/>
      </w:divBdr>
    </w:div>
    <w:div w:id="1637486728">
      <w:bodyDiv w:val="1"/>
      <w:marLeft w:val="0"/>
      <w:marRight w:val="0"/>
      <w:marTop w:val="0"/>
      <w:marBottom w:val="0"/>
      <w:divBdr>
        <w:top w:val="none" w:sz="0" w:space="0" w:color="auto"/>
        <w:left w:val="none" w:sz="0" w:space="0" w:color="auto"/>
        <w:bottom w:val="none" w:sz="0" w:space="0" w:color="auto"/>
        <w:right w:val="none" w:sz="0" w:space="0" w:color="auto"/>
      </w:divBdr>
      <w:divsChild>
        <w:div w:id="102698647">
          <w:marLeft w:val="640"/>
          <w:marRight w:val="0"/>
          <w:marTop w:val="0"/>
          <w:marBottom w:val="0"/>
          <w:divBdr>
            <w:top w:val="none" w:sz="0" w:space="0" w:color="auto"/>
            <w:left w:val="none" w:sz="0" w:space="0" w:color="auto"/>
            <w:bottom w:val="none" w:sz="0" w:space="0" w:color="auto"/>
            <w:right w:val="none" w:sz="0" w:space="0" w:color="auto"/>
          </w:divBdr>
        </w:div>
        <w:div w:id="172498438">
          <w:marLeft w:val="640"/>
          <w:marRight w:val="0"/>
          <w:marTop w:val="0"/>
          <w:marBottom w:val="0"/>
          <w:divBdr>
            <w:top w:val="none" w:sz="0" w:space="0" w:color="auto"/>
            <w:left w:val="none" w:sz="0" w:space="0" w:color="auto"/>
            <w:bottom w:val="none" w:sz="0" w:space="0" w:color="auto"/>
            <w:right w:val="none" w:sz="0" w:space="0" w:color="auto"/>
          </w:divBdr>
        </w:div>
        <w:div w:id="178742617">
          <w:marLeft w:val="640"/>
          <w:marRight w:val="0"/>
          <w:marTop w:val="0"/>
          <w:marBottom w:val="0"/>
          <w:divBdr>
            <w:top w:val="none" w:sz="0" w:space="0" w:color="auto"/>
            <w:left w:val="none" w:sz="0" w:space="0" w:color="auto"/>
            <w:bottom w:val="none" w:sz="0" w:space="0" w:color="auto"/>
            <w:right w:val="none" w:sz="0" w:space="0" w:color="auto"/>
          </w:divBdr>
        </w:div>
        <w:div w:id="271522898">
          <w:marLeft w:val="640"/>
          <w:marRight w:val="0"/>
          <w:marTop w:val="0"/>
          <w:marBottom w:val="0"/>
          <w:divBdr>
            <w:top w:val="none" w:sz="0" w:space="0" w:color="auto"/>
            <w:left w:val="none" w:sz="0" w:space="0" w:color="auto"/>
            <w:bottom w:val="none" w:sz="0" w:space="0" w:color="auto"/>
            <w:right w:val="none" w:sz="0" w:space="0" w:color="auto"/>
          </w:divBdr>
        </w:div>
        <w:div w:id="364717599">
          <w:marLeft w:val="640"/>
          <w:marRight w:val="0"/>
          <w:marTop w:val="0"/>
          <w:marBottom w:val="0"/>
          <w:divBdr>
            <w:top w:val="none" w:sz="0" w:space="0" w:color="auto"/>
            <w:left w:val="none" w:sz="0" w:space="0" w:color="auto"/>
            <w:bottom w:val="none" w:sz="0" w:space="0" w:color="auto"/>
            <w:right w:val="none" w:sz="0" w:space="0" w:color="auto"/>
          </w:divBdr>
        </w:div>
        <w:div w:id="371880021">
          <w:marLeft w:val="640"/>
          <w:marRight w:val="0"/>
          <w:marTop w:val="0"/>
          <w:marBottom w:val="0"/>
          <w:divBdr>
            <w:top w:val="none" w:sz="0" w:space="0" w:color="auto"/>
            <w:left w:val="none" w:sz="0" w:space="0" w:color="auto"/>
            <w:bottom w:val="none" w:sz="0" w:space="0" w:color="auto"/>
            <w:right w:val="none" w:sz="0" w:space="0" w:color="auto"/>
          </w:divBdr>
        </w:div>
        <w:div w:id="401607689">
          <w:marLeft w:val="640"/>
          <w:marRight w:val="0"/>
          <w:marTop w:val="0"/>
          <w:marBottom w:val="0"/>
          <w:divBdr>
            <w:top w:val="none" w:sz="0" w:space="0" w:color="auto"/>
            <w:left w:val="none" w:sz="0" w:space="0" w:color="auto"/>
            <w:bottom w:val="none" w:sz="0" w:space="0" w:color="auto"/>
            <w:right w:val="none" w:sz="0" w:space="0" w:color="auto"/>
          </w:divBdr>
        </w:div>
        <w:div w:id="861437773">
          <w:marLeft w:val="640"/>
          <w:marRight w:val="0"/>
          <w:marTop w:val="0"/>
          <w:marBottom w:val="0"/>
          <w:divBdr>
            <w:top w:val="none" w:sz="0" w:space="0" w:color="auto"/>
            <w:left w:val="none" w:sz="0" w:space="0" w:color="auto"/>
            <w:bottom w:val="none" w:sz="0" w:space="0" w:color="auto"/>
            <w:right w:val="none" w:sz="0" w:space="0" w:color="auto"/>
          </w:divBdr>
        </w:div>
        <w:div w:id="913009017">
          <w:marLeft w:val="640"/>
          <w:marRight w:val="0"/>
          <w:marTop w:val="0"/>
          <w:marBottom w:val="0"/>
          <w:divBdr>
            <w:top w:val="none" w:sz="0" w:space="0" w:color="auto"/>
            <w:left w:val="none" w:sz="0" w:space="0" w:color="auto"/>
            <w:bottom w:val="none" w:sz="0" w:space="0" w:color="auto"/>
            <w:right w:val="none" w:sz="0" w:space="0" w:color="auto"/>
          </w:divBdr>
        </w:div>
        <w:div w:id="1031609891">
          <w:marLeft w:val="640"/>
          <w:marRight w:val="0"/>
          <w:marTop w:val="0"/>
          <w:marBottom w:val="0"/>
          <w:divBdr>
            <w:top w:val="none" w:sz="0" w:space="0" w:color="auto"/>
            <w:left w:val="none" w:sz="0" w:space="0" w:color="auto"/>
            <w:bottom w:val="none" w:sz="0" w:space="0" w:color="auto"/>
            <w:right w:val="none" w:sz="0" w:space="0" w:color="auto"/>
          </w:divBdr>
        </w:div>
        <w:div w:id="1282834388">
          <w:marLeft w:val="640"/>
          <w:marRight w:val="0"/>
          <w:marTop w:val="0"/>
          <w:marBottom w:val="0"/>
          <w:divBdr>
            <w:top w:val="none" w:sz="0" w:space="0" w:color="auto"/>
            <w:left w:val="none" w:sz="0" w:space="0" w:color="auto"/>
            <w:bottom w:val="none" w:sz="0" w:space="0" w:color="auto"/>
            <w:right w:val="none" w:sz="0" w:space="0" w:color="auto"/>
          </w:divBdr>
        </w:div>
        <w:div w:id="1340546554">
          <w:marLeft w:val="640"/>
          <w:marRight w:val="0"/>
          <w:marTop w:val="0"/>
          <w:marBottom w:val="0"/>
          <w:divBdr>
            <w:top w:val="none" w:sz="0" w:space="0" w:color="auto"/>
            <w:left w:val="none" w:sz="0" w:space="0" w:color="auto"/>
            <w:bottom w:val="none" w:sz="0" w:space="0" w:color="auto"/>
            <w:right w:val="none" w:sz="0" w:space="0" w:color="auto"/>
          </w:divBdr>
        </w:div>
        <w:div w:id="1987472041">
          <w:marLeft w:val="640"/>
          <w:marRight w:val="0"/>
          <w:marTop w:val="0"/>
          <w:marBottom w:val="0"/>
          <w:divBdr>
            <w:top w:val="none" w:sz="0" w:space="0" w:color="auto"/>
            <w:left w:val="none" w:sz="0" w:space="0" w:color="auto"/>
            <w:bottom w:val="none" w:sz="0" w:space="0" w:color="auto"/>
            <w:right w:val="none" w:sz="0" w:space="0" w:color="auto"/>
          </w:divBdr>
        </w:div>
        <w:div w:id="2039769836">
          <w:marLeft w:val="640"/>
          <w:marRight w:val="0"/>
          <w:marTop w:val="0"/>
          <w:marBottom w:val="0"/>
          <w:divBdr>
            <w:top w:val="none" w:sz="0" w:space="0" w:color="auto"/>
            <w:left w:val="none" w:sz="0" w:space="0" w:color="auto"/>
            <w:bottom w:val="none" w:sz="0" w:space="0" w:color="auto"/>
            <w:right w:val="none" w:sz="0" w:space="0" w:color="auto"/>
          </w:divBdr>
        </w:div>
      </w:divsChild>
    </w:div>
    <w:div w:id="1637488189">
      <w:bodyDiv w:val="1"/>
      <w:marLeft w:val="0"/>
      <w:marRight w:val="0"/>
      <w:marTop w:val="0"/>
      <w:marBottom w:val="0"/>
      <w:divBdr>
        <w:top w:val="none" w:sz="0" w:space="0" w:color="auto"/>
        <w:left w:val="none" w:sz="0" w:space="0" w:color="auto"/>
        <w:bottom w:val="none" w:sz="0" w:space="0" w:color="auto"/>
        <w:right w:val="none" w:sz="0" w:space="0" w:color="auto"/>
      </w:divBdr>
    </w:div>
    <w:div w:id="1638140754">
      <w:bodyDiv w:val="1"/>
      <w:marLeft w:val="0"/>
      <w:marRight w:val="0"/>
      <w:marTop w:val="0"/>
      <w:marBottom w:val="0"/>
      <w:divBdr>
        <w:top w:val="none" w:sz="0" w:space="0" w:color="auto"/>
        <w:left w:val="none" w:sz="0" w:space="0" w:color="auto"/>
        <w:bottom w:val="none" w:sz="0" w:space="0" w:color="auto"/>
        <w:right w:val="none" w:sz="0" w:space="0" w:color="auto"/>
      </w:divBdr>
    </w:div>
    <w:div w:id="1638561227">
      <w:bodyDiv w:val="1"/>
      <w:marLeft w:val="0"/>
      <w:marRight w:val="0"/>
      <w:marTop w:val="0"/>
      <w:marBottom w:val="0"/>
      <w:divBdr>
        <w:top w:val="none" w:sz="0" w:space="0" w:color="auto"/>
        <w:left w:val="none" w:sz="0" w:space="0" w:color="auto"/>
        <w:bottom w:val="none" w:sz="0" w:space="0" w:color="auto"/>
        <w:right w:val="none" w:sz="0" w:space="0" w:color="auto"/>
      </w:divBdr>
    </w:div>
    <w:div w:id="1639266608">
      <w:bodyDiv w:val="1"/>
      <w:marLeft w:val="0"/>
      <w:marRight w:val="0"/>
      <w:marTop w:val="0"/>
      <w:marBottom w:val="0"/>
      <w:divBdr>
        <w:top w:val="none" w:sz="0" w:space="0" w:color="auto"/>
        <w:left w:val="none" w:sz="0" w:space="0" w:color="auto"/>
        <w:bottom w:val="none" w:sz="0" w:space="0" w:color="auto"/>
        <w:right w:val="none" w:sz="0" w:space="0" w:color="auto"/>
      </w:divBdr>
    </w:div>
    <w:div w:id="1639801485">
      <w:bodyDiv w:val="1"/>
      <w:marLeft w:val="0"/>
      <w:marRight w:val="0"/>
      <w:marTop w:val="0"/>
      <w:marBottom w:val="0"/>
      <w:divBdr>
        <w:top w:val="none" w:sz="0" w:space="0" w:color="auto"/>
        <w:left w:val="none" w:sz="0" w:space="0" w:color="auto"/>
        <w:bottom w:val="none" w:sz="0" w:space="0" w:color="auto"/>
        <w:right w:val="none" w:sz="0" w:space="0" w:color="auto"/>
      </w:divBdr>
    </w:div>
    <w:div w:id="1640379446">
      <w:bodyDiv w:val="1"/>
      <w:marLeft w:val="0"/>
      <w:marRight w:val="0"/>
      <w:marTop w:val="0"/>
      <w:marBottom w:val="0"/>
      <w:divBdr>
        <w:top w:val="none" w:sz="0" w:space="0" w:color="auto"/>
        <w:left w:val="none" w:sz="0" w:space="0" w:color="auto"/>
        <w:bottom w:val="none" w:sz="0" w:space="0" w:color="auto"/>
        <w:right w:val="none" w:sz="0" w:space="0" w:color="auto"/>
      </w:divBdr>
    </w:div>
    <w:div w:id="1641349944">
      <w:bodyDiv w:val="1"/>
      <w:marLeft w:val="0"/>
      <w:marRight w:val="0"/>
      <w:marTop w:val="0"/>
      <w:marBottom w:val="0"/>
      <w:divBdr>
        <w:top w:val="none" w:sz="0" w:space="0" w:color="auto"/>
        <w:left w:val="none" w:sz="0" w:space="0" w:color="auto"/>
        <w:bottom w:val="none" w:sz="0" w:space="0" w:color="auto"/>
        <w:right w:val="none" w:sz="0" w:space="0" w:color="auto"/>
      </w:divBdr>
    </w:div>
    <w:div w:id="1642465953">
      <w:bodyDiv w:val="1"/>
      <w:marLeft w:val="0"/>
      <w:marRight w:val="0"/>
      <w:marTop w:val="0"/>
      <w:marBottom w:val="0"/>
      <w:divBdr>
        <w:top w:val="none" w:sz="0" w:space="0" w:color="auto"/>
        <w:left w:val="none" w:sz="0" w:space="0" w:color="auto"/>
        <w:bottom w:val="none" w:sz="0" w:space="0" w:color="auto"/>
        <w:right w:val="none" w:sz="0" w:space="0" w:color="auto"/>
      </w:divBdr>
    </w:div>
    <w:div w:id="1643078484">
      <w:bodyDiv w:val="1"/>
      <w:marLeft w:val="0"/>
      <w:marRight w:val="0"/>
      <w:marTop w:val="0"/>
      <w:marBottom w:val="0"/>
      <w:divBdr>
        <w:top w:val="none" w:sz="0" w:space="0" w:color="auto"/>
        <w:left w:val="none" w:sz="0" w:space="0" w:color="auto"/>
        <w:bottom w:val="none" w:sz="0" w:space="0" w:color="auto"/>
        <w:right w:val="none" w:sz="0" w:space="0" w:color="auto"/>
      </w:divBdr>
    </w:div>
    <w:div w:id="1643581838">
      <w:bodyDiv w:val="1"/>
      <w:marLeft w:val="0"/>
      <w:marRight w:val="0"/>
      <w:marTop w:val="0"/>
      <w:marBottom w:val="0"/>
      <w:divBdr>
        <w:top w:val="none" w:sz="0" w:space="0" w:color="auto"/>
        <w:left w:val="none" w:sz="0" w:space="0" w:color="auto"/>
        <w:bottom w:val="none" w:sz="0" w:space="0" w:color="auto"/>
        <w:right w:val="none" w:sz="0" w:space="0" w:color="auto"/>
      </w:divBdr>
    </w:div>
    <w:div w:id="1644121371">
      <w:bodyDiv w:val="1"/>
      <w:marLeft w:val="0"/>
      <w:marRight w:val="0"/>
      <w:marTop w:val="0"/>
      <w:marBottom w:val="0"/>
      <w:divBdr>
        <w:top w:val="none" w:sz="0" w:space="0" w:color="auto"/>
        <w:left w:val="none" w:sz="0" w:space="0" w:color="auto"/>
        <w:bottom w:val="none" w:sz="0" w:space="0" w:color="auto"/>
        <w:right w:val="none" w:sz="0" w:space="0" w:color="auto"/>
      </w:divBdr>
    </w:div>
    <w:div w:id="1644460488">
      <w:bodyDiv w:val="1"/>
      <w:marLeft w:val="0"/>
      <w:marRight w:val="0"/>
      <w:marTop w:val="0"/>
      <w:marBottom w:val="0"/>
      <w:divBdr>
        <w:top w:val="none" w:sz="0" w:space="0" w:color="auto"/>
        <w:left w:val="none" w:sz="0" w:space="0" w:color="auto"/>
        <w:bottom w:val="none" w:sz="0" w:space="0" w:color="auto"/>
        <w:right w:val="none" w:sz="0" w:space="0" w:color="auto"/>
      </w:divBdr>
    </w:div>
    <w:div w:id="1644581728">
      <w:bodyDiv w:val="1"/>
      <w:marLeft w:val="0"/>
      <w:marRight w:val="0"/>
      <w:marTop w:val="0"/>
      <w:marBottom w:val="0"/>
      <w:divBdr>
        <w:top w:val="none" w:sz="0" w:space="0" w:color="auto"/>
        <w:left w:val="none" w:sz="0" w:space="0" w:color="auto"/>
        <w:bottom w:val="none" w:sz="0" w:space="0" w:color="auto"/>
        <w:right w:val="none" w:sz="0" w:space="0" w:color="auto"/>
      </w:divBdr>
    </w:div>
    <w:div w:id="1645427755">
      <w:bodyDiv w:val="1"/>
      <w:marLeft w:val="0"/>
      <w:marRight w:val="0"/>
      <w:marTop w:val="0"/>
      <w:marBottom w:val="0"/>
      <w:divBdr>
        <w:top w:val="none" w:sz="0" w:space="0" w:color="auto"/>
        <w:left w:val="none" w:sz="0" w:space="0" w:color="auto"/>
        <w:bottom w:val="none" w:sz="0" w:space="0" w:color="auto"/>
        <w:right w:val="none" w:sz="0" w:space="0" w:color="auto"/>
      </w:divBdr>
    </w:div>
    <w:div w:id="1645695230">
      <w:bodyDiv w:val="1"/>
      <w:marLeft w:val="0"/>
      <w:marRight w:val="0"/>
      <w:marTop w:val="0"/>
      <w:marBottom w:val="0"/>
      <w:divBdr>
        <w:top w:val="none" w:sz="0" w:space="0" w:color="auto"/>
        <w:left w:val="none" w:sz="0" w:space="0" w:color="auto"/>
        <w:bottom w:val="none" w:sz="0" w:space="0" w:color="auto"/>
        <w:right w:val="none" w:sz="0" w:space="0" w:color="auto"/>
      </w:divBdr>
    </w:div>
    <w:div w:id="1646203247">
      <w:bodyDiv w:val="1"/>
      <w:marLeft w:val="0"/>
      <w:marRight w:val="0"/>
      <w:marTop w:val="0"/>
      <w:marBottom w:val="0"/>
      <w:divBdr>
        <w:top w:val="none" w:sz="0" w:space="0" w:color="auto"/>
        <w:left w:val="none" w:sz="0" w:space="0" w:color="auto"/>
        <w:bottom w:val="none" w:sz="0" w:space="0" w:color="auto"/>
        <w:right w:val="none" w:sz="0" w:space="0" w:color="auto"/>
      </w:divBdr>
    </w:div>
    <w:div w:id="1646546904">
      <w:bodyDiv w:val="1"/>
      <w:marLeft w:val="0"/>
      <w:marRight w:val="0"/>
      <w:marTop w:val="0"/>
      <w:marBottom w:val="0"/>
      <w:divBdr>
        <w:top w:val="none" w:sz="0" w:space="0" w:color="auto"/>
        <w:left w:val="none" w:sz="0" w:space="0" w:color="auto"/>
        <w:bottom w:val="none" w:sz="0" w:space="0" w:color="auto"/>
        <w:right w:val="none" w:sz="0" w:space="0" w:color="auto"/>
      </w:divBdr>
    </w:div>
    <w:div w:id="1647079066">
      <w:bodyDiv w:val="1"/>
      <w:marLeft w:val="0"/>
      <w:marRight w:val="0"/>
      <w:marTop w:val="0"/>
      <w:marBottom w:val="0"/>
      <w:divBdr>
        <w:top w:val="none" w:sz="0" w:space="0" w:color="auto"/>
        <w:left w:val="none" w:sz="0" w:space="0" w:color="auto"/>
        <w:bottom w:val="none" w:sz="0" w:space="0" w:color="auto"/>
        <w:right w:val="none" w:sz="0" w:space="0" w:color="auto"/>
      </w:divBdr>
    </w:div>
    <w:div w:id="1647275464">
      <w:bodyDiv w:val="1"/>
      <w:marLeft w:val="0"/>
      <w:marRight w:val="0"/>
      <w:marTop w:val="0"/>
      <w:marBottom w:val="0"/>
      <w:divBdr>
        <w:top w:val="none" w:sz="0" w:space="0" w:color="auto"/>
        <w:left w:val="none" w:sz="0" w:space="0" w:color="auto"/>
        <w:bottom w:val="none" w:sz="0" w:space="0" w:color="auto"/>
        <w:right w:val="none" w:sz="0" w:space="0" w:color="auto"/>
      </w:divBdr>
    </w:div>
    <w:div w:id="1647321729">
      <w:bodyDiv w:val="1"/>
      <w:marLeft w:val="0"/>
      <w:marRight w:val="0"/>
      <w:marTop w:val="0"/>
      <w:marBottom w:val="0"/>
      <w:divBdr>
        <w:top w:val="none" w:sz="0" w:space="0" w:color="auto"/>
        <w:left w:val="none" w:sz="0" w:space="0" w:color="auto"/>
        <w:bottom w:val="none" w:sz="0" w:space="0" w:color="auto"/>
        <w:right w:val="none" w:sz="0" w:space="0" w:color="auto"/>
      </w:divBdr>
    </w:div>
    <w:div w:id="1649241775">
      <w:bodyDiv w:val="1"/>
      <w:marLeft w:val="0"/>
      <w:marRight w:val="0"/>
      <w:marTop w:val="0"/>
      <w:marBottom w:val="0"/>
      <w:divBdr>
        <w:top w:val="none" w:sz="0" w:space="0" w:color="auto"/>
        <w:left w:val="none" w:sz="0" w:space="0" w:color="auto"/>
        <w:bottom w:val="none" w:sz="0" w:space="0" w:color="auto"/>
        <w:right w:val="none" w:sz="0" w:space="0" w:color="auto"/>
      </w:divBdr>
    </w:div>
    <w:div w:id="1649283134">
      <w:bodyDiv w:val="1"/>
      <w:marLeft w:val="0"/>
      <w:marRight w:val="0"/>
      <w:marTop w:val="0"/>
      <w:marBottom w:val="0"/>
      <w:divBdr>
        <w:top w:val="none" w:sz="0" w:space="0" w:color="auto"/>
        <w:left w:val="none" w:sz="0" w:space="0" w:color="auto"/>
        <w:bottom w:val="none" w:sz="0" w:space="0" w:color="auto"/>
        <w:right w:val="none" w:sz="0" w:space="0" w:color="auto"/>
      </w:divBdr>
    </w:div>
    <w:div w:id="1650011618">
      <w:bodyDiv w:val="1"/>
      <w:marLeft w:val="0"/>
      <w:marRight w:val="0"/>
      <w:marTop w:val="0"/>
      <w:marBottom w:val="0"/>
      <w:divBdr>
        <w:top w:val="none" w:sz="0" w:space="0" w:color="auto"/>
        <w:left w:val="none" w:sz="0" w:space="0" w:color="auto"/>
        <w:bottom w:val="none" w:sz="0" w:space="0" w:color="auto"/>
        <w:right w:val="none" w:sz="0" w:space="0" w:color="auto"/>
      </w:divBdr>
    </w:div>
    <w:div w:id="1650744368">
      <w:bodyDiv w:val="1"/>
      <w:marLeft w:val="0"/>
      <w:marRight w:val="0"/>
      <w:marTop w:val="0"/>
      <w:marBottom w:val="0"/>
      <w:divBdr>
        <w:top w:val="none" w:sz="0" w:space="0" w:color="auto"/>
        <w:left w:val="none" w:sz="0" w:space="0" w:color="auto"/>
        <w:bottom w:val="none" w:sz="0" w:space="0" w:color="auto"/>
        <w:right w:val="none" w:sz="0" w:space="0" w:color="auto"/>
      </w:divBdr>
    </w:div>
    <w:div w:id="1651984364">
      <w:bodyDiv w:val="1"/>
      <w:marLeft w:val="0"/>
      <w:marRight w:val="0"/>
      <w:marTop w:val="0"/>
      <w:marBottom w:val="0"/>
      <w:divBdr>
        <w:top w:val="none" w:sz="0" w:space="0" w:color="auto"/>
        <w:left w:val="none" w:sz="0" w:space="0" w:color="auto"/>
        <w:bottom w:val="none" w:sz="0" w:space="0" w:color="auto"/>
        <w:right w:val="none" w:sz="0" w:space="0" w:color="auto"/>
      </w:divBdr>
    </w:div>
    <w:div w:id="1652129580">
      <w:bodyDiv w:val="1"/>
      <w:marLeft w:val="0"/>
      <w:marRight w:val="0"/>
      <w:marTop w:val="0"/>
      <w:marBottom w:val="0"/>
      <w:divBdr>
        <w:top w:val="none" w:sz="0" w:space="0" w:color="auto"/>
        <w:left w:val="none" w:sz="0" w:space="0" w:color="auto"/>
        <w:bottom w:val="none" w:sz="0" w:space="0" w:color="auto"/>
        <w:right w:val="none" w:sz="0" w:space="0" w:color="auto"/>
      </w:divBdr>
    </w:div>
    <w:div w:id="1652246668">
      <w:bodyDiv w:val="1"/>
      <w:marLeft w:val="0"/>
      <w:marRight w:val="0"/>
      <w:marTop w:val="0"/>
      <w:marBottom w:val="0"/>
      <w:divBdr>
        <w:top w:val="none" w:sz="0" w:space="0" w:color="auto"/>
        <w:left w:val="none" w:sz="0" w:space="0" w:color="auto"/>
        <w:bottom w:val="none" w:sz="0" w:space="0" w:color="auto"/>
        <w:right w:val="none" w:sz="0" w:space="0" w:color="auto"/>
      </w:divBdr>
    </w:div>
    <w:div w:id="1652444150">
      <w:bodyDiv w:val="1"/>
      <w:marLeft w:val="0"/>
      <w:marRight w:val="0"/>
      <w:marTop w:val="0"/>
      <w:marBottom w:val="0"/>
      <w:divBdr>
        <w:top w:val="none" w:sz="0" w:space="0" w:color="auto"/>
        <w:left w:val="none" w:sz="0" w:space="0" w:color="auto"/>
        <w:bottom w:val="none" w:sz="0" w:space="0" w:color="auto"/>
        <w:right w:val="none" w:sz="0" w:space="0" w:color="auto"/>
      </w:divBdr>
    </w:div>
    <w:div w:id="1654136373">
      <w:bodyDiv w:val="1"/>
      <w:marLeft w:val="0"/>
      <w:marRight w:val="0"/>
      <w:marTop w:val="0"/>
      <w:marBottom w:val="0"/>
      <w:divBdr>
        <w:top w:val="none" w:sz="0" w:space="0" w:color="auto"/>
        <w:left w:val="none" w:sz="0" w:space="0" w:color="auto"/>
        <w:bottom w:val="none" w:sz="0" w:space="0" w:color="auto"/>
        <w:right w:val="none" w:sz="0" w:space="0" w:color="auto"/>
      </w:divBdr>
    </w:div>
    <w:div w:id="1654332559">
      <w:bodyDiv w:val="1"/>
      <w:marLeft w:val="0"/>
      <w:marRight w:val="0"/>
      <w:marTop w:val="0"/>
      <w:marBottom w:val="0"/>
      <w:divBdr>
        <w:top w:val="none" w:sz="0" w:space="0" w:color="auto"/>
        <w:left w:val="none" w:sz="0" w:space="0" w:color="auto"/>
        <w:bottom w:val="none" w:sz="0" w:space="0" w:color="auto"/>
        <w:right w:val="none" w:sz="0" w:space="0" w:color="auto"/>
      </w:divBdr>
      <w:divsChild>
        <w:div w:id="62144776">
          <w:marLeft w:val="640"/>
          <w:marRight w:val="0"/>
          <w:marTop w:val="0"/>
          <w:marBottom w:val="0"/>
          <w:divBdr>
            <w:top w:val="none" w:sz="0" w:space="0" w:color="auto"/>
            <w:left w:val="none" w:sz="0" w:space="0" w:color="auto"/>
            <w:bottom w:val="none" w:sz="0" w:space="0" w:color="auto"/>
            <w:right w:val="none" w:sz="0" w:space="0" w:color="auto"/>
          </w:divBdr>
        </w:div>
        <w:div w:id="87846225">
          <w:marLeft w:val="640"/>
          <w:marRight w:val="0"/>
          <w:marTop w:val="0"/>
          <w:marBottom w:val="0"/>
          <w:divBdr>
            <w:top w:val="none" w:sz="0" w:space="0" w:color="auto"/>
            <w:left w:val="none" w:sz="0" w:space="0" w:color="auto"/>
            <w:bottom w:val="none" w:sz="0" w:space="0" w:color="auto"/>
            <w:right w:val="none" w:sz="0" w:space="0" w:color="auto"/>
          </w:divBdr>
        </w:div>
        <w:div w:id="164126987">
          <w:marLeft w:val="640"/>
          <w:marRight w:val="0"/>
          <w:marTop w:val="0"/>
          <w:marBottom w:val="0"/>
          <w:divBdr>
            <w:top w:val="none" w:sz="0" w:space="0" w:color="auto"/>
            <w:left w:val="none" w:sz="0" w:space="0" w:color="auto"/>
            <w:bottom w:val="none" w:sz="0" w:space="0" w:color="auto"/>
            <w:right w:val="none" w:sz="0" w:space="0" w:color="auto"/>
          </w:divBdr>
        </w:div>
        <w:div w:id="490561781">
          <w:marLeft w:val="640"/>
          <w:marRight w:val="0"/>
          <w:marTop w:val="0"/>
          <w:marBottom w:val="0"/>
          <w:divBdr>
            <w:top w:val="none" w:sz="0" w:space="0" w:color="auto"/>
            <w:left w:val="none" w:sz="0" w:space="0" w:color="auto"/>
            <w:bottom w:val="none" w:sz="0" w:space="0" w:color="auto"/>
            <w:right w:val="none" w:sz="0" w:space="0" w:color="auto"/>
          </w:divBdr>
        </w:div>
        <w:div w:id="618529130">
          <w:marLeft w:val="640"/>
          <w:marRight w:val="0"/>
          <w:marTop w:val="0"/>
          <w:marBottom w:val="0"/>
          <w:divBdr>
            <w:top w:val="none" w:sz="0" w:space="0" w:color="auto"/>
            <w:left w:val="none" w:sz="0" w:space="0" w:color="auto"/>
            <w:bottom w:val="none" w:sz="0" w:space="0" w:color="auto"/>
            <w:right w:val="none" w:sz="0" w:space="0" w:color="auto"/>
          </w:divBdr>
        </w:div>
        <w:div w:id="669256334">
          <w:marLeft w:val="640"/>
          <w:marRight w:val="0"/>
          <w:marTop w:val="0"/>
          <w:marBottom w:val="0"/>
          <w:divBdr>
            <w:top w:val="none" w:sz="0" w:space="0" w:color="auto"/>
            <w:left w:val="none" w:sz="0" w:space="0" w:color="auto"/>
            <w:bottom w:val="none" w:sz="0" w:space="0" w:color="auto"/>
            <w:right w:val="none" w:sz="0" w:space="0" w:color="auto"/>
          </w:divBdr>
        </w:div>
        <w:div w:id="832334889">
          <w:marLeft w:val="640"/>
          <w:marRight w:val="0"/>
          <w:marTop w:val="0"/>
          <w:marBottom w:val="0"/>
          <w:divBdr>
            <w:top w:val="none" w:sz="0" w:space="0" w:color="auto"/>
            <w:left w:val="none" w:sz="0" w:space="0" w:color="auto"/>
            <w:bottom w:val="none" w:sz="0" w:space="0" w:color="auto"/>
            <w:right w:val="none" w:sz="0" w:space="0" w:color="auto"/>
          </w:divBdr>
        </w:div>
        <w:div w:id="901141523">
          <w:marLeft w:val="640"/>
          <w:marRight w:val="0"/>
          <w:marTop w:val="0"/>
          <w:marBottom w:val="0"/>
          <w:divBdr>
            <w:top w:val="none" w:sz="0" w:space="0" w:color="auto"/>
            <w:left w:val="none" w:sz="0" w:space="0" w:color="auto"/>
            <w:bottom w:val="none" w:sz="0" w:space="0" w:color="auto"/>
            <w:right w:val="none" w:sz="0" w:space="0" w:color="auto"/>
          </w:divBdr>
        </w:div>
        <w:div w:id="954365829">
          <w:marLeft w:val="640"/>
          <w:marRight w:val="0"/>
          <w:marTop w:val="0"/>
          <w:marBottom w:val="0"/>
          <w:divBdr>
            <w:top w:val="none" w:sz="0" w:space="0" w:color="auto"/>
            <w:left w:val="none" w:sz="0" w:space="0" w:color="auto"/>
            <w:bottom w:val="none" w:sz="0" w:space="0" w:color="auto"/>
            <w:right w:val="none" w:sz="0" w:space="0" w:color="auto"/>
          </w:divBdr>
        </w:div>
        <w:div w:id="1110658815">
          <w:marLeft w:val="640"/>
          <w:marRight w:val="0"/>
          <w:marTop w:val="0"/>
          <w:marBottom w:val="0"/>
          <w:divBdr>
            <w:top w:val="none" w:sz="0" w:space="0" w:color="auto"/>
            <w:left w:val="none" w:sz="0" w:space="0" w:color="auto"/>
            <w:bottom w:val="none" w:sz="0" w:space="0" w:color="auto"/>
            <w:right w:val="none" w:sz="0" w:space="0" w:color="auto"/>
          </w:divBdr>
        </w:div>
        <w:div w:id="1177228457">
          <w:marLeft w:val="640"/>
          <w:marRight w:val="0"/>
          <w:marTop w:val="0"/>
          <w:marBottom w:val="0"/>
          <w:divBdr>
            <w:top w:val="none" w:sz="0" w:space="0" w:color="auto"/>
            <w:left w:val="none" w:sz="0" w:space="0" w:color="auto"/>
            <w:bottom w:val="none" w:sz="0" w:space="0" w:color="auto"/>
            <w:right w:val="none" w:sz="0" w:space="0" w:color="auto"/>
          </w:divBdr>
        </w:div>
        <w:div w:id="1348749522">
          <w:marLeft w:val="640"/>
          <w:marRight w:val="0"/>
          <w:marTop w:val="0"/>
          <w:marBottom w:val="0"/>
          <w:divBdr>
            <w:top w:val="none" w:sz="0" w:space="0" w:color="auto"/>
            <w:left w:val="none" w:sz="0" w:space="0" w:color="auto"/>
            <w:bottom w:val="none" w:sz="0" w:space="0" w:color="auto"/>
            <w:right w:val="none" w:sz="0" w:space="0" w:color="auto"/>
          </w:divBdr>
        </w:div>
        <w:div w:id="1536960601">
          <w:marLeft w:val="640"/>
          <w:marRight w:val="0"/>
          <w:marTop w:val="0"/>
          <w:marBottom w:val="0"/>
          <w:divBdr>
            <w:top w:val="none" w:sz="0" w:space="0" w:color="auto"/>
            <w:left w:val="none" w:sz="0" w:space="0" w:color="auto"/>
            <w:bottom w:val="none" w:sz="0" w:space="0" w:color="auto"/>
            <w:right w:val="none" w:sz="0" w:space="0" w:color="auto"/>
          </w:divBdr>
        </w:div>
        <w:div w:id="1567296024">
          <w:marLeft w:val="640"/>
          <w:marRight w:val="0"/>
          <w:marTop w:val="0"/>
          <w:marBottom w:val="0"/>
          <w:divBdr>
            <w:top w:val="none" w:sz="0" w:space="0" w:color="auto"/>
            <w:left w:val="none" w:sz="0" w:space="0" w:color="auto"/>
            <w:bottom w:val="none" w:sz="0" w:space="0" w:color="auto"/>
            <w:right w:val="none" w:sz="0" w:space="0" w:color="auto"/>
          </w:divBdr>
        </w:div>
        <w:div w:id="1691950126">
          <w:marLeft w:val="640"/>
          <w:marRight w:val="0"/>
          <w:marTop w:val="0"/>
          <w:marBottom w:val="0"/>
          <w:divBdr>
            <w:top w:val="none" w:sz="0" w:space="0" w:color="auto"/>
            <w:left w:val="none" w:sz="0" w:space="0" w:color="auto"/>
            <w:bottom w:val="none" w:sz="0" w:space="0" w:color="auto"/>
            <w:right w:val="none" w:sz="0" w:space="0" w:color="auto"/>
          </w:divBdr>
        </w:div>
        <w:div w:id="1780297711">
          <w:marLeft w:val="640"/>
          <w:marRight w:val="0"/>
          <w:marTop w:val="0"/>
          <w:marBottom w:val="0"/>
          <w:divBdr>
            <w:top w:val="none" w:sz="0" w:space="0" w:color="auto"/>
            <w:left w:val="none" w:sz="0" w:space="0" w:color="auto"/>
            <w:bottom w:val="none" w:sz="0" w:space="0" w:color="auto"/>
            <w:right w:val="none" w:sz="0" w:space="0" w:color="auto"/>
          </w:divBdr>
        </w:div>
        <w:div w:id="1849563898">
          <w:marLeft w:val="640"/>
          <w:marRight w:val="0"/>
          <w:marTop w:val="0"/>
          <w:marBottom w:val="0"/>
          <w:divBdr>
            <w:top w:val="none" w:sz="0" w:space="0" w:color="auto"/>
            <w:left w:val="none" w:sz="0" w:space="0" w:color="auto"/>
            <w:bottom w:val="none" w:sz="0" w:space="0" w:color="auto"/>
            <w:right w:val="none" w:sz="0" w:space="0" w:color="auto"/>
          </w:divBdr>
        </w:div>
        <w:div w:id="1857159320">
          <w:marLeft w:val="640"/>
          <w:marRight w:val="0"/>
          <w:marTop w:val="0"/>
          <w:marBottom w:val="0"/>
          <w:divBdr>
            <w:top w:val="none" w:sz="0" w:space="0" w:color="auto"/>
            <w:left w:val="none" w:sz="0" w:space="0" w:color="auto"/>
            <w:bottom w:val="none" w:sz="0" w:space="0" w:color="auto"/>
            <w:right w:val="none" w:sz="0" w:space="0" w:color="auto"/>
          </w:divBdr>
        </w:div>
        <w:div w:id="1902013250">
          <w:marLeft w:val="640"/>
          <w:marRight w:val="0"/>
          <w:marTop w:val="0"/>
          <w:marBottom w:val="0"/>
          <w:divBdr>
            <w:top w:val="none" w:sz="0" w:space="0" w:color="auto"/>
            <w:left w:val="none" w:sz="0" w:space="0" w:color="auto"/>
            <w:bottom w:val="none" w:sz="0" w:space="0" w:color="auto"/>
            <w:right w:val="none" w:sz="0" w:space="0" w:color="auto"/>
          </w:divBdr>
        </w:div>
        <w:div w:id="1990400007">
          <w:marLeft w:val="640"/>
          <w:marRight w:val="0"/>
          <w:marTop w:val="0"/>
          <w:marBottom w:val="0"/>
          <w:divBdr>
            <w:top w:val="none" w:sz="0" w:space="0" w:color="auto"/>
            <w:left w:val="none" w:sz="0" w:space="0" w:color="auto"/>
            <w:bottom w:val="none" w:sz="0" w:space="0" w:color="auto"/>
            <w:right w:val="none" w:sz="0" w:space="0" w:color="auto"/>
          </w:divBdr>
        </w:div>
        <w:div w:id="2074160895">
          <w:marLeft w:val="640"/>
          <w:marRight w:val="0"/>
          <w:marTop w:val="0"/>
          <w:marBottom w:val="0"/>
          <w:divBdr>
            <w:top w:val="none" w:sz="0" w:space="0" w:color="auto"/>
            <w:left w:val="none" w:sz="0" w:space="0" w:color="auto"/>
            <w:bottom w:val="none" w:sz="0" w:space="0" w:color="auto"/>
            <w:right w:val="none" w:sz="0" w:space="0" w:color="auto"/>
          </w:divBdr>
        </w:div>
        <w:div w:id="2092726720">
          <w:marLeft w:val="640"/>
          <w:marRight w:val="0"/>
          <w:marTop w:val="0"/>
          <w:marBottom w:val="0"/>
          <w:divBdr>
            <w:top w:val="none" w:sz="0" w:space="0" w:color="auto"/>
            <w:left w:val="none" w:sz="0" w:space="0" w:color="auto"/>
            <w:bottom w:val="none" w:sz="0" w:space="0" w:color="auto"/>
            <w:right w:val="none" w:sz="0" w:space="0" w:color="auto"/>
          </w:divBdr>
        </w:div>
        <w:div w:id="2146851234">
          <w:marLeft w:val="640"/>
          <w:marRight w:val="0"/>
          <w:marTop w:val="0"/>
          <w:marBottom w:val="0"/>
          <w:divBdr>
            <w:top w:val="none" w:sz="0" w:space="0" w:color="auto"/>
            <w:left w:val="none" w:sz="0" w:space="0" w:color="auto"/>
            <w:bottom w:val="none" w:sz="0" w:space="0" w:color="auto"/>
            <w:right w:val="none" w:sz="0" w:space="0" w:color="auto"/>
          </w:divBdr>
        </w:div>
      </w:divsChild>
    </w:div>
    <w:div w:id="1654868184">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55572537">
      <w:bodyDiv w:val="1"/>
      <w:marLeft w:val="0"/>
      <w:marRight w:val="0"/>
      <w:marTop w:val="0"/>
      <w:marBottom w:val="0"/>
      <w:divBdr>
        <w:top w:val="none" w:sz="0" w:space="0" w:color="auto"/>
        <w:left w:val="none" w:sz="0" w:space="0" w:color="auto"/>
        <w:bottom w:val="none" w:sz="0" w:space="0" w:color="auto"/>
        <w:right w:val="none" w:sz="0" w:space="0" w:color="auto"/>
      </w:divBdr>
    </w:div>
    <w:div w:id="1655717072">
      <w:bodyDiv w:val="1"/>
      <w:marLeft w:val="0"/>
      <w:marRight w:val="0"/>
      <w:marTop w:val="0"/>
      <w:marBottom w:val="0"/>
      <w:divBdr>
        <w:top w:val="none" w:sz="0" w:space="0" w:color="auto"/>
        <w:left w:val="none" w:sz="0" w:space="0" w:color="auto"/>
        <w:bottom w:val="none" w:sz="0" w:space="0" w:color="auto"/>
        <w:right w:val="none" w:sz="0" w:space="0" w:color="auto"/>
      </w:divBdr>
    </w:div>
    <w:div w:id="1656372856">
      <w:bodyDiv w:val="1"/>
      <w:marLeft w:val="0"/>
      <w:marRight w:val="0"/>
      <w:marTop w:val="0"/>
      <w:marBottom w:val="0"/>
      <w:divBdr>
        <w:top w:val="none" w:sz="0" w:space="0" w:color="auto"/>
        <w:left w:val="none" w:sz="0" w:space="0" w:color="auto"/>
        <w:bottom w:val="none" w:sz="0" w:space="0" w:color="auto"/>
        <w:right w:val="none" w:sz="0" w:space="0" w:color="auto"/>
      </w:divBdr>
    </w:div>
    <w:div w:id="1656834908">
      <w:bodyDiv w:val="1"/>
      <w:marLeft w:val="0"/>
      <w:marRight w:val="0"/>
      <w:marTop w:val="0"/>
      <w:marBottom w:val="0"/>
      <w:divBdr>
        <w:top w:val="none" w:sz="0" w:space="0" w:color="auto"/>
        <w:left w:val="none" w:sz="0" w:space="0" w:color="auto"/>
        <w:bottom w:val="none" w:sz="0" w:space="0" w:color="auto"/>
        <w:right w:val="none" w:sz="0" w:space="0" w:color="auto"/>
      </w:divBdr>
    </w:div>
    <w:div w:id="1657682118">
      <w:bodyDiv w:val="1"/>
      <w:marLeft w:val="0"/>
      <w:marRight w:val="0"/>
      <w:marTop w:val="0"/>
      <w:marBottom w:val="0"/>
      <w:divBdr>
        <w:top w:val="none" w:sz="0" w:space="0" w:color="auto"/>
        <w:left w:val="none" w:sz="0" w:space="0" w:color="auto"/>
        <w:bottom w:val="none" w:sz="0" w:space="0" w:color="auto"/>
        <w:right w:val="none" w:sz="0" w:space="0" w:color="auto"/>
      </w:divBdr>
    </w:div>
    <w:div w:id="1657950576">
      <w:bodyDiv w:val="1"/>
      <w:marLeft w:val="0"/>
      <w:marRight w:val="0"/>
      <w:marTop w:val="0"/>
      <w:marBottom w:val="0"/>
      <w:divBdr>
        <w:top w:val="none" w:sz="0" w:space="0" w:color="auto"/>
        <w:left w:val="none" w:sz="0" w:space="0" w:color="auto"/>
        <w:bottom w:val="none" w:sz="0" w:space="0" w:color="auto"/>
        <w:right w:val="none" w:sz="0" w:space="0" w:color="auto"/>
      </w:divBdr>
    </w:div>
    <w:div w:id="1658921787">
      <w:bodyDiv w:val="1"/>
      <w:marLeft w:val="0"/>
      <w:marRight w:val="0"/>
      <w:marTop w:val="0"/>
      <w:marBottom w:val="0"/>
      <w:divBdr>
        <w:top w:val="none" w:sz="0" w:space="0" w:color="auto"/>
        <w:left w:val="none" w:sz="0" w:space="0" w:color="auto"/>
        <w:bottom w:val="none" w:sz="0" w:space="0" w:color="auto"/>
        <w:right w:val="none" w:sz="0" w:space="0" w:color="auto"/>
      </w:divBdr>
    </w:div>
    <w:div w:id="1659530981">
      <w:bodyDiv w:val="1"/>
      <w:marLeft w:val="0"/>
      <w:marRight w:val="0"/>
      <w:marTop w:val="0"/>
      <w:marBottom w:val="0"/>
      <w:divBdr>
        <w:top w:val="none" w:sz="0" w:space="0" w:color="auto"/>
        <w:left w:val="none" w:sz="0" w:space="0" w:color="auto"/>
        <w:bottom w:val="none" w:sz="0" w:space="0" w:color="auto"/>
        <w:right w:val="none" w:sz="0" w:space="0" w:color="auto"/>
      </w:divBdr>
    </w:div>
    <w:div w:id="1659766675">
      <w:bodyDiv w:val="1"/>
      <w:marLeft w:val="0"/>
      <w:marRight w:val="0"/>
      <w:marTop w:val="0"/>
      <w:marBottom w:val="0"/>
      <w:divBdr>
        <w:top w:val="none" w:sz="0" w:space="0" w:color="auto"/>
        <w:left w:val="none" w:sz="0" w:space="0" w:color="auto"/>
        <w:bottom w:val="none" w:sz="0" w:space="0" w:color="auto"/>
        <w:right w:val="none" w:sz="0" w:space="0" w:color="auto"/>
      </w:divBdr>
    </w:div>
    <w:div w:id="1660579726">
      <w:bodyDiv w:val="1"/>
      <w:marLeft w:val="0"/>
      <w:marRight w:val="0"/>
      <w:marTop w:val="0"/>
      <w:marBottom w:val="0"/>
      <w:divBdr>
        <w:top w:val="none" w:sz="0" w:space="0" w:color="auto"/>
        <w:left w:val="none" w:sz="0" w:space="0" w:color="auto"/>
        <w:bottom w:val="none" w:sz="0" w:space="0" w:color="auto"/>
        <w:right w:val="none" w:sz="0" w:space="0" w:color="auto"/>
      </w:divBdr>
    </w:div>
    <w:div w:id="1661303399">
      <w:bodyDiv w:val="1"/>
      <w:marLeft w:val="0"/>
      <w:marRight w:val="0"/>
      <w:marTop w:val="0"/>
      <w:marBottom w:val="0"/>
      <w:divBdr>
        <w:top w:val="none" w:sz="0" w:space="0" w:color="auto"/>
        <w:left w:val="none" w:sz="0" w:space="0" w:color="auto"/>
        <w:bottom w:val="none" w:sz="0" w:space="0" w:color="auto"/>
        <w:right w:val="none" w:sz="0" w:space="0" w:color="auto"/>
      </w:divBdr>
    </w:div>
    <w:div w:id="1661343368">
      <w:bodyDiv w:val="1"/>
      <w:marLeft w:val="0"/>
      <w:marRight w:val="0"/>
      <w:marTop w:val="0"/>
      <w:marBottom w:val="0"/>
      <w:divBdr>
        <w:top w:val="none" w:sz="0" w:space="0" w:color="auto"/>
        <w:left w:val="none" w:sz="0" w:space="0" w:color="auto"/>
        <w:bottom w:val="none" w:sz="0" w:space="0" w:color="auto"/>
        <w:right w:val="none" w:sz="0" w:space="0" w:color="auto"/>
      </w:divBdr>
    </w:div>
    <w:div w:id="1662153444">
      <w:bodyDiv w:val="1"/>
      <w:marLeft w:val="0"/>
      <w:marRight w:val="0"/>
      <w:marTop w:val="0"/>
      <w:marBottom w:val="0"/>
      <w:divBdr>
        <w:top w:val="none" w:sz="0" w:space="0" w:color="auto"/>
        <w:left w:val="none" w:sz="0" w:space="0" w:color="auto"/>
        <w:bottom w:val="none" w:sz="0" w:space="0" w:color="auto"/>
        <w:right w:val="none" w:sz="0" w:space="0" w:color="auto"/>
      </w:divBdr>
    </w:div>
    <w:div w:id="1662155004">
      <w:bodyDiv w:val="1"/>
      <w:marLeft w:val="0"/>
      <w:marRight w:val="0"/>
      <w:marTop w:val="0"/>
      <w:marBottom w:val="0"/>
      <w:divBdr>
        <w:top w:val="none" w:sz="0" w:space="0" w:color="auto"/>
        <w:left w:val="none" w:sz="0" w:space="0" w:color="auto"/>
        <w:bottom w:val="none" w:sz="0" w:space="0" w:color="auto"/>
        <w:right w:val="none" w:sz="0" w:space="0" w:color="auto"/>
      </w:divBdr>
    </w:div>
    <w:div w:id="1662270933">
      <w:bodyDiv w:val="1"/>
      <w:marLeft w:val="0"/>
      <w:marRight w:val="0"/>
      <w:marTop w:val="0"/>
      <w:marBottom w:val="0"/>
      <w:divBdr>
        <w:top w:val="none" w:sz="0" w:space="0" w:color="auto"/>
        <w:left w:val="none" w:sz="0" w:space="0" w:color="auto"/>
        <w:bottom w:val="none" w:sz="0" w:space="0" w:color="auto"/>
        <w:right w:val="none" w:sz="0" w:space="0" w:color="auto"/>
      </w:divBdr>
    </w:div>
    <w:div w:id="1662544290">
      <w:bodyDiv w:val="1"/>
      <w:marLeft w:val="0"/>
      <w:marRight w:val="0"/>
      <w:marTop w:val="0"/>
      <w:marBottom w:val="0"/>
      <w:divBdr>
        <w:top w:val="none" w:sz="0" w:space="0" w:color="auto"/>
        <w:left w:val="none" w:sz="0" w:space="0" w:color="auto"/>
        <w:bottom w:val="none" w:sz="0" w:space="0" w:color="auto"/>
        <w:right w:val="none" w:sz="0" w:space="0" w:color="auto"/>
      </w:divBdr>
    </w:div>
    <w:div w:id="1663007519">
      <w:bodyDiv w:val="1"/>
      <w:marLeft w:val="0"/>
      <w:marRight w:val="0"/>
      <w:marTop w:val="0"/>
      <w:marBottom w:val="0"/>
      <w:divBdr>
        <w:top w:val="none" w:sz="0" w:space="0" w:color="auto"/>
        <w:left w:val="none" w:sz="0" w:space="0" w:color="auto"/>
        <w:bottom w:val="none" w:sz="0" w:space="0" w:color="auto"/>
        <w:right w:val="none" w:sz="0" w:space="0" w:color="auto"/>
      </w:divBdr>
    </w:div>
    <w:div w:id="1663191766">
      <w:bodyDiv w:val="1"/>
      <w:marLeft w:val="0"/>
      <w:marRight w:val="0"/>
      <w:marTop w:val="0"/>
      <w:marBottom w:val="0"/>
      <w:divBdr>
        <w:top w:val="none" w:sz="0" w:space="0" w:color="auto"/>
        <w:left w:val="none" w:sz="0" w:space="0" w:color="auto"/>
        <w:bottom w:val="none" w:sz="0" w:space="0" w:color="auto"/>
        <w:right w:val="none" w:sz="0" w:space="0" w:color="auto"/>
      </w:divBdr>
    </w:div>
    <w:div w:id="1663198859">
      <w:bodyDiv w:val="1"/>
      <w:marLeft w:val="0"/>
      <w:marRight w:val="0"/>
      <w:marTop w:val="0"/>
      <w:marBottom w:val="0"/>
      <w:divBdr>
        <w:top w:val="none" w:sz="0" w:space="0" w:color="auto"/>
        <w:left w:val="none" w:sz="0" w:space="0" w:color="auto"/>
        <w:bottom w:val="none" w:sz="0" w:space="0" w:color="auto"/>
        <w:right w:val="none" w:sz="0" w:space="0" w:color="auto"/>
      </w:divBdr>
    </w:div>
    <w:div w:id="1663655233">
      <w:bodyDiv w:val="1"/>
      <w:marLeft w:val="0"/>
      <w:marRight w:val="0"/>
      <w:marTop w:val="0"/>
      <w:marBottom w:val="0"/>
      <w:divBdr>
        <w:top w:val="none" w:sz="0" w:space="0" w:color="auto"/>
        <w:left w:val="none" w:sz="0" w:space="0" w:color="auto"/>
        <w:bottom w:val="none" w:sz="0" w:space="0" w:color="auto"/>
        <w:right w:val="none" w:sz="0" w:space="0" w:color="auto"/>
      </w:divBdr>
    </w:div>
    <w:div w:id="1664428716">
      <w:bodyDiv w:val="1"/>
      <w:marLeft w:val="0"/>
      <w:marRight w:val="0"/>
      <w:marTop w:val="0"/>
      <w:marBottom w:val="0"/>
      <w:divBdr>
        <w:top w:val="none" w:sz="0" w:space="0" w:color="auto"/>
        <w:left w:val="none" w:sz="0" w:space="0" w:color="auto"/>
        <w:bottom w:val="none" w:sz="0" w:space="0" w:color="auto"/>
        <w:right w:val="none" w:sz="0" w:space="0" w:color="auto"/>
      </w:divBdr>
    </w:div>
    <w:div w:id="1664550908">
      <w:bodyDiv w:val="1"/>
      <w:marLeft w:val="0"/>
      <w:marRight w:val="0"/>
      <w:marTop w:val="0"/>
      <w:marBottom w:val="0"/>
      <w:divBdr>
        <w:top w:val="none" w:sz="0" w:space="0" w:color="auto"/>
        <w:left w:val="none" w:sz="0" w:space="0" w:color="auto"/>
        <w:bottom w:val="none" w:sz="0" w:space="0" w:color="auto"/>
        <w:right w:val="none" w:sz="0" w:space="0" w:color="auto"/>
      </w:divBdr>
    </w:div>
    <w:div w:id="1664551484">
      <w:bodyDiv w:val="1"/>
      <w:marLeft w:val="0"/>
      <w:marRight w:val="0"/>
      <w:marTop w:val="0"/>
      <w:marBottom w:val="0"/>
      <w:divBdr>
        <w:top w:val="none" w:sz="0" w:space="0" w:color="auto"/>
        <w:left w:val="none" w:sz="0" w:space="0" w:color="auto"/>
        <w:bottom w:val="none" w:sz="0" w:space="0" w:color="auto"/>
        <w:right w:val="none" w:sz="0" w:space="0" w:color="auto"/>
      </w:divBdr>
    </w:div>
    <w:div w:id="1665546739">
      <w:bodyDiv w:val="1"/>
      <w:marLeft w:val="0"/>
      <w:marRight w:val="0"/>
      <w:marTop w:val="0"/>
      <w:marBottom w:val="0"/>
      <w:divBdr>
        <w:top w:val="none" w:sz="0" w:space="0" w:color="auto"/>
        <w:left w:val="none" w:sz="0" w:space="0" w:color="auto"/>
        <w:bottom w:val="none" w:sz="0" w:space="0" w:color="auto"/>
        <w:right w:val="none" w:sz="0" w:space="0" w:color="auto"/>
      </w:divBdr>
    </w:div>
    <w:div w:id="1666320097">
      <w:bodyDiv w:val="1"/>
      <w:marLeft w:val="0"/>
      <w:marRight w:val="0"/>
      <w:marTop w:val="0"/>
      <w:marBottom w:val="0"/>
      <w:divBdr>
        <w:top w:val="none" w:sz="0" w:space="0" w:color="auto"/>
        <w:left w:val="none" w:sz="0" w:space="0" w:color="auto"/>
        <w:bottom w:val="none" w:sz="0" w:space="0" w:color="auto"/>
        <w:right w:val="none" w:sz="0" w:space="0" w:color="auto"/>
      </w:divBdr>
    </w:div>
    <w:div w:id="1667976113">
      <w:bodyDiv w:val="1"/>
      <w:marLeft w:val="0"/>
      <w:marRight w:val="0"/>
      <w:marTop w:val="0"/>
      <w:marBottom w:val="0"/>
      <w:divBdr>
        <w:top w:val="none" w:sz="0" w:space="0" w:color="auto"/>
        <w:left w:val="none" w:sz="0" w:space="0" w:color="auto"/>
        <w:bottom w:val="none" w:sz="0" w:space="0" w:color="auto"/>
        <w:right w:val="none" w:sz="0" w:space="0" w:color="auto"/>
      </w:divBdr>
    </w:div>
    <w:div w:id="1668095242">
      <w:bodyDiv w:val="1"/>
      <w:marLeft w:val="0"/>
      <w:marRight w:val="0"/>
      <w:marTop w:val="0"/>
      <w:marBottom w:val="0"/>
      <w:divBdr>
        <w:top w:val="none" w:sz="0" w:space="0" w:color="auto"/>
        <w:left w:val="none" w:sz="0" w:space="0" w:color="auto"/>
        <w:bottom w:val="none" w:sz="0" w:space="0" w:color="auto"/>
        <w:right w:val="none" w:sz="0" w:space="0" w:color="auto"/>
      </w:divBdr>
    </w:div>
    <w:div w:id="1668242989">
      <w:bodyDiv w:val="1"/>
      <w:marLeft w:val="0"/>
      <w:marRight w:val="0"/>
      <w:marTop w:val="0"/>
      <w:marBottom w:val="0"/>
      <w:divBdr>
        <w:top w:val="none" w:sz="0" w:space="0" w:color="auto"/>
        <w:left w:val="none" w:sz="0" w:space="0" w:color="auto"/>
        <w:bottom w:val="none" w:sz="0" w:space="0" w:color="auto"/>
        <w:right w:val="none" w:sz="0" w:space="0" w:color="auto"/>
      </w:divBdr>
    </w:div>
    <w:div w:id="1668440190">
      <w:bodyDiv w:val="1"/>
      <w:marLeft w:val="0"/>
      <w:marRight w:val="0"/>
      <w:marTop w:val="0"/>
      <w:marBottom w:val="0"/>
      <w:divBdr>
        <w:top w:val="none" w:sz="0" w:space="0" w:color="auto"/>
        <w:left w:val="none" w:sz="0" w:space="0" w:color="auto"/>
        <w:bottom w:val="none" w:sz="0" w:space="0" w:color="auto"/>
        <w:right w:val="none" w:sz="0" w:space="0" w:color="auto"/>
      </w:divBdr>
      <w:divsChild>
        <w:div w:id="64844811">
          <w:marLeft w:val="640"/>
          <w:marRight w:val="0"/>
          <w:marTop w:val="0"/>
          <w:marBottom w:val="0"/>
          <w:divBdr>
            <w:top w:val="none" w:sz="0" w:space="0" w:color="auto"/>
            <w:left w:val="none" w:sz="0" w:space="0" w:color="auto"/>
            <w:bottom w:val="none" w:sz="0" w:space="0" w:color="auto"/>
            <w:right w:val="none" w:sz="0" w:space="0" w:color="auto"/>
          </w:divBdr>
        </w:div>
        <w:div w:id="332683620">
          <w:marLeft w:val="640"/>
          <w:marRight w:val="0"/>
          <w:marTop w:val="0"/>
          <w:marBottom w:val="0"/>
          <w:divBdr>
            <w:top w:val="none" w:sz="0" w:space="0" w:color="auto"/>
            <w:left w:val="none" w:sz="0" w:space="0" w:color="auto"/>
            <w:bottom w:val="none" w:sz="0" w:space="0" w:color="auto"/>
            <w:right w:val="none" w:sz="0" w:space="0" w:color="auto"/>
          </w:divBdr>
        </w:div>
        <w:div w:id="741297806">
          <w:marLeft w:val="640"/>
          <w:marRight w:val="0"/>
          <w:marTop w:val="0"/>
          <w:marBottom w:val="0"/>
          <w:divBdr>
            <w:top w:val="none" w:sz="0" w:space="0" w:color="auto"/>
            <w:left w:val="none" w:sz="0" w:space="0" w:color="auto"/>
            <w:bottom w:val="none" w:sz="0" w:space="0" w:color="auto"/>
            <w:right w:val="none" w:sz="0" w:space="0" w:color="auto"/>
          </w:divBdr>
        </w:div>
        <w:div w:id="780611921">
          <w:marLeft w:val="640"/>
          <w:marRight w:val="0"/>
          <w:marTop w:val="0"/>
          <w:marBottom w:val="0"/>
          <w:divBdr>
            <w:top w:val="none" w:sz="0" w:space="0" w:color="auto"/>
            <w:left w:val="none" w:sz="0" w:space="0" w:color="auto"/>
            <w:bottom w:val="none" w:sz="0" w:space="0" w:color="auto"/>
            <w:right w:val="none" w:sz="0" w:space="0" w:color="auto"/>
          </w:divBdr>
        </w:div>
        <w:div w:id="872035454">
          <w:marLeft w:val="640"/>
          <w:marRight w:val="0"/>
          <w:marTop w:val="0"/>
          <w:marBottom w:val="0"/>
          <w:divBdr>
            <w:top w:val="none" w:sz="0" w:space="0" w:color="auto"/>
            <w:left w:val="none" w:sz="0" w:space="0" w:color="auto"/>
            <w:bottom w:val="none" w:sz="0" w:space="0" w:color="auto"/>
            <w:right w:val="none" w:sz="0" w:space="0" w:color="auto"/>
          </w:divBdr>
        </w:div>
        <w:div w:id="1000155488">
          <w:marLeft w:val="640"/>
          <w:marRight w:val="0"/>
          <w:marTop w:val="0"/>
          <w:marBottom w:val="0"/>
          <w:divBdr>
            <w:top w:val="none" w:sz="0" w:space="0" w:color="auto"/>
            <w:left w:val="none" w:sz="0" w:space="0" w:color="auto"/>
            <w:bottom w:val="none" w:sz="0" w:space="0" w:color="auto"/>
            <w:right w:val="none" w:sz="0" w:space="0" w:color="auto"/>
          </w:divBdr>
        </w:div>
        <w:div w:id="1006135446">
          <w:marLeft w:val="640"/>
          <w:marRight w:val="0"/>
          <w:marTop w:val="0"/>
          <w:marBottom w:val="0"/>
          <w:divBdr>
            <w:top w:val="none" w:sz="0" w:space="0" w:color="auto"/>
            <w:left w:val="none" w:sz="0" w:space="0" w:color="auto"/>
            <w:bottom w:val="none" w:sz="0" w:space="0" w:color="auto"/>
            <w:right w:val="none" w:sz="0" w:space="0" w:color="auto"/>
          </w:divBdr>
        </w:div>
        <w:div w:id="1259484960">
          <w:marLeft w:val="640"/>
          <w:marRight w:val="0"/>
          <w:marTop w:val="0"/>
          <w:marBottom w:val="0"/>
          <w:divBdr>
            <w:top w:val="none" w:sz="0" w:space="0" w:color="auto"/>
            <w:left w:val="none" w:sz="0" w:space="0" w:color="auto"/>
            <w:bottom w:val="none" w:sz="0" w:space="0" w:color="auto"/>
            <w:right w:val="none" w:sz="0" w:space="0" w:color="auto"/>
          </w:divBdr>
        </w:div>
        <w:div w:id="1308973791">
          <w:marLeft w:val="640"/>
          <w:marRight w:val="0"/>
          <w:marTop w:val="0"/>
          <w:marBottom w:val="0"/>
          <w:divBdr>
            <w:top w:val="none" w:sz="0" w:space="0" w:color="auto"/>
            <w:left w:val="none" w:sz="0" w:space="0" w:color="auto"/>
            <w:bottom w:val="none" w:sz="0" w:space="0" w:color="auto"/>
            <w:right w:val="none" w:sz="0" w:space="0" w:color="auto"/>
          </w:divBdr>
        </w:div>
        <w:div w:id="1390884558">
          <w:marLeft w:val="640"/>
          <w:marRight w:val="0"/>
          <w:marTop w:val="0"/>
          <w:marBottom w:val="0"/>
          <w:divBdr>
            <w:top w:val="none" w:sz="0" w:space="0" w:color="auto"/>
            <w:left w:val="none" w:sz="0" w:space="0" w:color="auto"/>
            <w:bottom w:val="none" w:sz="0" w:space="0" w:color="auto"/>
            <w:right w:val="none" w:sz="0" w:space="0" w:color="auto"/>
          </w:divBdr>
        </w:div>
        <w:div w:id="1570339647">
          <w:marLeft w:val="640"/>
          <w:marRight w:val="0"/>
          <w:marTop w:val="0"/>
          <w:marBottom w:val="0"/>
          <w:divBdr>
            <w:top w:val="none" w:sz="0" w:space="0" w:color="auto"/>
            <w:left w:val="none" w:sz="0" w:space="0" w:color="auto"/>
            <w:bottom w:val="none" w:sz="0" w:space="0" w:color="auto"/>
            <w:right w:val="none" w:sz="0" w:space="0" w:color="auto"/>
          </w:divBdr>
        </w:div>
        <w:div w:id="1610232387">
          <w:marLeft w:val="640"/>
          <w:marRight w:val="0"/>
          <w:marTop w:val="0"/>
          <w:marBottom w:val="0"/>
          <w:divBdr>
            <w:top w:val="none" w:sz="0" w:space="0" w:color="auto"/>
            <w:left w:val="none" w:sz="0" w:space="0" w:color="auto"/>
            <w:bottom w:val="none" w:sz="0" w:space="0" w:color="auto"/>
            <w:right w:val="none" w:sz="0" w:space="0" w:color="auto"/>
          </w:divBdr>
        </w:div>
        <w:div w:id="1699314581">
          <w:marLeft w:val="640"/>
          <w:marRight w:val="0"/>
          <w:marTop w:val="0"/>
          <w:marBottom w:val="0"/>
          <w:divBdr>
            <w:top w:val="none" w:sz="0" w:space="0" w:color="auto"/>
            <w:left w:val="none" w:sz="0" w:space="0" w:color="auto"/>
            <w:bottom w:val="none" w:sz="0" w:space="0" w:color="auto"/>
            <w:right w:val="none" w:sz="0" w:space="0" w:color="auto"/>
          </w:divBdr>
        </w:div>
        <w:div w:id="1776091175">
          <w:marLeft w:val="640"/>
          <w:marRight w:val="0"/>
          <w:marTop w:val="0"/>
          <w:marBottom w:val="0"/>
          <w:divBdr>
            <w:top w:val="none" w:sz="0" w:space="0" w:color="auto"/>
            <w:left w:val="none" w:sz="0" w:space="0" w:color="auto"/>
            <w:bottom w:val="none" w:sz="0" w:space="0" w:color="auto"/>
            <w:right w:val="none" w:sz="0" w:space="0" w:color="auto"/>
          </w:divBdr>
        </w:div>
        <w:div w:id="2001687794">
          <w:marLeft w:val="640"/>
          <w:marRight w:val="0"/>
          <w:marTop w:val="0"/>
          <w:marBottom w:val="0"/>
          <w:divBdr>
            <w:top w:val="none" w:sz="0" w:space="0" w:color="auto"/>
            <w:left w:val="none" w:sz="0" w:space="0" w:color="auto"/>
            <w:bottom w:val="none" w:sz="0" w:space="0" w:color="auto"/>
            <w:right w:val="none" w:sz="0" w:space="0" w:color="auto"/>
          </w:divBdr>
        </w:div>
        <w:div w:id="2024628272">
          <w:marLeft w:val="640"/>
          <w:marRight w:val="0"/>
          <w:marTop w:val="0"/>
          <w:marBottom w:val="0"/>
          <w:divBdr>
            <w:top w:val="none" w:sz="0" w:space="0" w:color="auto"/>
            <w:left w:val="none" w:sz="0" w:space="0" w:color="auto"/>
            <w:bottom w:val="none" w:sz="0" w:space="0" w:color="auto"/>
            <w:right w:val="none" w:sz="0" w:space="0" w:color="auto"/>
          </w:divBdr>
        </w:div>
        <w:div w:id="2036080887">
          <w:marLeft w:val="640"/>
          <w:marRight w:val="0"/>
          <w:marTop w:val="0"/>
          <w:marBottom w:val="0"/>
          <w:divBdr>
            <w:top w:val="none" w:sz="0" w:space="0" w:color="auto"/>
            <w:left w:val="none" w:sz="0" w:space="0" w:color="auto"/>
            <w:bottom w:val="none" w:sz="0" w:space="0" w:color="auto"/>
            <w:right w:val="none" w:sz="0" w:space="0" w:color="auto"/>
          </w:divBdr>
        </w:div>
        <w:div w:id="2130658068">
          <w:marLeft w:val="640"/>
          <w:marRight w:val="0"/>
          <w:marTop w:val="0"/>
          <w:marBottom w:val="0"/>
          <w:divBdr>
            <w:top w:val="none" w:sz="0" w:space="0" w:color="auto"/>
            <w:left w:val="none" w:sz="0" w:space="0" w:color="auto"/>
            <w:bottom w:val="none" w:sz="0" w:space="0" w:color="auto"/>
            <w:right w:val="none" w:sz="0" w:space="0" w:color="auto"/>
          </w:divBdr>
        </w:div>
      </w:divsChild>
    </w:div>
    <w:div w:id="1668551774">
      <w:bodyDiv w:val="1"/>
      <w:marLeft w:val="0"/>
      <w:marRight w:val="0"/>
      <w:marTop w:val="0"/>
      <w:marBottom w:val="0"/>
      <w:divBdr>
        <w:top w:val="none" w:sz="0" w:space="0" w:color="auto"/>
        <w:left w:val="none" w:sz="0" w:space="0" w:color="auto"/>
        <w:bottom w:val="none" w:sz="0" w:space="0" w:color="auto"/>
        <w:right w:val="none" w:sz="0" w:space="0" w:color="auto"/>
      </w:divBdr>
    </w:div>
    <w:div w:id="1669097379">
      <w:bodyDiv w:val="1"/>
      <w:marLeft w:val="0"/>
      <w:marRight w:val="0"/>
      <w:marTop w:val="0"/>
      <w:marBottom w:val="0"/>
      <w:divBdr>
        <w:top w:val="none" w:sz="0" w:space="0" w:color="auto"/>
        <w:left w:val="none" w:sz="0" w:space="0" w:color="auto"/>
        <w:bottom w:val="none" w:sz="0" w:space="0" w:color="auto"/>
        <w:right w:val="none" w:sz="0" w:space="0" w:color="auto"/>
      </w:divBdr>
    </w:div>
    <w:div w:id="1669480291">
      <w:bodyDiv w:val="1"/>
      <w:marLeft w:val="0"/>
      <w:marRight w:val="0"/>
      <w:marTop w:val="0"/>
      <w:marBottom w:val="0"/>
      <w:divBdr>
        <w:top w:val="none" w:sz="0" w:space="0" w:color="auto"/>
        <w:left w:val="none" w:sz="0" w:space="0" w:color="auto"/>
        <w:bottom w:val="none" w:sz="0" w:space="0" w:color="auto"/>
        <w:right w:val="none" w:sz="0" w:space="0" w:color="auto"/>
      </w:divBdr>
    </w:div>
    <w:div w:id="1669602518">
      <w:bodyDiv w:val="1"/>
      <w:marLeft w:val="0"/>
      <w:marRight w:val="0"/>
      <w:marTop w:val="0"/>
      <w:marBottom w:val="0"/>
      <w:divBdr>
        <w:top w:val="none" w:sz="0" w:space="0" w:color="auto"/>
        <w:left w:val="none" w:sz="0" w:space="0" w:color="auto"/>
        <w:bottom w:val="none" w:sz="0" w:space="0" w:color="auto"/>
        <w:right w:val="none" w:sz="0" w:space="0" w:color="auto"/>
      </w:divBdr>
    </w:div>
    <w:div w:id="1670056727">
      <w:bodyDiv w:val="1"/>
      <w:marLeft w:val="0"/>
      <w:marRight w:val="0"/>
      <w:marTop w:val="0"/>
      <w:marBottom w:val="0"/>
      <w:divBdr>
        <w:top w:val="none" w:sz="0" w:space="0" w:color="auto"/>
        <w:left w:val="none" w:sz="0" w:space="0" w:color="auto"/>
        <w:bottom w:val="none" w:sz="0" w:space="0" w:color="auto"/>
        <w:right w:val="none" w:sz="0" w:space="0" w:color="auto"/>
      </w:divBdr>
    </w:div>
    <w:div w:id="1670209835">
      <w:bodyDiv w:val="1"/>
      <w:marLeft w:val="0"/>
      <w:marRight w:val="0"/>
      <w:marTop w:val="0"/>
      <w:marBottom w:val="0"/>
      <w:divBdr>
        <w:top w:val="none" w:sz="0" w:space="0" w:color="auto"/>
        <w:left w:val="none" w:sz="0" w:space="0" w:color="auto"/>
        <w:bottom w:val="none" w:sz="0" w:space="0" w:color="auto"/>
        <w:right w:val="none" w:sz="0" w:space="0" w:color="auto"/>
      </w:divBdr>
      <w:divsChild>
        <w:div w:id="161891273">
          <w:marLeft w:val="640"/>
          <w:marRight w:val="0"/>
          <w:marTop w:val="0"/>
          <w:marBottom w:val="0"/>
          <w:divBdr>
            <w:top w:val="none" w:sz="0" w:space="0" w:color="auto"/>
            <w:left w:val="none" w:sz="0" w:space="0" w:color="auto"/>
            <w:bottom w:val="none" w:sz="0" w:space="0" w:color="auto"/>
            <w:right w:val="none" w:sz="0" w:space="0" w:color="auto"/>
          </w:divBdr>
        </w:div>
        <w:div w:id="236138853">
          <w:marLeft w:val="640"/>
          <w:marRight w:val="0"/>
          <w:marTop w:val="0"/>
          <w:marBottom w:val="0"/>
          <w:divBdr>
            <w:top w:val="none" w:sz="0" w:space="0" w:color="auto"/>
            <w:left w:val="none" w:sz="0" w:space="0" w:color="auto"/>
            <w:bottom w:val="none" w:sz="0" w:space="0" w:color="auto"/>
            <w:right w:val="none" w:sz="0" w:space="0" w:color="auto"/>
          </w:divBdr>
        </w:div>
        <w:div w:id="267857337">
          <w:marLeft w:val="640"/>
          <w:marRight w:val="0"/>
          <w:marTop w:val="0"/>
          <w:marBottom w:val="0"/>
          <w:divBdr>
            <w:top w:val="none" w:sz="0" w:space="0" w:color="auto"/>
            <w:left w:val="none" w:sz="0" w:space="0" w:color="auto"/>
            <w:bottom w:val="none" w:sz="0" w:space="0" w:color="auto"/>
            <w:right w:val="none" w:sz="0" w:space="0" w:color="auto"/>
          </w:divBdr>
        </w:div>
        <w:div w:id="359207116">
          <w:marLeft w:val="640"/>
          <w:marRight w:val="0"/>
          <w:marTop w:val="0"/>
          <w:marBottom w:val="0"/>
          <w:divBdr>
            <w:top w:val="none" w:sz="0" w:space="0" w:color="auto"/>
            <w:left w:val="none" w:sz="0" w:space="0" w:color="auto"/>
            <w:bottom w:val="none" w:sz="0" w:space="0" w:color="auto"/>
            <w:right w:val="none" w:sz="0" w:space="0" w:color="auto"/>
          </w:divBdr>
        </w:div>
        <w:div w:id="482039830">
          <w:marLeft w:val="640"/>
          <w:marRight w:val="0"/>
          <w:marTop w:val="0"/>
          <w:marBottom w:val="0"/>
          <w:divBdr>
            <w:top w:val="none" w:sz="0" w:space="0" w:color="auto"/>
            <w:left w:val="none" w:sz="0" w:space="0" w:color="auto"/>
            <w:bottom w:val="none" w:sz="0" w:space="0" w:color="auto"/>
            <w:right w:val="none" w:sz="0" w:space="0" w:color="auto"/>
          </w:divBdr>
        </w:div>
        <w:div w:id="541752771">
          <w:marLeft w:val="640"/>
          <w:marRight w:val="0"/>
          <w:marTop w:val="0"/>
          <w:marBottom w:val="0"/>
          <w:divBdr>
            <w:top w:val="none" w:sz="0" w:space="0" w:color="auto"/>
            <w:left w:val="none" w:sz="0" w:space="0" w:color="auto"/>
            <w:bottom w:val="none" w:sz="0" w:space="0" w:color="auto"/>
            <w:right w:val="none" w:sz="0" w:space="0" w:color="auto"/>
          </w:divBdr>
        </w:div>
        <w:div w:id="599684094">
          <w:marLeft w:val="640"/>
          <w:marRight w:val="0"/>
          <w:marTop w:val="0"/>
          <w:marBottom w:val="0"/>
          <w:divBdr>
            <w:top w:val="none" w:sz="0" w:space="0" w:color="auto"/>
            <w:left w:val="none" w:sz="0" w:space="0" w:color="auto"/>
            <w:bottom w:val="none" w:sz="0" w:space="0" w:color="auto"/>
            <w:right w:val="none" w:sz="0" w:space="0" w:color="auto"/>
          </w:divBdr>
        </w:div>
        <w:div w:id="1076511636">
          <w:marLeft w:val="640"/>
          <w:marRight w:val="0"/>
          <w:marTop w:val="0"/>
          <w:marBottom w:val="0"/>
          <w:divBdr>
            <w:top w:val="none" w:sz="0" w:space="0" w:color="auto"/>
            <w:left w:val="none" w:sz="0" w:space="0" w:color="auto"/>
            <w:bottom w:val="none" w:sz="0" w:space="0" w:color="auto"/>
            <w:right w:val="none" w:sz="0" w:space="0" w:color="auto"/>
          </w:divBdr>
        </w:div>
        <w:div w:id="1295678203">
          <w:marLeft w:val="640"/>
          <w:marRight w:val="0"/>
          <w:marTop w:val="0"/>
          <w:marBottom w:val="0"/>
          <w:divBdr>
            <w:top w:val="none" w:sz="0" w:space="0" w:color="auto"/>
            <w:left w:val="none" w:sz="0" w:space="0" w:color="auto"/>
            <w:bottom w:val="none" w:sz="0" w:space="0" w:color="auto"/>
            <w:right w:val="none" w:sz="0" w:space="0" w:color="auto"/>
          </w:divBdr>
        </w:div>
        <w:div w:id="1444807311">
          <w:marLeft w:val="640"/>
          <w:marRight w:val="0"/>
          <w:marTop w:val="0"/>
          <w:marBottom w:val="0"/>
          <w:divBdr>
            <w:top w:val="none" w:sz="0" w:space="0" w:color="auto"/>
            <w:left w:val="none" w:sz="0" w:space="0" w:color="auto"/>
            <w:bottom w:val="none" w:sz="0" w:space="0" w:color="auto"/>
            <w:right w:val="none" w:sz="0" w:space="0" w:color="auto"/>
          </w:divBdr>
        </w:div>
        <w:div w:id="1500806229">
          <w:marLeft w:val="640"/>
          <w:marRight w:val="0"/>
          <w:marTop w:val="0"/>
          <w:marBottom w:val="0"/>
          <w:divBdr>
            <w:top w:val="none" w:sz="0" w:space="0" w:color="auto"/>
            <w:left w:val="none" w:sz="0" w:space="0" w:color="auto"/>
            <w:bottom w:val="none" w:sz="0" w:space="0" w:color="auto"/>
            <w:right w:val="none" w:sz="0" w:space="0" w:color="auto"/>
          </w:divBdr>
        </w:div>
        <w:div w:id="1824275979">
          <w:marLeft w:val="640"/>
          <w:marRight w:val="0"/>
          <w:marTop w:val="0"/>
          <w:marBottom w:val="0"/>
          <w:divBdr>
            <w:top w:val="none" w:sz="0" w:space="0" w:color="auto"/>
            <w:left w:val="none" w:sz="0" w:space="0" w:color="auto"/>
            <w:bottom w:val="none" w:sz="0" w:space="0" w:color="auto"/>
            <w:right w:val="none" w:sz="0" w:space="0" w:color="auto"/>
          </w:divBdr>
        </w:div>
        <w:div w:id="1859807903">
          <w:marLeft w:val="640"/>
          <w:marRight w:val="0"/>
          <w:marTop w:val="0"/>
          <w:marBottom w:val="0"/>
          <w:divBdr>
            <w:top w:val="none" w:sz="0" w:space="0" w:color="auto"/>
            <w:left w:val="none" w:sz="0" w:space="0" w:color="auto"/>
            <w:bottom w:val="none" w:sz="0" w:space="0" w:color="auto"/>
            <w:right w:val="none" w:sz="0" w:space="0" w:color="auto"/>
          </w:divBdr>
        </w:div>
        <w:div w:id="1963460390">
          <w:marLeft w:val="640"/>
          <w:marRight w:val="0"/>
          <w:marTop w:val="0"/>
          <w:marBottom w:val="0"/>
          <w:divBdr>
            <w:top w:val="none" w:sz="0" w:space="0" w:color="auto"/>
            <w:left w:val="none" w:sz="0" w:space="0" w:color="auto"/>
            <w:bottom w:val="none" w:sz="0" w:space="0" w:color="auto"/>
            <w:right w:val="none" w:sz="0" w:space="0" w:color="auto"/>
          </w:divBdr>
        </w:div>
      </w:divsChild>
    </w:div>
    <w:div w:id="1670400866">
      <w:bodyDiv w:val="1"/>
      <w:marLeft w:val="0"/>
      <w:marRight w:val="0"/>
      <w:marTop w:val="0"/>
      <w:marBottom w:val="0"/>
      <w:divBdr>
        <w:top w:val="none" w:sz="0" w:space="0" w:color="auto"/>
        <w:left w:val="none" w:sz="0" w:space="0" w:color="auto"/>
        <w:bottom w:val="none" w:sz="0" w:space="0" w:color="auto"/>
        <w:right w:val="none" w:sz="0" w:space="0" w:color="auto"/>
      </w:divBdr>
    </w:div>
    <w:div w:id="1670401109">
      <w:bodyDiv w:val="1"/>
      <w:marLeft w:val="0"/>
      <w:marRight w:val="0"/>
      <w:marTop w:val="0"/>
      <w:marBottom w:val="0"/>
      <w:divBdr>
        <w:top w:val="none" w:sz="0" w:space="0" w:color="auto"/>
        <w:left w:val="none" w:sz="0" w:space="0" w:color="auto"/>
        <w:bottom w:val="none" w:sz="0" w:space="0" w:color="auto"/>
        <w:right w:val="none" w:sz="0" w:space="0" w:color="auto"/>
      </w:divBdr>
    </w:div>
    <w:div w:id="1670404384">
      <w:bodyDiv w:val="1"/>
      <w:marLeft w:val="0"/>
      <w:marRight w:val="0"/>
      <w:marTop w:val="0"/>
      <w:marBottom w:val="0"/>
      <w:divBdr>
        <w:top w:val="none" w:sz="0" w:space="0" w:color="auto"/>
        <w:left w:val="none" w:sz="0" w:space="0" w:color="auto"/>
        <w:bottom w:val="none" w:sz="0" w:space="0" w:color="auto"/>
        <w:right w:val="none" w:sz="0" w:space="0" w:color="auto"/>
      </w:divBdr>
    </w:div>
    <w:div w:id="1672030534">
      <w:bodyDiv w:val="1"/>
      <w:marLeft w:val="0"/>
      <w:marRight w:val="0"/>
      <w:marTop w:val="0"/>
      <w:marBottom w:val="0"/>
      <w:divBdr>
        <w:top w:val="none" w:sz="0" w:space="0" w:color="auto"/>
        <w:left w:val="none" w:sz="0" w:space="0" w:color="auto"/>
        <w:bottom w:val="none" w:sz="0" w:space="0" w:color="auto"/>
        <w:right w:val="none" w:sz="0" w:space="0" w:color="auto"/>
      </w:divBdr>
    </w:div>
    <w:div w:id="1672371211">
      <w:bodyDiv w:val="1"/>
      <w:marLeft w:val="0"/>
      <w:marRight w:val="0"/>
      <w:marTop w:val="0"/>
      <w:marBottom w:val="0"/>
      <w:divBdr>
        <w:top w:val="none" w:sz="0" w:space="0" w:color="auto"/>
        <w:left w:val="none" w:sz="0" w:space="0" w:color="auto"/>
        <w:bottom w:val="none" w:sz="0" w:space="0" w:color="auto"/>
        <w:right w:val="none" w:sz="0" w:space="0" w:color="auto"/>
      </w:divBdr>
      <w:divsChild>
        <w:div w:id="379524302">
          <w:marLeft w:val="640"/>
          <w:marRight w:val="0"/>
          <w:marTop w:val="0"/>
          <w:marBottom w:val="0"/>
          <w:divBdr>
            <w:top w:val="none" w:sz="0" w:space="0" w:color="auto"/>
            <w:left w:val="none" w:sz="0" w:space="0" w:color="auto"/>
            <w:bottom w:val="none" w:sz="0" w:space="0" w:color="auto"/>
            <w:right w:val="none" w:sz="0" w:space="0" w:color="auto"/>
          </w:divBdr>
        </w:div>
        <w:div w:id="420182896">
          <w:marLeft w:val="640"/>
          <w:marRight w:val="0"/>
          <w:marTop w:val="0"/>
          <w:marBottom w:val="0"/>
          <w:divBdr>
            <w:top w:val="none" w:sz="0" w:space="0" w:color="auto"/>
            <w:left w:val="none" w:sz="0" w:space="0" w:color="auto"/>
            <w:bottom w:val="none" w:sz="0" w:space="0" w:color="auto"/>
            <w:right w:val="none" w:sz="0" w:space="0" w:color="auto"/>
          </w:divBdr>
        </w:div>
        <w:div w:id="551574220">
          <w:marLeft w:val="640"/>
          <w:marRight w:val="0"/>
          <w:marTop w:val="0"/>
          <w:marBottom w:val="0"/>
          <w:divBdr>
            <w:top w:val="none" w:sz="0" w:space="0" w:color="auto"/>
            <w:left w:val="none" w:sz="0" w:space="0" w:color="auto"/>
            <w:bottom w:val="none" w:sz="0" w:space="0" w:color="auto"/>
            <w:right w:val="none" w:sz="0" w:space="0" w:color="auto"/>
          </w:divBdr>
        </w:div>
        <w:div w:id="634873165">
          <w:marLeft w:val="640"/>
          <w:marRight w:val="0"/>
          <w:marTop w:val="0"/>
          <w:marBottom w:val="0"/>
          <w:divBdr>
            <w:top w:val="none" w:sz="0" w:space="0" w:color="auto"/>
            <w:left w:val="none" w:sz="0" w:space="0" w:color="auto"/>
            <w:bottom w:val="none" w:sz="0" w:space="0" w:color="auto"/>
            <w:right w:val="none" w:sz="0" w:space="0" w:color="auto"/>
          </w:divBdr>
        </w:div>
        <w:div w:id="869495692">
          <w:marLeft w:val="640"/>
          <w:marRight w:val="0"/>
          <w:marTop w:val="0"/>
          <w:marBottom w:val="0"/>
          <w:divBdr>
            <w:top w:val="none" w:sz="0" w:space="0" w:color="auto"/>
            <w:left w:val="none" w:sz="0" w:space="0" w:color="auto"/>
            <w:bottom w:val="none" w:sz="0" w:space="0" w:color="auto"/>
            <w:right w:val="none" w:sz="0" w:space="0" w:color="auto"/>
          </w:divBdr>
        </w:div>
        <w:div w:id="939223389">
          <w:marLeft w:val="640"/>
          <w:marRight w:val="0"/>
          <w:marTop w:val="0"/>
          <w:marBottom w:val="0"/>
          <w:divBdr>
            <w:top w:val="none" w:sz="0" w:space="0" w:color="auto"/>
            <w:left w:val="none" w:sz="0" w:space="0" w:color="auto"/>
            <w:bottom w:val="none" w:sz="0" w:space="0" w:color="auto"/>
            <w:right w:val="none" w:sz="0" w:space="0" w:color="auto"/>
          </w:divBdr>
        </w:div>
        <w:div w:id="1036393188">
          <w:marLeft w:val="640"/>
          <w:marRight w:val="0"/>
          <w:marTop w:val="0"/>
          <w:marBottom w:val="0"/>
          <w:divBdr>
            <w:top w:val="none" w:sz="0" w:space="0" w:color="auto"/>
            <w:left w:val="none" w:sz="0" w:space="0" w:color="auto"/>
            <w:bottom w:val="none" w:sz="0" w:space="0" w:color="auto"/>
            <w:right w:val="none" w:sz="0" w:space="0" w:color="auto"/>
          </w:divBdr>
        </w:div>
        <w:div w:id="1070038613">
          <w:marLeft w:val="640"/>
          <w:marRight w:val="0"/>
          <w:marTop w:val="0"/>
          <w:marBottom w:val="0"/>
          <w:divBdr>
            <w:top w:val="none" w:sz="0" w:space="0" w:color="auto"/>
            <w:left w:val="none" w:sz="0" w:space="0" w:color="auto"/>
            <w:bottom w:val="none" w:sz="0" w:space="0" w:color="auto"/>
            <w:right w:val="none" w:sz="0" w:space="0" w:color="auto"/>
          </w:divBdr>
        </w:div>
        <w:div w:id="1538467282">
          <w:marLeft w:val="640"/>
          <w:marRight w:val="0"/>
          <w:marTop w:val="0"/>
          <w:marBottom w:val="0"/>
          <w:divBdr>
            <w:top w:val="none" w:sz="0" w:space="0" w:color="auto"/>
            <w:left w:val="none" w:sz="0" w:space="0" w:color="auto"/>
            <w:bottom w:val="none" w:sz="0" w:space="0" w:color="auto"/>
            <w:right w:val="none" w:sz="0" w:space="0" w:color="auto"/>
          </w:divBdr>
        </w:div>
        <w:div w:id="1632251065">
          <w:marLeft w:val="640"/>
          <w:marRight w:val="0"/>
          <w:marTop w:val="0"/>
          <w:marBottom w:val="0"/>
          <w:divBdr>
            <w:top w:val="none" w:sz="0" w:space="0" w:color="auto"/>
            <w:left w:val="none" w:sz="0" w:space="0" w:color="auto"/>
            <w:bottom w:val="none" w:sz="0" w:space="0" w:color="auto"/>
            <w:right w:val="none" w:sz="0" w:space="0" w:color="auto"/>
          </w:divBdr>
        </w:div>
        <w:div w:id="1814982444">
          <w:marLeft w:val="640"/>
          <w:marRight w:val="0"/>
          <w:marTop w:val="0"/>
          <w:marBottom w:val="0"/>
          <w:divBdr>
            <w:top w:val="none" w:sz="0" w:space="0" w:color="auto"/>
            <w:left w:val="none" w:sz="0" w:space="0" w:color="auto"/>
            <w:bottom w:val="none" w:sz="0" w:space="0" w:color="auto"/>
            <w:right w:val="none" w:sz="0" w:space="0" w:color="auto"/>
          </w:divBdr>
        </w:div>
        <w:div w:id="2087414998">
          <w:marLeft w:val="640"/>
          <w:marRight w:val="0"/>
          <w:marTop w:val="0"/>
          <w:marBottom w:val="0"/>
          <w:divBdr>
            <w:top w:val="none" w:sz="0" w:space="0" w:color="auto"/>
            <w:left w:val="none" w:sz="0" w:space="0" w:color="auto"/>
            <w:bottom w:val="none" w:sz="0" w:space="0" w:color="auto"/>
            <w:right w:val="none" w:sz="0" w:space="0" w:color="auto"/>
          </w:divBdr>
        </w:div>
        <w:div w:id="2122147808">
          <w:marLeft w:val="640"/>
          <w:marRight w:val="0"/>
          <w:marTop w:val="0"/>
          <w:marBottom w:val="0"/>
          <w:divBdr>
            <w:top w:val="none" w:sz="0" w:space="0" w:color="auto"/>
            <w:left w:val="none" w:sz="0" w:space="0" w:color="auto"/>
            <w:bottom w:val="none" w:sz="0" w:space="0" w:color="auto"/>
            <w:right w:val="none" w:sz="0" w:space="0" w:color="auto"/>
          </w:divBdr>
        </w:div>
      </w:divsChild>
    </w:div>
    <w:div w:id="1673213949">
      <w:bodyDiv w:val="1"/>
      <w:marLeft w:val="0"/>
      <w:marRight w:val="0"/>
      <w:marTop w:val="0"/>
      <w:marBottom w:val="0"/>
      <w:divBdr>
        <w:top w:val="none" w:sz="0" w:space="0" w:color="auto"/>
        <w:left w:val="none" w:sz="0" w:space="0" w:color="auto"/>
        <w:bottom w:val="none" w:sz="0" w:space="0" w:color="auto"/>
        <w:right w:val="none" w:sz="0" w:space="0" w:color="auto"/>
      </w:divBdr>
    </w:div>
    <w:div w:id="1673416516">
      <w:bodyDiv w:val="1"/>
      <w:marLeft w:val="0"/>
      <w:marRight w:val="0"/>
      <w:marTop w:val="0"/>
      <w:marBottom w:val="0"/>
      <w:divBdr>
        <w:top w:val="none" w:sz="0" w:space="0" w:color="auto"/>
        <w:left w:val="none" w:sz="0" w:space="0" w:color="auto"/>
        <w:bottom w:val="none" w:sz="0" w:space="0" w:color="auto"/>
        <w:right w:val="none" w:sz="0" w:space="0" w:color="auto"/>
      </w:divBdr>
    </w:div>
    <w:div w:id="1673676844">
      <w:bodyDiv w:val="1"/>
      <w:marLeft w:val="0"/>
      <w:marRight w:val="0"/>
      <w:marTop w:val="0"/>
      <w:marBottom w:val="0"/>
      <w:divBdr>
        <w:top w:val="none" w:sz="0" w:space="0" w:color="auto"/>
        <w:left w:val="none" w:sz="0" w:space="0" w:color="auto"/>
        <w:bottom w:val="none" w:sz="0" w:space="0" w:color="auto"/>
        <w:right w:val="none" w:sz="0" w:space="0" w:color="auto"/>
      </w:divBdr>
    </w:div>
    <w:div w:id="1673677998">
      <w:bodyDiv w:val="1"/>
      <w:marLeft w:val="0"/>
      <w:marRight w:val="0"/>
      <w:marTop w:val="0"/>
      <w:marBottom w:val="0"/>
      <w:divBdr>
        <w:top w:val="none" w:sz="0" w:space="0" w:color="auto"/>
        <w:left w:val="none" w:sz="0" w:space="0" w:color="auto"/>
        <w:bottom w:val="none" w:sz="0" w:space="0" w:color="auto"/>
        <w:right w:val="none" w:sz="0" w:space="0" w:color="auto"/>
      </w:divBdr>
    </w:div>
    <w:div w:id="1673796507">
      <w:bodyDiv w:val="1"/>
      <w:marLeft w:val="0"/>
      <w:marRight w:val="0"/>
      <w:marTop w:val="0"/>
      <w:marBottom w:val="0"/>
      <w:divBdr>
        <w:top w:val="none" w:sz="0" w:space="0" w:color="auto"/>
        <w:left w:val="none" w:sz="0" w:space="0" w:color="auto"/>
        <w:bottom w:val="none" w:sz="0" w:space="0" w:color="auto"/>
        <w:right w:val="none" w:sz="0" w:space="0" w:color="auto"/>
      </w:divBdr>
    </w:div>
    <w:div w:id="1674456951">
      <w:bodyDiv w:val="1"/>
      <w:marLeft w:val="0"/>
      <w:marRight w:val="0"/>
      <w:marTop w:val="0"/>
      <w:marBottom w:val="0"/>
      <w:divBdr>
        <w:top w:val="none" w:sz="0" w:space="0" w:color="auto"/>
        <w:left w:val="none" w:sz="0" w:space="0" w:color="auto"/>
        <w:bottom w:val="none" w:sz="0" w:space="0" w:color="auto"/>
        <w:right w:val="none" w:sz="0" w:space="0" w:color="auto"/>
      </w:divBdr>
    </w:div>
    <w:div w:id="1674601352">
      <w:bodyDiv w:val="1"/>
      <w:marLeft w:val="0"/>
      <w:marRight w:val="0"/>
      <w:marTop w:val="0"/>
      <w:marBottom w:val="0"/>
      <w:divBdr>
        <w:top w:val="none" w:sz="0" w:space="0" w:color="auto"/>
        <w:left w:val="none" w:sz="0" w:space="0" w:color="auto"/>
        <w:bottom w:val="none" w:sz="0" w:space="0" w:color="auto"/>
        <w:right w:val="none" w:sz="0" w:space="0" w:color="auto"/>
      </w:divBdr>
    </w:div>
    <w:div w:id="1674914822">
      <w:bodyDiv w:val="1"/>
      <w:marLeft w:val="0"/>
      <w:marRight w:val="0"/>
      <w:marTop w:val="0"/>
      <w:marBottom w:val="0"/>
      <w:divBdr>
        <w:top w:val="none" w:sz="0" w:space="0" w:color="auto"/>
        <w:left w:val="none" w:sz="0" w:space="0" w:color="auto"/>
        <w:bottom w:val="none" w:sz="0" w:space="0" w:color="auto"/>
        <w:right w:val="none" w:sz="0" w:space="0" w:color="auto"/>
      </w:divBdr>
    </w:div>
    <w:div w:id="1675034938">
      <w:bodyDiv w:val="1"/>
      <w:marLeft w:val="0"/>
      <w:marRight w:val="0"/>
      <w:marTop w:val="0"/>
      <w:marBottom w:val="0"/>
      <w:divBdr>
        <w:top w:val="none" w:sz="0" w:space="0" w:color="auto"/>
        <w:left w:val="none" w:sz="0" w:space="0" w:color="auto"/>
        <w:bottom w:val="none" w:sz="0" w:space="0" w:color="auto"/>
        <w:right w:val="none" w:sz="0" w:space="0" w:color="auto"/>
      </w:divBdr>
    </w:div>
    <w:div w:id="1675297856">
      <w:bodyDiv w:val="1"/>
      <w:marLeft w:val="0"/>
      <w:marRight w:val="0"/>
      <w:marTop w:val="0"/>
      <w:marBottom w:val="0"/>
      <w:divBdr>
        <w:top w:val="none" w:sz="0" w:space="0" w:color="auto"/>
        <w:left w:val="none" w:sz="0" w:space="0" w:color="auto"/>
        <w:bottom w:val="none" w:sz="0" w:space="0" w:color="auto"/>
        <w:right w:val="none" w:sz="0" w:space="0" w:color="auto"/>
      </w:divBdr>
    </w:div>
    <w:div w:id="1675525152">
      <w:bodyDiv w:val="1"/>
      <w:marLeft w:val="0"/>
      <w:marRight w:val="0"/>
      <w:marTop w:val="0"/>
      <w:marBottom w:val="0"/>
      <w:divBdr>
        <w:top w:val="none" w:sz="0" w:space="0" w:color="auto"/>
        <w:left w:val="none" w:sz="0" w:space="0" w:color="auto"/>
        <w:bottom w:val="none" w:sz="0" w:space="0" w:color="auto"/>
        <w:right w:val="none" w:sz="0" w:space="0" w:color="auto"/>
      </w:divBdr>
    </w:div>
    <w:div w:id="1675768426">
      <w:bodyDiv w:val="1"/>
      <w:marLeft w:val="0"/>
      <w:marRight w:val="0"/>
      <w:marTop w:val="0"/>
      <w:marBottom w:val="0"/>
      <w:divBdr>
        <w:top w:val="none" w:sz="0" w:space="0" w:color="auto"/>
        <w:left w:val="none" w:sz="0" w:space="0" w:color="auto"/>
        <w:bottom w:val="none" w:sz="0" w:space="0" w:color="auto"/>
        <w:right w:val="none" w:sz="0" w:space="0" w:color="auto"/>
      </w:divBdr>
    </w:div>
    <w:div w:id="1676154801">
      <w:bodyDiv w:val="1"/>
      <w:marLeft w:val="0"/>
      <w:marRight w:val="0"/>
      <w:marTop w:val="0"/>
      <w:marBottom w:val="0"/>
      <w:divBdr>
        <w:top w:val="none" w:sz="0" w:space="0" w:color="auto"/>
        <w:left w:val="none" w:sz="0" w:space="0" w:color="auto"/>
        <w:bottom w:val="none" w:sz="0" w:space="0" w:color="auto"/>
        <w:right w:val="none" w:sz="0" w:space="0" w:color="auto"/>
      </w:divBdr>
    </w:div>
    <w:div w:id="1676224525">
      <w:bodyDiv w:val="1"/>
      <w:marLeft w:val="0"/>
      <w:marRight w:val="0"/>
      <w:marTop w:val="0"/>
      <w:marBottom w:val="0"/>
      <w:divBdr>
        <w:top w:val="none" w:sz="0" w:space="0" w:color="auto"/>
        <w:left w:val="none" w:sz="0" w:space="0" w:color="auto"/>
        <w:bottom w:val="none" w:sz="0" w:space="0" w:color="auto"/>
        <w:right w:val="none" w:sz="0" w:space="0" w:color="auto"/>
      </w:divBdr>
    </w:div>
    <w:div w:id="1676493296">
      <w:bodyDiv w:val="1"/>
      <w:marLeft w:val="0"/>
      <w:marRight w:val="0"/>
      <w:marTop w:val="0"/>
      <w:marBottom w:val="0"/>
      <w:divBdr>
        <w:top w:val="none" w:sz="0" w:space="0" w:color="auto"/>
        <w:left w:val="none" w:sz="0" w:space="0" w:color="auto"/>
        <w:bottom w:val="none" w:sz="0" w:space="0" w:color="auto"/>
        <w:right w:val="none" w:sz="0" w:space="0" w:color="auto"/>
      </w:divBdr>
    </w:div>
    <w:div w:id="1677536558">
      <w:bodyDiv w:val="1"/>
      <w:marLeft w:val="0"/>
      <w:marRight w:val="0"/>
      <w:marTop w:val="0"/>
      <w:marBottom w:val="0"/>
      <w:divBdr>
        <w:top w:val="none" w:sz="0" w:space="0" w:color="auto"/>
        <w:left w:val="none" w:sz="0" w:space="0" w:color="auto"/>
        <w:bottom w:val="none" w:sz="0" w:space="0" w:color="auto"/>
        <w:right w:val="none" w:sz="0" w:space="0" w:color="auto"/>
      </w:divBdr>
    </w:div>
    <w:div w:id="1677729767">
      <w:bodyDiv w:val="1"/>
      <w:marLeft w:val="0"/>
      <w:marRight w:val="0"/>
      <w:marTop w:val="0"/>
      <w:marBottom w:val="0"/>
      <w:divBdr>
        <w:top w:val="none" w:sz="0" w:space="0" w:color="auto"/>
        <w:left w:val="none" w:sz="0" w:space="0" w:color="auto"/>
        <w:bottom w:val="none" w:sz="0" w:space="0" w:color="auto"/>
        <w:right w:val="none" w:sz="0" w:space="0" w:color="auto"/>
      </w:divBdr>
    </w:div>
    <w:div w:id="1678532762">
      <w:bodyDiv w:val="1"/>
      <w:marLeft w:val="0"/>
      <w:marRight w:val="0"/>
      <w:marTop w:val="0"/>
      <w:marBottom w:val="0"/>
      <w:divBdr>
        <w:top w:val="none" w:sz="0" w:space="0" w:color="auto"/>
        <w:left w:val="none" w:sz="0" w:space="0" w:color="auto"/>
        <w:bottom w:val="none" w:sz="0" w:space="0" w:color="auto"/>
        <w:right w:val="none" w:sz="0" w:space="0" w:color="auto"/>
      </w:divBdr>
    </w:div>
    <w:div w:id="1678850857">
      <w:bodyDiv w:val="1"/>
      <w:marLeft w:val="0"/>
      <w:marRight w:val="0"/>
      <w:marTop w:val="0"/>
      <w:marBottom w:val="0"/>
      <w:divBdr>
        <w:top w:val="none" w:sz="0" w:space="0" w:color="auto"/>
        <w:left w:val="none" w:sz="0" w:space="0" w:color="auto"/>
        <w:bottom w:val="none" w:sz="0" w:space="0" w:color="auto"/>
        <w:right w:val="none" w:sz="0" w:space="0" w:color="auto"/>
      </w:divBdr>
    </w:div>
    <w:div w:id="1679893192">
      <w:bodyDiv w:val="1"/>
      <w:marLeft w:val="0"/>
      <w:marRight w:val="0"/>
      <w:marTop w:val="0"/>
      <w:marBottom w:val="0"/>
      <w:divBdr>
        <w:top w:val="none" w:sz="0" w:space="0" w:color="auto"/>
        <w:left w:val="none" w:sz="0" w:space="0" w:color="auto"/>
        <w:bottom w:val="none" w:sz="0" w:space="0" w:color="auto"/>
        <w:right w:val="none" w:sz="0" w:space="0" w:color="auto"/>
      </w:divBdr>
    </w:div>
    <w:div w:id="1680153599">
      <w:bodyDiv w:val="1"/>
      <w:marLeft w:val="0"/>
      <w:marRight w:val="0"/>
      <w:marTop w:val="0"/>
      <w:marBottom w:val="0"/>
      <w:divBdr>
        <w:top w:val="none" w:sz="0" w:space="0" w:color="auto"/>
        <w:left w:val="none" w:sz="0" w:space="0" w:color="auto"/>
        <w:bottom w:val="none" w:sz="0" w:space="0" w:color="auto"/>
        <w:right w:val="none" w:sz="0" w:space="0" w:color="auto"/>
      </w:divBdr>
    </w:div>
    <w:div w:id="1680228326">
      <w:bodyDiv w:val="1"/>
      <w:marLeft w:val="0"/>
      <w:marRight w:val="0"/>
      <w:marTop w:val="0"/>
      <w:marBottom w:val="0"/>
      <w:divBdr>
        <w:top w:val="none" w:sz="0" w:space="0" w:color="auto"/>
        <w:left w:val="none" w:sz="0" w:space="0" w:color="auto"/>
        <w:bottom w:val="none" w:sz="0" w:space="0" w:color="auto"/>
        <w:right w:val="none" w:sz="0" w:space="0" w:color="auto"/>
      </w:divBdr>
    </w:div>
    <w:div w:id="1681859088">
      <w:bodyDiv w:val="1"/>
      <w:marLeft w:val="0"/>
      <w:marRight w:val="0"/>
      <w:marTop w:val="0"/>
      <w:marBottom w:val="0"/>
      <w:divBdr>
        <w:top w:val="none" w:sz="0" w:space="0" w:color="auto"/>
        <w:left w:val="none" w:sz="0" w:space="0" w:color="auto"/>
        <w:bottom w:val="none" w:sz="0" w:space="0" w:color="auto"/>
        <w:right w:val="none" w:sz="0" w:space="0" w:color="auto"/>
      </w:divBdr>
    </w:div>
    <w:div w:id="1683430945">
      <w:bodyDiv w:val="1"/>
      <w:marLeft w:val="0"/>
      <w:marRight w:val="0"/>
      <w:marTop w:val="0"/>
      <w:marBottom w:val="0"/>
      <w:divBdr>
        <w:top w:val="none" w:sz="0" w:space="0" w:color="auto"/>
        <w:left w:val="none" w:sz="0" w:space="0" w:color="auto"/>
        <w:bottom w:val="none" w:sz="0" w:space="0" w:color="auto"/>
        <w:right w:val="none" w:sz="0" w:space="0" w:color="auto"/>
      </w:divBdr>
    </w:div>
    <w:div w:id="1683507156">
      <w:bodyDiv w:val="1"/>
      <w:marLeft w:val="0"/>
      <w:marRight w:val="0"/>
      <w:marTop w:val="0"/>
      <w:marBottom w:val="0"/>
      <w:divBdr>
        <w:top w:val="none" w:sz="0" w:space="0" w:color="auto"/>
        <w:left w:val="none" w:sz="0" w:space="0" w:color="auto"/>
        <w:bottom w:val="none" w:sz="0" w:space="0" w:color="auto"/>
        <w:right w:val="none" w:sz="0" w:space="0" w:color="auto"/>
      </w:divBdr>
    </w:div>
    <w:div w:id="1683626045">
      <w:bodyDiv w:val="1"/>
      <w:marLeft w:val="0"/>
      <w:marRight w:val="0"/>
      <w:marTop w:val="0"/>
      <w:marBottom w:val="0"/>
      <w:divBdr>
        <w:top w:val="none" w:sz="0" w:space="0" w:color="auto"/>
        <w:left w:val="none" w:sz="0" w:space="0" w:color="auto"/>
        <w:bottom w:val="none" w:sz="0" w:space="0" w:color="auto"/>
        <w:right w:val="none" w:sz="0" w:space="0" w:color="auto"/>
      </w:divBdr>
    </w:div>
    <w:div w:id="1685018058">
      <w:bodyDiv w:val="1"/>
      <w:marLeft w:val="0"/>
      <w:marRight w:val="0"/>
      <w:marTop w:val="0"/>
      <w:marBottom w:val="0"/>
      <w:divBdr>
        <w:top w:val="none" w:sz="0" w:space="0" w:color="auto"/>
        <w:left w:val="none" w:sz="0" w:space="0" w:color="auto"/>
        <w:bottom w:val="none" w:sz="0" w:space="0" w:color="auto"/>
        <w:right w:val="none" w:sz="0" w:space="0" w:color="auto"/>
      </w:divBdr>
    </w:div>
    <w:div w:id="1685404182">
      <w:bodyDiv w:val="1"/>
      <w:marLeft w:val="0"/>
      <w:marRight w:val="0"/>
      <w:marTop w:val="0"/>
      <w:marBottom w:val="0"/>
      <w:divBdr>
        <w:top w:val="none" w:sz="0" w:space="0" w:color="auto"/>
        <w:left w:val="none" w:sz="0" w:space="0" w:color="auto"/>
        <w:bottom w:val="none" w:sz="0" w:space="0" w:color="auto"/>
        <w:right w:val="none" w:sz="0" w:space="0" w:color="auto"/>
      </w:divBdr>
    </w:div>
    <w:div w:id="1686130748">
      <w:bodyDiv w:val="1"/>
      <w:marLeft w:val="0"/>
      <w:marRight w:val="0"/>
      <w:marTop w:val="0"/>
      <w:marBottom w:val="0"/>
      <w:divBdr>
        <w:top w:val="none" w:sz="0" w:space="0" w:color="auto"/>
        <w:left w:val="none" w:sz="0" w:space="0" w:color="auto"/>
        <w:bottom w:val="none" w:sz="0" w:space="0" w:color="auto"/>
        <w:right w:val="none" w:sz="0" w:space="0" w:color="auto"/>
      </w:divBdr>
    </w:div>
    <w:div w:id="1688101041">
      <w:bodyDiv w:val="1"/>
      <w:marLeft w:val="0"/>
      <w:marRight w:val="0"/>
      <w:marTop w:val="0"/>
      <w:marBottom w:val="0"/>
      <w:divBdr>
        <w:top w:val="none" w:sz="0" w:space="0" w:color="auto"/>
        <w:left w:val="none" w:sz="0" w:space="0" w:color="auto"/>
        <w:bottom w:val="none" w:sz="0" w:space="0" w:color="auto"/>
        <w:right w:val="none" w:sz="0" w:space="0" w:color="auto"/>
      </w:divBdr>
      <w:divsChild>
        <w:div w:id="17632388">
          <w:marLeft w:val="640"/>
          <w:marRight w:val="0"/>
          <w:marTop w:val="0"/>
          <w:marBottom w:val="0"/>
          <w:divBdr>
            <w:top w:val="none" w:sz="0" w:space="0" w:color="auto"/>
            <w:left w:val="none" w:sz="0" w:space="0" w:color="auto"/>
            <w:bottom w:val="none" w:sz="0" w:space="0" w:color="auto"/>
            <w:right w:val="none" w:sz="0" w:space="0" w:color="auto"/>
          </w:divBdr>
        </w:div>
        <w:div w:id="161434445">
          <w:marLeft w:val="640"/>
          <w:marRight w:val="0"/>
          <w:marTop w:val="0"/>
          <w:marBottom w:val="0"/>
          <w:divBdr>
            <w:top w:val="none" w:sz="0" w:space="0" w:color="auto"/>
            <w:left w:val="none" w:sz="0" w:space="0" w:color="auto"/>
            <w:bottom w:val="none" w:sz="0" w:space="0" w:color="auto"/>
            <w:right w:val="none" w:sz="0" w:space="0" w:color="auto"/>
          </w:divBdr>
        </w:div>
        <w:div w:id="202328111">
          <w:marLeft w:val="640"/>
          <w:marRight w:val="0"/>
          <w:marTop w:val="0"/>
          <w:marBottom w:val="0"/>
          <w:divBdr>
            <w:top w:val="none" w:sz="0" w:space="0" w:color="auto"/>
            <w:left w:val="none" w:sz="0" w:space="0" w:color="auto"/>
            <w:bottom w:val="none" w:sz="0" w:space="0" w:color="auto"/>
            <w:right w:val="none" w:sz="0" w:space="0" w:color="auto"/>
          </w:divBdr>
        </w:div>
        <w:div w:id="209805651">
          <w:marLeft w:val="640"/>
          <w:marRight w:val="0"/>
          <w:marTop w:val="0"/>
          <w:marBottom w:val="0"/>
          <w:divBdr>
            <w:top w:val="none" w:sz="0" w:space="0" w:color="auto"/>
            <w:left w:val="none" w:sz="0" w:space="0" w:color="auto"/>
            <w:bottom w:val="none" w:sz="0" w:space="0" w:color="auto"/>
            <w:right w:val="none" w:sz="0" w:space="0" w:color="auto"/>
          </w:divBdr>
        </w:div>
        <w:div w:id="260141796">
          <w:marLeft w:val="640"/>
          <w:marRight w:val="0"/>
          <w:marTop w:val="0"/>
          <w:marBottom w:val="0"/>
          <w:divBdr>
            <w:top w:val="none" w:sz="0" w:space="0" w:color="auto"/>
            <w:left w:val="none" w:sz="0" w:space="0" w:color="auto"/>
            <w:bottom w:val="none" w:sz="0" w:space="0" w:color="auto"/>
            <w:right w:val="none" w:sz="0" w:space="0" w:color="auto"/>
          </w:divBdr>
        </w:div>
        <w:div w:id="299380775">
          <w:marLeft w:val="640"/>
          <w:marRight w:val="0"/>
          <w:marTop w:val="0"/>
          <w:marBottom w:val="0"/>
          <w:divBdr>
            <w:top w:val="none" w:sz="0" w:space="0" w:color="auto"/>
            <w:left w:val="none" w:sz="0" w:space="0" w:color="auto"/>
            <w:bottom w:val="none" w:sz="0" w:space="0" w:color="auto"/>
            <w:right w:val="none" w:sz="0" w:space="0" w:color="auto"/>
          </w:divBdr>
        </w:div>
        <w:div w:id="349647661">
          <w:marLeft w:val="640"/>
          <w:marRight w:val="0"/>
          <w:marTop w:val="0"/>
          <w:marBottom w:val="0"/>
          <w:divBdr>
            <w:top w:val="none" w:sz="0" w:space="0" w:color="auto"/>
            <w:left w:val="none" w:sz="0" w:space="0" w:color="auto"/>
            <w:bottom w:val="none" w:sz="0" w:space="0" w:color="auto"/>
            <w:right w:val="none" w:sz="0" w:space="0" w:color="auto"/>
          </w:divBdr>
        </w:div>
        <w:div w:id="416559296">
          <w:marLeft w:val="640"/>
          <w:marRight w:val="0"/>
          <w:marTop w:val="0"/>
          <w:marBottom w:val="0"/>
          <w:divBdr>
            <w:top w:val="none" w:sz="0" w:space="0" w:color="auto"/>
            <w:left w:val="none" w:sz="0" w:space="0" w:color="auto"/>
            <w:bottom w:val="none" w:sz="0" w:space="0" w:color="auto"/>
            <w:right w:val="none" w:sz="0" w:space="0" w:color="auto"/>
          </w:divBdr>
        </w:div>
        <w:div w:id="522325470">
          <w:marLeft w:val="640"/>
          <w:marRight w:val="0"/>
          <w:marTop w:val="0"/>
          <w:marBottom w:val="0"/>
          <w:divBdr>
            <w:top w:val="none" w:sz="0" w:space="0" w:color="auto"/>
            <w:left w:val="none" w:sz="0" w:space="0" w:color="auto"/>
            <w:bottom w:val="none" w:sz="0" w:space="0" w:color="auto"/>
            <w:right w:val="none" w:sz="0" w:space="0" w:color="auto"/>
          </w:divBdr>
        </w:div>
        <w:div w:id="588079007">
          <w:marLeft w:val="640"/>
          <w:marRight w:val="0"/>
          <w:marTop w:val="0"/>
          <w:marBottom w:val="0"/>
          <w:divBdr>
            <w:top w:val="none" w:sz="0" w:space="0" w:color="auto"/>
            <w:left w:val="none" w:sz="0" w:space="0" w:color="auto"/>
            <w:bottom w:val="none" w:sz="0" w:space="0" w:color="auto"/>
            <w:right w:val="none" w:sz="0" w:space="0" w:color="auto"/>
          </w:divBdr>
        </w:div>
        <w:div w:id="674383566">
          <w:marLeft w:val="640"/>
          <w:marRight w:val="0"/>
          <w:marTop w:val="0"/>
          <w:marBottom w:val="0"/>
          <w:divBdr>
            <w:top w:val="none" w:sz="0" w:space="0" w:color="auto"/>
            <w:left w:val="none" w:sz="0" w:space="0" w:color="auto"/>
            <w:bottom w:val="none" w:sz="0" w:space="0" w:color="auto"/>
            <w:right w:val="none" w:sz="0" w:space="0" w:color="auto"/>
          </w:divBdr>
        </w:div>
        <w:div w:id="680618789">
          <w:marLeft w:val="640"/>
          <w:marRight w:val="0"/>
          <w:marTop w:val="0"/>
          <w:marBottom w:val="0"/>
          <w:divBdr>
            <w:top w:val="none" w:sz="0" w:space="0" w:color="auto"/>
            <w:left w:val="none" w:sz="0" w:space="0" w:color="auto"/>
            <w:bottom w:val="none" w:sz="0" w:space="0" w:color="auto"/>
            <w:right w:val="none" w:sz="0" w:space="0" w:color="auto"/>
          </w:divBdr>
        </w:div>
        <w:div w:id="848757416">
          <w:marLeft w:val="640"/>
          <w:marRight w:val="0"/>
          <w:marTop w:val="0"/>
          <w:marBottom w:val="0"/>
          <w:divBdr>
            <w:top w:val="none" w:sz="0" w:space="0" w:color="auto"/>
            <w:left w:val="none" w:sz="0" w:space="0" w:color="auto"/>
            <w:bottom w:val="none" w:sz="0" w:space="0" w:color="auto"/>
            <w:right w:val="none" w:sz="0" w:space="0" w:color="auto"/>
          </w:divBdr>
        </w:div>
        <w:div w:id="1184397644">
          <w:marLeft w:val="640"/>
          <w:marRight w:val="0"/>
          <w:marTop w:val="0"/>
          <w:marBottom w:val="0"/>
          <w:divBdr>
            <w:top w:val="none" w:sz="0" w:space="0" w:color="auto"/>
            <w:left w:val="none" w:sz="0" w:space="0" w:color="auto"/>
            <w:bottom w:val="none" w:sz="0" w:space="0" w:color="auto"/>
            <w:right w:val="none" w:sz="0" w:space="0" w:color="auto"/>
          </w:divBdr>
        </w:div>
        <w:div w:id="1209491870">
          <w:marLeft w:val="640"/>
          <w:marRight w:val="0"/>
          <w:marTop w:val="0"/>
          <w:marBottom w:val="0"/>
          <w:divBdr>
            <w:top w:val="none" w:sz="0" w:space="0" w:color="auto"/>
            <w:left w:val="none" w:sz="0" w:space="0" w:color="auto"/>
            <w:bottom w:val="none" w:sz="0" w:space="0" w:color="auto"/>
            <w:right w:val="none" w:sz="0" w:space="0" w:color="auto"/>
          </w:divBdr>
        </w:div>
        <w:div w:id="1271279909">
          <w:marLeft w:val="640"/>
          <w:marRight w:val="0"/>
          <w:marTop w:val="0"/>
          <w:marBottom w:val="0"/>
          <w:divBdr>
            <w:top w:val="none" w:sz="0" w:space="0" w:color="auto"/>
            <w:left w:val="none" w:sz="0" w:space="0" w:color="auto"/>
            <w:bottom w:val="none" w:sz="0" w:space="0" w:color="auto"/>
            <w:right w:val="none" w:sz="0" w:space="0" w:color="auto"/>
          </w:divBdr>
        </w:div>
        <w:div w:id="1322582876">
          <w:marLeft w:val="640"/>
          <w:marRight w:val="0"/>
          <w:marTop w:val="0"/>
          <w:marBottom w:val="0"/>
          <w:divBdr>
            <w:top w:val="none" w:sz="0" w:space="0" w:color="auto"/>
            <w:left w:val="none" w:sz="0" w:space="0" w:color="auto"/>
            <w:bottom w:val="none" w:sz="0" w:space="0" w:color="auto"/>
            <w:right w:val="none" w:sz="0" w:space="0" w:color="auto"/>
          </w:divBdr>
        </w:div>
        <w:div w:id="1323390354">
          <w:marLeft w:val="640"/>
          <w:marRight w:val="0"/>
          <w:marTop w:val="0"/>
          <w:marBottom w:val="0"/>
          <w:divBdr>
            <w:top w:val="none" w:sz="0" w:space="0" w:color="auto"/>
            <w:left w:val="none" w:sz="0" w:space="0" w:color="auto"/>
            <w:bottom w:val="none" w:sz="0" w:space="0" w:color="auto"/>
            <w:right w:val="none" w:sz="0" w:space="0" w:color="auto"/>
          </w:divBdr>
        </w:div>
        <w:div w:id="1374650268">
          <w:marLeft w:val="640"/>
          <w:marRight w:val="0"/>
          <w:marTop w:val="0"/>
          <w:marBottom w:val="0"/>
          <w:divBdr>
            <w:top w:val="none" w:sz="0" w:space="0" w:color="auto"/>
            <w:left w:val="none" w:sz="0" w:space="0" w:color="auto"/>
            <w:bottom w:val="none" w:sz="0" w:space="0" w:color="auto"/>
            <w:right w:val="none" w:sz="0" w:space="0" w:color="auto"/>
          </w:divBdr>
        </w:div>
        <w:div w:id="1396977329">
          <w:marLeft w:val="640"/>
          <w:marRight w:val="0"/>
          <w:marTop w:val="0"/>
          <w:marBottom w:val="0"/>
          <w:divBdr>
            <w:top w:val="none" w:sz="0" w:space="0" w:color="auto"/>
            <w:left w:val="none" w:sz="0" w:space="0" w:color="auto"/>
            <w:bottom w:val="none" w:sz="0" w:space="0" w:color="auto"/>
            <w:right w:val="none" w:sz="0" w:space="0" w:color="auto"/>
          </w:divBdr>
        </w:div>
        <w:div w:id="1411806781">
          <w:marLeft w:val="640"/>
          <w:marRight w:val="0"/>
          <w:marTop w:val="0"/>
          <w:marBottom w:val="0"/>
          <w:divBdr>
            <w:top w:val="none" w:sz="0" w:space="0" w:color="auto"/>
            <w:left w:val="none" w:sz="0" w:space="0" w:color="auto"/>
            <w:bottom w:val="none" w:sz="0" w:space="0" w:color="auto"/>
            <w:right w:val="none" w:sz="0" w:space="0" w:color="auto"/>
          </w:divBdr>
        </w:div>
        <w:div w:id="1448282126">
          <w:marLeft w:val="640"/>
          <w:marRight w:val="0"/>
          <w:marTop w:val="0"/>
          <w:marBottom w:val="0"/>
          <w:divBdr>
            <w:top w:val="none" w:sz="0" w:space="0" w:color="auto"/>
            <w:left w:val="none" w:sz="0" w:space="0" w:color="auto"/>
            <w:bottom w:val="none" w:sz="0" w:space="0" w:color="auto"/>
            <w:right w:val="none" w:sz="0" w:space="0" w:color="auto"/>
          </w:divBdr>
        </w:div>
        <w:div w:id="1460029348">
          <w:marLeft w:val="640"/>
          <w:marRight w:val="0"/>
          <w:marTop w:val="0"/>
          <w:marBottom w:val="0"/>
          <w:divBdr>
            <w:top w:val="none" w:sz="0" w:space="0" w:color="auto"/>
            <w:left w:val="none" w:sz="0" w:space="0" w:color="auto"/>
            <w:bottom w:val="none" w:sz="0" w:space="0" w:color="auto"/>
            <w:right w:val="none" w:sz="0" w:space="0" w:color="auto"/>
          </w:divBdr>
        </w:div>
        <w:div w:id="1489785293">
          <w:marLeft w:val="640"/>
          <w:marRight w:val="0"/>
          <w:marTop w:val="0"/>
          <w:marBottom w:val="0"/>
          <w:divBdr>
            <w:top w:val="none" w:sz="0" w:space="0" w:color="auto"/>
            <w:left w:val="none" w:sz="0" w:space="0" w:color="auto"/>
            <w:bottom w:val="none" w:sz="0" w:space="0" w:color="auto"/>
            <w:right w:val="none" w:sz="0" w:space="0" w:color="auto"/>
          </w:divBdr>
        </w:div>
        <w:div w:id="1536115009">
          <w:marLeft w:val="640"/>
          <w:marRight w:val="0"/>
          <w:marTop w:val="0"/>
          <w:marBottom w:val="0"/>
          <w:divBdr>
            <w:top w:val="none" w:sz="0" w:space="0" w:color="auto"/>
            <w:left w:val="none" w:sz="0" w:space="0" w:color="auto"/>
            <w:bottom w:val="none" w:sz="0" w:space="0" w:color="auto"/>
            <w:right w:val="none" w:sz="0" w:space="0" w:color="auto"/>
          </w:divBdr>
        </w:div>
        <w:div w:id="1743407817">
          <w:marLeft w:val="640"/>
          <w:marRight w:val="0"/>
          <w:marTop w:val="0"/>
          <w:marBottom w:val="0"/>
          <w:divBdr>
            <w:top w:val="none" w:sz="0" w:space="0" w:color="auto"/>
            <w:left w:val="none" w:sz="0" w:space="0" w:color="auto"/>
            <w:bottom w:val="none" w:sz="0" w:space="0" w:color="auto"/>
            <w:right w:val="none" w:sz="0" w:space="0" w:color="auto"/>
          </w:divBdr>
        </w:div>
        <w:div w:id="1881671352">
          <w:marLeft w:val="640"/>
          <w:marRight w:val="0"/>
          <w:marTop w:val="0"/>
          <w:marBottom w:val="0"/>
          <w:divBdr>
            <w:top w:val="none" w:sz="0" w:space="0" w:color="auto"/>
            <w:left w:val="none" w:sz="0" w:space="0" w:color="auto"/>
            <w:bottom w:val="none" w:sz="0" w:space="0" w:color="auto"/>
            <w:right w:val="none" w:sz="0" w:space="0" w:color="auto"/>
          </w:divBdr>
        </w:div>
        <w:div w:id="1925530194">
          <w:marLeft w:val="640"/>
          <w:marRight w:val="0"/>
          <w:marTop w:val="0"/>
          <w:marBottom w:val="0"/>
          <w:divBdr>
            <w:top w:val="none" w:sz="0" w:space="0" w:color="auto"/>
            <w:left w:val="none" w:sz="0" w:space="0" w:color="auto"/>
            <w:bottom w:val="none" w:sz="0" w:space="0" w:color="auto"/>
            <w:right w:val="none" w:sz="0" w:space="0" w:color="auto"/>
          </w:divBdr>
        </w:div>
        <w:div w:id="1934168456">
          <w:marLeft w:val="640"/>
          <w:marRight w:val="0"/>
          <w:marTop w:val="0"/>
          <w:marBottom w:val="0"/>
          <w:divBdr>
            <w:top w:val="none" w:sz="0" w:space="0" w:color="auto"/>
            <w:left w:val="none" w:sz="0" w:space="0" w:color="auto"/>
            <w:bottom w:val="none" w:sz="0" w:space="0" w:color="auto"/>
            <w:right w:val="none" w:sz="0" w:space="0" w:color="auto"/>
          </w:divBdr>
        </w:div>
        <w:div w:id="2019581973">
          <w:marLeft w:val="640"/>
          <w:marRight w:val="0"/>
          <w:marTop w:val="0"/>
          <w:marBottom w:val="0"/>
          <w:divBdr>
            <w:top w:val="none" w:sz="0" w:space="0" w:color="auto"/>
            <w:left w:val="none" w:sz="0" w:space="0" w:color="auto"/>
            <w:bottom w:val="none" w:sz="0" w:space="0" w:color="auto"/>
            <w:right w:val="none" w:sz="0" w:space="0" w:color="auto"/>
          </w:divBdr>
        </w:div>
        <w:div w:id="2082946046">
          <w:marLeft w:val="640"/>
          <w:marRight w:val="0"/>
          <w:marTop w:val="0"/>
          <w:marBottom w:val="0"/>
          <w:divBdr>
            <w:top w:val="none" w:sz="0" w:space="0" w:color="auto"/>
            <w:left w:val="none" w:sz="0" w:space="0" w:color="auto"/>
            <w:bottom w:val="none" w:sz="0" w:space="0" w:color="auto"/>
            <w:right w:val="none" w:sz="0" w:space="0" w:color="auto"/>
          </w:divBdr>
        </w:div>
        <w:div w:id="2097507785">
          <w:marLeft w:val="640"/>
          <w:marRight w:val="0"/>
          <w:marTop w:val="0"/>
          <w:marBottom w:val="0"/>
          <w:divBdr>
            <w:top w:val="none" w:sz="0" w:space="0" w:color="auto"/>
            <w:left w:val="none" w:sz="0" w:space="0" w:color="auto"/>
            <w:bottom w:val="none" w:sz="0" w:space="0" w:color="auto"/>
            <w:right w:val="none" w:sz="0" w:space="0" w:color="auto"/>
          </w:divBdr>
        </w:div>
      </w:divsChild>
    </w:div>
    <w:div w:id="1688284693">
      <w:bodyDiv w:val="1"/>
      <w:marLeft w:val="0"/>
      <w:marRight w:val="0"/>
      <w:marTop w:val="0"/>
      <w:marBottom w:val="0"/>
      <w:divBdr>
        <w:top w:val="none" w:sz="0" w:space="0" w:color="auto"/>
        <w:left w:val="none" w:sz="0" w:space="0" w:color="auto"/>
        <w:bottom w:val="none" w:sz="0" w:space="0" w:color="auto"/>
        <w:right w:val="none" w:sz="0" w:space="0" w:color="auto"/>
      </w:divBdr>
    </w:div>
    <w:div w:id="1688285581">
      <w:bodyDiv w:val="1"/>
      <w:marLeft w:val="0"/>
      <w:marRight w:val="0"/>
      <w:marTop w:val="0"/>
      <w:marBottom w:val="0"/>
      <w:divBdr>
        <w:top w:val="none" w:sz="0" w:space="0" w:color="auto"/>
        <w:left w:val="none" w:sz="0" w:space="0" w:color="auto"/>
        <w:bottom w:val="none" w:sz="0" w:space="0" w:color="auto"/>
        <w:right w:val="none" w:sz="0" w:space="0" w:color="auto"/>
      </w:divBdr>
    </w:div>
    <w:div w:id="1689287659">
      <w:bodyDiv w:val="1"/>
      <w:marLeft w:val="0"/>
      <w:marRight w:val="0"/>
      <w:marTop w:val="0"/>
      <w:marBottom w:val="0"/>
      <w:divBdr>
        <w:top w:val="none" w:sz="0" w:space="0" w:color="auto"/>
        <w:left w:val="none" w:sz="0" w:space="0" w:color="auto"/>
        <w:bottom w:val="none" w:sz="0" w:space="0" w:color="auto"/>
        <w:right w:val="none" w:sz="0" w:space="0" w:color="auto"/>
      </w:divBdr>
    </w:div>
    <w:div w:id="1690065347">
      <w:bodyDiv w:val="1"/>
      <w:marLeft w:val="0"/>
      <w:marRight w:val="0"/>
      <w:marTop w:val="0"/>
      <w:marBottom w:val="0"/>
      <w:divBdr>
        <w:top w:val="none" w:sz="0" w:space="0" w:color="auto"/>
        <w:left w:val="none" w:sz="0" w:space="0" w:color="auto"/>
        <w:bottom w:val="none" w:sz="0" w:space="0" w:color="auto"/>
        <w:right w:val="none" w:sz="0" w:space="0" w:color="auto"/>
      </w:divBdr>
    </w:div>
    <w:div w:id="1690371675">
      <w:bodyDiv w:val="1"/>
      <w:marLeft w:val="0"/>
      <w:marRight w:val="0"/>
      <w:marTop w:val="0"/>
      <w:marBottom w:val="0"/>
      <w:divBdr>
        <w:top w:val="none" w:sz="0" w:space="0" w:color="auto"/>
        <w:left w:val="none" w:sz="0" w:space="0" w:color="auto"/>
        <w:bottom w:val="none" w:sz="0" w:space="0" w:color="auto"/>
        <w:right w:val="none" w:sz="0" w:space="0" w:color="auto"/>
      </w:divBdr>
    </w:div>
    <w:div w:id="1690641379">
      <w:bodyDiv w:val="1"/>
      <w:marLeft w:val="0"/>
      <w:marRight w:val="0"/>
      <w:marTop w:val="0"/>
      <w:marBottom w:val="0"/>
      <w:divBdr>
        <w:top w:val="none" w:sz="0" w:space="0" w:color="auto"/>
        <w:left w:val="none" w:sz="0" w:space="0" w:color="auto"/>
        <w:bottom w:val="none" w:sz="0" w:space="0" w:color="auto"/>
        <w:right w:val="none" w:sz="0" w:space="0" w:color="auto"/>
      </w:divBdr>
    </w:div>
    <w:div w:id="1690790016">
      <w:bodyDiv w:val="1"/>
      <w:marLeft w:val="0"/>
      <w:marRight w:val="0"/>
      <w:marTop w:val="0"/>
      <w:marBottom w:val="0"/>
      <w:divBdr>
        <w:top w:val="none" w:sz="0" w:space="0" w:color="auto"/>
        <w:left w:val="none" w:sz="0" w:space="0" w:color="auto"/>
        <w:bottom w:val="none" w:sz="0" w:space="0" w:color="auto"/>
        <w:right w:val="none" w:sz="0" w:space="0" w:color="auto"/>
      </w:divBdr>
    </w:div>
    <w:div w:id="1691443539">
      <w:bodyDiv w:val="1"/>
      <w:marLeft w:val="0"/>
      <w:marRight w:val="0"/>
      <w:marTop w:val="0"/>
      <w:marBottom w:val="0"/>
      <w:divBdr>
        <w:top w:val="none" w:sz="0" w:space="0" w:color="auto"/>
        <w:left w:val="none" w:sz="0" w:space="0" w:color="auto"/>
        <w:bottom w:val="none" w:sz="0" w:space="0" w:color="auto"/>
        <w:right w:val="none" w:sz="0" w:space="0" w:color="auto"/>
      </w:divBdr>
    </w:div>
    <w:div w:id="1691564768">
      <w:bodyDiv w:val="1"/>
      <w:marLeft w:val="0"/>
      <w:marRight w:val="0"/>
      <w:marTop w:val="0"/>
      <w:marBottom w:val="0"/>
      <w:divBdr>
        <w:top w:val="none" w:sz="0" w:space="0" w:color="auto"/>
        <w:left w:val="none" w:sz="0" w:space="0" w:color="auto"/>
        <w:bottom w:val="none" w:sz="0" w:space="0" w:color="auto"/>
        <w:right w:val="none" w:sz="0" w:space="0" w:color="auto"/>
      </w:divBdr>
    </w:div>
    <w:div w:id="1691637480">
      <w:bodyDiv w:val="1"/>
      <w:marLeft w:val="0"/>
      <w:marRight w:val="0"/>
      <w:marTop w:val="0"/>
      <w:marBottom w:val="0"/>
      <w:divBdr>
        <w:top w:val="none" w:sz="0" w:space="0" w:color="auto"/>
        <w:left w:val="none" w:sz="0" w:space="0" w:color="auto"/>
        <w:bottom w:val="none" w:sz="0" w:space="0" w:color="auto"/>
        <w:right w:val="none" w:sz="0" w:space="0" w:color="auto"/>
      </w:divBdr>
    </w:div>
    <w:div w:id="1692148598">
      <w:bodyDiv w:val="1"/>
      <w:marLeft w:val="0"/>
      <w:marRight w:val="0"/>
      <w:marTop w:val="0"/>
      <w:marBottom w:val="0"/>
      <w:divBdr>
        <w:top w:val="none" w:sz="0" w:space="0" w:color="auto"/>
        <w:left w:val="none" w:sz="0" w:space="0" w:color="auto"/>
        <w:bottom w:val="none" w:sz="0" w:space="0" w:color="auto"/>
        <w:right w:val="none" w:sz="0" w:space="0" w:color="auto"/>
      </w:divBdr>
    </w:div>
    <w:div w:id="1692759797">
      <w:bodyDiv w:val="1"/>
      <w:marLeft w:val="0"/>
      <w:marRight w:val="0"/>
      <w:marTop w:val="0"/>
      <w:marBottom w:val="0"/>
      <w:divBdr>
        <w:top w:val="none" w:sz="0" w:space="0" w:color="auto"/>
        <w:left w:val="none" w:sz="0" w:space="0" w:color="auto"/>
        <w:bottom w:val="none" w:sz="0" w:space="0" w:color="auto"/>
        <w:right w:val="none" w:sz="0" w:space="0" w:color="auto"/>
      </w:divBdr>
    </w:div>
    <w:div w:id="1693337055">
      <w:bodyDiv w:val="1"/>
      <w:marLeft w:val="0"/>
      <w:marRight w:val="0"/>
      <w:marTop w:val="0"/>
      <w:marBottom w:val="0"/>
      <w:divBdr>
        <w:top w:val="none" w:sz="0" w:space="0" w:color="auto"/>
        <w:left w:val="none" w:sz="0" w:space="0" w:color="auto"/>
        <w:bottom w:val="none" w:sz="0" w:space="0" w:color="auto"/>
        <w:right w:val="none" w:sz="0" w:space="0" w:color="auto"/>
      </w:divBdr>
    </w:div>
    <w:div w:id="1693921103">
      <w:bodyDiv w:val="1"/>
      <w:marLeft w:val="0"/>
      <w:marRight w:val="0"/>
      <w:marTop w:val="0"/>
      <w:marBottom w:val="0"/>
      <w:divBdr>
        <w:top w:val="none" w:sz="0" w:space="0" w:color="auto"/>
        <w:left w:val="none" w:sz="0" w:space="0" w:color="auto"/>
        <w:bottom w:val="none" w:sz="0" w:space="0" w:color="auto"/>
        <w:right w:val="none" w:sz="0" w:space="0" w:color="auto"/>
      </w:divBdr>
    </w:div>
    <w:div w:id="1693994417">
      <w:bodyDiv w:val="1"/>
      <w:marLeft w:val="0"/>
      <w:marRight w:val="0"/>
      <w:marTop w:val="0"/>
      <w:marBottom w:val="0"/>
      <w:divBdr>
        <w:top w:val="none" w:sz="0" w:space="0" w:color="auto"/>
        <w:left w:val="none" w:sz="0" w:space="0" w:color="auto"/>
        <w:bottom w:val="none" w:sz="0" w:space="0" w:color="auto"/>
        <w:right w:val="none" w:sz="0" w:space="0" w:color="auto"/>
      </w:divBdr>
    </w:div>
    <w:div w:id="1694306489">
      <w:bodyDiv w:val="1"/>
      <w:marLeft w:val="0"/>
      <w:marRight w:val="0"/>
      <w:marTop w:val="0"/>
      <w:marBottom w:val="0"/>
      <w:divBdr>
        <w:top w:val="none" w:sz="0" w:space="0" w:color="auto"/>
        <w:left w:val="none" w:sz="0" w:space="0" w:color="auto"/>
        <w:bottom w:val="none" w:sz="0" w:space="0" w:color="auto"/>
        <w:right w:val="none" w:sz="0" w:space="0" w:color="auto"/>
      </w:divBdr>
    </w:div>
    <w:div w:id="1694529541">
      <w:bodyDiv w:val="1"/>
      <w:marLeft w:val="0"/>
      <w:marRight w:val="0"/>
      <w:marTop w:val="0"/>
      <w:marBottom w:val="0"/>
      <w:divBdr>
        <w:top w:val="none" w:sz="0" w:space="0" w:color="auto"/>
        <w:left w:val="none" w:sz="0" w:space="0" w:color="auto"/>
        <w:bottom w:val="none" w:sz="0" w:space="0" w:color="auto"/>
        <w:right w:val="none" w:sz="0" w:space="0" w:color="auto"/>
      </w:divBdr>
    </w:div>
    <w:div w:id="1695038996">
      <w:bodyDiv w:val="1"/>
      <w:marLeft w:val="0"/>
      <w:marRight w:val="0"/>
      <w:marTop w:val="0"/>
      <w:marBottom w:val="0"/>
      <w:divBdr>
        <w:top w:val="none" w:sz="0" w:space="0" w:color="auto"/>
        <w:left w:val="none" w:sz="0" w:space="0" w:color="auto"/>
        <w:bottom w:val="none" w:sz="0" w:space="0" w:color="auto"/>
        <w:right w:val="none" w:sz="0" w:space="0" w:color="auto"/>
      </w:divBdr>
    </w:div>
    <w:div w:id="1695224893">
      <w:bodyDiv w:val="1"/>
      <w:marLeft w:val="0"/>
      <w:marRight w:val="0"/>
      <w:marTop w:val="0"/>
      <w:marBottom w:val="0"/>
      <w:divBdr>
        <w:top w:val="none" w:sz="0" w:space="0" w:color="auto"/>
        <w:left w:val="none" w:sz="0" w:space="0" w:color="auto"/>
        <w:bottom w:val="none" w:sz="0" w:space="0" w:color="auto"/>
        <w:right w:val="none" w:sz="0" w:space="0" w:color="auto"/>
      </w:divBdr>
    </w:div>
    <w:div w:id="1695420395">
      <w:bodyDiv w:val="1"/>
      <w:marLeft w:val="0"/>
      <w:marRight w:val="0"/>
      <w:marTop w:val="0"/>
      <w:marBottom w:val="0"/>
      <w:divBdr>
        <w:top w:val="none" w:sz="0" w:space="0" w:color="auto"/>
        <w:left w:val="none" w:sz="0" w:space="0" w:color="auto"/>
        <w:bottom w:val="none" w:sz="0" w:space="0" w:color="auto"/>
        <w:right w:val="none" w:sz="0" w:space="0" w:color="auto"/>
      </w:divBdr>
    </w:div>
    <w:div w:id="1697079890">
      <w:bodyDiv w:val="1"/>
      <w:marLeft w:val="0"/>
      <w:marRight w:val="0"/>
      <w:marTop w:val="0"/>
      <w:marBottom w:val="0"/>
      <w:divBdr>
        <w:top w:val="none" w:sz="0" w:space="0" w:color="auto"/>
        <w:left w:val="none" w:sz="0" w:space="0" w:color="auto"/>
        <w:bottom w:val="none" w:sz="0" w:space="0" w:color="auto"/>
        <w:right w:val="none" w:sz="0" w:space="0" w:color="auto"/>
      </w:divBdr>
    </w:div>
    <w:div w:id="1697266025">
      <w:bodyDiv w:val="1"/>
      <w:marLeft w:val="0"/>
      <w:marRight w:val="0"/>
      <w:marTop w:val="0"/>
      <w:marBottom w:val="0"/>
      <w:divBdr>
        <w:top w:val="none" w:sz="0" w:space="0" w:color="auto"/>
        <w:left w:val="none" w:sz="0" w:space="0" w:color="auto"/>
        <w:bottom w:val="none" w:sz="0" w:space="0" w:color="auto"/>
        <w:right w:val="none" w:sz="0" w:space="0" w:color="auto"/>
      </w:divBdr>
    </w:div>
    <w:div w:id="1697391864">
      <w:bodyDiv w:val="1"/>
      <w:marLeft w:val="0"/>
      <w:marRight w:val="0"/>
      <w:marTop w:val="0"/>
      <w:marBottom w:val="0"/>
      <w:divBdr>
        <w:top w:val="none" w:sz="0" w:space="0" w:color="auto"/>
        <w:left w:val="none" w:sz="0" w:space="0" w:color="auto"/>
        <w:bottom w:val="none" w:sz="0" w:space="0" w:color="auto"/>
        <w:right w:val="none" w:sz="0" w:space="0" w:color="auto"/>
      </w:divBdr>
    </w:div>
    <w:div w:id="1698003123">
      <w:bodyDiv w:val="1"/>
      <w:marLeft w:val="0"/>
      <w:marRight w:val="0"/>
      <w:marTop w:val="0"/>
      <w:marBottom w:val="0"/>
      <w:divBdr>
        <w:top w:val="none" w:sz="0" w:space="0" w:color="auto"/>
        <w:left w:val="none" w:sz="0" w:space="0" w:color="auto"/>
        <w:bottom w:val="none" w:sz="0" w:space="0" w:color="auto"/>
        <w:right w:val="none" w:sz="0" w:space="0" w:color="auto"/>
      </w:divBdr>
    </w:div>
    <w:div w:id="1698389521">
      <w:bodyDiv w:val="1"/>
      <w:marLeft w:val="0"/>
      <w:marRight w:val="0"/>
      <w:marTop w:val="0"/>
      <w:marBottom w:val="0"/>
      <w:divBdr>
        <w:top w:val="none" w:sz="0" w:space="0" w:color="auto"/>
        <w:left w:val="none" w:sz="0" w:space="0" w:color="auto"/>
        <w:bottom w:val="none" w:sz="0" w:space="0" w:color="auto"/>
        <w:right w:val="none" w:sz="0" w:space="0" w:color="auto"/>
      </w:divBdr>
    </w:div>
    <w:div w:id="1699313559">
      <w:bodyDiv w:val="1"/>
      <w:marLeft w:val="0"/>
      <w:marRight w:val="0"/>
      <w:marTop w:val="0"/>
      <w:marBottom w:val="0"/>
      <w:divBdr>
        <w:top w:val="none" w:sz="0" w:space="0" w:color="auto"/>
        <w:left w:val="none" w:sz="0" w:space="0" w:color="auto"/>
        <w:bottom w:val="none" w:sz="0" w:space="0" w:color="auto"/>
        <w:right w:val="none" w:sz="0" w:space="0" w:color="auto"/>
      </w:divBdr>
    </w:div>
    <w:div w:id="1699548750">
      <w:bodyDiv w:val="1"/>
      <w:marLeft w:val="0"/>
      <w:marRight w:val="0"/>
      <w:marTop w:val="0"/>
      <w:marBottom w:val="0"/>
      <w:divBdr>
        <w:top w:val="none" w:sz="0" w:space="0" w:color="auto"/>
        <w:left w:val="none" w:sz="0" w:space="0" w:color="auto"/>
        <w:bottom w:val="none" w:sz="0" w:space="0" w:color="auto"/>
        <w:right w:val="none" w:sz="0" w:space="0" w:color="auto"/>
      </w:divBdr>
    </w:div>
    <w:div w:id="1700274990">
      <w:bodyDiv w:val="1"/>
      <w:marLeft w:val="0"/>
      <w:marRight w:val="0"/>
      <w:marTop w:val="0"/>
      <w:marBottom w:val="0"/>
      <w:divBdr>
        <w:top w:val="none" w:sz="0" w:space="0" w:color="auto"/>
        <w:left w:val="none" w:sz="0" w:space="0" w:color="auto"/>
        <w:bottom w:val="none" w:sz="0" w:space="0" w:color="auto"/>
        <w:right w:val="none" w:sz="0" w:space="0" w:color="auto"/>
      </w:divBdr>
    </w:div>
    <w:div w:id="1700659645">
      <w:bodyDiv w:val="1"/>
      <w:marLeft w:val="0"/>
      <w:marRight w:val="0"/>
      <w:marTop w:val="0"/>
      <w:marBottom w:val="0"/>
      <w:divBdr>
        <w:top w:val="none" w:sz="0" w:space="0" w:color="auto"/>
        <w:left w:val="none" w:sz="0" w:space="0" w:color="auto"/>
        <w:bottom w:val="none" w:sz="0" w:space="0" w:color="auto"/>
        <w:right w:val="none" w:sz="0" w:space="0" w:color="auto"/>
      </w:divBdr>
    </w:div>
    <w:div w:id="1700858203">
      <w:bodyDiv w:val="1"/>
      <w:marLeft w:val="0"/>
      <w:marRight w:val="0"/>
      <w:marTop w:val="0"/>
      <w:marBottom w:val="0"/>
      <w:divBdr>
        <w:top w:val="none" w:sz="0" w:space="0" w:color="auto"/>
        <w:left w:val="none" w:sz="0" w:space="0" w:color="auto"/>
        <w:bottom w:val="none" w:sz="0" w:space="0" w:color="auto"/>
        <w:right w:val="none" w:sz="0" w:space="0" w:color="auto"/>
      </w:divBdr>
    </w:div>
    <w:div w:id="1701079584">
      <w:bodyDiv w:val="1"/>
      <w:marLeft w:val="0"/>
      <w:marRight w:val="0"/>
      <w:marTop w:val="0"/>
      <w:marBottom w:val="0"/>
      <w:divBdr>
        <w:top w:val="none" w:sz="0" w:space="0" w:color="auto"/>
        <w:left w:val="none" w:sz="0" w:space="0" w:color="auto"/>
        <w:bottom w:val="none" w:sz="0" w:space="0" w:color="auto"/>
        <w:right w:val="none" w:sz="0" w:space="0" w:color="auto"/>
      </w:divBdr>
    </w:div>
    <w:div w:id="1701317879">
      <w:bodyDiv w:val="1"/>
      <w:marLeft w:val="0"/>
      <w:marRight w:val="0"/>
      <w:marTop w:val="0"/>
      <w:marBottom w:val="0"/>
      <w:divBdr>
        <w:top w:val="none" w:sz="0" w:space="0" w:color="auto"/>
        <w:left w:val="none" w:sz="0" w:space="0" w:color="auto"/>
        <w:bottom w:val="none" w:sz="0" w:space="0" w:color="auto"/>
        <w:right w:val="none" w:sz="0" w:space="0" w:color="auto"/>
      </w:divBdr>
    </w:div>
    <w:div w:id="1701784392">
      <w:bodyDiv w:val="1"/>
      <w:marLeft w:val="0"/>
      <w:marRight w:val="0"/>
      <w:marTop w:val="0"/>
      <w:marBottom w:val="0"/>
      <w:divBdr>
        <w:top w:val="none" w:sz="0" w:space="0" w:color="auto"/>
        <w:left w:val="none" w:sz="0" w:space="0" w:color="auto"/>
        <w:bottom w:val="none" w:sz="0" w:space="0" w:color="auto"/>
        <w:right w:val="none" w:sz="0" w:space="0" w:color="auto"/>
      </w:divBdr>
    </w:div>
    <w:div w:id="1701972578">
      <w:bodyDiv w:val="1"/>
      <w:marLeft w:val="0"/>
      <w:marRight w:val="0"/>
      <w:marTop w:val="0"/>
      <w:marBottom w:val="0"/>
      <w:divBdr>
        <w:top w:val="none" w:sz="0" w:space="0" w:color="auto"/>
        <w:left w:val="none" w:sz="0" w:space="0" w:color="auto"/>
        <w:bottom w:val="none" w:sz="0" w:space="0" w:color="auto"/>
        <w:right w:val="none" w:sz="0" w:space="0" w:color="auto"/>
      </w:divBdr>
    </w:div>
    <w:div w:id="1702245938">
      <w:bodyDiv w:val="1"/>
      <w:marLeft w:val="0"/>
      <w:marRight w:val="0"/>
      <w:marTop w:val="0"/>
      <w:marBottom w:val="0"/>
      <w:divBdr>
        <w:top w:val="none" w:sz="0" w:space="0" w:color="auto"/>
        <w:left w:val="none" w:sz="0" w:space="0" w:color="auto"/>
        <w:bottom w:val="none" w:sz="0" w:space="0" w:color="auto"/>
        <w:right w:val="none" w:sz="0" w:space="0" w:color="auto"/>
      </w:divBdr>
    </w:div>
    <w:div w:id="1702972611">
      <w:bodyDiv w:val="1"/>
      <w:marLeft w:val="0"/>
      <w:marRight w:val="0"/>
      <w:marTop w:val="0"/>
      <w:marBottom w:val="0"/>
      <w:divBdr>
        <w:top w:val="none" w:sz="0" w:space="0" w:color="auto"/>
        <w:left w:val="none" w:sz="0" w:space="0" w:color="auto"/>
        <w:bottom w:val="none" w:sz="0" w:space="0" w:color="auto"/>
        <w:right w:val="none" w:sz="0" w:space="0" w:color="auto"/>
      </w:divBdr>
    </w:div>
    <w:div w:id="1703046042">
      <w:bodyDiv w:val="1"/>
      <w:marLeft w:val="0"/>
      <w:marRight w:val="0"/>
      <w:marTop w:val="0"/>
      <w:marBottom w:val="0"/>
      <w:divBdr>
        <w:top w:val="none" w:sz="0" w:space="0" w:color="auto"/>
        <w:left w:val="none" w:sz="0" w:space="0" w:color="auto"/>
        <w:bottom w:val="none" w:sz="0" w:space="0" w:color="auto"/>
        <w:right w:val="none" w:sz="0" w:space="0" w:color="auto"/>
      </w:divBdr>
    </w:div>
    <w:div w:id="1703047676">
      <w:bodyDiv w:val="1"/>
      <w:marLeft w:val="0"/>
      <w:marRight w:val="0"/>
      <w:marTop w:val="0"/>
      <w:marBottom w:val="0"/>
      <w:divBdr>
        <w:top w:val="none" w:sz="0" w:space="0" w:color="auto"/>
        <w:left w:val="none" w:sz="0" w:space="0" w:color="auto"/>
        <w:bottom w:val="none" w:sz="0" w:space="0" w:color="auto"/>
        <w:right w:val="none" w:sz="0" w:space="0" w:color="auto"/>
      </w:divBdr>
    </w:div>
    <w:div w:id="1703289252">
      <w:bodyDiv w:val="1"/>
      <w:marLeft w:val="0"/>
      <w:marRight w:val="0"/>
      <w:marTop w:val="0"/>
      <w:marBottom w:val="0"/>
      <w:divBdr>
        <w:top w:val="none" w:sz="0" w:space="0" w:color="auto"/>
        <w:left w:val="none" w:sz="0" w:space="0" w:color="auto"/>
        <w:bottom w:val="none" w:sz="0" w:space="0" w:color="auto"/>
        <w:right w:val="none" w:sz="0" w:space="0" w:color="auto"/>
      </w:divBdr>
    </w:div>
    <w:div w:id="1703437412">
      <w:bodyDiv w:val="1"/>
      <w:marLeft w:val="0"/>
      <w:marRight w:val="0"/>
      <w:marTop w:val="0"/>
      <w:marBottom w:val="0"/>
      <w:divBdr>
        <w:top w:val="none" w:sz="0" w:space="0" w:color="auto"/>
        <w:left w:val="none" w:sz="0" w:space="0" w:color="auto"/>
        <w:bottom w:val="none" w:sz="0" w:space="0" w:color="auto"/>
        <w:right w:val="none" w:sz="0" w:space="0" w:color="auto"/>
      </w:divBdr>
      <w:divsChild>
        <w:div w:id="603343085">
          <w:marLeft w:val="640"/>
          <w:marRight w:val="0"/>
          <w:marTop w:val="0"/>
          <w:marBottom w:val="0"/>
          <w:divBdr>
            <w:top w:val="none" w:sz="0" w:space="0" w:color="auto"/>
            <w:left w:val="none" w:sz="0" w:space="0" w:color="auto"/>
            <w:bottom w:val="none" w:sz="0" w:space="0" w:color="auto"/>
            <w:right w:val="none" w:sz="0" w:space="0" w:color="auto"/>
          </w:divBdr>
        </w:div>
        <w:div w:id="887106711">
          <w:marLeft w:val="640"/>
          <w:marRight w:val="0"/>
          <w:marTop w:val="0"/>
          <w:marBottom w:val="0"/>
          <w:divBdr>
            <w:top w:val="none" w:sz="0" w:space="0" w:color="auto"/>
            <w:left w:val="none" w:sz="0" w:space="0" w:color="auto"/>
            <w:bottom w:val="none" w:sz="0" w:space="0" w:color="auto"/>
            <w:right w:val="none" w:sz="0" w:space="0" w:color="auto"/>
          </w:divBdr>
        </w:div>
        <w:div w:id="975724116">
          <w:marLeft w:val="640"/>
          <w:marRight w:val="0"/>
          <w:marTop w:val="0"/>
          <w:marBottom w:val="0"/>
          <w:divBdr>
            <w:top w:val="none" w:sz="0" w:space="0" w:color="auto"/>
            <w:left w:val="none" w:sz="0" w:space="0" w:color="auto"/>
            <w:bottom w:val="none" w:sz="0" w:space="0" w:color="auto"/>
            <w:right w:val="none" w:sz="0" w:space="0" w:color="auto"/>
          </w:divBdr>
        </w:div>
        <w:div w:id="1011680325">
          <w:marLeft w:val="640"/>
          <w:marRight w:val="0"/>
          <w:marTop w:val="0"/>
          <w:marBottom w:val="0"/>
          <w:divBdr>
            <w:top w:val="none" w:sz="0" w:space="0" w:color="auto"/>
            <w:left w:val="none" w:sz="0" w:space="0" w:color="auto"/>
            <w:bottom w:val="none" w:sz="0" w:space="0" w:color="auto"/>
            <w:right w:val="none" w:sz="0" w:space="0" w:color="auto"/>
          </w:divBdr>
        </w:div>
        <w:div w:id="1123497986">
          <w:marLeft w:val="640"/>
          <w:marRight w:val="0"/>
          <w:marTop w:val="0"/>
          <w:marBottom w:val="0"/>
          <w:divBdr>
            <w:top w:val="none" w:sz="0" w:space="0" w:color="auto"/>
            <w:left w:val="none" w:sz="0" w:space="0" w:color="auto"/>
            <w:bottom w:val="none" w:sz="0" w:space="0" w:color="auto"/>
            <w:right w:val="none" w:sz="0" w:space="0" w:color="auto"/>
          </w:divBdr>
        </w:div>
        <w:div w:id="1176336501">
          <w:marLeft w:val="640"/>
          <w:marRight w:val="0"/>
          <w:marTop w:val="0"/>
          <w:marBottom w:val="0"/>
          <w:divBdr>
            <w:top w:val="none" w:sz="0" w:space="0" w:color="auto"/>
            <w:left w:val="none" w:sz="0" w:space="0" w:color="auto"/>
            <w:bottom w:val="none" w:sz="0" w:space="0" w:color="auto"/>
            <w:right w:val="none" w:sz="0" w:space="0" w:color="auto"/>
          </w:divBdr>
        </w:div>
        <w:div w:id="1462765590">
          <w:marLeft w:val="640"/>
          <w:marRight w:val="0"/>
          <w:marTop w:val="0"/>
          <w:marBottom w:val="0"/>
          <w:divBdr>
            <w:top w:val="none" w:sz="0" w:space="0" w:color="auto"/>
            <w:left w:val="none" w:sz="0" w:space="0" w:color="auto"/>
            <w:bottom w:val="none" w:sz="0" w:space="0" w:color="auto"/>
            <w:right w:val="none" w:sz="0" w:space="0" w:color="auto"/>
          </w:divBdr>
        </w:div>
        <w:div w:id="1505436290">
          <w:marLeft w:val="640"/>
          <w:marRight w:val="0"/>
          <w:marTop w:val="0"/>
          <w:marBottom w:val="0"/>
          <w:divBdr>
            <w:top w:val="none" w:sz="0" w:space="0" w:color="auto"/>
            <w:left w:val="none" w:sz="0" w:space="0" w:color="auto"/>
            <w:bottom w:val="none" w:sz="0" w:space="0" w:color="auto"/>
            <w:right w:val="none" w:sz="0" w:space="0" w:color="auto"/>
          </w:divBdr>
        </w:div>
        <w:div w:id="1605187564">
          <w:marLeft w:val="640"/>
          <w:marRight w:val="0"/>
          <w:marTop w:val="0"/>
          <w:marBottom w:val="0"/>
          <w:divBdr>
            <w:top w:val="none" w:sz="0" w:space="0" w:color="auto"/>
            <w:left w:val="none" w:sz="0" w:space="0" w:color="auto"/>
            <w:bottom w:val="none" w:sz="0" w:space="0" w:color="auto"/>
            <w:right w:val="none" w:sz="0" w:space="0" w:color="auto"/>
          </w:divBdr>
        </w:div>
        <w:div w:id="2023509150">
          <w:marLeft w:val="640"/>
          <w:marRight w:val="0"/>
          <w:marTop w:val="0"/>
          <w:marBottom w:val="0"/>
          <w:divBdr>
            <w:top w:val="none" w:sz="0" w:space="0" w:color="auto"/>
            <w:left w:val="none" w:sz="0" w:space="0" w:color="auto"/>
            <w:bottom w:val="none" w:sz="0" w:space="0" w:color="auto"/>
            <w:right w:val="none" w:sz="0" w:space="0" w:color="auto"/>
          </w:divBdr>
        </w:div>
        <w:div w:id="2055421667">
          <w:marLeft w:val="640"/>
          <w:marRight w:val="0"/>
          <w:marTop w:val="0"/>
          <w:marBottom w:val="0"/>
          <w:divBdr>
            <w:top w:val="none" w:sz="0" w:space="0" w:color="auto"/>
            <w:left w:val="none" w:sz="0" w:space="0" w:color="auto"/>
            <w:bottom w:val="none" w:sz="0" w:space="0" w:color="auto"/>
            <w:right w:val="none" w:sz="0" w:space="0" w:color="auto"/>
          </w:divBdr>
        </w:div>
        <w:div w:id="2062054330">
          <w:marLeft w:val="640"/>
          <w:marRight w:val="0"/>
          <w:marTop w:val="0"/>
          <w:marBottom w:val="0"/>
          <w:divBdr>
            <w:top w:val="none" w:sz="0" w:space="0" w:color="auto"/>
            <w:left w:val="none" w:sz="0" w:space="0" w:color="auto"/>
            <w:bottom w:val="none" w:sz="0" w:space="0" w:color="auto"/>
            <w:right w:val="none" w:sz="0" w:space="0" w:color="auto"/>
          </w:divBdr>
        </w:div>
      </w:divsChild>
    </w:div>
    <w:div w:id="1703704182">
      <w:bodyDiv w:val="1"/>
      <w:marLeft w:val="0"/>
      <w:marRight w:val="0"/>
      <w:marTop w:val="0"/>
      <w:marBottom w:val="0"/>
      <w:divBdr>
        <w:top w:val="none" w:sz="0" w:space="0" w:color="auto"/>
        <w:left w:val="none" w:sz="0" w:space="0" w:color="auto"/>
        <w:bottom w:val="none" w:sz="0" w:space="0" w:color="auto"/>
        <w:right w:val="none" w:sz="0" w:space="0" w:color="auto"/>
      </w:divBdr>
    </w:div>
    <w:div w:id="1704790345">
      <w:bodyDiv w:val="1"/>
      <w:marLeft w:val="0"/>
      <w:marRight w:val="0"/>
      <w:marTop w:val="0"/>
      <w:marBottom w:val="0"/>
      <w:divBdr>
        <w:top w:val="none" w:sz="0" w:space="0" w:color="auto"/>
        <w:left w:val="none" w:sz="0" w:space="0" w:color="auto"/>
        <w:bottom w:val="none" w:sz="0" w:space="0" w:color="auto"/>
        <w:right w:val="none" w:sz="0" w:space="0" w:color="auto"/>
      </w:divBdr>
    </w:div>
    <w:div w:id="1704818924">
      <w:bodyDiv w:val="1"/>
      <w:marLeft w:val="0"/>
      <w:marRight w:val="0"/>
      <w:marTop w:val="0"/>
      <w:marBottom w:val="0"/>
      <w:divBdr>
        <w:top w:val="none" w:sz="0" w:space="0" w:color="auto"/>
        <w:left w:val="none" w:sz="0" w:space="0" w:color="auto"/>
        <w:bottom w:val="none" w:sz="0" w:space="0" w:color="auto"/>
        <w:right w:val="none" w:sz="0" w:space="0" w:color="auto"/>
      </w:divBdr>
    </w:div>
    <w:div w:id="1706102556">
      <w:bodyDiv w:val="1"/>
      <w:marLeft w:val="0"/>
      <w:marRight w:val="0"/>
      <w:marTop w:val="0"/>
      <w:marBottom w:val="0"/>
      <w:divBdr>
        <w:top w:val="none" w:sz="0" w:space="0" w:color="auto"/>
        <w:left w:val="none" w:sz="0" w:space="0" w:color="auto"/>
        <w:bottom w:val="none" w:sz="0" w:space="0" w:color="auto"/>
        <w:right w:val="none" w:sz="0" w:space="0" w:color="auto"/>
      </w:divBdr>
    </w:div>
    <w:div w:id="1706245542">
      <w:bodyDiv w:val="1"/>
      <w:marLeft w:val="0"/>
      <w:marRight w:val="0"/>
      <w:marTop w:val="0"/>
      <w:marBottom w:val="0"/>
      <w:divBdr>
        <w:top w:val="none" w:sz="0" w:space="0" w:color="auto"/>
        <w:left w:val="none" w:sz="0" w:space="0" w:color="auto"/>
        <w:bottom w:val="none" w:sz="0" w:space="0" w:color="auto"/>
        <w:right w:val="none" w:sz="0" w:space="0" w:color="auto"/>
      </w:divBdr>
    </w:div>
    <w:div w:id="1706370684">
      <w:bodyDiv w:val="1"/>
      <w:marLeft w:val="0"/>
      <w:marRight w:val="0"/>
      <w:marTop w:val="0"/>
      <w:marBottom w:val="0"/>
      <w:divBdr>
        <w:top w:val="none" w:sz="0" w:space="0" w:color="auto"/>
        <w:left w:val="none" w:sz="0" w:space="0" w:color="auto"/>
        <w:bottom w:val="none" w:sz="0" w:space="0" w:color="auto"/>
        <w:right w:val="none" w:sz="0" w:space="0" w:color="auto"/>
      </w:divBdr>
    </w:div>
    <w:div w:id="1706522122">
      <w:bodyDiv w:val="1"/>
      <w:marLeft w:val="0"/>
      <w:marRight w:val="0"/>
      <w:marTop w:val="0"/>
      <w:marBottom w:val="0"/>
      <w:divBdr>
        <w:top w:val="none" w:sz="0" w:space="0" w:color="auto"/>
        <w:left w:val="none" w:sz="0" w:space="0" w:color="auto"/>
        <w:bottom w:val="none" w:sz="0" w:space="0" w:color="auto"/>
        <w:right w:val="none" w:sz="0" w:space="0" w:color="auto"/>
      </w:divBdr>
    </w:div>
    <w:div w:id="1706560240">
      <w:bodyDiv w:val="1"/>
      <w:marLeft w:val="0"/>
      <w:marRight w:val="0"/>
      <w:marTop w:val="0"/>
      <w:marBottom w:val="0"/>
      <w:divBdr>
        <w:top w:val="none" w:sz="0" w:space="0" w:color="auto"/>
        <w:left w:val="none" w:sz="0" w:space="0" w:color="auto"/>
        <w:bottom w:val="none" w:sz="0" w:space="0" w:color="auto"/>
        <w:right w:val="none" w:sz="0" w:space="0" w:color="auto"/>
      </w:divBdr>
    </w:div>
    <w:div w:id="1706828559">
      <w:bodyDiv w:val="1"/>
      <w:marLeft w:val="0"/>
      <w:marRight w:val="0"/>
      <w:marTop w:val="0"/>
      <w:marBottom w:val="0"/>
      <w:divBdr>
        <w:top w:val="none" w:sz="0" w:space="0" w:color="auto"/>
        <w:left w:val="none" w:sz="0" w:space="0" w:color="auto"/>
        <w:bottom w:val="none" w:sz="0" w:space="0" w:color="auto"/>
        <w:right w:val="none" w:sz="0" w:space="0" w:color="auto"/>
      </w:divBdr>
    </w:div>
    <w:div w:id="1707438590">
      <w:bodyDiv w:val="1"/>
      <w:marLeft w:val="0"/>
      <w:marRight w:val="0"/>
      <w:marTop w:val="0"/>
      <w:marBottom w:val="0"/>
      <w:divBdr>
        <w:top w:val="none" w:sz="0" w:space="0" w:color="auto"/>
        <w:left w:val="none" w:sz="0" w:space="0" w:color="auto"/>
        <w:bottom w:val="none" w:sz="0" w:space="0" w:color="auto"/>
        <w:right w:val="none" w:sz="0" w:space="0" w:color="auto"/>
      </w:divBdr>
    </w:div>
    <w:div w:id="1707675687">
      <w:bodyDiv w:val="1"/>
      <w:marLeft w:val="0"/>
      <w:marRight w:val="0"/>
      <w:marTop w:val="0"/>
      <w:marBottom w:val="0"/>
      <w:divBdr>
        <w:top w:val="none" w:sz="0" w:space="0" w:color="auto"/>
        <w:left w:val="none" w:sz="0" w:space="0" w:color="auto"/>
        <w:bottom w:val="none" w:sz="0" w:space="0" w:color="auto"/>
        <w:right w:val="none" w:sz="0" w:space="0" w:color="auto"/>
      </w:divBdr>
    </w:div>
    <w:div w:id="1707948622">
      <w:bodyDiv w:val="1"/>
      <w:marLeft w:val="0"/>
      <w:marRight w:val="0"/>
      <w:marTop w:val="0"/>
      <w:marBottom w:val="0"/>
      <w:divBdr>
        <w:top w:val="none" w:sz="0" w:space="0" w:color="auto"/>
        <w:left w:val="none" w:sz="0" w:space="0" w:color="auto"/>
        <w:bottom w:val="none" w:sz="0" w:space="0" w:color="auto"/>
        <w:right w:val="none" w:sz="0" w:space="0" w:color="auto"/>
      </w:divBdr>
    </w:div>
    <w:div w:id="1708018603">
      <w:bodyDiv w:val="1"/>
      <w:marLeft w:val="0"/>
      <w:marRight w:val="0"/>
      <w:marTop w:val="0"/>
      <w:marBottom w:val="0"/>
      <w:divBdr>
        <w:top w:val="none" w:sz="0" w:space="0" w:color="auto"/>
        <w:left w:val="none" w:sz="0" w:space="0" w:color="auto"/>
        <w:bottom w:val="none" w:sz="0" w:space="0" w:color="auto"/>
        <w:right w:val="none" w:sz="0" w:space="0" w:color="auto"/>
      </w:divBdr>
    </w:div>
    <w:div w:id="1709262645">
      <w:bodyDiv w:val="1"/>
      <w:marLeft w:val="0"/>
      <w:marRight w:val="0"/>
      <w:marTop w:val="0"/>
      <w:marBottom w:val="0"/>
      <w:divBdr>
        <w:top w:val="none" w:sz="0" w:space="0" w:color="auto"/>
        <w:left w:val="none" w:sz="0" w:space="0" w:color="auto"/>
        <w:bottom w:val="none" w:sz="0" w:space="0" w:color="auto"/>
        <w:right w:val="none" w:sz="0" w:space="0" w:color="auto"/>
      </w:divBdr>
      <w:divsChild>
        <w:div w:id="28995755">
          <w:marLeft w:val="640"/>
          <w:marRight w:val="0"/>
          <w:marTop w:val="0"/>
          <w:marBottom w:val="0"/>
          <w:divBdr>
            <w:top w:val="none" w:sz="0" w:space="0" w:color="auto"/>
            <w:left w:val="none" w:sz="0" w:space="0" w:color="auto"/>
            <w:bottom w:val="none" w:sz="0" w:space="0" w:color="auto"/>
            <w:right w:val="none" w:sz="0" w:space="0" w:color="auto"/>
          </w:divBdr>
        </w:div>
        <w:div w:id="63377195">
          <w:marLeft w:val="640"/>
          <w:marRight w:val="0"/>
          <w:marTop w:val="0"/>
          <w:marBottom w:val="0"/>
          <w:divBdr>
            <w:top w:val="none" w:sz="0" w:space="0" w:color="auto"/>
            <w:left w:val="none" w:sz="0" w:space="0" w:color="auto"/>
            <w:bottom w:val="none" w:sz="0" w:space="0" w:color="auto"/>
            <w:right w:val="none" w:sz="0" w:space="0" w:color="auto"/>
          </w:divBdr>
        </w:div>
        <w:div w:id="113254074">
          <w:marLeft w:val="640"/>
          <w:marRight w:val="0"/>
          <w:marTop w:val="0"/>
          <w:marBottom w:val="0"/>
          <w:divBdr>
            <w:top w:val="none" w:sz="0" w:space="0" w:color="auto"/>
            <w:left w:val="none" w:sz="0" w:space="0" w:color="auto"/>
            <w:bottom w:val="none" w:sz="0" w:space="0" w:color="auto"/>
            <w:right w:val="none" w:sz="0" w:space="0" w:color="auto"/>
          </w:divBdr>
        </w:div>
        <w:div w:id="142433754">
          <w:marLeft w:val="640"/>
          <w:marRight w:val="0"/>
          <w:marTop w:val="0"/>
          <w:marBottom w:val="0"/>
          <w:divBdr>
            <w:top w:val="none" w:sz="0" w:space="0" w:color="auto"/>
            <w:left w:val="none" w:sz="0" w:space="0" w:color="auto"/>
            <w:bottom w:val="none" w:sz="0" w:space="0" w:color="auto"/>
            <w:right w:val="none" w:sz="0" w:space="0" w:color="auto"/>
          </w:divBdr>
        </w:div>
        <w:div w:id="154761552">
          <w:marLeft w:val="640"/>
          <w:marRight w:val="0"/>
          <w:marTop w:val="0"/>
          <w:marBottom w:val="0"/>
          <w:divBdr>
            <w:top w:val="none" w:sz="0" w:space="0" w:color="auto"/>
            <w:left w:val="none" w:sz="0" w:space="0" w:color="auto"/>
            <w:bottom w:val="none" w:sz="0" w:space="0" w:color="auto"/>
            <w:right w:val="none" w:sz="0" w:space="0" w:color="auto"/>
          </w:divBdr>
        </w:div>
        <w:div w:id="261839433">
          <w:marLeft w:val="640"/>
          <w:marRight w:val="0"/>
          <w:marTop w:val="0"/>
          <w:marBottom w:val="0"/>
          <w:divBdr>
            <w:top w:val="none" w:sz="0" w:space="0" w:color="auto"/>
            <w:left w:val="none" w:sz="0" w:space="0" w:color="auto"/>
            <w:bottom w:val="none" w:sz="0" w:space="0" w:color="auto"/>
            <w:right w:val="none" w:sz="0" w:space="0" w:color="auto"/>
          </w:divBdr>
        </w:div>
        <w:div w:id="313486445">
          <w:marLeft w:val="640"/>
          <w:marRight w:val="0"/>
          <w:marTop w:val="0"/>
          <w:marBottom w:val="0"/>
          <w:divBdr>
            <w:top w:val="none" w:sz="0" w:space="0" w:color="auto"/>
            <w:left w:val="none" w:sz="0" w:space="0" w:color="auto"/>
            <w:bottom w:val="none" w:sz="0" w:space="0" w:color="auto"/>
            <w:right w:val="none" w:sz="0" w:space="0" w:color="auto"/>
          </w:divBdr>
        </w:div>
        <w:div w:id="348218119">
          <w:marLeft w:val="640"/>
          <w:marRight w:val="0"/>
          <w:marTop w:val="0"/>
          <w:marBottom w:val="0"/>
          <w:divBdr>
            <w:top w:val="none" w:sz="0" w:space="0" w:color="auto"/>
            <w:left w:val="none" w:sz="0" w:space="0" w:color="auto"/>
            <w:bottom w:val="none" w:sz="0" w:space="0" w:color="auto"/>
            <w:right w:val="none" w:sz="0" w:space="0" w:color="auto"/>
          </w:divBdr>
        </w:div>
        <w:div w:id="392240677">
          <w:marLeft w:val="640"/>
          <w:marRight w:val="0"/>
          <w:marTop w:val="0"/>
          <w:marBottom w:val="0"/>
          <w:divBdr>
            <w:top w:val="none" w:sz="0" w:space="0" w:color="auto"/>
            <w:left w:val="none" w:sz="0" w:space="0" w:color="auto"/>
            <w:bottom w:val="none" w:sz="0" w:space="0" w:color="auto"/>
            <w:right w:val="none" w:sz="0" w:space="0" w:color="auto"/>
          </w:divBdr>
        </w:div>
        <w:div w:id="519245047">
          <w:marLeft w:val="640"/>
          <w:marRight w:val="0"/>
          <w:marTop w:val="0"/>
          <w:marBottom w:val="0"/>
          <w:divBdr>
            <w:top w:val="none" w:sz="0" w:space="0" w:color="auto"/>
            <w:left w:val="none" w:sz="0" w:space="0" w:color="auto"/>
            <w:bottom w:val="none" w:sz="0" w:space="0" w:color="auto"/>
            <w:right w:val="none" w:sz="0" w:space="0" w:color="auto"/>
          </w:divBdr>
        </w:div>
        <w:div w:id="935753090">
          <w:marLeft w:val="640"/>
          <w:marRight w:val="0"/>
          <w:marTop w:val="0"/>
          <w:marBottom w:val="0"/>
          <w:divBdr>
            <w:top w:val="none" w:sz="0" w:space="0" w:color="auto"/>
            <w:left w:val="none" w:sz="0" w:space="0" w:color="auto"/>
            <w:bottom w:val="none" w:sz="0" w:space="0" w:color="auto"/>
            <w:right w:val="none" w:sz="0" w:space="0" w:color="auto"/>
          </w:divBdr>
        </w:div>
        <w:div w:id="936526588">
          <w:marLeft w:val="640"/>
          <w:marRight w:val="0"/>
          <w:marTop w:val="0"/>
          <w:marBottom w:val="0"/>
          <w:divBdr>
            <w:top w:val="none" w:sz="0" w:space="0" w:color="auto"/>
            <w:left w:val="none" w:sz="0" w:space="0" w:color="auto"/>
            <w:bottom w:val="none" w:sz="0" w:space="0" w:color="auto"/>
            <w:right w:val="none" w:sz="0" w:space="0" w:color="auto"/>
          </w:divBdr>
        </w:div>
        <w:div w:id="956178672">
          <w:marLeft w:val="640"/>
          <w:marRight w:val="0"/>
          <w:marTop w:val="0"/>
          <w:marBottom w:val="0"/>
          <w:divBdr>
            <w:top w:val="none" w:sz="0" w:space="0" w:color="auto"/>
            <w:left w:val="none" w:sz="0" w:space="0" w:color="auto"/>
            <w:bottom w:val="none" w:sz="0" w:space="0" w:color="auto"/>
            <w:right w:val="none" w:sz="0" w:space="0" w:color="auto"/>
          </w:divBdr>
        </w:div>
        <w:div w:id="975448476">
          <w:marLeft w:val="640"/>
          <w:marRight w:val="0"/>
          <w:marTop w:val="0"/>
          <w:marBottom w:val="0"/>
          <w:divBdr>
            <w:top w:val="none" w:sz="0" w:space="0" w:color="auto"/>
            <w:left w:val="none" w:sz="0" w:space="0" w:color="auto"/>
            <w:bottom w:val="none" w:sz="0" w:space="0" w:color="auto"/>
            <w:right w:val="none" w:sz="0" w:space="0" w:color="auto"/>
          </w:divBdr>
        </w:div>
        <w:div w:id="1225948779">
          <w:marLeft w:val="640"/>
          <w:marRight w:val="0"/>
          <w:marTop w:val="0"/>
          <w:marBottom w:val="0"/>
          <w:divBdr>
            <w:top w:val="none" w:sz="0" w:space="0" w:color="auto"/>
            <w:left w:val="none" w:sz="0" w:space="0" w:color="auto"/>
            <w:bottom w:val="none" w:sz="0" w:space="0" w:color="auto"/>
            <w:right w:val="none" w:sz="0" w:space="0" w:color="auto"/>
          </w:divBdr>
        </w:div>
        <w:div w:id="1245339567">
          <w:marLeft w:val="640"/>
          <w:marRight w:val="0"/>
          <w:marTop w:val="0"/>
          <w:marBottom w:val="0"/>
          <w:divBdr>
            <w:top w:val="none" w:sz="0" w:space="0" w:color="auto"/>
            <w:left w:val="none" w:sz="0" w:space="0" w:color="auto"/>
            <w:bottom w:val="none" w:sz="0" w:space="0" w:color="auto"/>
            <w:right w:val="none" w:sz="0" w:space="0" w:color="auto"/>
          </w:divBdr>
        </w:div>
        <w:div w:id="1291865015">
          <w:marLeft w:val="640"/>
          <w:marRight w:val="0"/>
          <w:marTop w:val="0"/>
          <w:marBottom w:val="0"/>
          <w:divBdr>
            <w:top w:val="none" w:sz="0" w:space="0" w:color="auto"/>
            <w:left w:val="none" w:sz="0" w:space="0" w:color="auto"/>
            <w:bottom w:val="none" w:sz="0" w:space="0" w:color="auto"/>
            <w:right w:val="none" w:sz="0" w:space="0" w:color="auto"/>
          </w:divBdr>
        </w:div>
        <w:div w:id="1334144137">
          <w:marLeft w:val="640"/>
          <w:marRight w:val="0"/>
          <w:marTop w:val="0"/>
          <w:marBottom w:val="0"/>
          <w:divBdr>
            <w:top w:val="none" w:sz="0" w:space="0" w:color="auto"/>
            <w:left w:val="none" w:sz="0" w:space="0" w:color="auto"/>
            <w:bottom w:val="none" w:sz="0" w:space="0" w:color="auto"/>
            <w:right w:val="none" w:sz="0" w:space="0" w:color="auto"/>
          </w:divBdr>
        </w:div>
        <w:div w:id="1433932727">
          <w:marLeft w:val="640"/>
          <w:marRight w:val="0"/>
          <w:marTop w:val="0"/>
          <w:marBottom w:val="0"/>
          <w:divBdr>
            <w:top w:val="none" w:sz="0" w:space="0" w:color="auto"/>
            <w:left w:val="none" w:sz="0" w:space="0" w:color="auto"/>
            <w:bottom w:val="none" w:sz="0" w:space="0" w:color="auto"/>
            <w:right w:val="none" w:sz="0" w:space="0" w:color="auto"/>
          </w:divBdr>
        </w:div>
        <w:div w:id="1469711374">
          <w:marLeft w:val="640"/>
          <w:marRight w:val="0"/>
          <w:marTop w:val="0"/>
          <w:marBottom w:val="0"/>
          <w:divBdr>
            <w:top w:val="none" w:sz="0" w:space="0" w:color="auto"/>
            <w:left w:val="none" w:sz="0" w:space="0" w:color="auto"/>
            <w:bottom w:val="none" w:sz="0" w:space="0" w:color="auto"/>
            <w:right w:val="none" w:sz="0" w:space="0" w:color="auto"/>
          </w:divBdr>
        </w:div>
        <w:div w:id="1560168927">
          <w:marLeft w:val="640"/>
          <w:marRight w:val="0"/>
          <w:marTop w:val="0"/>
          <w:marBottom w:val="0"/>
          <w:divBdr>
            <w:top w:val="none" w:sz="0" w:space="0" w:color="auto"/>
            <w:left w:val="none" w:sz="0" w:space="0" w:color="auto"/>
            <w:bottom w:val="none" w:sz="0" w:space="0" w:color="auto"/>
            <w:right w:val="none" w:sz="0" w:space="0" w:color="auto"/>
          </w:divBdr>
        </w:div>
        <w:div w:id="1589194437">
          <w:marLeft w:val="640"/>
          <w:marRight w:val="0"/>
          <w:marTop w:val="0"/>
          <w:marBottom w:val="0"/>
          <w:divBdr>
            <w:top w:val="none" w:sz="0" w:space="0" w:color="auto"/>
            <w:left w:val="none" w:sz="0" w:space="0" w:color="auto"/>
            <w:bottom w:val="none" w:sz="0" w:space="0" w:color="auto"/>
            <w:right w:val="none" w:sz="0" w:space="0" w:color="auto"/>
          </w:divBdr>
        </w:div>
        <w:div w:id="1738359973">
          <w:marLeft w:val="640"/>
          <w:marRight w:val="0"/>
          <w:marTop w:val="0"/>
          <w:marBottom w:val="0"/>
          <w:divBdr>
            <w:top w:val="none" w:sz="0" w:space="0" w:color="auto"/>
            <w:left w:val="none" w:sz="0" w:space="0" w:color="auto"/>
            <w:bottom w:val="none" w:sz="0" w:space="0" w:color="auto"/>
            <w:right w:val="none" w:sz="0" w:space="0" w:color="auto"/>
          </w:divBdr>
        </w:div>
        <w:div w:id="1978224205">
          <w:marLeft w:val="640"/>
          <w:marRight w:val="0"/>
          <w:marTop w:val="0"/>
          <w:marBottom w:val="0"/>
          <w:divBdr>
            <w:top w:val="none" w:sz="0" w:space="0" w:color="auto"/>
            <w:left w:val="none" w:sz="0" w:space="0" w:color="auto"/>
            <w:bottom w:val="none" w:sz="0" w:space="0" w:color="auto"/>
            <w:right w:val="none" w:sz="0" w:space="0" w:color="auto"/>
          </w:divBdr>
        </w:div>
        <w:div w:id="2070179716">
          <w:marLeft w:val="640"/>
          <w:marRight w:val="0"/>
          <w:marTop w:val="0"/>
          <w:marBottom w:val="0"/>
          <w:divBdr>
            <w:top w:val="none" w:sz="0" w:space="0" w:color="auto"/>
            <w:left w:val="none" w:sz="0" w:space="0" w:color="auto"/>
            <w:bottom w:val="none" w:sz="0" w:space="0" w:color="auto"/>
            <w:right w:val="none" w:sz="0" w:space="0" w:color="auto"/>
          </w:divBdr>
        </w:div>
        <w:div w:id="2082562489">
          <w:marLeft w:val="640"/>
          <w:marRight w:val="0"/>
          <w:marTop w:val="0"/>
          <w:marBottom w:val="0"/>
          <w:divBdr>
            <w:top w:val="none" w:sz="0" w:space="0" w:color="auto"/>
            <w:left w:val="none" w:sz="0" w:space="0" w:color="auto"/>
            <w:bottom w:val="none" w:sz="0" w:space="0" w:color="auto"/>
            <w:right w:val="none" w:sz="0" w:space="0" w:color="auto"/>
          </w:divBdr>
        </w:div>
        <w:div w:id="2145272730">
          <w:marLeft w:val="640"/>
          <w:marRight w:val="0"/>
          <w:marTop w:val="0"/>
          <w:marBottom w:val="0"/>
          <w:divBdr>
            <w:top w:val="none" w:sz="0" w:space="0" w:color="auto"/>
            <w:left w:val="none" w:sz="0" w:space="0" w:color="auto"/>
            <w:bottom w:val="none" w:sz="0" w:space="0" w:color="auto"/>
            <w:right w:val="none" w:sz="0" w:space="0" w:color="auto"/>
          </w:divBdr>
        </w:div>
      </w:divsChild>
    </w:div>
    <w:div w:id="1709643605">
      <w:bodyDiv w:val="1"/>
      <w:marLeft w:val="0"/>
      <w:marRight w:val="0"/>
      <w:marTop w:val="0"/>
      <w:marBottom w:val="0"/>
      <w:divBdr>
        <w:top w:val="none" w:sz="0" w:space="0" w:color="auto"/>
        <w:left w:val="none" w:sz="0" w:space="0" w:color="auto"/>
        <w:bottom w:val="none" w:sz="0" w:space="0" w:color="auto"/>
        <w:right w:val="none" w:sz="0" w:space="0" w:color="auto"/>
      </w:divBdr>
    </w:div>
    <w:div w:id="1709720848">
      <w:bodyDiv w:val="1"/>
      <w:marLeft w:val="0"/>
      <w:marRight w:val="0"/>
      <w:marTop w:val="0"/>
      <w:marBottom w:val="0"/>
      <w:divBdr>
        <w:top w:val="none" w:sz="0" w:space="0" w:color="auto"/>
        <w:left w:val="none" w:sz="0" w:space="0" w:color="auto"/>
        <w:bottom w:val="none" w:sz="0" w:space="0" w:color="auto"/>
        <w:right w:val="none" w:sz="0" w:space="0" w:color="auto"/>
      </w:divBdr>
    </w:div>
    <w:div w:id="1710372795">
      <w:bodyDiv w:val="1"/>
      <w:marLeft w:val="0"/>
      <w:marRight w:val="0"/>
      <w:marTop w:val="0"/>
      <w:marBottom w:val="0"/>
      <w:divBdr>
        <w:top w:val="none" w:sz="0" w:space="0" w:color="auto"/>
        <w:left w:val="none" w:sz="0" w:space="0" w:color="auto"/>
        <w:bottom w:val="none" w:sz="0" w:space="0" w:color="auto"/>
        <w:right w:val="none" w:sz="0" w:space="0" w:color="auto"/>
      </w:divBdr>
    </w:div>
    <w:div w:id="1711034055">
      <w:bodyDiv w:val="1"/>
      <w:marLeft w:val="0"/>
      <w:marRight w:val="0"/>
      <w:marTop w:val="0"/>
      <w:marBottom w:val="0"/>
      <w:divBdr>
        <w:top w:val="none" w:sz="0" w:space="0" w:color="auto"/>
        <w:left w:val="none" w:sz="0" w:space="0" w:color="auto"/>
        <w:bottom w:val="none" w:sz="0" w:space="0" w:color="auto"/>
        <w:right w:val="none" w:sz="0" w:space="0" w:color="auto"/>
      </w:divBdr>
    </w:div>
    <w:div w:id="1711104980">
      <w:bodyDiv w:val="1"/>
      <w:marLeft w:val="0"/>
      <w:marRight w:val="0"/>
      <w:marTop w:val="0"/>
      <w:marBottom w:val="0"/>
      <w:divBdr>
        <w:top w:val="none" w:sz="0" w:space="0" w:color="auto"/>
        <w:left w:val="none" w:sz="0" w:space="0" w:color="auto"/>
        <w:bottom w:val="none" w:sz="0" w:space="0" w:color="auto"/>
        <w:right w:val="none" w:sz="0" w:space="0" w:color="auto"/>
      </w:divBdr>
    </w:div>
    <w:div w:id="1711687429">
      <w:bodyDiv w:val="1"/>
      <w:marLeft w:val="0"/>
      <w:marRight w:val="0"/>
      <w:marTop w:val="0"/>
      <w:marBottom w:val="0"/>
      <w:divBdr>
        <w:top w:val="none" w:sz="0" w:space="0" w:color="auto"/>
        <w:left w:val="none" w:sz="0" w:space="0" w:color="auto"/>
        <w:bottom w:val="none" w:sz="0" w:space="0" w:color="auto"/>
        <w:right w:val="none" w:sz="0" w:space="0" w:color="auto"/>
      </w:divBdr>
    </w:div>
    <w:div w:id="1712028292">
      <w:bodyDiv w:val="1"/>
      <w:marLeft w:val="0"/>
      <w:marRight w:val="0"/>
      <w:marTop w:val="0"/>
      <w:marBottom w:val="0"/>
      <w:divBdr>
        <w:top w:val="none" w:sz="0" w:space="0" w:color="auto"/>
        <w:left w:val="none" w:sz="0" w:space="0" w:color="auto"/>
        <w:bottom w:val="none" w:sz="0" w:space="0" w:color="auto"/>
        <w:right w:val="none" w:sz="0" w:space="0" w:color="auto"/>
      </w:divBdr>
    </w:div>
    <w:div w:id="1712924529">
      <w:bodyDiv w:val="1"/>
      <w:marLeft w:val="0"/>
      <w:marRight w:val="0"/>
      <w:marTop w:val="0"/>
      <w:marBottom w:val="0"/>
      <w:divBdr>
        <w:top w:val="none" w:sz="0" w:space="0" w:color="auto"/>
        <w:left w:val="none" w:sz="0" w:space="0" w:color="auto"/>
        <w:bottom w:val="none" w:sz="0" w:space="0" w:color="auto"/>
        <w:right w:val="none" w:sz="0" w:space="0" w:color="auto"/>
      </w:divBdr>
    </w:div>
    <w:div w:id="1713381719">
      <w:bodyDiv w:val="1"/>
      <w:marLeft w:val="0"/>
      <w:marRight w:val="0"/>
      <w:marTop w:val="0"/>
      <w:marBottom w:val="0"/>
      <w:divBdr>
        <w:top w:val="none" w:sz="0" w:space="0" w:color="auto"/>
        <w:left w:val="none" w:sz="0" w:space="0" w:color="auto"/>
        <w:bottom w:val="none" w:sz="0" w:space="0" w:color="auto"/>
        <w:right w:val="none" w:sz="0" w:space="0" w:color="auto"/>
      </w:divBdr>
    </w:div>
    <w:div w:id="1713454116">
      <w:bodyDiv w:val="1"/>
      <w:marLeft w:val="0"/>
      <w:marRight w:val="0"/>
      <w:marTop w:val="0"/>
      <w:marBottom w:val="0"/>
      <w:divBdr>
        <w:top w:val="none" w:sz="0" w:space="0" w:color="auto"/>
        <w:left w:val="none" w:sz="0" w:space="0" w:color="auto"/>
        <w:bottom w:val="none" w:sz="0" w:space="0" w:color="auto"/>
        <w:right w:val="none" w:sz="0" w:space="0" w:color="auto"/>
      </w:divBdr>
    </w:div>
    <w:div w:id="1713461916">
      <w:bodyDiv w:val="1"/>
      <w:marLeft w:val="0"/>
      <w:marRight w:val="0"/>
      <w:marTop w:val="0"/>
      <w:marBottom w:val="0"/>
      <w:divBdr>
        <w:top w:val="none" w:sz="0" w:space="0" w:color="auto"/>
        <w:left w:val="none" w:sz="0" w:space="0" w:color="auto"/>
        <w:bottom w:val="none" w:sz="0" w:space="0" w:color="auto"/>
        <w:right w:val="none" w:sz="0" w:space="0" w:color="auto"/>
      </w:divBdr>
    </w:div>
    <w:div w:id="1713651996">
      <w:bodyDiv w:val="1"/>
      <w:marLeft w:val="0"/>
      <w:marRight w:val="0"/>
      <w:marTop w:val="0"/>
      <w:marBottom w:val="0"/>
      <w:divBdr>
        <w:top w:val="none" w:sz="0" w:space="0" w:color="auto"/>
        <w:left w:val="none" w:sz="0" w:space="0" w:color="auto"/>
        <w:bottom w:val="none" w:sz="0" w:space="0" w:color="auto"/>
        <w:right w:val="none" w:sz="0" w:space="0" w:color="auto"/>
      </w:divBdr>
    </w:div>
    <w:div w:id="1713990921">
      <w:bodyDiv w:val="1"/>
      <w:marLeft w:val="0"/>
      <w:marRight w:val="0"/>
      <w:marTop w:val="0"/>
      <w:marBottom w:val="0"/>
      <w:divBdr>
        <w:top w:val="none" w:sz="0" w:space="0" w:color="auto"/>
        <w:left w:val="none" w:sz="0" w:space="0" w:color="auto"/>
        <w:bottom w:val="none" w:sz="0" w:space="0" w:color="auto"/>
        <w:right w:val="none" w:sz="0" w:space="0" w:color="auto"/>
      </w:divBdr>
    </w:div>
    <w:div w:id="1714037067">
      <w:bodyDiv w:val="1"/>
      <w:marLeft w:val="0"/>
      <w:marRight w:val="0"/>
      <w:marTop w:val="0"/>
      <w:marBottom w:val="0"/>
      <w:divBdr>
        <w:top w:val="none" w:sz="0" w:space="0" w:color="auto"/>
        <w:left w:val="none" w:sz="0" w:space="0" w:color="auto"/>
        <w:bottom w:val="none" w:sz="0" w:space="0" w:color="auto"/>
        <w:right w:val="none" w:sz="0" w:space="0" w:color="auto"/>
      </w:divBdr>
    </w:div>
    <w:div w:id="1714037795">
      <w:bodyDiv w:val="1"/>
      <w:marLeft w:val="0"/>
      <w:marRight w:val="0"/>
      <w:marTop w:val="0"/>
      <w:marBottom w:val="0"/>
      <w:divBdr>
        <w:top w:val="none" w:sz="0" w:space="0" w:color="auto"/>
        <w:left w:val="none" w:sz="0" w:space="0" w:color="auto"/>
        <w:bottom w:val="none" w:sz="0" w:space="0" w:color="auto"/>
        <w:right w:val="none" w:sz="0" w:space="0" w:color="auto"/>
      </w:divBdr>
    </w:div>
    <w:div w:id="1714192033">
      <w:bodyDiv w:val="1"/>
      <w:marLeft w:val="0"/>
      <w:marRight w:val="0"/>
      <w:marTop w:val="0"/>
      <w:marBottom w:val="0"/>
      <w:divBdr>
        <w:top w:val="none" w:sz="0" w:space="0" w:color="auto"/>
        <w:left w:val="none" w:sz="0" w:space="0" w:color="auto"/>
        <w:bottom w:val="none" w:sz="0" w:space="0" w:color="auto"/>
        <w:right w:val="none" w:sz="0" w:space="0" w:color="auto"/>
      </w:divBdr>
    </w:div>
    <w:div w:id="1714621794">
      <w:bodyDiv w:val="1"/>
      <w:marLeft w:val="0"/>
      <w:marRight w:val="0"/>
      <w:marTop w:val="0"/>
      <w:marBottom w:val="0"/>
      <w:divBdr>
        <w:top w:val="none" w:sz="0" w:space="0" w:color="auto"/>
        <w:left w:val="none" w:sz="0" w:space="0" w:color="auto"/>
        <w:bottom w:val="none" w:sz="0" w:space="0" w:color="auto"/>
        <w:right w:val="none" w:sz="0" w:space="0" w:color="auto"/>
      </w:divBdr>
    </w:div>
    <w:div w:id="1714965471">
      <w:bodyDiv w:val="1"/>
      <w:marLeft w:val="0"/>
      <w:marRight w:val="0"/>
      <w:marTop w:val="0"/>
      <w:marBottom w:val="0"/>
      <w:divBdr>
        <w:top w:val="none" w:sz="0" w:space="0" w:color="auto"/>
        <w:left w:val="none" w:sz="0" w:space="0" w:color="auto"/>
        <w:bottom w:val="none" w:sz="0" w:space="0" w:color="auto"/>
        <w:right w:val="none" w:sz="0" w:space="0" w:color="auto"/>
      </w:divBdr>
    </w:div>
    <w:div w:id="1715421469">
      <w:bodyDiv w:val="1"/>
      <w:marLeft w:val="0"/>
      <w:marRight w:val="0"/>
      <w:marTop w:val="0"/>
      <w:marBottom w:val="0"/>
      <w:divBdr>
        <w:top w:val="none" w:sz="0" w:space="0" w:color="auto"/>
        <w:left w:val="none" w:sz="0" w:space="0" w:color="auto"/>
        <w:bottom w:val="none" w:sz="0" w:space="0" w:color="auto"/>
        <w:right w:val="none" w:sz="0" w:space="0" w:color="auto"/>
      </w:divBdr>
    </w:div>
    <w:div w:id="1715689751">
      <w:bodyDiv w:val="1"/>
      <w:marLeft w:val="0"/>
      <w:marRight w:val="0"/>
      <w:marTop w:val="0"/>
      <w:marBottom w:val="0"/>
      <w:divBdr>
        <w:top w:val="none" w:sz="0" w:space="0" w:color="auto"/>
        <w:left w:val="none" w:sz="0" w:space="0" w:color="auto"/>
        <w:bottom w:val="none" w:sz="0" w:space="0" w:color="auto"/>
        <w:right w:val="none" w:sz="0" w:space="0" w:color="auto"/>
      </w:divBdr>
    </w:div>
    <w:div w:id="1716151368">
      <w:bodyDiv w:val="1"/>
      <w:marLeft w:val="0"/>
      <w:marRight w:val="0"/>
      <w:marTop w:val="0"/>
      <w:marBottom w:val="0"/>
      <w:divBdr>
        <w:top w:val="none" w:sz="0" w:space="0" w:color="auto"/>
        <w:left w:val="none" w:sz="0" w:space="0" w:color="auto"/>
        <w:bottom w:val="none" w:sz="0" w:space="0" w:color="auto"/>
        <w:right w:val="none" w:sz="0" w:space="0" w:color="auto"/>
      </w:divBdr>
    </w:div>
    <w:div w:id="1716616558">
      <w:bodyDiv w:val="1"/>
      <w:marLeft w:val="0"/>
      <w:marRight w:val="0"/>
      <w:marTop w:val="0"/>
      <w:marBottom w:val="0"/>
      <w:divBdr>
        <w:top w:val="none" w:sz="0" w:space="0" w:color="auto"/>
        <w:left w:val="none" w:sz="0" w:space="0" w:color="auto"/>
        <w:bottom w:val="none" w:sz="0" w:space="0" w:color="auto"/>
        <w:right w:val="none" w:sz="0" w:space="0" w:color="auto"/>
      </w:divBdr>
    </w:div>
    <w:div w:id="1716925256">
      <w:bodyDiv w:val="1"/>
      <w:marLeft w:val="0"/>
      <w:marRight w:val="0"/>
      <w:marTop w:val="0"/>
      <w:marBottom w:val="0"/>
      <w:divBdr>
        <w:top w:val="none" w:sz="0" w:space="0" w:color="auto"/>
        <w:left w:val="none" w:sz="0" w:space="0" w:color="auto"/>
        <w:bottom w:val="none" w:sz="0" w:space="0" w:color="auto"/>
        <w:right w:val="none" w:sz="0" w:space="0" w:color="auto"/>
      </w:divBdr>
    </w:div>
    <w:div w:id="1716999926">
      <w:bodyDiv w:val="1"/>
      <w:marLeft w:val="0"/>
      <w:marRight w:val="0"/>
      <w:marTop w:val="0"/>
      <w:marBottom w:val="0"/>
      <w:divBdr>
        <w:top w:val="none" w:sz="0" w:space="0" w:color="auto"/>
        <w:left w:val="none" w:sz="0" w:space="0" w:color="auto"/>
        <w:bottom w:val="none" w:sz="0" w:space="0" w:color="auto"/>
        <w:right w:val="none" w:sz="0" w:space="0" w:color="auto"/>
      </w:divBdr>
    </w:div>
    <w:div w:id="1717269303">
      <w:bodyDiv w:val="1"/>
      <w:marLeft w:val="0"/>
      <w:marRight w:val="0"/>
      <w:marTop w:val="0"/>
      <w:marBottom w:val="0"/>
      <w:divBdr>
        <w:top w:val="none" w:sz="0" w:space="0" w:color="auto"/>
        <w:left w:val="none" w:sz="0" w:space="0" w:color="auto"/>
        <w:bottom w:val="none" w:sz="0" w:space="0" w:color="auto"/>
        <w:right w:val="none" w:sz="0" w:space="0" w:color="auto"/>
      </w:divBdr>
    </w:div>
    <w:div w:id="1717461636">
      <w:bodyDiv w:val="1"/>
      <w:marLeft w:val="0"/>
      <w:marRight w:val="0"/>
      <w:marTop w:val="0"/>
      <w:marBottom w:val="0"/>
      <w:divBdr>
        <w:top w:val="none" w:sz="0" w:space="0" w:color="auto"/>
        <w:left w:val="none" w:sz="0" w:space="0" w:color="auto"/>
        <w:bottom w:val="none" w:sz="0" w:space="0" w:color="auto"/>
        <w:right w:val="none" w:sz="0" w:space="0" w:color="auto"/>
      </w:divBdr>
    </w:div>
    <w:div w:id="1718503376">
      <w:bodyDiv w:val="1"/>
      <w:marLeft w:val="0"/>
      <w:marRight w:val="0"/>
      <w:marTop w:val="0"/>
      <w:marBottom w:val="0"/>
      <w:divBdr>
        <w:top w:val="none" w:sz="0" w:space="0" w:color="auto"/>
        <w:left w:val="none" w:sz="0" w:space="0" w:color="auto"/>
        <w:bottom w:val="none" w:sz="0" w:space="0" w:color="auto"/>
        <w:right w:val="none" w:sz="0" w:space="0" w:color="auto"/>
      </w:divBdr>
    </w:div>
    <w:div w:id="1718510059">
      <w:bodyDiv w:val="1"/>
      <w:marLeft w:val="0"/>
      <w:marRight w:val="0"/>
      <w:marTop w:val="0"/>
      <w:marBottom w:val="0"/>
      <w:divBdr>
        <w:top w:val="none" w:sz="0" w:space="0" w:color="auto"/>
        <w:left w:val="none" w:sz="0" w:space="0" w:color="auto"/>
        <w:bottom w:val="none" w:sz="0" w:space="0" w:color="auto"/>
        <w:right w:val="none" w:sz="0" w:space="0" w:color="auto"/>
      </w:divBdr>
    </w:div>
    <w:div w:id="1719354964">
      <w:bodyDiv w:val="1"/>
      <w:marLeft w:val="0"/>
      <w:marRight w:val="0"/>
      <w:marTop w:val="0"/>
      <w:marBottom w:val="0"/>
      <w:divBdr>
        <w:top w:val="none" w:sz="0" w:space="0" w:color="auto"/>
        <w:left w:val="none" w:sz="0" w:space="0" w:color="auto"/>
        <w:bottom w:val="none" w:sz="0" w:space="0" w:color="auto"/>
        <w:right w:val="none" w:sz="0" w:space="0" w:color="auto"/>
      </w:divBdr>
    </w:div>
    <w:div w:id="1720397554">
      <w:bodyDiv w:val="1"/>
      <w:marLeft w:val="0"/>
      <w:marRight w:val="0"/>
      <w:marTop w:val="0"/>
      <w:marBottom w:val="0"/>
      <w:divBdr>
        <w:top w:val="none" w:sz="0" w:space="0" w:color="auto"/>
        <w:left w:val="none" w:sz="0" w:space="0" w:color="auto"/>
        <w:bottom w:val="none" w:sz="0" w:space="0" w:color="auto"/>
        <w:right w:val="none" w:sz="0" w:space="0" w:color="auto"/>
      </w:divBdr>
    </w:div>
    <w:div w:id="1720473797">
      <w:bodyDiv w:val="1"/>
      <w:marLeft w:val="0"/>
      <w:marRight w:val="0"/>
      <w:marTop w:val="0"/>
      <w:marBottom w:val="0"/>
      <w:divBdr>
        <w:top w:val="none" w:sz="0" w:space="0" w:color="auto"/>
        <w:left w:val="none" w:sz="0" w:space="0" w:color="auto"/>
        <w:bottom w:val="none" w:sz="0" w:space="0" w:color="auto"/>
        <w:right w:val="none" w:sz="0" w:space="0" w:color="auto"/>
      </w:divBdr>
    </w:div>
    <w:div w:id="1720982474">
      <w:bodyDiv w:val="1"/>
      <w:marLeft w:val="0"/>
      <w:marRight w:val="0"/>
      <w:marTop w:val="0"/>
      <w:marBottom w:val="0"/>
      <w:divBdr>
        <w:top w:val="none" w:sz="0" w:space="0" w:color="auto"/>
        <w:left w:val="none" w:sz="0" w:space="0" w:color="auto"/>
        <w:bottom w:val="none" w:sz="0" w:space="0" w:color="auto"/>
        <w:right w:val="none" w:sz="0" w:space="0" w:color="auto"/>
      </w:divBdr>
    </w:div>
    <w:div w:id="1721510829">
      <w:bodyDiv w:val="1"/>
      <w:marLeft w:val="0"/>
      <w:marRight w:val="0"/>
      <w:marTop w:val="0"/>
      <w:marBottom w:val="0"/>
      <w:divBdr>
        <w:top w:val="none" w:sz="0" w:space="0" w:color="auto"/>
        <w:left w:val="none" w:sz="0" w:space="0" w:color="auto"/>
        <w:bottom w:val="none" w:sz="0" w:space="0" w:color="auto"/>
        <w:right w:val="none" w:sz="0" w:space="0" w:color="auto"/>
      </w:divBdr>
    </w:div>
    <w:div w:id="1721632850">
      <w:bodyDiv w:val="1"/>
      <w:marLeft w:val="0"/>
      <w:marRight w:val="0"/>
      <w:marTop w:val="0"/>
      <w:marBottom w:val="0"/>
      <w:divBdr>
        <w:top w:val="none" w:sz="0" w:space="0" w:color="auto"/>
        <w:left w:val="none" w:sz="0" w:space="0" w:color="auto"/>
        <w:bottom w:val="none" w:sz="0" w:space="0" w:color="auto"/>
        <w:right w:val="none" w:sz="0" w:space="0" w:color="auto"/>
      </w:divBdr>
    </w:div>
    <w:div w:id="1722094663">
      <w:bodyDiv w:val="1"/>
      <w:marLeft w:val="0"/>
      <w:marRight w:val="0"/>
      <w:marTop w:val="0"/>
      <w:marBottom w:val="0"/>
      <w:divBdr>
        <w:top w:val="none" w:sz="0" w:space="0" w:color="auto"/>
        <w:left w:val="none" w:sz="0" w:space="0" w:color="auto"/>
        <w:bottom w:val="none" w:sz="0" w:space="0" w:color="auto"/>
        <w:right w:val="none" w:sz="0" w:space="0" w:color="auto"/>
      </w:divBdr>
    </w:div>
    <w:div w:id="1722290228">
      <w:bodyDiv w:val="1"/>
      <w:marLeft w:val="0"/>
      <w:marRight w:val="0"/>
      <w:marTop w:val="0"/>
      <w:marBottom w:val="0"/>
      <w:divBdr>
        <w:top w:val="none" w:sz="0" w:space="0" w:color="auto"/>
        <w:left w:val="none" w:sz="0" w:space="0" w:color="auto"/>
        <w:bottom w:val="none" w:sz="0" w:space="0" w:color="auto"/>
        <w:right w:val="none" w:sz="0" w:space="0" w:color="auto"/>
      </w:divBdr>
    </w:div>
    <w:div w:id="1722633362">
      <w:bodyDiv w:val="1"/>
      <w:marLeft w:val="0"/>
      <w:marRight w:val="0"/>
      <w:marTop w:val="0"/>
      <w:marBottom w:val="0"/>
      <w:divBdr>
        <w:top w:val="none" w:sz="0" w:space="0" w:color="auto"/>
        <w:left w:val="none" w:sz="0" w:space="0" w:color="auto"/>
        <w:bottom w:val="none" w:sz="0" w:space="0" w:color="auto"/>
        <w:right w:val="none" w:sz="0" w:space="0" w:color="auto"/>
      </w:divBdr>
    </w:div>
    <w:div w:id="1722746697">
      <w:bodyDiv w:val="1"/>
      <w:marLeft w:val="0"/>
      <w:marRight w:val="0"/>
      <w:marTop w:val="0"/>
      <w:marBottom w:val="0"/>
      <w:divBdr>
        <w:top w:val="none" w:sz="0" w:space="0" w:color="auto"/>
        <w:left w:val="none" w:sz="0" w:space="0" w:color="auto"/>
        <w:bottom w:val="none" w:sz="0" w:space="0" w:color="auto"/>
        <w:right w:val="none" w:sz="0" w:space="0" w:color="auto"/>
      </w:divBdr>
    </w:div>
    <w:div w:id="1724594789">
      <w:bodyDiv w:val="1"/>
      <w:marLeft w:val="0"/>
      <w:marRight w:val="0"/>
      <w:marTop w:val="0"/>
      <w:marBottom w:val="0"/>
      <w:divBdr>
        <w:top w:val="none" w:sz="0" w:space="0" w:color="auto"/>
        <w:left w:val="none" w:sz="0" w:space="0" w:color="auto"/>
        <w:bottom w:val="none" w:sz="0" w:space="0" w:color="auto"/>
        <w:right w:val="none" w:sz="0" w:space="0" w:color="auto"/>
      </w:divBdr>
    </w:div>
    <w:div w:id="1725130534">
      <w:bodyDiv w:val="1"/>
      <w:marLeft w:val="0"/>
      <w:marRight w:val="0"/>
      <w:marTop w:val="0"/>
      <w:marBottom w:val="0"/>
      <w:divBdr>
        <w:top w:val="none" w:sz="0" w:space="0" w:color="auto"/>
        <w:left w:val="none" w:sz="0" w:space="0" w:color="auto"/>
        <w:bottom w:val="none" w:sz="0" w:space="0" w:color="auto"/>
        <w:right w:val="none" w:sz="0" w:space="0" w:color="auto"/>
      </w:divBdr>
    </w:div>
    <w:div w:id="1725173581">
      <w:bodyDiv w:val="1"/>
      <w:marLeft w:val="0"/>
      <w:marRight w:val="0"/>
      <w:marTop w:val="0"/>
      <w:marBottom w:val="0"/>
      <w:divBdr>
        <w:top w:val="none" w:sz="0" w:space="0" w:color="auto"/>
        <w:left w:val="none" w:sz="0" w:space="0" w:color="auto"/>
        <w:bottom w:val="none" w:sz="0" w:space="0" w:color="auto"/>
        <w:right w:val="none" w:sz="0" w:space="0" w:color="auto"/>
      </w:divBdr>
    </w:div>
    <w:div w:id="1725644609">
      <w:bodyDiv w:val="1"/>
      <w:marLeft w:val="0"/>
      <w:marRight w:val="0"/>
      <w:marTop w:val="0"/>
      <w:marBottom w:val="0"/>
      <w:divBdr>
        <w:top w:val="none" w:sz="0" w:space="0" w:color="auto"/>
        <w:left w:val="none" w:sz="0" w:space="0" w:color="auto"/>
        <w:bottom w:val="none" w:sz="0" w:space="0" w:color="auto"/>
        <w:right w:val="none" w:sz="0" w:space="0" w:color="auto"/>
      </w:divBdr>
    </w:div>
    <w:div w:id="1726023493">
      <w:bodyDiv w:val="1"/>
      <w:marLeft w:val="0"/>
      <w:marRight w:val="0"/>
      <w:marTop w:val="0"/>
      <w:marBottom w:val="0"/>
      <w:divBdr>
        <w:top w:val="none" w:sz="0" w:space="0" w:color="auto"/>
        <w:left w:val="none" w:sz="0" w:space="0" w:color="auto"/>
        <w:bottom w:val="none" w:sz="0" w:space="0" w:color="auto"/>
        <w:right w:val="none" w:sz="0" w:space="0" w:color="auto"/>
      </w:divBdr>
    </w:div>
    <w:div w:id="1726298475">
      <w:bodyDiv w:val="1"/>
      <w:marLeft w:val="0"/>
      <w:marRight w:val="0"/>
      <w:marTop w:val="0"/>
      <w:marBottom w:val="0"/>
      <w:divBdr>
        <w:top w:val="none" w:sz="0" w:space="0" w:color="auto"/>
        <w:left w:val="none" w:sz="0" w:space="0" w:color="auto"/>
        <w:bottom w:val="none" w:sz="0" w:space="0" w:color="auto"/>
        <w:right w:val="none" w:sz="0" w:space="0" w:color="auto"/>
      </w:divBdr>
    </w:div>
    <w:div w:id="1726446394">
      <w:bodyDiv w:val="1"/>
      <w:marLeft w:val="0"/>
      <w:marRight w:val="0"/>
      <w:marTop w:val="0"/>
      <w:marBottom w:val="0"/>
      <w:divBdr>
        <w:top w:val="none" w:sz="0" w:space="0" w:color="auto"/>
        <w:left w:val="none" w:sz="0" w:space="0" w:color="auto"/>
        <w:bottom w:val="none" w:sz="0" w:space="0" w:color="auto"/>
        <w:right w:val="none" w:sz="0" w:space="0" w:color="auto"/>
      </w:divBdr>
    </w:div>
    <w:div w:id="1727333014">
      <w:bodyDiv w:val="1"/>
      <w:marLeft w:val="0"/>
      <w:marRight w:val="0"/>
      <w:marTop w:val="0"/>
      <w:marBottom w:val="0"/>
      <w:divBdr>
        <w:top w:val="none" w:sz="0" w:space="0" w:color="auto"/>
        <w:left w:val="none" w:sz="0" w:space="0" w:color="auto"/>
        <w:bottom w:val="none" w:sz="0" w:space="0" w:color="auto"/>
        <w:right w:val="none" w:sz="0" w:space="0" w:color="auto"/>
      </w:divBdr>
    </w:div>
    <w:div w:id="1728063378">
      <w:bodyDiv w:val="1"/>
      <w:marLeft w:val="0"/>
      <w:marRight w:val="0"/>
      <w:marTop w:val="0"/>
      <w:marBottom w:val="0"/>
      <w:divBdr>
        <w:top w:val="none" w:sz="0" w:space="0" w:color="auto"/>
        <w:left w:val="none" w:sz="0" w:space="0" w:color="auto"/>
        <w:bottom w:val="none" w:sz="0" w:space="0" w:color="auto"/>
        <w:right w:val="none" w:sz="0" w:space="0" w:color="auto"/>
      </w:divBdr>
    </w:div>
    <w:div w:id="1728458170">
      <w:bodyDiv w:val="1"/>
      <w:marLeft w:val="0"/>
      <w:marRight w:val="0"/>
      <w:marTop w:val="0"/>
      <w:marBottom w:val="0"/>
      <w:divBdr>
        <w:top w:val="none" w:sz="0" w:space="0" w:color="auto"/>
        <w:left w:val="none" w:sz="0" w:space="0" w:color="auto"/>
        <w:bottom w:val="none" w:sz="0" w:space="0" w:color="auto"/>
        <w:right w:val="none" w:sz="0" w:space="0" w:color="auto"/>
      </w:divBdr>
    </w:div>
    <w:div w:id="1728726902">
      <w:bodyDiv w:val="1"/>
      <w:marLeft w:val="0"/>
      <w:marRight w:val="0"/>
      <w:marTop w:val="0"/>
      <w:marBottom w:val="0"/>
      <w:divBdr>
        <w:top w:val="none" w:sz="0" w:space="0" w:color="auto"/>
        <w:left w:val="none" w:sz="0" w:space="0" w:color="auto"/>
        <w:bottom w:val="none" w:sz="0" w:space="0" w:color="auto"/>
        <w:right w:val="none" w:sz="0" w:space="0" w:color="auto"/>
      </w:divBdr>
      <w:divsChild>
        <w:div w:id="18897556">
          <w:marLeft w:val="640"/>
          <w:marRight w:val="0"/>
          <w:marTop w:val="0"/>
          <w:marBottom w:val="0"/>
          <w:divBdr>
            <w:top w:val="none" w:sz="0" w:space="0" w:color="auto"/>
            <w:left w:val="none" w:sz="0" w:space="0" w:color="auto"/>
            <w:bottom w:val="none" w:sz="0" w:space="0" w:color="auto"/>
            <w:right w:val="none" w:sz="0" w:space="0" w:color="auto"/>
          </w:divBdr>
        </w:div>
        <w:div w:id="58988035">
          <w:marLeft w:val="640"/>
          <w:marRight w:val="0"/>
          <w:marTop w:val="0"/>
          <w:marBottom w:val="0"/>
          <w:divBdr>
            <w:top w:val="none" w:sz="0" w:space="0" w:color="auto"/>
            <w:left w:val="none" w:sz="0" w:space="0" w:color="auto"/>
            <w:bottom w:val="none" w:sz="0" w:space="0" w:color="auto"/>
            <w:right w:val="none" w:sz="0" w:space="0" w:color="auto"/>
          </w:divBdr>
        </w:div>
        <w:div w:id="178861084">
          <w:marLeft w:val="640"/>
          <w:marRight w:val="0"/>
          <w:marTop w:val="0"/>
          <w:marBottom w:val="0"/>
          <w:divBdr>
            <w:top w:val="none" w:sz="0" w:space="0" w:color="auto"/>
            <w:left w:val="none" w:sz="0" w:space="0" w:color="auto"/>
            <w:bottom w:val="none" w:sz="0" w:space="0" w:color="auto"/>
            <w:right w:val="none" w:sz="0" w:space="0" w:color="auto"/>
          </w:divBdr>
        </w:div>
        <w:div w:id="198204333">
          <w:marLeft w:val="640"/>
          <w:marRight w:val="0"/>
          <w:marTop w:val="0"/>
          <w:marBottom w:val="0"/>
          <w:divBdr>
            <w:top w:val="none" w:sz="0" w:space="0" w:color="auto"/>
            <w:left w:val="none" w:sz="0" w:space="0" w:color="auto"/>
            <w:bottom w:val="none" w:sz="0" w:space="0" w:color="auto"/>
            <w:right w:val="none" w:sz="0" w:space="0" w:color="auto"/>
          </w:divBdr>
        </w:div>
        <w:div w:id="257175394">
          <w:marLeft w:val="640"/>
          <w:marRight w:val="0"/>
          <w:marTop w:val="0"/>
          <w:marBottom w:val="0"/>
          <w:divBdr>
            <w:top w:val="none" w:sz="0" w:space="0" w:color="auto"/>
            <w:left w:val="none" w:sz="0" w:space="0" w:color="auto"/>
            <w:bottom w:val="none" w:sz="0" w:space="0" w:color="auto"/>
            <w:right w:val="none" w:sz="0" w:space="0" w:color="auto"/>
          </w:divBdr>
        </w:div>
        <w:div w:id="299308026">
          <w:marLeft w:val="640"/>
          <w:marRight w:val="0"/>
          <w:marTop w:val="0"/>
          <w:marBottom w:val="0"/>
          <w:divBdr>
            <w:top w:val="none" w:sz="0" w:space="0" w:color="auto"/>
            <w:left w:val="none" w:sz="0" w:space="0" w:color="auto"/>
            <w:bottom w:val="none" w:sz="0" w:space="0" w:color="auto"/>
            <w:right w:val="none" w:sz="0" w:space="0" w:color="auto"/>
          </w:divBdr>
        </w:div>
        <w:div w:id="500199272">
          <w:marLeft w:val="640"/>
          <w:marRight w:val="0"/>
          <w:marTop w:val="0"/>
          <w:marBottom w:val="0"/>
          <w:divBdr>
            <w:top w:val="none" w:sz="0" w:space="0" w:color="auto"/>
            <w:left w:val="none" w:sz="0" w:space="0" w:color="auto"/>
            <w:bottom w:val="none" w:sz="0" w:space="0" w:color="auto"/>
            <w:right w:val="none" w:sz="0" w:space="0" w:color="auto"/>
          </w:divBdr>
        </w:div>
        <w:div w:id="654262525">
          <w:marLeft w:val="640"/>
          <w:marRight w:val="0"/>
          <w:marTop w:val="0"/>
          <w:marBottom w:val="0"/>
          <w:divBdr>
            <w:top w:val="none" w:sz="0" w:space="0" w:color="auto"/>
            <w:left w:val="none" w:sz="0" w:space="0" w:color="auto"/>
            <w:bottom w:val="none" w:sz="0" w:space="0" w:color="auto"/>
            <w:right w:val="none" w:sz="0" w:space="0" w:color="auto"/>
          </w:divBdr>
        </w:div>
        <w:div w:id="723334369">
          <w:marLeft w:val="640"/>
          <w:marRight w:val="0"/>
          <w:marTop w:val="0"/>
          <w:marBottom w:val="0"/>
          <w:divBdr>
            <w:top w:val="none" w:sz="0" w:space="0" w:color="auto"/>
            <w:left w:val="none" w:sz="0" w:space="0" w:color="auto"/>
            <w:bottom w:val="none" w:sz="0" w:space="0" w:color="auto"/>
            <w:right w:val="none" w:sz="0" w:space="0" w:color="auto"/>
          </w:divBdr>
        </w:div>
        <w:div w:id="822965989">
          <w:marLeft w:val="640"/>
          <w:marRight w:val="0"/>
          <w:marTop w:val="0"/>
          <w:marBottom w:val="0"/>
          <w:divBdr>
            <w:top w:val="none" w:sz="0" w:space="0" w:color="auto"/>
            <w:left w:val="none" w:sz="0" w:space="0" w:color="auto"/>
            <w:bottom w:val="none" w:sz="0" w:space="0" w:color="auto"/>
            <w:right w:val="none" w:sz="0" w:space="0" w:color="auto"/>
          </w:divBdr>
        </w:div>
        <w:div w:id="886337222">
          <w:marLeft w:val="640"/>
          <w:marRight w:val="0"/>
          <w:marTop w:val="0"/>
          <w:marBottom w:val="0"/>
          <w:divBdr>
            <w:top w:val="none" w:sz="0" w:space="0" w:color="auto"/>
            <w:left w:val="none" w:sz="0" w:space="0" w:color="auto"/>
            <w:bottom w:val="none" w:sz="0" w:space="0" w:color="auto"/>
            <w:right w:val="none" w:sz="0" w:space="0" w:color="auto"/>
          </w:divBdr>
        </w:div>
        <w:div w:id="963849571">
          <w:marLeft w:val="640"/>
          <w:marRight w:val="0"/>
          <w:marTop w:val="0"/>
          <w:marBottom w:val="0"/>
          <w:divBdr>
            <w:top w:val="none" w:sz="0" w:space="0" w:color="auto"/>
            <w:left w:val="none" w:sz="0" w:space="0" w:color="auto"/>
            <w:bottom w:val="none" w:sz="0" w:space="0" w:color="auto"/>
            <w:right w:val="none" w:sz="0" w:space="0" w:color="auto"/>
          </w:divBdr>
        </w:div>
        <w:div w:id="1166432895">
          <w:marLeft w:val="640"/>
          <w:marRight w:val="0"/>
          <w:marTop w:val="0"/>
          <w:marBottom w:val="0"/>
          <w:divBdr>
            <w:top w:val="none" w:sz="0" w:space="0" w:color="auto"/>
            <w:left w:val="none" w:sz="0" w:space="0" w:color="auto"/>
            <w:bottom w:val="none" w:sz="0" w:space="0" w:color="auto"/>
            <w:right w:val="none" w:sz="0" w:space="0" w:color="auto"/>
          </w:divBdr>
        </w:div>
        <w:div w:id="1236664866">
          <w:marLeft w:val="640"/>
          <w:marRight w:val="0"/>
          <w:marTop w:val="0"/>
          <w:marBottom w:val="0"/>
          <w:divBdr>
            <w:top w:val="none" w:sz="0" w:space="0" w:color="auto"/>
            <w:left w:val="none" w:sz="0" w:space="0" w:color="auto"/>
            <w:bottom w:val="none" w:sz="0" w:space="0" w:color="auto"/>
            <w:right w:val="none" w:sz="0" w:space="0" w:color="auto"/>
          </w:divBdr>
        </w:div>
        <w:div w:id="1361467820">
          <w:marLeft w:val="640"/>
          <w:marRight w:val="0"/>
          <w:marTop w:val="0"/>
          <w:marBottom w:val="0"/>
          <w:divBdr>
            <w:top w:val="none" w:sz="0" w:space="0" w:color="auto"/>
            <w:left w:val="none" w:sz="0" w:space="0" w:color="auto"/>
            <w:bottom w:val="none" w:sz="0" w:space="0" w:color="auto"/>
            <w:right w:val="none" w:sz="0" w:space="0" w:color="auto"/>
          </w:divBdr>
        </w:div>
        <w:div w:id="1409384304">
          <w:marLeft w:val="640"/>
          <w:marRight w:val="0"/>
          <w:marTop w:val="0"/>
          <w:marBottom w:val="0"/>
          <w:divBdr>
            <w:top w:val="none" w:sz="0" w:space="0" w:color="auto"/>
            <w:left w:val="none" w:sz="0" w:space="0" w:color="auto"/>
            <w:bottom w:val="none" w:sz="0" w:space="0" w:color="auto"/>
            <w:right w:val="none" w:sz="0" w:space="0" w:color="auto"/>
          </w:divBdr>
        </w:div>
        <w:div w:id="1461024587">
          <w:marLeft w:val="640"/>
          <w:marRight w:val="0"/>
          <w:marTop w:val="0"/>
          <w:marBottom w:val="0"/>
          <w:divBdr>
            <w:top w:val="none" w:sz="0" w:space="0" w:color="auto"/>
            <w:left w:val="none" w:sz="0" w:space="0" w:color="auto"/>
            <w:bottom w:val="none" w:sz="0" w:space="0" w:color="auto"/>
            <w:right w:val="none" w:sz="0" w:space="0" w:color="auto"/>
          </w:divBdr>
        </w:div>
        <w:div w:id="1478647258">
          <w:marLeft w:val="640"/>
          <w:marRight w:val="0"/>
          <w:marTop w:val="0"/>
          <w:marBottom w:val="0"/>
          <w:divBdr>
            <w:top w:val="none" w:sz="0" w:space="0" w:color="auto"/>
            <w:left w:val="none" w:sz="0" w:space="0" w:color="auto"/>
            <w:bottom w:val="none" w:sz="0" w:space="0" w:color="auto"/>
            <w:right w:val="none" w:sz="0" w:space="0" w:color="auto"/>
          </w:divBdr>
        </w:div>
        <w:div w:id="1633244396">
          <w:marLeft w:val="640"/>
          <w:marRight w:val="0"/>
          <w:marTop w:val="0"/>
          <w:marBottom w:val="0"/>
          <w:divBdr>
            <w:top w:val="none" w:sz="0" w:space="0" w:color="auto"/>
            <w:left w:val="none" w:sz="0" w:space="0" w:color="auto"/>
            <w:bottom w:val="none" w:sz="0" w:space="0" w:color="auto"/>
            <w:right w:val="none" w:sz="0" w:space="0" w:color="auto"/>
          </w:divBdr>
        </w:div>
        <w:div w:id="1989170934">
          <w:marLeft w:val="640"/>
          <w:marRight w:val="0"/>
          <w:marTop w:val="0"/>
          <w:marBottom w:val="0"/>
          <w:divBdr>
            <w:top w:val="none" w:sz="0" w:space="0" w:color="auto"/>
            <w:left w:val="none" w:sz="0" w:space="0" w:color="auto"/>
            <w:bottom w:val="none" w:sz="0" w:space="0" w:color="auto"/>
            <w:right w:val="none" w:sz="0" w:space="0" w:color="auto"/>
          </w:divBdr>
        </w:div>
      </w:divsChild>
    </w:div>
    <w:div w:id="1729182505">
      <w:bodyDiv w:val="1"/>
      <w:marLeft w:val="0"/>
      <w:marRight w:val="0"/>
      <w:marTop w:val="0"/>
      <w:marBottom w:val="0"/>
      <w:divBdr>
        <w:top w:val="none" w:sz="0" w:space="0" w:color="auto"/>
        <w:left w:val="none" w:sz="0" w:space="0" w:color="auto"/>
        <w:bottom w:val="none" w:sz="0" w:space="0" w:color="auto"/>
        <w:right w:val="none" w:sz="0" w:space="0" w:color="auto"/>
      </w:divBdr>
    </w:div>
    <w:div w:id="1729722152">
      <w:bodyDiv w:val="1"/>
      <w:marLeft w:val="0"/>
      <w:marRight w:val="0"/>
      <w:marTop w:val="0"/>
      <w:marBottom w:val="0"/>
      <w:divBdr>
        <w:top w:val="none" w:sz="0" w:space="0" w:color="auto"/>
        <w:left w:val="none" w:sz="0" w:space="0" w:color="auto"/>
        <w:bottom w:val="none" w:sz="0" w:space="0" w:color="auto"/>
        <w:right w:val="none" w:sz="0" w:space="0" w:color="auto"/>
      </w:divBdr>
    </w:div>
    <w:div w:id="1730375055">
      <w:bodyDiv w:val="1"/>
      <w:marLeft w:val="0"/>
      <w:marRight w:val="0"/>
      <w:marTop w:val="0"/>
      <w:marBottom w:val="0"/>
      <w:divBdr>
        <w:top w:val="none" w:sz="0" w:space="0" w:color="auto"/>
        <w:left w:val="none" w:sz="0" w:space="0" w:color="auto"/>
        <w:bottom w:val="none" w:sz="0" w:space="0" w:color="auto"/>
        <w:right w:val="none" w:sz="0" w:space="0" w:color="auto"/>
      </w:divBdr>
    </w:div>
    <w:div w:id="1730378367">
      <w:bodyDiv w:val="1"/>
      <w:marLeft w:val="0"/>
      <w:marRight w:val="0"/>
      <w:marTop w:val="0"/>
      <w:marBottom w:val="0"/>
      <w:divBdr>
        <w:top w:val="none" w:sz="0" w:space="0" w:color="auto"/>
        <w:left w:val="none" w:sz="0" w:space="0" w:color="auto"/>
        <w:bottom w:val="none" w:sz="0" w:space="0" w:color="auto"/>
        <w:right w:val="none" w:sz="0" w:space="0" w:color="auto"/>
      </w:divBdr>
    </w:div>
    <w:div w:id="1730689744">
      <w:bodyDiv w:val="1"/>
      <w:marLeft w:val="0"/>
      <w:marRight w:val="0"/>
      <w:marTop w:val="0"/>
      <w:marBottom w:val="0"/>
      <w:divBdr>
        <w:top w:val="none" w:sz="0" w:space="0" w:color="auto"/>
        <w:left w:val="none" w:sz="0" w:space="0" w:color="auto"/>
        <w:bottom w:val="none" w:sz="0" w:space="0" w:color="auto"/>
        <w:right w:val="none" w:sz="0" w:space="0" w:color="auto"/>
      </w:divBdr>
    </w:div>
    <w:div w:id="1730835665">
      <w:bodyDiv w:val="1"/>
      <w:marLeft w:val="0"/>
      <w:marRight w:val="0"/>
      <w:marTop w:val="0"/>
      <w:marBottom w:val="0"/>
      <w:divBdr>
        <w:top w:val="none" w:sz="0" w:space="0" w:color="auto"/>
        <w:left w:val="none" w:sz="0" w:space="0" w:color="auto"/>
        <w:bottom w:val="none" w:sz="0" w:space="0" w:color="auto"/>
        <w:right w:val="none" w:sz="0" w:space="0" w:color="auto"/>
      </w:divBdr>
    </w:div>
    <w:div w:id="1731267595">
      <w:bodyDiv w:val="1"/>
      <w:marLeft w:val="0"/>
      <w:marRight w:val="0"/>
      <w:marTop w:val="0"/>
      <w:marBottom w:val="0"/>
      <w:divBdr>
        <w:top w:val="none" w:sz="0" w:space="0" w:color="auto"/>
        <w:left w:val="none" w:sz="0" w:space="0" w:color="auto"/>
        <w:bottom w:val="none" w:sz="0" w:space="0" w:color="auto"/>
        <w:right w:val="none" w:sz="0" w:space="0" w:color="auto"/>
      </w:divBdr>
    </w:div>
    <w:div w:id="1732121026">
      <w:bodyDiv w:val="1"/>
      <w:marLeft w:val="0"/>
      <w:marRight w:val="0"/>
      <w:marTop w:val="0"/>
      <w:marBottom w:val="0"/>
      <w:divBdr>
        <w:top w:val="none" w:sz="0" w:space="0" w:color="auto"/>
        <w:left w:val="none" w:sz="0" w:space="0" w:color="auto"/>
        <w:bottom w:val="none" w:sz="0" w:space="0" w:color="auto"/>
        <w:right w:val="none" w:sz="0" w:space="0" w:color="auto"/>
      </w:divBdr>
    </w:div>
    <w:div w:id="1732996623">
      <w:bodyDiv w:val="1"/>
      <w:marLeft w:val="0"/>
      <w:marRight w:val="0"/>
      <w:marTop w:val="0"/>
      <w:marBottom w:val="0"/>
      <w:divBdr>
        <w:top w:val="none" w:sz="0" w:space="0" w:color="auto"/>
        <w:left w:val="none" w:sz="0" w:space="0" w:color="auto"/>
        <w:bottom w:val="none" w:sz="0" w:space="0" w:color="auto"/>
        <w:right w:val="none" w:sz="0" w:space="0" w:color="auto"/>
      </w:divBdr>
    </w:div>
    <w:div w:id="1733037237">
      <w:bodyDiv w:val="1"/>
      <w:marLeft w:val="0"/>
      <w:marRight w:val="0"/>
      <w:marTop w:val="0"/>
      <w:marBottom w:val="0"/>
      <w:divBdr>
        <w:top w:val="none" w:sz="0" w:space="0" w:color="auto"/>
        <w:left w:val="none" w:sz="0" w:space="0" w:color="auto"/>
        <w:bottom w:val="none" w:sz="0" w:space="0" w:color="auto"/>
        <w:right w:val="none" w:sz="0" w:space="0" w:color="auto"/>
      </w:divBdr>
      <w:divsChild>
        <w:div w:id="11759704">
          <w:marLeft w:val="640"/>
          <w:marRight w:val="0"/>
          <w:marTop w:val="0"/>
          <w:marBottom w:val="0"/>
          <w:divBdr>
            <w:top w:val="none" w:sz="0" w:space="0" w:color="auto"/>
            <w:left w:val="none" w:sz="0" w:space="0" w:color="auto"/>
            <w:bottom w:val="none" w:sz="0" w:space="0" w:color="auto"/>
            <w:right w:val="none" w:sz="0" w:space="0" w:color="auto"/>
          </w:divBdr>
        </w:div>
        <w:div w:id="114519677">
          <w:marLeft w:val="640"/>
          <w:marRight w:val="0"/>
          <w:marTop w:val="0"/>
          <w:marBottom w:val="0"/>
          <w:divBdr>
            <w:top w:val="none" w:sz="0" w:space="0" w:color="auto"/>
            <w:left w:val="none" w:sz="0" w:space="0" w:color="auto"/>
            <w:bottom w:val="none" w:sz="0" w:space="0" w:color="auto"/>
            <w:right w:val="none" w:sz="0" w:space="0" w:color="auto"/>
          </w:divBdr>
        </w:div>
        <w:div w:id="198854882">
          <w:marLeft w:val="640"/>
          <w:marRight w:val="0"/>
          <w:marTop w:val="0"/>
          <w:marBottom w:val="0"/>
          <w:divBdr>
            <w:top w:val="none" w:sz="0" w:space="0" w:color="auto"/>
            <w:left w:val="none" w:sz="0" w:space="0" w:color="auto"/>
            <w:bottom w:val="none" w:sz="0" w:space="0" w:color="auto"/>
            <w:right w:val="none" w:sz="0" w:space="0" w:color="auto"/>
          </w:divBdr>
        </w:div>
        <w:div w:id="222522873">
          <w:marLeft w:val="640"/>
          <w:marRight w:val="0"/>
          <w:marTop w:val="0"/>
          <w:marBottom w:val="0"/>
          <w:divBdr>
            <w:top w:val="none" w:sz="0" w:space="0" w:color="auto"/>
            <w:left w:val="none" w:sz="0" w:space="0" w:color="auto"/>
            <w:bottom w:val="none" w:sz="0" w:space="0" w:color="auto"/>
            <w:right w:val="none" w:sz="0" w:space="0" w:color="auto"/>
          </w:divBdr>
        </w:div>
        <w:div w:id="329062796">
          <w:marLeft w:val="640"/>
          <w:marRight w:val="0"/>
          <w:marTop w:val="0"/>
          <w:marBottom w:val="0"/>
          <w:divBdr>
            <w:top w:val="none" w:sz="0" w:space="0" w:color="auto"/>
            <w:left w:val="none" w:sz="0" w:space="0" w:color="auto"/>
            <w:bottom w:val="none" w:sz="0" w:space="0" w:color="auto"/>
            <w:right w:val="none" w:sz="0" w:space="0" w:color="auto"/>
          </w:divBdr>
        </w:div>
        <w:div w:id="479424598">
          <w:marLeft w:val="640"/>
          <w:marRight w:val="0"/>
          <w:marTop w:val="0"/>
          <w:marBottom w:val="0"/>
          <w:divBdr>
            <w:top w:val="none" w:sz="0" w:space="0" w:color="auto"/>
            <w:left w:val="none" w:sz="0" w:space="0" w:color="auto"/>
            <w:bottom w:val="none" w:sz="0" w:space="0" w:color="auto"/>
            <w:right w:val="none" w:sz="0" w:space="0" w:color="auto"/>
          </w:divBdr>
        </w:div>
        <w:div w:id="493452170">
          <w:marLeft w:val="640"/>
          <w:marRight w:val="0"/>
          <w:marTop w:val="0"/>
          <w:marBottom w:val="0"/>
          <w:divBdr>
            <w:top w:val="none" w:sz="0" w:space="0" w:color="auto"/>
            <w:left w:val="none" w:sz="0" w:space="0" w:color="auto"/>
            <w:bottom w:val="none" w:sz="0" w:space="0" w:color="auto"/>
            <w:right w:val="none" w:sz="0" w:space="0" w:color="auto"/>
          </w:divBdr>
        </w:div>
        <w:div w:id="511333876">
          <w:marLeft w:val="640"/>
          <w:marRight w:val="0"/>
          <w:marTop w:val="0"/>
          <w:marBottom w:val="0"/>
          <w:divBdr>
            <w:top w:val="none" w:sz="0" w:space="0" w:color="auto"/>
            <w:left w:val="none" w:sz="0" w:space="0" w:color="auto"/>
            <w:bottom w:val="none" w:sz="0" w:space="0" w:color="auto"/>
            <w:right w:val="none" w:sz="0" w:space="0" w:color="auto"/>
          </w:divBdr>
        </w:div>
        <w:div w:id="584926042">
          <w:marLeft w:val="640"/>
          <w:marRight w:val="0"/>
          <w:marTop w:val="0"/>
          <w:marBottom w:val="0"/>
          <w:divBdr>
            <w:top w:val="none" w:sz="0" w:space="0" w:color="auto"/>
            <w:left w:val="none" w:sz="0" w:space="0" w:color="auto"/>
            <w:bottom w:val="none" w:sz="0" w:space="0" w:color="auto"/>
            <w:right w:val="none" w:sz="0" w:space="0" w:color="auto"/>
          </w:divBdr>
        </w:div>
        <w:div w:id="714623523">
          <w:marLeft w:val="640"/>
          <w:marRight w:val="0"/>
          <w:marTop w:val="0"/>
          <w:marBottom w:val="0"/>
          <w:divBdr>
            <w:top w:val="none" w:sz="0" w:space="0" w:color="auto"/>
            <w:left w:val="none" w:sz="0" w:space="0" w:color="auto"/>
            <w:bottom w:val="none" w:sz="0" w:space="0" w:color="auto"/>
            <w:right w:val="none" w:sz="0" w:space="0" w:color="auto"/>
          </w:divBdr>
        </w:div>
        <w:div w:id="920798840">
          <w:marLeft w:val="640"/>
          <w:marRight w:val="0"/>
          <w:marTop w:val="0"/>
          <w:marBottom w:val="0"/>
          <w:divBdr>
            <w:top w:val="none" w:sz="0" w:space="0" w:color="auto"/>
            <w:left w:val="none" w:sz="0" w:space="0" w:color="auto"/>
            <w:bottom w:val="none" w:sz="0" w:space="0" w:color="auto"/>
            <w:right w:val="none" w:sz="0" w:space="0" w:color="auto"/>
          </w:divBdr>
        </w:div>
        <w:div w:id="1007054454">
          <w:marLeft w:val="640"/>
          <w:marRight w:val="0"/>
          <w:marTop w:val="0"/>
          <w:marBottom w:val="0"/>
          <w:divBdr>
            <w:top w:val="none" w:sz="0" w:space="0" w:color="auto"/>
            <w:left w:val="none" w:sz="0" w:space="0" w:color="auto"/>
            <w:bottom w:val="none" w:sz="0" w:space="0" w:color="auto"/>
            <w:right w:val="none" w:sz="0" w:space="0" w:color="auto"/>
          </w:divBdr>
        </w:div>
        <w:div w:id="1034040776">
          <w:marLeft w:val="640"/>
          <w:marRight w:val="0"/>
          <w:marTop w:val="0"/>
          <w:marBottom w:val="0"/>
          <w:divBdr>
            <w:top w:val="none" w:sz="0" w:space="0" w:color="auto"/>
            <w:left w:val="none" w:sz="0" w:space="0" w:color="auto"/>
            <w:bottom w:val="none" w:sz="0" w:space="0" w:color="auto"/>
            <w:right w:val="none" w:sz="0" w:space="0" w:color="auto"/>
          </w:divBdr>
        </w:div>
        <w:div w:id="1125125380">
          <w:marLeft w:val="640"/>
          <w:marRight w:val="0"/>
          <w:marTop w:val="0"/>
          <w:marBottom w:val="0"/>
          <w:divBdr>
            <w:top w:val="none" w:sz="0" w:space="0" w:color="auto"/>
            <w:left w:val="none" w:sz="0" w:space="0" w:color="auto"/>
            <w:bottom w:val="none" w:sz="0" w:space="0" w:color="auto"/>
            <w:right w:val="none" w:sz="0" w:space="0" w:color="auto"/>
          </w:divBdr>
        </w:div>
        <w:div w:id="1128088628">
          <w:marLeft w:val="640"/>
          <w:marRight w:val="0"/>
          <w:marTop w:val="0"/>
          <w:marBottom w:val="0"/>
          <w:divBdr>
            <w:top w:val="none" w:sz="0" w:space="0" w:color="auto"/>
            <w:left w:val="none" w:sz="0" w:space="0" w:color="auto"/>
            <w:bottom w:val="none" w:sz="0" w:space="0" w:color="auto"/>
            <w:right w:val="none" w:sz="0" w:space="0" w:color="auto"/>
          </w:divBdr>
        </w:div>
        <w:div w:id="1155605678">
          <w:marLeft w:val="640"/>
          <w:marRight w:val="0"/>
          <w:marTop w:val="0"/>
          <w:marBottom w:val="0"/>
          <w:divBdr>
            <w:top w:val="none" w:sz="0" w:space="0" w:color="auto"/>
            <w:left w:val="none" w:sz="0" w:space="0" w:color="auto"/>
            <w:bottom w:val="none" w:sz="0" w:space="0" w:color="auto"/>
            <w:right w:val="none" w:sz="0" w:space="0" w:color="auto"/>
          </w:divBdr>
        </w:div>
        <w:div w:id="1237662816">
          <w:marLeft w:val="640"/>
          <w:marRight w:val="0"/>
          <w:marTop w:val="0"/>
          <w:marBottom w:val="0"/>
          <w:divBdr>
            <w:top w:val="none" w:sz="0" w:space="0" w:color="auto"/>
            <w:left w:val="none" w:sz="0" w:space="0" w:color="auto"/>
            <w:bottom w:val="none" w:sz="0" w:space="0" w:color="auto"/>
            <w:right w:val="none" w:sz="0" w:space="0" w:color="auto"/>
          </w:divBdr>
        </w:div>
        <w:div w:id="1281106242">
          <w:marLeft w:val="640"/>
          <w:marRight w:val="0"/>
          <w:marTop w:val="0"/>
          <w:marBottom w:val="0"/>
          <w:divBdr>
            <w:top w:val="none" w:sz="0" w:space="0" w:color="auto"/>
            <w:left w:val="none" w:sz="0" w:space="0" w:color="auto"/>
            <w:bottom w:val="none" w:sz="0" w:space="0" w:color="auto"/>
            <w:right w:val="none" w:sz="0" w:space="0" w:color="auto"/>
          </w:divBdr>
        </w:div>
        <w:div w:id="1374236334">
          <w:marLeft w:val="640"/>
          <w:marRight w:val="0"/>
          <w:marTop w:val="0"/>
          <w:marBottom w:val="0"/>
          <w:divBdr>
            <w:top w:val="none" w:sz="0" w:space="0" w:color="auto"/>
            <w:left w:val="none" w:sz="0" w:space="0" w:color="auto"/>
            <w:bottom w:val="none" w:sz="0" w:space="0" w:color="auto"/>
            <w:right w:val="none" w:sz="0" w:space="0" w:color="auto"/>
          </w:divBdr>
        </w:div>
        <w:div w:id="1419671702">
          <w:marLeft w:val="640"/>
          <w:marRight w:val="0"/>
          <w:marTop w:val="0"/>
          <w:marBottom w:val="0"/>
          <w:divBdr>
            <w:top w:val="none" w:sz="0" w:space="0" w:color="auto"/>
            <w:left w:val="none" w:sz="0" w:space="0" w:color="auto"/>
            <w:bottom w:val="none" w:sz="0" w:space="0" w:color="auto"/>
            <w:right w:val="none" w:sz="0" w:space="0" w:color="auto"/>
          </w:divBdr>
        </w:div>
        <w:div w:id="1466312195">
          <w:marLeft w:val="640"/>
          <w:marRight w:val="0"/>
          <w:marTop w:val="0"/>
          <w:marBottom w:val="0"/>
          <w:divBdr>
            <w:top w:val="none" w:sz="0" w:space="0" w:color="auto"/>
            <w:left w:val="none" w:sz="0" w:space="0" w:color="auto"/>
            <w:bottom w:val="none" w:sz="0" w:space="0" w:color="auto"/>
            <w:right w:val="none" w:sz="0" w:space="0" w:color="auto"/>
          </w:divBdr>
        </w:div>
        <w:div w:id="1539508985">
          <w:marLeft w:val="640"/>
          <w:marRight w:val="0"/>
          <w:marTop w:val="0"/>
          <w:marBottom w:val="0"/>
          <w:divBdr>
            <w:top w:val="none" w:sz="0" w:space="0" w:color="auto"/>
            <w:left w:val="none" w:sz="0" w:space="0" w:color="auto"/>
            <w:bottom w:val="none" w:sz="0" w:space="0" w:color="auto"/>
            <w:right w:val="none" w:sz="0" w:space="0" w:color="auto"/>
          </w:divBdr>
        </w:div>
        <w:div w:id="1540317053">
          <w:marLeft w:val="640"/>
          <w:marRight w:val="0"/>
          <w:marTop w:val="0"/>
          <w:marBottom w:val="0"/>
          <w:divBdr>
            <w:top w:val="none" w:sz="0" w:space="0" w:color="auto"/>
            <w:left w:val="none" w:sz="0" w:space="0" w:color="auto"/>
            <w:bottom w:val="none" w:sz="0" w:space="0" w:color="auto"/>
            <w:right w:val="none" w:sz="0" w:space="0" w:color="auto"/>
          </w:divBdr>
        </w:div>
        <w:div w:id="1565220991">
          <w:marLeft w:val="640"/>
          <w:marRight w:val="0"/>
          <w:marTop w:val="0"/>
          <w:marBottom w:val="0"/>
          <w:divBdr>
            <w:top w:val="none" w:sz="0" w:space="0" w:color="auto"/>
            <w:left w:val="none" w:sz="0" w:space="0" w:color="auto"/>
            <w:bottom w:val="none" w:sz="0" w:space="0" w:color="auto"/>
            <w:right w:val="none" w:sz="0" w:space="0" w:color="auto"/>
          </w:divBdr>
        </w:div>
        <w:div w:id="1607038489">
          <w:marLeft w:val="640"/>
          <w:marRight w:val="0"/>
          <w:marTop w:val="0"/>
          <w:marBottom w:val="0"/>
          <w:divBdr>
            <w:top w:val="none" w:sz="0" w:space="0" w:color="auto"/>
            <w:left w:val="none" w:sz="0" w:space="0" w:color="auto"/>
            <w:bottom w:val="none" w:sz="0" w:space="0" w:color="auto"/>
            <w:right w:val="none" w:sz="0" w:space="0" w:color="auto"/>
          </w:divBdr>
        </w:div>
        <w:div w:id="1698579460">
          <w:marLeft w:val="640"/>
          <w:marRight w:val="0"/>
          <w:marTop w:val="0"/>
          <w:marBottom w:val="0"/>
          <w:divBdr>
            <w:top w:val="none" w:sz="0" w:space="0" w:color="auto"/>
            <w:left w:val="none" w:sz="0" w:space="0" w:color="auto"/>
            <w:bottom w:val="none" w:sz="0" w:space="0" w:color="auto"/>
            <w:right w:val="none" w:sz="0" w:space="0" w:color="auto"/>
          </w:divBdr>
        </w:div>
        <w:div w:id="1738280240">
          <w:marLeft w:val="640"/>
          <w:marRight w:val="0"/>
          <w:marTop w:val="0"/>
          <w:marBottom w:val="0"/>
          <w:divBdr>
            <w:top w:val="none" w:sz="0" w:space="0" w:color="auto"/>
            <w:left w:val="none" w:sz="0" w:space="0" w:color="auto"/>
            <w:bottom w:val="none" w:sz="0" w:space="0" w:color="auto"/>
            <w:right w:val="none" w:sz="0" w:space="0" w:color="auto"/>
          </w:divBdr>
        </w:div>
        <w:div w:id="1842962281">
          <w:marLeft w:val="640"/>
          <w:marRight w:val="0"/>
          <w:marTop w:val="0"/>
          <w:marBottom w:val="0"/>
          <w:divBdr>
            <w:top w:val="none" w:sz="0" w:space="0" w:color="auto"/>
            <w:left w:val="none" w:sz="0" w:space="0" w:color="auto"/>
            <w:bottom w:val="none" w:sz="0" w:space="0" w:color="auto"/>
            <w:right w:val="none" w:sz="0" w:space="0" w:color="auto"/>
          </w:divBdr>
        </w:div>
        <w:div w:id="1915236328">
          <w:marLeft w:val="640"/>
          <w:marRight w:val="0"/>
          <w:marTop w:val="0"/>
          <w:marBottom w:val="0"/>
          <w:divBdr>
            <w:top w:val="none" w:sz="0" w:space="0" w:color="auto"/>
            <w:left w:val="none" w:sz="0" w:space="0" w:color="auto"/>
            <w:bottom w:val="none" w:sz="0" w:space="0" w:color="auto"/>
            <w:right w:val="none" w:sz="0" w:space="0" w:color="auto"/>
          </w:divBdr>
        </w:div>
        <w:div w:id="1937861371">
          <w:marLeft w:val="640"/>
          <w:marRight w:val="0"/>
          <w:marTop w:val="0"/>
          <w:marBottom w:val="0"/>
          <w:divBdr>
            <w:top w:val="none" w:sz="0" w:space="0" w:color="auto"/>
            <w:left w:val="none" w:sz="0" w:space="0" w:color="auto"/>
            <w:bottom w:val="none" w:sz="0" w:space="0" w:color="auto"/>
            <w:right w:val="none" w:sz="0" w:space="0" w:color="auto"/>
          </w:divBdr>
        </w:div>
        <w:div w:id="2002271938">
          <w:marLeft w:val="640"/>
          <w:marRight w:val="0"/>
          <w:marTop w:val="0"/>
          <w:marBottom w:val="0"/>
          <w:divBdr>
            <w:top w:val="none" w:sz="0" w:space="0" w:color="auto"/>
            <w:left w:val="none" w:sz="0" w:space="0" w:color="auto"/>
            <w:bottom w:val="none" w:sz="0" w:space="0" w:color="auto"/>
            <w:right w:val="none" w:sz="0" w:space="0" w:color="auto"/>
          </w:divBdr>
        </w:div>
        <w:div w:id="2095127030">
          <w:marLeft w:val="640"/>
          <w:marRight w:val="0"/>
          <w:marTop w:val="0"/>
          <w:marBottom w:val="0"/>
          <w:divBdr>
            <w:top w:val="none" w:sz="0" w:space="0" w:color="auto"/>
            <w:left w:val="none" w:sz="0" w:space="0" w:color="auto"/>
            <w:bottom w:val="none" w:sz="0" w:space="0" w:color="auto"/>
            <w:right w:val="none" w:sz="0" w:space="0" w:color="auto"/>
          </w:divBdr>
        </w:div>
      </w:divsChild>
    </w:div>
    <w:div w:id="1733120510">
      <w:bodyDiv w:val="1"/>
      <w:marLeft w:val="0"/>
      <w:marRight w:val="0"/>
      <w:marTop w:val="0"/>
      <w:marBottom w:val="0"/>
      <w:divBdr>
        <w:top w:val="none" w:sz="0" w:space="0" w:color="auto"/>
        <w:left w:val="none" w:sz="0" w:space="0" w:color="auto"/>
        <w:bottom w:val="none" w:sz="0" w:space="0" w:color="auto"/>
        <w:right w:val="none" w:sz="0" w:space="0" w:color="auto"/>
      </w:divBdr>
    </w:div>
    <w:div w:id="1733431718">
      <w:bodyDiv w:val="1"/>
      <w:marLeft w:val="0"/>
      <w:marRight w:val="0"/>
      <w:marTop w:val="0"/>
      <w:marBottom w:val="0"/>
      <w:divBdr>
        <w:top w:val="none" w:sz="0" w:space="0" w:color="auto"/>
        <w:left w:val="none" w:sz="0" w:space="0" w:color="auto"/>
        <w:bottom w:val="none" w:sz="0" w:space="0" w:color="auto"/>
        <w:right w:val="none" w:sz="0" w:space="0" w:color="auto"/>
      </w:divBdr>
    </w:div>
    <w:div w:id="1736009145">
      <w:bodyDiv w:val="1"/>
      <w:marLeft w:val="0"/>
      <w:marRight w:val="0"/>
      <w:marTop w:val="0"/>
      <w:marBottom w:val="0"/>
      <w:divBdr>
        <w:top w:val="none" w:sz="0" w:space="0" w:color="auto"/>
        <w:left w:val="none" w:sz="0" w:space="0" w:color="auto"/>
        <w:bottom w:val="none" w:sz="0" w:space="0" w:color="auto"/>
        <w:right w:val="none" w:sz="0" w:space="0" w:color="auto"/>
      </w:divBdr>
    </w:div>
    <w:div w:id="1736470803">
      <w:bodyDiv w:val="1"/>
      <w:marLeft w:val="0"/>
      <w:marRight w:val="0"/>
      <w:marTop w:val="0"/>
      <w:marBottom w:val="0"/>
      <w:divBdr>
        <w:top w:val="none" w:sz="0" w:space="0" w:color="auto"/>
        <w:left w:val="none" w:sz="0" w:space="0" w:color="auto"/>
        <w:bottom w:val="none" w:sz="0" w:space="0" w:color="auto"/>
        <w:right w:val="none" w:sz="0" w:space="0" w:color="auto"/>
      </w:divBdr>
    </w:div>
    <w:div w:id="1736970393">
      <w:bodyDiv w:val="1"/>
      <w:marLeft w:val="0"/>
      <w:marRight w:val="0"/>
      <w:marTop w:val="0"/>
      <w:marBottom w:val="0"/>
      <w:divBdr>
        <w:top w:val="none" w:sz="0" w:space="0" w:color="auto"/>
        <w:left w:val="none" w:sz="0" w:space="0" w:color="auto"/>
        <w:bottom w:val="none" w:sz="0" w:space="0" w:color="auto"/>
        <w:right w:val="none" w:sz="0" w:space="0" w:color="auto"/>
      </w:divBdr>
    </w:div>
    <w:div w:id="1738238529">
      <w:bodyDiv w:val="1"/>
      <w:marLeft w:val="0"/>
      <w:marRight w:val="0"/>
      <w:marTop w:val="0"/>
      <w:marBottom w:val="0"/>
      <w:divBdr>
        <w:top w:val="none" w:sz="0" w:space="0" w:color="auto"/>
        <w:left w:val="none" w:sz="0" w:space="0" w:color="auto"/>
        <w:bottom w:val="none" w:sz="0" w:space="0" w:color="auto"/>
        <w:right w:val="none" w:sz="0" w:space="0" w:color="auto"/>
      </w:divBdr>
    </w:div>
    <w:div w:id="1738937003">
      <w:bodyDiv w:val="1"/>
      <w:marLeft w:val="0"/>
      <w:marRight w:val="0"/>
      <w:marTop w:val="0"/>
      <w:marBottom w:val="0"/>
      <w:divBdr>
        <w:top w:val="none" w:sz="0" w:space="0" w:color="auto"/>
        <w:left w:val="none" w:sz="0" w:space="0" w:color="auto"/>
        <w:bottom w:val="none" w:sz="0" w:space="0" w:color="auto"/>
        <w:right w:val="none" w:sz="0" w:space="0" w:color="auto"/>
      </w:divBdr>
    </w:div>
    <w:div w:id="1739475594">
      <w:bodyDiv w:val="1"/>
      <w:marLeft w:val="0"/>
      <w:marRight w:val="0"/>
      <w:marTop w:val="0"/>
      <w:marBottom w:val="0"/>
      <w:divBdr>
        <w:top w:val="none" w:sz="0" w:space="0" w:color="auto"/>
        <w:left w:val="none" w:sz="0" w:space="0" w:color="auto"/>
        <w:bottom w:val="none" w:sz="0" w:space="0" w:color="auto"/>
        <w:right w:val="none" w:sz="0" w:space="0" w:color="auto"/>
      </w:divBdr>
    </w:div>
    <w:div w:id="1739554233">
      <w:bodyDiv w:val="1"/>
      <w:marLeft w:val="0"/>
      <w:marRight w:val="0"/>
      <w:marTop w:val="0"/>
      <w:marBottom w:val="0"/>
      <w:divBdr>
        <w:top w:val="none" w:sz="0" w:space="0" w:color="auto"/>
        <w:left w:val="none" w:sz="0" w:space="0" w:color="auto"/>
        <w:bottom w:val="none" w:sz="0" w:space="0" w:color="auto"/>
        <w:right w:val="none" w:sz="0" w:space="0" w:color="auto"/>
      </w:divBdr>
    </w:div>
    <w:div w:id="1740010502">
      <w:bodyDiv w:val="1"/>
      <w:marLeft w:val="0"/>
      <w:marRight w:val="0"/>
      <w:marTop w:val="0"/>
      <w:marBottom w:val="0"/>
      <w:divBdr>
        <w:top w:val="none" w:sz="0" w:space="0" w:color="auto"/>
        <w:left w:val="none" w:sz="0" w:space="0" w:color="auto"/>
        <w:bottom w:val="none" w:sz="0" w:space="0" w:color="auto"/>
        <w:right w:val="none" w:sz="0" w:space="0" w:color="auto"/>
      </w:divBdr>
    </w:div>
    <w:div w:id="1740130254">
      <w:bodyDiv w:val="1"/>
      <w:marLeft w:val="0"/>
      <w:marRight w:val="0"/>
      <w:marTop w:val="0"/>
      <w:marBottom w:val="0"/>
      <w:divBdr>
        <w:top w:val="none" w:sz="0" w:space="0" w:color="auto"/>
        <w:left w:val="none" w:sz="0" w:space="0" w:color="auto"/>
        <w:bottom w:val="none" w:sz="0" w:space="0" w:color="auto"/>
        <w:right w:val="none" w:sz="0" w:space="0" w:color="auto"/>
      </w:divBdr>
    </w:div>
    <w:div w:id="1740207319">
      <w:bodyDiv w:val="1"/>
      <w:marLeft w:val="0"/>
      <w:marRight w:val="0"/>
      <w:marTop w:val="0"/>
      <w:marBottom w:val="0"/>
      <w:divBdr>
        <w:top w:val="none" w:sz="0" w:space="0" w:color="auto"/>
        <w:left w:val="none" w:sz="0" w:space="0" w:color="auto"/>
        <w:bottom w:val="none" w:sz="0" w:space="0" w:color="auto"/>
        <w:right w:val="none" w:sz="0" w:space="0" w:color="auto"/>
      </w:divBdr>
    </w:div>
    <w:div w:id="1741055559">
      <w:bodyDiv w:val="1"/>
      <w:marLeft w:val="0"/>
      <w:marRight w:val="0"/>
      <w:marTop w:val="0"/>
      <w:marBottom w:val="0"/>
      <w:divBdr>
        <w:top w:val="none" w:sz="0" w:space="0" w:color="auto"/>
        <w:left w:val="none" w:sz="0" w:space="0" w:color="auto"/>
        <w:bottom w:val="none" w:sz="0" w:space="0" w:color="auto"/>
        <w:right w:val="none" w:sz="0" w:space="0" w:color="auto"/>
      </w:divBdr>
    </w:div>
    <w:div w:id="1741127418">
      <w:bodyDiv w:val="1"/>
      <w:marLeft w:val="0"/>
      <w:marRight w:val="0"/>
      <w:marTop w:val="0"/>
      <w:marBottom w:val="0"/>
      <w:divBdr>
        <w:top w:val="none" w:sz="0" w:space="0" w:color="auto"/>
        <w:left w:val="none" w:sz="0" w:space="0" w:color="auto"/>
        <w:bottom w:val="none" w:sz="0" w:space="0" w:color="auto"/>
        <w:right w:val="none" w:sz="0" w:space="0" w:color="auto"/>
      </w:divBdr>
    </w:div>
    <w:div w:id="1741244813">
      <w:bodyDiv w:val="1"/>
      <w:marLeft w:val="0"/>
      <w:marRight w:val="0"/>
      <w:marTop w:val="0"/>
      <w:marBottom w:val="0"/>
      <w:divBdr>
        <w:top w:val="none" w:sz="0" w:space="0" w:color="auto"/>
        <w:left w:val="none" w:sz="0" w:space="0" w:color="auto"/>
        <w:bottom w:val="none" w:sz="0" w:space="0" w:color="auto"/>
        <w:right w:val="none" w:sz="0" w:space="0" w:color="auto"/>
      </w:divBdr>
    </w:div>
    <w:div w:id="1741441250">
      <w:bodyDiv w:val="1"/>
      <w:marLeft w:val="0"/>
      <w:marRight w:val="0"/>
      <w:marTop w:val="0"/>
      <w:marBottom w:val="0"/>
      <w:divBdr>
        <w:top w:val="none" w:sz="0" w:space="0" w:color="auto"/>
        <w:left w:val="none" w:sz="0" w:space="0" w:color="auto"/>
        <w:bottom w:val="none" w:sz="0" w:space="0" w:color="auto"/>
        <w:right w:val="none" w:sz="0" w:space="0" w:color="auto"/>
      </w:divBdr>
      <w:divsChild>
        <w:div w:id="1135610520">
          <w:marLeft w:val="640"/>
          <w:marRight w:val="0"/>
          <w:marTop w:val="0"/>
          <w:marBottom w:val="0"/>
          <w:divBdr>
            <w:top w:val="none" w:sz="0" w:space="0" w:color="auto"/>
            <w:left w:val="none" w:sz="0" w:space="0" w:color="auto"/>
            <w:bottom w:val="none" w:sz="0" w:space="0" w:color="auto"/>
            <w:right w:val="none" w:sz="0" w:space="0" w:color="auto"/>
          </w:divBdr>
        </w:div>
        <w:div w:id="1651059271">
          <w:marLeft w:val="640"/>
          <w:marRight w:val="0"/>
          <w:marTop w:val="0"/>
          <w:marBottom w:val="0"/>
          <w:divBdr>
            <w:top w:val="none" w:sz="0" w:space="0" w:color="auto"/>
            <w:left w:val="none" w:sz="0" w:space="0" w:color="auto"/>
            <w:bottom w:val="none" w:sz="0" w:space="0" w:color="auto"/>
            <w:right w:val="none" w:sz="0" w:space="0" w:color="auto"/>
          </w:divBdr>
        </w:div>
        <w:div w:id="1664355944">
          <w:marLeft w:val="640"/>
          <w:marRight w:val="0"/>
          <w:marTop w:val="0"/>
          <w:marBottom w:val="0"/>
          <w:divBdr>
            <w:top w:val="none" w:sz="0" w:space="0" w:color="auto"/>
            <w:left w:val="none" w:sz="0" w:space="0" w:color="auto"/>
            <w:bottom w:val="none" w:sz="0" w:space="0" w:color="auto"/>
            <w:right w:val="none" w:sz="0" w:space="0" w:color="auto"/>
          </w:divBdr>
        </w:div>
      </w:divsChild>
    </w:div>
    <w:div w:id="1741633158">
      <w:bodyDiv w:val="1"/>
      <w:marLeft w:val="0"/>
      <w:marRight w:val="0"/>
      <w:marTop w:val="0"/>
      <w:marBottom w:val="0"/>
      <w:divBdr>
        <w:top w:val="none" w:sz="0" w:space="0" w:color="auto"/>
        <w:left w:val="none" w:sz="0" w:space="0" w:color="auto"/>
        <w:bottom w:val="none" w:sz="0" w:space="0" w:color="auto"/>
        <w:right w:val="none" w:sz="0" w:space="0" w:color="auto"/>
      </w:divBdr>
    </w:div>
    <w:div w:id="1742217828">
      <w:bodyDiv w:val="1"/>
      <w:marLeft w:val="0"/>
      <w:marRight w:val="0"/>
      <w:marTop w:val="0"/>
      <w:marBottom w:val="0"/>
      <w:divBdr>
        <w:top w:val="none" w:sz="0" w:space="0" w:color="auto"/>
        <w:left w:val="none" w:sz="0" w:space="0" w:color="auto"/>
        <w:bottom w:val="none" w:sz="0" w:space="0" w:color="auto"/>
        <w:right w:val="none" w:sz="0" w:space="0" w:color="auto"/>
      </w:divBdr>
    </w:div>
    <w:div w:id="1742437772">
      <w:bodyDiv w:val="1"/>
      <w:marLeft w:val="0"/>
      <w:marRight w:val="0"/>
      <w:marTop w:val="0"/>
      <w:marBottom w:val="0"/>
      <w:divBdr>
        <w:top w:val="none" w:sz="0" w:space="0" w:color="auto"/>
        <w:left w:val="none" w:sz="0" w:space="0" w:color="auto"/>
        <w:bottom w:val="none" w:sz="0" w:space="0" w:color="auto"/>
        <w:right w:val="none" w:sz="0" w:space="0" w:color="auto"/>
      </w:divBdr>
    </w:div>
    <w:div w:id="1742559047">
      <w:bodyDiv w:val="1"/>
      <w:marLeft w:val="0"/>
      <w:marRight w:val="0"/>
      <w:marTop w:val="0"/>
      <w:marBottom w:val="0"/>
      <w:divBdr>
        <w:top w:val="none" w:sz="0" w:space="0" w:color="auto"/>
        <w:left w:val="none" w:sz="0" w:space="0" w:color="auto"/>
        <w:bottom w:val="none" w:sz="0" w:space="0" w:color="auto"/>
        <w:right w:val="none" w:sz="0" w:space="0" w:color="auto"/>
      </w:divBdr>
    </w:div>
    <w:div w:id="1742559626">
      <w:bodyDiv w:val="1"/>
      <w:marLeft w:val="0"/>
      <w:marRight w:val="0"/>
      <w:marTop w:val="0"/>
      <w:marBottom w:val="0"/>
      <w:divBdr>
        <w:top w:val="none" w:sz="0" w:space="0" w:color="auto"/>
        <w:left w:val="none" w:sz="0" w:space="0" w:color="auto"/>
        <w:bottom w:val="none" w:sz="0" w:space="0" w:color="auto"/>
        <w:right w:val="none" w:sz="0" w:space="0" w:color="auto"/>
      </w:divBdr>
    </w:div>
    <w:div w:id="1743285982">
      <w:bodyDiv w:val="1"/>
      <w:marLeft w:val="0"/>
      <w:marRight w:val="0"/>
      <w:marTop w:val="0"/>
      <w:marBottom w:val="0"/>
      <w:divBdr>
        <w:top w:val="none" w:sz="0" w:space="0" w:color="auto"/>
        <w:left w:val="none" w:sz="0" w:space="0" w:color="auto"/>
        <w:bottom w:val="none" w:sz="0" w:space="0" w:color="auto"/>
        <w:right w:val="none" w:sz="0" w:space="0" w:color="auto"/>
      </w:divBdr>
      <w:divsChild>
        <w:div w:id="109520084">
          <w:marLeft w:val="640"/>
          <w:marRight w:val="0"/>
          <w:marTop w:val="0"/>
          <w:marBottom w:val="0"/>
          <w:divBdr>
            <w:top w:val="none" w:sz="0" w:space="0" w:color="auto"/>
            <w:left w:val="none" w:sz="0" w:space="0" w:color="auto"/>
            <w:bottom w:val="none" w:sz="0" w:space="0" w:color="auto"/>
            <w:right w:val="none" w:sz="0" w:space="0" w:color="auto"/>
          </w:divBdr>
        </w:div>
        <w:div w:id="288124343">
          <w:marLeft w:val="640"/>
          <w:marRight w:val="0"/>
          <w:marTop w:val="0"/>
          <w:marBottom w:val="0"/>
          <w:divBdr>
            <w:top w:val="none" w:sz="0" w:space="0" w:color="auto"/>
            <w:left w:val="none" w:sz="0" w:space="0" w:color="auto"/>
            <w:bottom w:val="none" w:sz="0" w:space="0" w:color="auto"/>
            <w:right w:val="none" w:sz="0" w:space="0" w:color="auto"/>
          </w:divBdr>
        </w:div>
        <w:div w:id="360325151">
          <w:marLeft w:val="640"/>
          <w:marRight w:val="0"/>
          <w:marTop w:val="0"/>
          <w:marBottom w:val="0"/>
          <w:divBdr>
            <w:top w:val="none" w:sz="0" w:space="0" w:color="auto"/>
            <w:left w:val="none" w:sz="0" w:space="0" w:color="auto"/>
            <w:bottom w:val="none" w:sz="0" w:space="0" w:color="auto"/>
            <w:right w:val="none" w:sz="0" w:space="0" w:color="auto"/>
          </w:divBdr>
        </w:div>
        <w:div w:id="573590049">
          <w:marLeft w:val="640"/>
          <w:marRight w:val="0"/>
          <w:marTop w:val="0"/>
          <w:marBottom w:val="0"/>
          <w:divBdr>
            <w:top w:val="none" w:sz="0" w:space="0" w:color="auto"/>
            <w:left w:val="none" w:sz="0" w:space="0" w:color="auto"/>
            <w:bottom w:val="none" w:sz="0" w:space="0" w:color="auto"/>
            <w:right w:val="none" w:sz="0" w:space="0" w:color="auto"/>
          </w:divBdr>
        </w:div>
        <w:div w:id="603879346">
          <w:marLeft w:val="640"/>
          <w:marRight w:val="0"/>
          <w:marTop w:val="0"/>
          <w:marBottom w:val="0"/>
          <w:divBdr>
            <w:top w:val="none" w:sz="0" w:space="0" w:color="auto"/>
            <w:left w:val="none" w:sz="0" w:space="0" w:color="auto"/>
            <w:bottom w:val="none" w:sz="0" w:space="0" w:color="auto"/>
            <w:right w:val="none" w:sz="0" w:space="0" w:color="auto"/>
          </w:divBdr>
        </w:div>
        <w:div w:id="872617384">
          <w:marLeft w:val="640"/>
          <w:marRight w:val="0"/>
          <w:marTop w:val="0"/>
          <w:marBottom w:val="0"/>
          <w:divBdr>
            <w:top w:val="none" w:sz="0" w:space="0" w:color="auto"/>
            <w:left w:val="none" w:sz="0" w:space="0" w:color="auto"/>
            <w:bottom w:val="none" w:sz="0" w:space="0" w:color="auto"/>
            <w:right w:val="none" w:sz="0" w:space="0" w:color="auto"/>
          </w:divBdr>
        </w:div>
        <w:div w:id="923338569">
          <w:marLeft w:val="640"/>
          <w:marRight w:val="0"/>
          <w:marTop w:val="0"/>
          <w:marBottom w:val="0"/>
          <w:divBdr>
            <w:top w:val="none" w:sz="0" w:space="0" w:color="auto"/>
            <w:left w:val="none" w:sz="0" w:space="0" w:color="auto"/>
            <w:bottom w:val="none" w:sz="0" w:space="0" w:color="auto"/>
            <w:right w:val="none" w:sz="0" w:space="0" w:color="auto"/>
          </w:divBdr>
        </w:div>
        <w:div w:id="1235622334">
          <w:marLeft w:val="640"/>
          <w:marRight w:val="0"/>
          <w:marTop w:val="0"/>
          <w:marBottom w:val="0"/>
          <w:divBdr>
            <w:top w:val="none" w:sz="0" w:space="0" w:color="auto"/>
            <w:left w:val="none" w:sz="0" w:space="0" w:color="auto"/>
            <w:bottom w:val="none" w:sz="0" w:space="0" w:color="auto"/>
            <w:right w:val="none" w:sz="0" w:space="0" w:color="auto"/>
          </w:divBdr>
        </w:div>
        <w:div w:id="1265267740">
          <w:marLeft w:val="640"/>
          <w:marRight w:val="0"/>
          <w:marTop w:val="0"/>
          <w:marBottom w:val="0"/>
          <w:divBdr>
            <w:top w:val="none" w:sz="0" w:space="0" w:color="auto"/>
            <w:left w:val="none" w:sz="0" w:space="0" w:color="auto"/>
            <w:bottom w:val="none" w:sz="0" w:space="0" w:color="auto"/>
            <w:right w:val="none" w:sz="0" w:space="0" w:color="auto"/>
          </w:divBdr>
        </w:div>
        <w:div w:id="1496190467">
          <w:marLeft w:val="640"/>
          <w:marRight w:val="0"/>
          <w:marTop w:val="0"/>
          <w:marBottom w:val="0"/>
          <w:divBdr>
            <w:top w:val="none" w:sz="0" w:space="0" w:color="auto"/>
            <w:left w:val="none" w:sz="0" w:space="0" w:color="auto"/>
            <w:bottom w:val="none" w:sz="0" w:space="0" w:color="auto"/>
            <w:right w:val="none" w:sz="0" w:space="0" w:color="auto"/>
          </w:divBdr>
        </w:div>
        <w:div w:id="1849980459">
          <w:marLeft w:val="640"/>
          <w:marRight w:val="0"/>
          <w:marTop w:val="0"/>
          <w:marBottom w:val="0"/>
          <w:divBdr>
            <w:top w:val="none" w:sz="0" w:space="0" w:color="auto"/>
            <w:left w:val="none" w:sz="0" w:space="0" w:color="auto"/>
            <w:bottom w:val="none" w:sz="0" w:space="0" w:color="auto"/>
            <w:right w:val="none" w:sz="0" w:space="0" w:color="auto"/>
          </w:divBdr>
        </w:div>
        <w:div w:id="1900820389">
          <w:marLeft w:val="640"/>
          <w:marRight w:val="0"/>
          <w:marTop w:val="0"/>
          <w:marBottom w:val="0"/>
          <w:divBdr>
            <w:top w:val="none" w:sz="0" w:space="0" w:color="auto"/>
            <w:left w:val="none" w:sz="0" w:space="0" w:color="auto"/>
            <w:bottom w:val="none" w:sz="0" w:space="0" w:color="auto"/>
            <w:right w:val="none" w:sz="0" w:space="0" w:color="auto"/>
          </w:divBdr>
        </w:div>
        <w:div w:id="2084797160">
          <w:marLeft w:val="640"/>
          <w:marRight w:val="0"/>
          <w:marTop w:val="0"/>
          <w:marBottom w:val="0"/>
          <w:divBdr>
            <w:top w:val="none" w:sz="0" w:space="0" w:color="auto"/>
            <w:left w:val="none" w:sz="0" w:space="0" w:color="auto"/>
            <w:bottom w:val="none" w:sz="0" w:space="0" w:color="auto"/>
            <w:right w:val="none" w:sz="0" w:space="0" w:color="auto"/>
          </w:divBdr>
        </w:div>
      </w:divsChild>
    </w:div>
    <w:div w:id="1743873113">
      <w:bodyDiv w:val="1"/>
      <w:marLeft w:val="0"/>
      <w:marRight w:val="0"/>
      <w:marTop w:val="0"/>
      <w:marBottom w:val="0"/>
      <w:divBdr>
        <w:top w:val="none" w:sz="0" w:space="0" w:color="auto"/>
        <w:left w:val="none" w:sz="0" w:space="0" w:color="auto"/>
        <w:bottom w:val="none" w:sz="0" w:space="0" w:color="auto"/>
        <w:right w:val="none" w:sz="0" w:space="0" w:color="auto"/>
      </w:divBdr>
    </w:div>
    <w:div w:id="1744061871">
      <w:bodyDiv w:val="1"/>
      <w:marLeft w:val="0"/>
      <w:marRight w:val="0"/>
      <w:marTop w:val="0"/>
      <w:marBottom w:val="0"/>
      <w:divBdr>
        <w:top w:val="none" w:sz="0" w:space="0" w:color="auto"/>
        <w:left w:val="none" w:sz="0" w:space="0" w:color="auto"/>
        <w:bottom w:val="none" w:sz="0" w:space="0" w:color="auto"/>
        <w:right w:val="none" w:sz="0" w:space="0" w:color="auto"/>
      </w:divBdr>
    </w:div>
    <w:div w:id="1744372899">
      <w:bodyDiv w:val="1"/>
      <w:marLeft w:val="0"/>
      <w:marRight w:val="0"/>
      <w:marTop w:val="0"/>
      <w:marBottom w:val="0"/>
      <w:divBdr>
        <w:top w:val="none" w:sz="0" w:space="0" w:color="auto"/>
        <w:left w:val="none" w:sz="0" w:space="0" w:color="auto"/>
        <w:bottom w:val="none" w:sz="0" w:space="0" w:color="auto"/>
        <w:right w:val="none" w:sz="0" w:space="0" w:color="auto"/>
      </w:divBdr>
    </w:div>
    <w:div w:id="1744571144">
      <w:bodyDiv w:val="1"/>
      <w:marLeft w:val="0"/>
      <w:marRight w:val="0"/>
      <w:marTop w:val="0"/>
      <w:marBottom w:val="0"/>
      <w:divBdr>
        <w:top w:val="none" w:sz="0" w:space="0" w:color="auto"/>
        <w:left w:val="none" w:sz="0" w:space="0" w:color="auto"/>
        <w:bottom w:val="none" w:sz="0" w:space="0" w:color="auto"/>
        <w:right w:val="none" w:sz="0" w:space="0" w:color="auto"/>
      </w:divBdr>
    </w:div>
    <w:div w:id="1744595514">
      <w:bodyDiv w:val="1"/>
      <w:marLeft w:val="0"/>
      <w:marRight w:val="0"/>
      <w:marTop w:val="0"/>
      <w:marBottom w:val="0"/>
      <w:divBdr>
        <w:top w:val="none" w:sz="0" w:space="0" w:color="auto"/>
        <w:left w:val="none" w:sz="0" w:space="0" w:color="auto"/>
        <w:bottom w:val="none" w:sz="0" w:space="0" w:color="auto"/>
        <w:right w:val="none" w:sz="0" w:space="0" w:color="auto"/>
      </w:divBdr>
    </w:div>
    <w:div w:id="1745029689">
      <w:bodyDiv w:val="1"/>
      <w:marLeft w:val="0"/>
      <w:marRight w:val="0"/>
      <w:marTop w:val="0"/>
      <w:marBottom w:val="0"/>
      <w:divBdr>
        <w:top w:val="none" w:sz="0" w:space="0" w:color="auto"/>
        <w:left w:val="none" w:sz="0" w:space="0" w:color="auto"/>
        <w:bottom w:val="none" w:sz="0" w:space="0" w:color="auto"/>
        <w:right w:val="none" w:sz="0" w:space="0" w:color="auto"/>
      </w:divBdr>
    </w:div>
    <w:div w:id="1745450339">
      <w:bodyDiv w:val="1"/>
      <w:marLeft w:val="0"/>
      <w:marRight w:val="0"/>
      <w:marTop w:val="0"/>
      <w:marBottom w:val="0"/>
      <w:divBdr>
        <w:top w:val="none" w:sz="0" w:space="0" w:color="auto"/>
        <w:left w:val="none" w:sz="0" w:space="0" w:color="auto"/>
        <w:bottom w:val="none" w:sz="0" w:space="0" w:color="auto"/>
        <w:right w:val="none" w:sz="0" w:space="0" w:color="auto"/>
      </w:divBdr>
    </w:div>
    <w:div w:id="1745688530">
      <w:bodyDiv w:val="1"/>
      <w:marLeft w:val="0"/>
      <w:marRight w:val="0"/>
      <w:marTop w:val="0"/>
      <w:marBottom w:val="0"/>
      <w:divBdr>
        <w:top w:val="none" w:sz="0" w:space="0" w:color="auto"/>
        <w:left w:val="none" w:sz="0" w:space="0" w:color="auto"/>
        <w:bottom w:val="none" w:sz="0" w:space="0" w:color="auto"/>
        <w:right w:val="none" w:sz="0" w:space="0" w:color="auto"/>
      </w:divBdr>
    </w:div>
    <w:div w:id="1745952196">
      <w:bodyDiv w:val="1"/>
      <w:marLeft w:val="0"/>
      <w:marRight w:val="0"/>
      <w:marTop w:val="0"/>
      <w:marBottom w:val="0"/>
      <w:divBdr>
        <w:top w:val="none" w:sz="0" w:space="0" w:color="auto"/>
        <w:left w:val="none" w:sz="0" w:space="0" w:color="auto"/>
        <w:bottom w:val="none" w:sz="0" w:space="0" w:color="auto"/>
        <w:right w:val="none" w:sz="0" w:space="0" w:color="auto"/>
      </w:divBdr>
    </w:div>
    <w:div w:id="1746102229">
      <w:bodyDiv w:val="1"/>
      <w:marLeft w:val="0"/>
      <w:marRight w:val="0"/>
      <w:marTop w:val="0"/>
      <w:marBottom w:val="0"/>
      <w:divBdr>
        <w:top w:val="none" w:sz="0" w:space="0" w:color="auto"/>
        <w:left w:val="none" w:sz="0" w:space="0" w:color="auto"/>
        <w:bottom w:val="none" w:sz="0" w:space="0" w:color="auto"/>
        <w:right w:val="none" w:sz="0" w:space="0" w:color="auto"/>
      </w:divBdr>
    </w:div>
    <w:div w:id="1747267259">
      <w:bodyDiv w:val="1"/>
      <w:marLeft w:val="0"/>
      <w:marRight w:val="0"/>
      <w:marTop w:val="0"/>
      <w:marBottom w:val="0"/>
      <w:divBdr>
        <w:top w:val="none" w:sz="0" w:space="0" w:color="auto"/>
        <w:left w:val="none" w:sz="0" w:space="0" w:color="auto"/>
        <w:bottom w:val="none" w:sz="0" w:space="0" w:color="auto"/>
        <w:right w:val="none" w:sz="0" w:space="0" w:color="auto"/>
      </w:divBdr>
    </w:div>
    <w:div w:id="1747875799">
      <w:bodyDiv w:val="1"/>
      <w:marLeft w:val="0"/>
      <w:marRight w:val="0"/>
      <w:marTop w:val="0"/>
      <w:marBottom w:val="0"/>
      <w:divBdr>
        <w:top w:val="none" w:sz="0" w:space="0" w:color="auto"/>
        <w:left w:val="none" w:sz="0" w:space="0" w:color="auto"/>
        <w:bottom w:val="none" w:sz="0" w:space="0" w:color="auto"/>
        <w:right w:val="none" w:sz="0" w:space="0" w:color="auto"/>
      </w:divBdr>
    </w:div>
    <w:div w:id="1748720668">
      <w:bodyDiv w:val="1"/>
      <w:marLeft w:val="0"/>
      <w:marRight w:val="0"/>
      <w:marTop w:val="0"/>
      <w:marBottom w:val="0"/>
      <w:divBdr>
        <w:top w:val="none" w:sz="0" w:space="0" w:color="auto"/>
        <w:left w:val="none" w:sz="0" w:space="0" w:color="auto"/>
        <w:bottom w:val="none" w:sz="0" w:space="0" w:color="auto"/>
        <w:right w:val="none" w:sz="0" w:space="0" w:color="auto"/>
      </w:divBdr>
    </w:div>
    <w:div w:id="1749227432">
      <w:bodyDiv w:val="1"/>
      <w:marLeft w:val="0"/>
      <w:marRight w:val="0"/>
      <w:marTop w:val="0"/>
      <w:marBottom w:val="0"/>
      <w:divBdr>
        <w:top w:val="none" w:sz="0" w:space="0" w:color="auto"/>
        <w:left w:val="none" w:sz="0" w:space="0" w:color="auto"/>
        <w:bottom w:val="none" w:sz="0" w:space="0" w:color="auto"/>
        <w:right w:val="none" w:sz="0" w:space="0" w:color="auto"/>
      </w:divBdr>
    </w:div>
    <w:div w:id="1750229757">
      <w:bodyDiv w:val="1"/>
      <w:marLeft w:val="0"/>
      <w:marRight w:val="0"/>
      <w:marTop w:val="0"/>
      <w:marBottom w:val="0"/>
      <w:divBdr>
        <w:top w:val="none" w:sz="0" w:space="0" w:color="auto"/>
        <w:left w:val="none" w:sz="0" w:space="0" w:color="auto"/>
        <w:bottom w:val="none" w:sz="0" w:space="0" w:color="auto"/>
        <w:right w:val="none" w:sz="0" w:space="0" w:color="auto"/>
      </w:divBdr>
    </w:div>
    <w:div w:id="1750230433">
      <w:bodyDiv w:val="1"/>
      <w:marLeft w:val="0"/>
      <w:marRight w:val="0"/>
      <w:marTop w:val="0"/>
      <w:marBottom w:val="0"/>
      <w:divBdr>
        <w:top w:val="none" w:sz="0" w:space="0" w:color="auto"/>
        <w:left w:val="none" w:sz="0" w:space="0" w:color="auto"/>
        <w:bottom w:val="none" w:sz="0" w:space="0" w:color="auto"/>
        <w:right w:val="none" w:sz="0" w:space="0" w:color="auto"/>
      </w:divBdr>
    </w:div>
    <w:div w:id="1751341442">
      <w:bodyDiv w:val="1"/>
      <w:marLeft w:val="0"/>
      <w:marRight w:val="0"/>
      <w:marTop w:val="0"/>
      <w:marBottom w:val="0"/>
      <w:divBdr>
        <w:top w:val="none" w:sz="0" w:space="0" w:color="auto"/>
        <w:left w:val="none" w:sz="0" w:space="0" w:color="auto"/>
        <w:bottom w:val="none" w:sz="0" w:space="0" w:color="auto"/>
        <w:right w:val="none" w:sz="0" w:space="0" w:color="auto"/>
      </w:divBdr>
    </w:div>
    <w:div w:id="1751534594">
      <w:bodyDiv w:val="1"/>
      <w:marLeft w:val="0"/>
      <w:marRight w:val="0"/>
      <w:marTop w:val="0"/>
      <w:marBottom w:val="0"/>
      <w:divBdr>
        <w:top w:val="none" w:sz="0" w:space="0" w:color="auto"/>
        <w:left w:val="none" w:sz="0" w:space="0" w:color="auto"/>
        <w:bottom w:val="none" w:sz="0" w:space="0" w:color="auto"/>
        <w:right w:val="none" w:sz="0" w:space="0" w:color="auto"/>
      </w:divBdr>
    </w:div>
    <w:div w:id="1751658278">
      <w:bodyDiv w:val="1"/>
      <w:marLeft w:val="0"/>
      <w:marRight w:val="0"/>
      <w:marTop w:val="0"/>
      <w:marBottom w:val="0"/>
      <w:divBdr>
        <w:top w:val="none" w:sz="0" w:space="0" w:color="auto"/>
        <w:left w:val="none" w:sz="0" w:space="0" w:color="auto"/>
        <w:bottom w:val="none" w:sz="0" w:space="0" w:color="auto"/>
        <w:right w:val="none" w:sz="0" w:space="0" w:color="auto"/>
      </w:divBdr>
    </w:div>
    <w:div w:id="1751658635">
      <w:bodyDiv w:val="1"/>
      <w:marLeft w:val="0"/>
      <w:marRight w:val="0"/>
      <w:marTop w:val="0"/>
      <w:marBottom w:val="0"/>
      <w:divBdr>
        <w:top w:val="none" w:sz="0" w:space="0" w:color="auto"/>
        <w:left w:val="none" w:sz="0" w:space="0" w:color="auto"/>
        <w:bottom w:val="none" w:sz="0" w:space="0" w:color="auto"/>
        <w:right w:val="none" w:sz="0" w:space="0" w:color="auto"/>
      </w:divBdr>
    </w:div>
    <w:div w:id="1751736772">
      <w:bodyDiv w:val="1"/>
      <w:marLeft w:val="0"/>
      <w:marRight w:val="0"/>
      <w:marTop w:val="0"/>
      <w:marBottom w:val="0"/>
      <w:divBdr>
        <w:top w:val="none" w:sz="0" w:space="0" w:color="auto"/>
        <w:left w:val="none" w:sz="0" w:space="0" w:color="auto"/>
        <w:bottom w:val="none" w:sz="0" w:space="0" w:color="auto"/>
        <w:right w:val="none" w:sz="0" w:space="0" w:color="auto"/>
      </w:divBdr>
    </w:div>
    <w:div w:id="1751778979">
      <w:bodyDiv w:val="1"/>
      <w:marLeft w:val="0"/>
      <w:marRight w:val="0"/>
      <w:marTop w:val="0"/>
      <w:marBottom w:val="0"/>
      <w:divBdr>
        <w:top w:val="none" w:sz="0" w:space="0" w:color="auto"/>
        <w:left w:val="none" w:sz="0" w:space="0" w:color="auto"/>
        <w:bottom w:val="none" w:sz="0" w:space="0" w:color="auto"/>
        <w:right w:val="none" w:sz="0" w:space="0" w:color="auto"/>
      </w:divBdr>
    </w:div>
    <w:div w:id="1752196715">
      <w:bodyDiv w:val="1"/>
      <w:marLeft w:val="0"/>
      <w:marRight w:val="0"/>
      <w:marTop w:val="0"/>
      <w:marBottom w:val="0"/>
      <w:divBdr>
        <w:top w:val="none" w:sz="0" w:space="0" w:color="auto"/>
        <w:left w:val="none" w:sz="0" w:space="0" w:color="auto"/>
        <w:bottom w:val="none" w:sz="0" w:space="0" w:color="auto"/>
        <w:right w:val="none" w:sz="0" w:space="0" w:color="auto"/>
      </w:divBdr>
    </w:div>
    <w:div w:id="1752239681">
      <w:bodyDiv w:val="1"/>
      <w:marLeft w:val="0"/>
      <w:marRight w:val="0"/>
      <w:marTop w:val="0"/>
      <w:marBottom w:val="0"/>
      <w:divBdr>
        <w:top w:val="none" w:sz="0" w:space="0" w:color="auto"/>
        <w:left w:val="none" w:sz="0" w:space="0" w:color="auto"/>
        <w:bottom w:val="none" w:sz="0" w:space="0" w:color="auto"/>
        <w:right w:val="none" w:sz="0" w:space="0" w:color="auto"/>
      </w:divBdr>
    </w:div>
    <w:div w:id="1752508957">
      <w:bodyDiv w:val="1"/>
      <w:marLeft w:val="0"/>
      <w:marRight w:val="0"/>
      <w:marTop w:val="0"/>
      <w:marBottom w:val="0"/>
      <w:divBdr>
        <w:top w:val="none" w:sz="0" w:space="0" w:color="auto"/>
        <w:left w:val="none" w:sz="0" w:space="0" w:color="auto"/>
        <w:bottom w:val="none" w:sz="0" w:space="0" w:color="auto"/>
        <w:right w:val="none" w:sz="0" w:space="0" w:color="auto"/>
      </w:divBdr>
    </w:div>
    <w:div w:id="1753047344">
      <w:bodyDiv w:val="1"/>
      <w:marLeft w:val="0"/>
      <w:marRight w:val="0"/>
      <w:marTop w:val="0"/>
      <w:marBottom w:val="0"/>
      <w:divBdr>
        <w:top w:val="none" w:sz="0" w:space="0" w:color="auto"/>
        <w:left w:val="none" w:sz="0" w:space="0" w:color="auto"/>
        <w:bottom w:val="none" w:sz="0" w:space="0" w:color="auto"/>
        <w:right w:val="none" w:sz="0" w:space="0" w:color="auto"/>
      </w:divBdr>
    </w:div>
    <w:div w:id="1753241153">
      <w:bodyDiv w:val="1"/>
      <w:marLeft w:val="0"/>
      <w:marRight w:val="0"/>
      <w:marTop w:val="0"/>
      <w:marBottom w:val="0"/>
      <w:divBdr>
        <w:top w:val="none" w:sz="0" w:space="0" w:color="auto"/>
        <w:left w:val="none" w:sz="0" w:space="0" w:color="auto"/>
        <w:bottom w:val="none" w:sz="0" w:space="0" w:color="auto"/>
        <w:right w:val="none" w:sz="0" w:space="0" w:color="auto"/>
      </w:divBdr>
    </w:div>
    <w:div w:id="1753552433">
      <w:bodyDiv w:val="1"/>
      <w:marLeft w:val="0"/>
      <w:marRight w:val="0"/>
      <w:marTop w:val="0"/>
      <w:marBottom w:val="0"/>
      <w:divBdr>
        <w:top w:val="none" w:sz="0" w:space="0" w:color="auto"/>
        <w:left w:val="none" w:sz="0" w:space="0" w:color="auto"/>
        <w:bottom w:val="none" w:sz="0" w:space="0" w:color="auto"/>
        <w:right w:val="none" w:sz="0" w:space="0" w:color="auto"/>
      </w:divBdr>
    </w:div>
    <w:div w:id="1754548437">
      <w:bodyDiv w:val="1"/>
      <w:marLeft w:val="0"/>
      <w:marRight w:val="0"/>
      <w:marTop w:val="0"/>
      <w:marBottom w:val="0"/>
      <w:divBdr>
        <w:top w:val="none" w:sz="0" w:space="0" w:color="auto"/>
        <w:left w:val="none" w:sz="0" w:space="0" w:color="auto"/>
        <w:bottom w:val="none" w:sz="0" w:space="0" w:color="auto"/>
        <w:right w:val="none" w:sz="0" w:space="0" w:color="auto"/>
      </w:divBdr>
    </w:div>
    <w:div w:id="1755474674">
      <w:bodyDiv w:val="1"/>
      <w:marLeft w:val="0"/>
      <w:marRight w:val="0"/>
      <w:marTop w:val="0"/>
      <w:marBottom w:val="0"/>
      <w:divBdr>
        <w:top w:val="none" w:sz="0" w:space="0" w:color="auto"/>
        <w:left w:val="none" w:sz="0" w:space="0" w:color="auto"/>
        <w:bottom w:val="none" w:sz="0" w:space="0" w:color="auto"/>
        <w:right w:val="none" w:sz="0" w:space="0" w:color="auto"/>
      </w:divBdr>
    </w:div>
    <w:div w:id="1755854723">
      <w:bodyDiv w:val="1"/>
      <w:marLeft w:val="0"/>
      <w:marRight w:val="0"/>
      <w:marTop w:val="0"/>
      <w:marBottom w:val="0"/>
      <w:divBdr>
        <w:top w:val="none" w:sz="0" w:space="0" w:color="auto"/>
        <w:left w:val="none" w:sz="0" w:space="0" w:color="auto"/>
        <w:bottom w:val="none" w:sz="0" w:space="0" w:color="auto"/>
        <w:right w:val="none" w:sz="0" w:space="0" w:color="auto"/>
      </w:divBdr>
    </w:div>
    <w:div w:id="1756786328">
      <w:bodyDiv w:val="1"/>
      <w:marLeft w:val="0"/>
      <w:marRight w:val="0"/>
      <w:marTop w:val="0"/>
      <w:marBottom w:val="0"/>
      <w:divBdr>
        <w:top w:val="none" w:sz="0" w:space="0" w:color="auto"/>
        <w:left w:val="none" w:sz="0" w:space="0" w:color="auto"/>
        <w:bottom w:val="none" w:sz="0" w:space="0" w:color="auto"/>
        <w:right w:val="none" w:sz="0" w:space="0" w:color="auto"/>
      </w:divBdr>
    </w:div>
    <w:div w:id="1756825755">
      <w:bodyDiv w:val="1"/>
      <w:marLeft w:val="0"/>
      <w:marRight w:val="0"/>
      <w:marTop w:val="0"/>
      <w:marBottom w:val="0"/>
      <w:divBdr>
        <w:top w:val="none" w:sz="0" w:space="0" w:color="auto"/>
        <w:left w:val="none" w:sz="0" w:space="0" w:color="auto"/>
        <w:bottom w:val="none" w:sz="0" w:space="0" w:color="auto"/>
        <w:right w:val="none" w:sz="0" w:space="0" w:color="auto"/>
      </w:divBdr>
    </w:div>
    <w:div w:id="1756856113">
      <w:bodyDiv w:val="1"/>
      <w:marLeft w:val="0"/>
      <w:marRight w:val="0"/>
      <w:marTop w:val="0"/>
      <w:marBottom w:val="0"/>
      <w:divBdr>
        <w:top w:val="none" w:sz="0" w:space="0" w:color="auto"/>
        <w:left w:val="none" w:sz="0" w:space="0" w:color="auto"/>
        <w:bottom w:val="none" w:sz="0" w:space="0" w:color="auto"/>
        <w:right w:val="none" w:sz="0" w:space="0" w:color="auto"/>
      </w:divBdr>
    </w:div>
    <w:div w:id="1757164728">
      <w:bodyDiv w:val="1"/>
      <w:marLeft w:val="0"/>
      <w:marRight w:val="0"/>
      <w:marTop w:val="0"/>
      <w:marBottom w:val="0"/>
      <w:divBdr>
        <w:top w:val="none" w:sz="0" w:space="0" w:color="auto"/>
        <w:left w:val="none" w:sz="0" w:space="0" w:color="auto"/>
        <w:bottom w:val="none" w:sz="0" w:space="0" w:color="auto"/>
        <w:right w:val="none" w:sz="0" w:space="0" w:color="auto"/>
      </w:divBdr>
    </w:div>
    <w:div w:id="1757243236">
      <w:bodyDiv w:val="1"/>
      <w:marLeft w:val="0"/>
      <w:marRight w:val="0"/>
      <w:marTop w:val="0"/>
      <w:marBottom w:val="0"/>
      <w:divBdr>
        <w:top w:val="none" w:sz="0" w:space="0" w:color="auto"/>
        <w:left w:val="none" w:sz="0" w:space="0" w:color="auto"/>
        <w:bottom w:val="none" w:sz="0" w:space="0" w:color="auto"/>
        <w:right w:val="none" w:sz="0" w:space="0" w:color="auto"/>
      </w:divBdr>
    </w:div>
    <w:div w:id="1757434744">
      <w:bodyDiv w:val="1"/>
      <w:marLeft w:val="0"/>
      <w:marRight w:val="0"/>
      <w:marTop w:val="0"/>
      <w:marBottom w:val="0"/>
      <w:divBdr>
        <w:top w:val="none" w:sz="0" w:space="0" w:color="auto"/>
        <w:left w:val="none" w:sz="0" w:space="0" w:color="auto"/>
        <w:bottom w:val="none" w:sz="0" w:space="0" w:color="auto"/>
        <w:right w:val="none" w:sz="0" w:space="0" w:color="auto"/>
      </w:divBdr>
    </w:div>
    <w:div w:id="1757631000">
      <w:bodyDiv w:val="1"/>
      <w:marLeft w:val="0"/>
      <w:marRight w:val="0"/>
      <w:marTop w:val="0"/>
      <w:marBottom w:val="0"/>
      <w:divBdr>
        <w:top w:val="none" w:sz="0" w:space="0" w:color="auto"/>
        <w:left w:val="none" w:sz="0" w:space="0" w:color="auto"/>
        <w:bottom w:val="none" w:sz="0" w:space="0" w:color="auto"/>
        <w:right w:val="none" w:sz="0" w:space="0" w:color="auto"/>
      </w:divBdr>
    </w:div>
    <w:div w:id="1757900606">
      <w:bodyDiv w:val="1"/>
      <w:marLeft w:val="0"/>
      <w:marRight w:val="0"/>
      <w:marTop w:val="0"/>
      <w:marBottom w:val="0"/>
      <w:divBdr>
        <w:top w:val="none" w:sz="0" w:space="0" w:color="auto"/>
        <w:left w:val="none" w:sz="0" w:space="0" w:color="auto"/>
        <w:bottom w:val="none" w:sz="0" w:space="0" w:color="auto"/>
        <w:right w:val="none" w:sz="0" w:space="0" w:color="auto"/>
      </w:divBdr>
      <w:divsChild>
        <w:div w:id="113137530">
          <w:marLeft w:val="640"/>
          <w:marRight w:val="0"/>
          <w:marTop w:val="0"/>
          <w:marBottom w:val="0"/>
          <w:divBdr>
            <w:top w:val="none" w:sz="0" w:space="0" w:color="auto"/>
            <w:left w:val="none" w:sz="0" w:space="0" w:color="auto"/>
            <w:bottom w:val="none" w:sz="0" w:space="0" w:color="auto"/>
            <w:right w:val="none" w:sz="0" w:space="0" w:color="auto"/>
          </w:divBdr>
        </w:div>
        <w:div w:id="523052731">
          <w:marLeft w:val="640"/>
          <w:marRight w:val="0"/>
          <w:marTop w:val="0"/>
          <w:marBottom w:val="0"/>
          <w:divBdr>
            <w:top w:val="none" w:sz="0" w:space="0" w:color="auto"/>
            <w:left w:val="none" w:sz="0" w:space="0" w:color="auto"/>
            <w:bottom w:val="none" w:sz="0" w:space="0" w:color="auto"/>
            <w:right w:val="none" w:sz="0" w:space="0" w:color="auto"/>
          </w:divBdr>
        </w:div>
        <w:div w:id="1268853475">
          <w:marLeft w:val="640"/>
          <w:marRight w:val="0"/>
          <w:marTop w:val="0"/>
          <w:marBottom w:val="0"/>
          <w:divBdr>
            <w:top w:val="none" w:sz="0" w:space="0" w:color="auto"/>
            <w:left w:val="none" w:sz="0" w:space="0" w:color="auto"/>
            <w:bottom w:val="none" w:sz="0" w:space="0" w:color="auto"/>
            <w:right w:val="none" w:sz="0" w:space="0" w:color="auto"/>
          </w:divBdr>
        </w:div>
        <w:div w:id="1344748737">
          <w:marLeft w:val="640"/>
          <w:marRight w:val="0"/>
          <w:marTop w:val="0"/>
          <w:marBottom w:val="0"/>
          <w:divBdr>
            <w:top w:val="none" w:sz="0" w:space="0" w:color="auto"/>
            <w:left w:val="none" w:sz="0" w:space="0" w:color="auto"/>
            <w:bottom w:val="none" w:sz="0" w:space="0" w:color="auto"/>
            <w:right w:val="none" w:sz="0" w:space="0" w:color="auto"/>
          </w:divBdr>
        </w:div>
        <w:div w:id="1683819291">
          <w:marLeft w:val="640"/>
          <w:marRight w:val="0"/>
          <w:marTop w:val="0"/>
          <w:marBottom w:val="0"/>
          <w:divBdr>
            <w:top w:val="none" w:sz="0" w:space="0" w:color="auto"/>
            <w:left w:val="none" w:sz="0" w:space="0" w:color="auto"/>
            <w:bottom w:val="none" w:sz="0" w:space="0" w:color="auto"/>
            <w:right w:val="none" w:sz="0" w:space="0" w:color="auto"/>
          </w:divBdr>
        </w:div>
        <w:div w:id="1993750970">
          <w:marLeft w:val="640"/>
          <w:marRight w:val="0"/>
          <w:marTop w:val="0"/>
          <w:marBottom w:val="0"/>
          <w:divBdr>
            <w:top w:val="none" w:sz="0" w:space="0" w:color="auto"/>
            <w:left w:val="none" w:sz="0" w:space="0" w:color="auto"/>
            <w:bottom w:val="none" w:sz="0" w:space="0" w:color="auto"/>
            <w:right w:val="none" w:sz="0" w:space="0" w:color="auto"/>
          </w:divBdr>
        </w:div>
      </w:divsChild>
    </w:div>
    <w:div w:id="1759213060">
      <w:bodyDiv w:val="1"/>
      <w:marLeft w:val="0"/>
      <w:marRight w:val="0"/>
      <w:marTop w:val="0"/>
      <w:marBottom w:val="0"/>
      <w:divBdr>
        <w:top w:val="none" w:sz="0" w:space="0" w:color="auto"/>
        <w:left w:val="none" w:sz="0" w:space="0" w:color="auto"/>
        <w:bottom w:val="none" w:sz="0" w:space="0" w:color="auto"/>
        <w:right w:val="none" w:sz="0" w:space="0" w:color="auto"/>
      </w:divBdr>
    </w:div>
    <w:div w:id="1760523992">
      <w:bodyDiv w:val="1"/>
      <w:marLeft w:val="0"/>
      <w:marRight w:val="0"/>
      <w:marTop w:val="0"/>
      <w:marBottom w:val="0"/>
      <w:divBdr>
        <w:top w:val="none" w:sz="0" w:space="0" w:color="auto"/>
        <w:left w:val="none" w:sz="0" w:space="0" w:color="auto"/>
        <w:bottom w:val="none" w:sz="0" w:space="0" w:color="auto"/>
        <w:right w:val="none" w:sz="0" w:space="0" w:color="auto"/>
      </w:divBdr>
    </w:div>
    <w:div w:id="1760756367">
      <w:bodyDiv w:val="1"/>
      <w:marLeft w:val="0"/>
      <w:marRight w:val="0"/>
      <w:marTop w:val="0"/>
      <w:marBottom w:val="0"/>
      <w:divBdr>
        <w:top w:val="none" w:sz="0" w:space="0" w:color="auto"/>
        <w:left w:val="none" w:sz="0" w:space="0" w:color="auto"/>
        <w:bottom w:val="none" w:sz="0" w:space="0" w:color="auto"/>
        <w:right w:val="none" w:sz="0" w:space="0" w:color="auto"/>
      </w:divBdr>
    </w:div>
    <w:div w:id="1761024559">
      <w:bodyDiv w:val="1"/>
      <w:marLeft w:val="0"/>
      <w:marRight w:val="0"/>
      <w:marTop w:val="0"/>
      <w:marBottom w:val="0"/>
      <w:divBdr>
        <w:top w:val="none" w:sz="0" w:space="0" w:color="auto"/>
        <w:left w:val="none" w:sz="0" w:space="0" w:color="auto"/>
        <w:bottom w:val="none" w:sz="0" w:space="0" w:color="auto"/>
        <w:right w:val="none" w:sz="0" w:space="0" w:color="auto"/>
      </w:divBdr>
    </w:div>
    <w:div w:id="1761564396">
      <w:bodyDiv w:val="1"/>
      <w:marLeft w:val="0"/>
      <w:marRight w:val="0"/>
      <w:marTop w:val="0"/>
      <w:marBottom w:val="0"/>
      <w:divBdr>
        <w:top w:val="none" w:sz="0" w:space="0" w:color="auto"/>
        <w:left w:val="none" w:sz="0" w:space="0" w:color="auto"/>
        <w:bottom w:val="none" w:sz="0" w:space="0" w:color="auto"/>
        <w:right w:val="none" w:sz="0" w:space="0" w:color="auto"/>
      </w:divBdr>
    </w:div>
    <w:div w:id="1761633394">
      <w:bodyDiv w:val="1"/>
      <w:marLeft w:val="0"/>
      <w:marRight w:val="0"/>
      <w:marTop w:val="0"/>
      <w:marBottom w:val="0"/>
      <w:divBdr>
        <w:top w:val="none" w:sz="0" w:space="0" w:color="auto"/>
        <w:left w:val="none" w:sz="0" w:space="0" w:color="auto"/>
        <w:bottom w:val="none" w:sz="0" w:space="0" w:color="auto"/>
        <w:right w:val="none" w:sz="0" w:space="0" w:color="auto"/>
      </w:divBdr>
    </w:div>
    <w:div w:id="1761639200">
      <w:bodyDiv w:val="1"/>
      <w:marLeft w:val="0"/>
      <w:marRight w:val="0"/>
      <w:marTop w:val="0"/>
      <w:marBottom w:val="0"/>
      <w:divBdr>
        <w:top w:val="none" w:sz="0" w:space="0" w:color="auto"/>
        <w:left w:val="none" w:sz="0" w:space="0" w:color="auto"/>
        <w:bottom w:val="none" w:sz="0" w:space="0" w:color="auto"/>
        <w:right w:val="none" w:sz="0" w:space="0" w:color="auto"/>
      </w:divBdr>
    </w:div>
    <w:div w:id="1761876217">
      <w:bodyDiv w:val="1"/>
      <w:marLeft w:val="0"/>
      <w:marRight w:val="0"/>
      <w:marTop w:val="0"/>
      <w:marBottom w:val="0"/>
      <w:divBdr>
        <w:top w:val="none" w:sz="0" w:space="0" w:color="auto"/>
        <w:left w:val="none" w:sz="0" w:space="0" w:color="auto"/>
        <w:bottom w:val="none" w:sz="0" w:space="0" w:color="auto"/>
        <w:right w:val="none" w:sz="0" w:space="0" w:color="auto"/>
      </w:divBdr>
    </w:div>
    <w:div w:id="1762070865">
      <w:bodyDiv w:val="1"/>
      <w:marLeft w:val="0"/>
      <w:marRight w:val="0"/>
      <w:marTop w:val="0"/>
      <w:marBottom w:val="0"/>
      <w:divBdr>
        <w:top w:val="none" w:sz="0" w:space="0" w:color="auto"/>
        <w:left w:val="none" w:sz="0" w:space="0" w:color="auto"/>
        <w:bottom w:val="none" w:sz="0" w:space="0" w:color="auto"/>
        <w:right w:val="none" w:sz="0" w:space="0" w:color="auto"/>
      </w:divBdr>
    </w:div>
    <w:div w:id="1762217894">
      <w:bodyDiv w:val="1"/>
      <w:marLeft w:val="0"/>
      <w:marRight w:val="0"/>
      <w:marTop w:val="0"/>
      <w:marBottom w:val="0"/>
      <w:divBdr>
        <w:top w:val="none" w:sz="0" w:space="0" w:color="auto"/>
        <w:left w:val="none" w:sz="0" w:space="0" w:color="auto"/>
        <w:bottom w:val="none" w:sz="0" w:space="0" w:color="auto"/>
        <w:right w:val="none" w:sz="0" w:space="0" w:color="auto"/>
      </w:divBdr>
    </w:div>
    <w:div w:id="1762602629">
      <w:bodyDiv w:val="1"/>
      <w:marLeft w:val="0"/>
      <w:marRight w:val="0"/>
      <w:marTop w:val="0"/>
      <w:marBottom w:val="0"/>
      <w:divBdr>
        <w:top w:val="none" w:sz="0" w:space="0" w:color="auto"/>
        <w:left w:val="none" w:sz="0" w:space="0" w:color="auto"/>
        <w:bottom w:val="none" w:sz="0" w:space="0" w:color="auto"/>
        <w:right w:val="none" w:sz="0" w:space="0" w:color="auto"/>
      </w:divBdr>
    </w:div>
    <w:div w:id="1763451789">
      <w:bodyDiv w:val="1"/>
      <w:marLeft w:val="0"/>
      <w:marRight w:val="0"/>
      <w:marTop w:val="0"/>
      <w:marBottom w:val="0"/>
      <w:divBdr>
        <w:top w:val="none" w:sz="0" w:space="0" w:color="auto"/>
        <w:left w:val="none" w:sz="0" w:space="0" w:color="auto"/>
        <w:bottom w:val="none" w:sz="0" w:space="0" w:color="auto"/>
        <w:right w:val="none" w:sz="0" w:space="0" w:color="auto"/>
      </w:divBdr>
    </w:div>
    <w:div w:id="1763793558">
      <w:bodyDiv w:val="1"/>
      <w:marLeft w:val="0"/>
      <w:marRight w:val="0"/>
      <w:marTop w:val="0"/>
      <w:marBottom w:val="0"/>
      <w:divBdr>
        <w:top w:val="none" w:sz="0" w:space="0" w:color="auto"/>
        <w:left w:val="none" w:sz="0" w:space="0" w:color="auto"/>
        <w:bottom w:val="none" w:sz="0" w:space="0" w:color="auto"/>
        <w:right w:val="none" w:sz="0" w:space="0" w:color="auto"/>
      </w:divBdr>
    </w:div>
    <w:div w:id="1764447319">
      <w:bodyDiv w:val="1"/>
      <w:marLeft w:val="0"/>
      <w:marRight w:val="0"/>
      <w:marTop w:val="0"/>
      <w:marBottom w:val="0"/>
      <w:divBdr>
        <w:top w:val="none" w:sz="0" w:space="0" w:color="auto"/>
        <w:left w:val="none" w:sz="0" w:space="0" w:color="auto"/>
        <w:bottom w:val="none" w:sz="0" w:space="0" w:color="auto"/>
        <w:right w:val="none" w:sz="0" w:space="0" w:color="auto"/>
      </w:divBdr>
    </w:div>
    <w:div w:id="1764493045">
      <w:bodyDiv w:val="1"/>
      <w:marLeft w:val="0"/>
      <w:marRight w:val="0"/>
      <w:marTop w:val="0"/>
      <w:marBottom w:val="0"/>
      <w:divBdr>
        <w:top w:val="none" w:sz="0" w:space="0" w:color="auto"/>
        <w:left w:val="none" w:sz="0" w:space="0" w:color="auto"/>
        <w:bottom w:val="none" w:sz="0" w:space="0" w:color="auto"/>
        <w:right w:val="none" w:sz="0" w:space="0" w:color="auto"/>
      </w:divBdr>
    </w:div>
    <w:div w:id="1764761771">
      <w:bodyDiv w:val="1"/>
      <w:marLeft w:val="0"/>
      <w:marRight w:val="0"/>
      <w:marTop w:val="0"/>
      <w:marBottom w:val="0"/>
      <w:divBdr>
        <w:top w:val="none" w:sz="0" w:space="0" w:color="auto"/>
        <w:left w:val="none" w:sz="0" w:space="0" w:color="auto"/>
        <w:bottom w:val="none" w:sz="0" w:space="0" w:color="auto"/>
        <w:right w:val="none" w:sz="0" w:space="0" w:color="auto"/>
      </w:divBdr>
    </w:div>
    <w:div w:id="1765221859">
      <w:bodyDiv w:val="1"/>
      <w:marLeft w:val="0"/>
      <w:marRight w:val="0"/>
      <w:marTop w:val="0"/>
      <w:marBottom w:val="0"/>
      <w:divBdr>
        <w:top w:val="none" w:sz="0" w:space="0" w:color="auto"/>
        <w:left w:val="none" w:sz="0" w:space="0" w:color="auto"/>
        <w:bottom w:val="none" w:sz="0" w:space="0" w:color="auto"/>
        <w:right w:val="none" w:sz="0" w:space="0" w:color="auto"/>
      </w:divBdr>
    </w:div>
    <w:div w:id="1765298300">
      <w:bodyDiv w:val="1"/>
      <w:marLeft w:val="0"/>
      <w:marRight w:val="0"/>
      <w:marTop w:val="0"/>
      <w:marBottom w:val="0"/>
      <w:divBdr>
        <w:top w:val="none" w:sz="0" w:space="0" w:color="auto"/>
        <w:left w:val="none" w:sz="0" w:space="0" w:color="auto"/>
        <w:bottom w:val="none" w:sz="0" w:space="0" w:color="auto"/>
        <w:right w:val="none" w:sz="0" w:space="0" w:color="auto"/>
      </w:divBdr>
    </w:div>
    <w:div w:id="1765420429">
      <w:bodyDiv w:val="1"/>
      <w:marLeft w:val="0"/>
      <w:marRight w:val="0"/>
      <w:marTop w:val="0"/>
      <w:marBottom w:val="0"/>
      <w:divBdr>
        <w:top w:val="none" w:sz="0" w:space="0" w:color="auto"/>
        <w:left w:val="none" w:sz="0" w:space="0" w:color="auto"/>
        <w:bottom w:val="none" w:sz="0" w:space="0" w:color="auto"/>
        <w:right w:val="none" w:sz="0" w:space="0" w:color="auto"/>
      </w:divBdr>
    </w:div>
    <w:div w:id="1765540612">
      <w:bodyDiv w:val="1"/>
      <w:marLeft w:val="0"/>
      <w:marRight w:val="0"/>
      <w:marTop w:val="0"/>
      <w:marBottom w:val="0"/>
      <w:divBdr>
        <w:top w:val="none" w:sz="0" w:space="0" w:color="auto"/>
        <w:left w:val="none" w:sz="0" w:space="0" w:color="auto"/>
        <w:bottom w:val="none" w:sz="0" w:space="0" w:color="auto"/>
        <w:right w:val="none" w:sz="0" w:space="0" w:color="auto"/>
      </w:divBdr>
    </w:div>
    <w:div w:id="1765804164">
      <w:bodyDiv w:val="1"/>
      <w:marLeft w:val="0"/>
      <w:marRight w:val="0"/>
      <w:marTop w:val="0"/>
      <w:marBottom w:val="0"/>
      <w:divBdr>
        <w:top w:val="none" w:sz="0" w:space="0" w:color="auto"/>
        <w:left w:val="none" w:sz="0" w:space="0" w:color="auto"/>
        <w:bottom w:val="none" w:sz="0" w:space="0" w:color="auto"/>
        <w:right w:val="none" w:sz="0" w:space="0" w:color="auto"/>
      </w:divBdr>
    </w:div>
    <w:div w:id="1766151676">
      <w:bodyDiv w:val="1"/>
      <w:marLeft w:val="0"/>
      <w:marRight w:val="0"/>
      <w:marTop w:val="0"/>
      <w:marBottom w:val="0"/>
      <w:divBdr>
        <w:top w:val="none" w:sz="0" w:space="0" w:color="auto"/>
        <w:left w:val="none" w:sz="0" w:space="0" w:color="auto"/>
        <w:bottom w:val="none" w:sz="0" w:space="0" w:color="auto"/>
        <w:right w:val="none" w:sz="0" w:space="0" w:color="auto"/>
      </w:divBdr>
    </w:div>
    <w:div w:id="1766339991">
      <w:bodyDiv w:val="1"/>
      <w:marLeft w:val="0"/>
      <w:marRight w:val="0"/>
      <w:marTop w:val="0"/>
      <w:marBottom w:val="0"/>
      <w:divBdr>
        <w:top w:val="none" w:sz="0" w:space="0" w:color="auto"/>
        <w:left w:val="none" w:sz="0" w:space="0" w:color="auto"/>
        <w:bottom w:val="none" w:sz="0" w:space="0" w:color="auto"/>
        <w:right w:val="none" w:sz="0" w:space="0" w:color="auto"/>
      </w:divBdr>
    </w:div>
    <w:div w:id="1766420530">
      <w:bodyDiv w:val="1"/>
      <w:marLeft w:val="0"/>
      <w:marRight w:val="0"/>
      <w:marTop w:val="0"/>
      <w:marBottom w:val="0"/>
      <w:divBdr>
        <w:top w:val="none" w:sz="0" w:space="0" w:color="auto"/>
        <w:left w:val="none" w:sz="0" w:space="0" w:color="auto"/>
        <w:bottom w:val="none" w:sz="0" w:space="0" w:color="auto"/>
        <w:right w:val="none" w:sz="0" w:space="0" w:color="auto"/>
      </w:divBdr>
    </w:div>
    <w:div w:id="1767115423">
      <w:bodyDiv w:val="1"/>
      <w:marLeft w:val="0"/>
      <w:marRight w:val="0"/>
      <w:marTop w:val="0"/>
      <w:marBottom w:val="0"/>
      <w:divBdr>
        <w:top w:val="none" w:sz="0" w:space="0" w:color="auto"/>
        <w:left w:val="none" w:sz="0" w:space="0" w:color="auto"/>
        <w:bottom w:val="none" w:sz="0" w:space="0" w:color="auto"/>
        <w:right w:val="none" w:sz="0" w:space="0" w:color="auto"/>
      </w:divBdr>
    </w:div>
    <w:div w:id="1767337454">
      <w:bodyDiv w:val="1"/>
      <w:marLeft w:val="0"/>
      <w:marRight w:val="0"/>
      <w:marTop w:val="0"/>
      <w:marBottom w:val="0"/>
      <w:divBdr>
        <w:top w:val="none" w:sz="0" w:space="0" w:color="auto"/>
        <w:left w:val="none" w:sz="0" w:space="0" w:color="auto"/>
        <w:bottom w:val="none" w:sz="0" w:space="0" w:color="auto"/>
        <w:right w:val="none" w:sz="0" w:space="0" w:color="auto"/>
      </w:divBdr>
    </w:div>
    <w:div w:id="1767649224">
      <w:bodyDiv w:val="1"/>
      <w:marLeft w:val="0"/>
      <w:marRight w:val="0"/>
      <w:marTop w:val="0"/>
      <w:marBottom w:val="0"/>
      <w:divBdr>
        <w:top w:val="none" w:sz="0" w:space="0" w:color="auto"/>
        <w:left w:val="none" w:sz="0" w:space="0" w:color="auto"/>
        <w:bottom w:val="none" w:sz="0" w:space="0" w:color="auto"/>
        <w:right w:val="none" w:sz="0" w:space="0" w:color="auto"/>
      </w:divBdr>
    </w:div>
    <w:div w:id="1767653083">
      <w:bodyDiv w:val="1"/>
      <w:marLeft w:val="0"/>
      <w:marRight w:val="0"/>
      <w:marTop w:val="0"/>
      <w:marBottom w:val="0"/>
      <w:divBdr>
        <w:top w:val="none" w:sz="0" w:space="0" w:color="auto"/>
        <w:left w:val="none" w:sz="0" w:space="0" w:color="auto"/>
        <w:bottom w:val="none" w:sz="0" w:space="0" w:color="auto"/>
        <w:right w:val="none" w:sz="0" w:space="0" w:color="auto"/>
      </w:divBdr>
    </w:div>
    <w:div w:id="1768312573">
      <w:bodyDiv w:val="1"/>
      <w:marLeft w:val="0"/>
      <w:marRight w:val="0"/>
      <w:marTop w:val="0"/>
      <w:marBottom w:val="0"/>
      <w:divBdr>
        <w:top w:val="none" w:sz="0" w:space="0" w:color="auto"/>
        <w:left w:val="none" w:sz="0" w:space="0" w:color="auto"/>
        <w:bottom w:val="none" w:sz="0" w:space="0" w:color="auto"/>
        <w:right w:val="none" w:sz="0" w:space="0" w:color="auto"/>
      </w:divBdr>
    </w:div>
    <w:div w:id="1769353422">
      <w:bodyDiv w:val="1"/>
      <w:marLeft w:val="0"/>
      <w:marRight w:val="0"/>
      <w:marTop w:val="0"/>
      <w:marBottom w:val="0"/>
      <w:divBdr>
        <w:top w:val="none" w:sz="0" w:space="0" w:color="auto"/>
        <w:left w:val="none" w:sz="0" w:space="0" w:color="auto"/>
        <w:bottom w:val="none" w:sz="0" w:space="0" w:color="auto"/>
        <w:right w:val="none" w:sz="0" w:space="0" w:color="auto"/>
      </w:divBdr>
    </w:div>
    <w:div w:id="1769735103">
      <w:bodyDiv w:val="1"/>
      <w:marLeft w:val="0"/>
      <w:marRight w:val="0"/>
      <w:marTop w:val="0"/>
      <w:marBottom w:val="0"/>
      <w:divBdr>
        <w:top w:val="none" w:sz="0" w:space="0" w:color="auto"/>
        <w:left w:val="none" w:sz="0" w:space="0" w:color="auto"/>
        <w:bottom w:val="none" w:sz="0" w:space="0" w:color="auto"/>
        <w:right w:val="none" w:sz="0" w:space="0" w:color="auto"/>
      </w:divBdr>
    </w:div>
    <w:div w:id="1770006488">
      <w:bodyDiv w:val="1"/>
      <w:marLeft w:val="0"/>
      <w:marRight w:val="0"/>
      <w:marTop w:val="0"/>
      <w:marBottom w:val="0"/>
      <w:divBdr>
        <w:top w:val="none" w:sz="0" w:space="0" w:color="auto"/>
        <w:left w:val="none" w:sz="0" w:space="0" w:color="auto"/>
        <w:bottom w:val="none" w:sz="0" w:space="0" w:color="auto"/>
        <w:right w:val="none" w:sz="0" w:space="0" w:color="auto"/>
      </w:divBdr>
    </w:div>
    <w:div w:id="1770466935">
      <w:bodyDiv w:val="1"/>
      <w:marLeft w:val="0"/>
      <w:marRight w:val="0"/>
      <w:marTop w:val="0"/>
      <w:marBottom w:val="0"/>
      <w:divBdr>
        <w:top w:val="none" w:sz="0" w:space="0" w:color="auto"/>
        <w:left w:val="none" w:sz="0" w:space="0" w:color="auto"/>
        <w:bottom w:val="none" w:sz="0" w:space="0" w:color="auto"/>
        <w:right w:val="none" w:sz="0" w:space="0" w:color="auto"/>
      </w:divBdr>
      <w:divsChild>
        <w:div w:id="403186427">
          <w:marLeft w:val="640"/>
          <w:marRight w:val="0"/>
          <w:marTop w:val="0"/>
          <w:marBottom w:val="0"/>
          <w:divBdr>
            <w:top w:val="none" w:sz="0" w:space="0" w:color="auto"/>
            <w:left w:val="none" w:sz="0" w:space="0" w:color="auto"/>
            <w:bottom w:val="none" w:sz="0" w:space="0" w:color="auto"/>
            <w:right w:val="none" w:sz="0" w:space="0" w:color="auto"/>
          </w:divBdr>
        </w:div>
        <w:div w:id="426773556">
          <w:marLeft w:val="640"/>
          <w:marRight w:val="0"/>
          <w:marTop w:val="0"/>
          <w:marBottom w:val="0"/>
          <w:divBdr>
            <w:top w:val="none" w:sz="0" w:space="0" w:color="auto"/>
            <w:left w:val="none" w:sz="0" w:space="0" w:color="auto"/>
            <w:bottom w:val="none" w:sz="0" w:space="0" w:color="auto"/>
            <w:right w:val="none" w:sz="0" w:space="0" w:color="auto"/>
          </w:divBdr>
        </w:div>
        <w:div w:id="721682689">
          <w:marLeft w:val="640"/>
          <w:marRight w:val="0"/>
          <w:marTop w:val="0"/>
          <w:marBottom w:val="0"/>
          <w:divBdr>
            <w:top w:val="none" w:sz="0" w:space="0" w:color="auto"/>
            <w:left w:val="none" w:sz="0" w:space="0" w:color="auto"/>
            <w:bottom w:val="none" w:sz="0" w:space="0" w:color="auto"/>
            <w:right w:val="none" w:sz="0" w:space="0" w:color="auto"/>
          </w:divBdr>
        </w:div>
        <w:div w:id="1114205373">
          <w:marLeft w:val="640"/>
          <w:marRight w:val="0"/>
          <w:marTop w:val="0"/>
          <w:marBottom w:val="0"/>
          <w:divBdr>
            <w:top w:val="none" w:sz="0" w:space="0" w:color="auto"/>
            <w:left w:val="none" w:sz="0" w:space="0" w:color="auto"/>
            <w:bottom w:val="none" w:sz="0" w:space="0" w:color="auto"/>
            <w:right w:val="none" w:sz="0" w:space="0" w:color="auto"/>
          </w:divBdr>
        </w:div>
        <w:div w:id="1129279669">
          <w:marLeft w:val="640"/>
          <w:marRight w:val="0"/>
          <w:marTop w:val="0"/>
          <w:marBottom w:val="0"/>
          <w:divBdr>
            <w:top w:val="none" w:sz="0" w:space="0" w:color="auto"/>
            <w:left w:val="none" w:sz="0" w:space="0" w:color="auto"/>
            <w:bottom w:val="none" w:sz="0" w:space="0" w:color="auto"/>
            <w:right w:val="none" w:sz="0" w:space="0" w:color="auto"/>
          </w:divBdr>
        </w:div>
        <w:div w:id="1639073425">
          <w:marLeft w:val="640"/>
          <w:marRight w:val="0"/>
          <w:marTop w:val="0"/>
          <w:marBottom w:val="0"/>
          <w:divBdr>
            <w:top w:val="none" w:sz="0" w:space="0" w:color="auto"/>
            <w:left w:val="none" w:sz="0" w:space="0" w:color="auto"/>
            <w:bottom w:val="none" w:sz="0" w:space="0" w:color="auto"/>
            <w:right w:val="none" w:sz="0" w:space="0" w:color="auto"/>
          </w:divBdr>
        </w:div>
        <w:div w:id="2104837139">
          <w:marLeft w:val="640"/>
          <w:marRight w:val="0"/>
          <w:marTop w:val="0"/>
          <w:marBottom w:val="0"/>
          <w:divBdr>
            <w:top w:val="none" w:sz="0" w:space="0" w:color="auto"/>
            <w:left w:val="none" w:sz="0" w:space="0" w:color="auto"/>
            <w:bottom w:val="none" w:sz="0" w:space="0" w:color="auto"/>
            <w:right w:val="none" w:sz="0" w:space="0" w:color="auto"/>
          </w:divBdr>
        </w:div>
      </w:divsChild>
    </w:div>
    <w:div w:id="1770588222">
      <w:bodyDiv w:val="1"/>
      <w:marLeft w:val="0"/>
      <w:marRight w:val="0"/>
      <w:marTop w:val="0"/>
      <w:marBottom w:val="0"/>
      <w:divBdr>
        <w:top w:val="none" w:sz="0" w:space="0" w:color="auto"/>
        <w:left w:val="none" w:sz="0" w:space="0" w:color="auto"/>
        <w:bottom w:val="none" w:sz="0" w:space="0" w:color="auto"/>
        <w:right w:val="none" w:sz="0" w:space="0" w:color="auto"/>
      </w:divBdr>
    </w:div>
    <w:div w:id="1770851821">
      <w:bodyDiv w:val="1"/>
      <w:marLeft w:val="0"/>
      <w:marRight w:val="0"/>
      <w:marTop w:val="0"/>
      <w:marBottom w:val="0"/>
      <w:divBdr>
        <w:top w:val="none" w:sz="0" w:space="0" w:color="auto"/>
        <w:left w:val="none" w:sz="0" w:space="0" w:color="auto"/>
        <w:bottom w:val="none" w:sz="0" w:space="0" w:color="auto"/>
        <w:right w:val="none" w:sz="0" w:space="0" w:color="auto"/>
      </w:divBdr>
    </w:div>
    <w:div w:id="1770851940">
      <w:bodyDiv w:val="1"/>
      <w:marLeft w:val="0"/>
      <w:marRight w:val="0"/>
      <w:marTop w:val="0"/>
      <w:marBottom w:val="0"/>
      <w:divBdr>
        <w:top w:val="none" w:sz="0" w:space="0" w:color="auto"/>
        <w:left w:val="none" w:sz="0" w:space="0" w:color="auto"/>
        <w:bottom w:val="none" w:sz="0" w:space="0" w:color="auto"/>
        <w:right w:val="none" w:sz="0" w:space="0" w:color="auto"/>
      </w:divBdr>
    </w:div>
    <w:div w:id="1770852260">
      <w:bodyDiv w:val="1"/>
      <w:marLeft w:val="0"/>
      <w:marRight w:val="0"/>
      <w:marTop w:val="0"/>
      <w:marBottom w:val="0"/>
      <w:divBdr>
        <w:top w:val="none" w:sz="0" w:space="0" w:color="auto"/>
        <w:left w:val="none" w:sz="0" w:space="0" w:color="auto"/>
        <w:bottom w:val="none" w:sz="0" w:space="0" w:color="auto"/>
        <w:right w:val="none" w:sz="0" w:space="0" w:color="auto"/>
      </w:divBdr>
    </w:div>
    <w:div w:id="1771587748">
      <w:bodyDiv w:val="1"/>
      <w:marLeft w:val="0"/>
      <w:marRight w:val="0"/>
      <w:marTop w:val="0"/>
      <w:marBottom w:val="0"/>
      <w:divBdr>
        <w:top w:val="none" w:sz="0" w:space="0" w:color="auto"/>
        <w:left w:val="none" w:sz="0" w:space="0" w:color="auto"/>
        <w:bottom w:val="none" w:sz="0" w:space="0" w:color="auto"/>
        <w:right w:val="none" w:sz="0" w:space="0" w:color="auto"/>
      </w:divBdr>
    </w:div>
    <w:div w:id="1771781448">
      <w:bodyDiv w:val="1"/>
      <w:marLeft w:val="0"/>
      <w:marRight w:val="0"/>
      <w:marTop w:val="0"/>
      <w:marBottom w:val="0"/>
      <w:divBdr>
        <w:top w:val="none" w:sz="0" w:space="0" w:color="auto"/>
        <w:left w:val="none" w:sz="0" w:space="0" w:color="auto"/>
        <w:bottom w:val="none" w:sz="0" w:space="0" w:color="auto"/>
        <w:right w:val="none" w:sz="0" w:space="0" w:color="auto"/>
      </w:divBdr>
    </w:div>
    <w:div w:id="1772965517">
      <w:bodyDiv w:val="1"/>
      <w:marLeft w:val="0"/>
      <w:marRight w:val="0"/>
      <w:marTop w:val="0"/>
      <w:marBottom w:val="0"/>
      <w:divBdr>
        <w:top w:val="none" w:sz="0" w:space="0" w:color="auto"/>
        <w:left w:val="none" w:sz="0" w:space="0" w:color="auto"/>
        <w:bottom w:val="none" w:sz="0" w:space="0" w:color="auto"/>
        <w:right w:val="none" w:sz="0" w:space="0" w:color="auto"/>
      </w:divBdr>
    </w:div>
    <w:div w:id="1772969787">
      <w:bodyDiv w:val="1"/>
      <w:marLeft w:val="0"/>
      <w:marRight w:val="0"/>
      <w:marTop w:val="0"/>
      <w:marBottom w:val="0"/>
      <w:divBdr>
        <w:top w:val="none" w:sz="0" w:space="0" w:color="auto"/>
        <w:left w:val="none" w:sz="0" w:space="0" w:color="auto"/>
        <w:bottom w:val="none" w:sz="0" w:space="0" w:color="auto"/>
        <w:right w:val="none" w:sz="0" w:space="0" w:color="auto"/>
      </w:divBdr>
    </w:div>
    <w:div w:id="1773355672">
      <w:bodyDiv w:val="1"/>
      <w:marLeft w:val="0"/>
      <w:marRight w:val="0"/>
      <w:marTop w:val="0"/>
      <w:marBottom w:val="0"/>
      <w:divBdr>
        <w:top w:val="none" w:sz="0" w:space="0" w:color="auto"/>
        <w:left w:val="none" w:sz="0" w:space="0" w:color="auto"/>
        <w:bottom w:val="none" w:sz="0" w:space="0" w:color="auto"/>
        <w:right w:val="none" w:sz="0" w:space="0" w:color="auto"/>
      </w:divBdr>
    </w:div>
    <w:div w:id="1774011510">
      <w:bodyDiv w:val="1"/>
      <w:marLeft w:val="0"/>
      <w:marRight w:val="0"/>
      <w:marTop w:val="0"/>
      <w:marBottom w:val="0"/>
      <w:divBdr>
        <w:top w:val="none" w:sz="0" w:space="0" w:color="auto"/>
        <w:left w:val="none" w:sz="0" w:space="0" w:color="auto"/>
        <w:bottom w:val="none" w:sz="0" w:space="0" w:color="auto"/>
        <w:right w:val="none" w:sz="0" w:space="0" w:color="auto"/>
      </w:divBdr>
    </w:div>
    <w:div w:id="1774127243">
      <w:bodyDiv w:val="1"/>
      <w:marLeft w:val="0"/>
      <w:marRight w:val="0"/>
      <w:marTop w:val="0"/>
      <w:marBottom w:val="0"/>
      <w:divBdr>
        <w:top w:val="none" w:sz="0" w:space="0" w:color="auto"/>
        <w:left w:val="none" w:sz="0" w:space="0" w:color="auto"/>
        <w:bottom w:val="none" w:sz="0" w:space="0" w:color="auto"/>
        <w:right w:val="none" w:sz="0" w:space="0" w:color="auto"/>
      </w:divBdr>
    </w:div>
    <w:div w:id="1774323070">
      <w:bodyDiv w:val="1"/>
      <w:marLeft w:val="0"/>
      <w:marRight w:val="0"/>
      <w:marTop w:val="0"/>
      <w:marBottom w:val="0"/>
      <w:divBdr>
        <w:top w:val="none" w:sz="0" w:space="0" w:color="auto"/>
        <w:left w:val="none" w:sz="0" w:space="0" w:color="auto"/>
        <w:bottom w:val="none" w:sz="0" w:space="0" w:color="auto"/>
        <w:right w:val="none" w:sz="0" w:space="0" w:color="auto"/>
      </w:divBdr>
    </w:div>
    <w:div w:id="1774475037">
      <w:bodyDiv w:val="1"/>
      <w:marLeft w:val="0"/>
      <w:marRight w:val="0"/>
      <w:marTop w:val="0"/>
      <w:marBottom w:val="0"/>
      <w:divBdr>
        <w:top w:val="none" w:sz="0" w:space="0" w:color="auto"/>
        <w:left w:val="none" w:sz="0" w:space="0" w:color="auto"/>
        <w:bottom w:val="none" w:sz="0" w:space="0" w:color="auto"/>
        <w:right w:val="none" w:sz="0" w:space="0" w:color="auto"/>
      </w:divBdr>
    </w:div>
    <w:div w:id="1774938527">
      <w:bodyDiv w:val="1"/>
      <w:marLeft w:val="0"/>
      <w:marRight w:val="0"/>
      <w:marTop w:val="0"/>
      <w:marBottom w:val="0"/>
      <w:divBdr>
        <w:top w:val="none" w:sz="0" w:space="0" w:color="auto"/>
        <w:left w:val="none" w:sz="0" w:space="0" w:color="auto"/>
        <w:bottom w:val="none" w:sz="0" w:space="0" w:color="auto"/>
        <w:right w:val="none" w:sz="0" w:space="0" w:color="auto"/>
      </w:divBdr>
    </w:div>
    <w:div w:id="1774939129">
      <w:bodyDiv w:val="1"/>
      <w:marLeft w:val="0"/>
      <w:marRight w:val="0"/>
      <w:marTop w:val="0"/>
      <w:marBottom w:val="0"/>
      <w:divBdr>
        <w:top w:val="none" w:sz="0" w:space="0" w:color="auto"/>
        <w:left w:val="none" w:sz="0" w:space="0" w:color="auto"/>
        <w:bottom w:val="none" w:sz="0" w:space="0" w:color="auto"/>
        <w:right w:val="none" w:sz="0" w:space="0" w:color="auto"/>
      </w:divBdr>
    </w:div>
    <w:div w:id="1775586404">
      <w:bodyDiv w:val="1"/>
      <w:marLeft w:val="0"/>
      <w:marRight w:val="0"/>
      <w:marTop w:val="0"/>
      <w:marBottom w:val="0"/>
      <w:divBdr>
        <w:top w:val="none" w:sz="0" w:space="0" w:color="auto"/>
        <w:left w:val="none" w:sz="0" w:space="0" w:color="auto"/>
        <w:bottom w:val="none" w:sz="0" w:space="0" w:color="auto"/>
        <w:right w:val="none" w:sz="0" w:space="0" w:color="auto"/>
      </w:divBdr>
    </w:div>
    <w:div w:id="1775591481">
      <w:bodyDiv w:val="1"/>
      <w:marLeft w:val="0"/>
      <w:marRight w:val="0"/>
      <w:marTop w:val="0"/>
      <w:marBottom w:val="0"/>
      <w:divBdr>
        <w:top w:val="none" w:sz="0" w:space="0" w:color="auto"/>
        <w:left w:val="none" w:sz="0" w:space="0" w:color="auto"/>
        <w:bottom w:val="none" w:sz="0" w:space="0" w:color="auto"/>
        <w:right w:val="none" w:sz="0" w:space="0" w:color="auto"/>
      </w:divBdr>
    </w:div>
    <w:div w:id="1776123728">
      <w:bodyDiv w:val="1"/>
      <w:marLeft w:val="0"/>
      <w:marRight w:val="0"/>
      <w:marTop w:val="0"/>
      <w:marBottom w:val="0"/>
      <w:divBdr>
        <w:top w:val="none" w:sz="0" w:space="0" w:color="auto"/>
        <w:left w:val="none" w:sz="0" w:space="0" w:color="auto"/>
        <w:bottom w:val="none" w:sz="0" w:space="0" w:color="auto"/>
        <w:right w:val="none" w:sz="0" w:space="0" w:color="auto"/>
      </w:divBdr>
    </w:div>
    <w:div w:id="1776174296">
      <w:bodyDiv w:val="1"/>
      <w:marLeft w:val="0"/>
      <w:marRight w:val="0"/>
      <w:marTop w:val="0"/>
      <w:marBottom w:val="0"/>
      <w:divBdr>
        <w:top w:val="none" w:sz="0" w:space="0" w:color="auto"/>
        <w:left w:val="none" w:sz="0" w:space="0" w:color="auto"/>
        <w:bottom w:val="none" w:sz="0" w:space="0" w:color="auto"/>
        <w:right w:val="none" w:sz="0" w:space="0" w:color="auto"/>
      </w:divBdr>
    </w:div>
    <w:div w:id="1776635732">
      <w:bodyDiv w:val="1"/>
      <w:marLeft w:val="0"/>
      <w:marRight w:val="0"/>
      <w:marTop w:val="0"/>
      <w:marBottom w:val="0"/>
      <w:divBdr>
        <w:top w:val="none" w:sz="0" w:space="0" w:color="auto"/>
        <w:left w:val="none" w:sz="0" w:space="0" w:color="auto"/>
        <w:bottom w:val="none" w:sz="0" w:space="0" w:color="auto"/>
        <w:right w:val="none" w:sz="0" w:space="0" w:color="auto"/>
      </w:divBdr>
    </w:div>
    <w:div w:id="1777408043">
      <w:bodyDiv w:val="1"/>
      <w:marLeft w:val="0"/>
      <w:marRight w:val="0"/>
      <w:marTop w:val="0"/>
      <w:marBottom w:val="0"/>
      <w:divBdr>
        <w:top w:val="none" w:sz="0" w:space="0" w:color="auto"/>
        <w:left w:val="none" w:sz="0" w:space="0" w:color="auto"/>
        <w:bottom w:val="none" w:sz="0" w:space="0" w:color="auto"/>
        <w:right w:val="none" w:sz="0" w:space="0" w:color="auto"/>
      </w:divBdr>
    </w:div>
    <w:div w:id="1777672169">
      <w:bodyDiv w:val="1"/>
      <w:marLeft w:val="0"/>
      <w:marRight w:val="0"/>
      <w:marTop w:val="0"/>
      <w:marBottom w:val="0"/>
      <w:divBdr>
        <w:top w:val="none" w:sz="0" w:space="0" w:color="auto"/>
        <w:left w:val="none" w:sz="0" w:space="0" w:color="auto"/>
        <w:bottom w:val="none" w:sz="0" w:space="0" w:color="auto"/>
        <w:right w:val="none" w:sz="0" w:space="0" w:color="auto"/>
      </w:divBdr>
    </w:div>
    <w:div w:id="1777868542">
      <w:bodyDiv w:val="1"/>
      <w:marLeft w:val="0"/>
      <w:marRight w:val="0"/>
      <w:marTop w:val="0"/>
      <w:marBottom w:val="0"/>
      <w:divBdr>
        <w:top w:val="none" w:sz="0" w:space="0" w:color="auto"/>
        <w:left w:val="none" w:sz="0" w:space="0" w:color="auto"/>
        <w:bottom w:val="none" w:sz="0" w:space="0" w:color="auto"/>
        <w:right w:val="none" w:sz="0" w:space="0" w:color="auto"/>
      </w:divBdr>
    </w:div>
    <w:div w:id="1778021793">
      <w:bodyDiv w:val="1"/>
      <w:marLeft w:val="0"/>
      <w:marRight w:val="0"/>
      <w:marTop w:val="0"/>
      <w:marBottom w:val="0"/>
      <w:divBdr>
        <w:top w:val="none" w:sz="0" w:space="0" w:color="auto"/>
        <w:left w:val="none" w:sz="0" w:space="0" w:color="auto"/>
        <w:bottom w:val="none" w:sz="0" w:space="0" w:color="auto"/>
        <w:right w:val="none" w:sz="0" w:space="0" w:color="auto"/>
      </w:divBdr>
    </w:div>
    <w:div w:id="1778325535">
      <w:bodyDiv w:val="1"/>
      <w:marLeft w:val="0"/>
      <w:marRight w:val="0"/>
      <w:marTop w:val="0"/>
      <w:marBottom w:val="0"/>
      <w:divBdr>
        <w:top w:val="none" w:sz="0" w:space="0" w:color="auto"/>
        <w:left w:val="none" w:sz="0" w:space="0" w:color="auto"/>
        <w:bottom w:val="none" w:sz="0" w:space="0" w:color="auto"/>
        <w:right w:val="none" w:sz="0" w:space="0" w:color="auto"/>
      </w:divBdr>
    </w:div>
    <w:div w:id="1780222273">
      <w:bodyDiv w:val="1"/>
      <w:marLeft w:val="0"/>
      <w:marRight w:val="0"/>
      <w:marTop w:val="0"/>
      <w:marBottom w:val="0"/>
      <w:divBdr>
        <w:top w:val="none" w:sz="0" w:space="0" w:color="auto"/>
        <w:left w:val="none" w:sz="0" w:space="0" w:color="auto"/>
        <w:bottom w:val="none" w:sz="0" w:space="0" w:color="auto"/>
        <w:right w:val="none" w:sz="0" w:space="0" w:color="auto"/>
      </w:divBdr>
    </w:div>
    <w:div w:id="1780490346">
      <w:bodyDiv w:val="1"/>
      <w:marLeft w:val="0"/>
      <w:marRight w:val="0"/>
      <w:marTop w:val="0"/>
      <w:marBottom w:val="0"/>
      <w:divBdr>
        <w:top w:val="none" w:sz="0" w:space="0" w:color="auto"/>
        <w:left w:val="none" w:sz="0" w:space="0" w:color="auto"/>
        <w:bottom w:val="none" w:sz="0" w:space="0" w:color="auto"/>
        <w:right w:val="none" w:sz="0" w:space="0" w:color="auto"/>
      </w:divBdr>
    </w:div>
    <w:div w:id="1780491617">
      <w:bodyDiv w:val="1"/>
      <w:marLeft w:val="0"/>
      <w:marRight w:val="0"/>
      <w:marTop w:val="0"/>
      <w:marBottom w:val="0"/>
      <w:divBdr>
        <w:top w:val="none" w:sz="0" w:space="0" w:color="auto"/>
        <w:left w:val="none" w:sz="0" w:space="0" w:color="auto"/>
        <w:bottom w:val="none" w:sz="0" w:space="0" w:color="auto"/>
        <w:right w:val="none" w:sz="0" w:space="0" w:color="auto"/>
      </w:divBdr>
    </w:div>
    <w:div w:id="1781139636">
      <w:bodyDiv w:val="1"/>
      <w:marLeft w:val="0"/>
      <w:marRight w:val="0"/>
      <w:marTop w:val="0"/>
      <w:marBottom w:val="0"/>
      <w:divBdr>
        <w:top w:val="none" w:sz="0" w:space="0" w:color="auto"/>
        <w:left w:val="none" w:sz="0" w:space="0" w:color="auto"/>
        <w:bottom w:val="none" w:sz="0" w:space="0" w:color="auto"/>
        <w:right w:val="none" w:sz="0" w:space="0" w:color="auto"/>
      </w:divBdr>
    </w:div>
    <w:div w:id="1781414191">
      <w:bodyDiv w:val="1"/>
      <w:marLeft w:val="0"/>
      <w:marRight w:val="0"/>
      <w:marTop w:val="0"/>
      <w:marBottom w:val="0"/>
      <w:divBdr>
        <w:top w:val="none" w:sz="0" w:space="0" w:color="auto"/>
        <w:left w:val="none" w:sz="0" w:space="0" w:color="auto"/>
        <w:bottom w:val="none" w:sz="0" w:space="0" w:color="auto"/>
        <w:right w:val="none" w:sz="0" w:space="0" w:color="auto"/>
      </w:divBdr>
    </w:div>
    <w:div w:id="1782259646">
      <w:bodyDiv w:val="1"/>
      <w:marLeft w:val="0"/>
      <w:marRight w:val="0"/>
      <w:marTop w:val="0"/>
      <w:marBottom w:val="0"/>
      <w:divBdr>
        <w:top w:val="none" w:sz="0" w:space="0" w:color="auto"/>
        <w:left w:val="none" w:sz="0" w:space="0" w:color="auto"/>
        <w:bottom w:val="none" w:sz="0" w:space="0" w:color="auto"/>
        <w:right w:val="none" w:sz="0" w:space="0" w:color="auto"/>
      </w:divBdr>
    </w:div>
    <w:div w:id="1782648666">
      <w:bodyDiv w:val="1"/>
      <w:marLeft w:val="0"/>
      <w:marRight w:val="0"/>
      <w:marTop w:val="0"/>
      <w:marBottom w:val="0"/>
      <w:divBdr>
        <w:top w:val="none" w:sz="0" w:space="0" w:color="auto"/>
        <w:left w:val="none" w:sz="0" w:space="0" w:color="auto"/>
        <w:bottom w:val="none" w:sz="0" w:space="0" w:color="auto"/>
        <w:right w:val="none" w:sz="0" w:space="0" w:color="auto"/>
      </w:divBdr>
    </w:div>
    <w:div w:id="1782725169">
      <w:bodyDiv w:val="1"/>
      <w:marLeft w:val="0"/>
      <w:marRight w:val="0"/>
      <w:marTop w:val="0"/>
      <w:marBottom w:val="0"/>
      <w:divBdr>
        <w:top w:val="none" w:sz="0" w:space="0" w:color="auto"/>
        <w:left w:val="none" w:sz="0" w:space="0" w:color="auto"/>
        <w:bottom w:val="none" w:sz="0" w:space="0" w:color="auto"/>
        <w:right w:val="none" w:sz="0" w:space="0" w:color="auto"/>
      </w:divBdr>
    </w:div>
    <w:div w:id="1782916504">
      <w:bodyDiv w:val="1"/>
      <w:marLeft w:val="0"/>
      <w:marRight w:val="0"/>
      <w:marTop w:val="0"/>
      <w:marBottom w:val="0"/>
      <w:divBdr>
        <w:top w:val="none" w:sz="0" w:space="0" w:color="auto"/>
        <w:left w:val="none" w:sz="0" w:space="0" w:color="auto"/>
        <w:bottom w:val="none" w:sz="0" w:space="0" w:color="auto"/>
        <w:right w:val="none" w:sz="0" w:space="0" w:color="auto"/>
      </w:divBdr>
      <w:divsChild>
        <w:div w:id="2783741">
          <w:marLeft w:val="640"/>
          <w:marRight w:val="0"/>
          <w:marTop w:val="0"/>
          <w:marBottom w:val="0"/>
          <w:divBdr>
            <w:top w:val="none" w:sz="0" w:space="0" w:color="auto"/>
            <w:left w:val="none" w:sz="0" w:space="0" w:color="auto"/>
            <w:bottom w:val="none" w:sz="0" w:space="0" w:color="auto"/>
            <w:right w:val="none" w:sz="0" w:space="0" w:color="auto"/>
          </w:divBdr>
        </w:div>
        <w:div w:id="137379676">
          <w:marLeft w:val="640"/>
          <w:marRight w:val="0"/>
          <w:marTop w:val="0"/>
          <w:marBottom w:val="0"/>
          <w:divBdr>
            <w:top w:val="none" w:sz="0" w:space="0" w:color="auto"/>
            <w:left w:val="none" w:sz="0" w:space="0" w:color="auto"/>
            <w:bottom w:val="none" w:sz="0" w:space="0" w:color="auto"/>
            <w:right w:val="none" w:sz="0" w:space="0" w:color="auto"/>
          </w:divBdr>
        </w:div>
        <w:div w:id="153305822">
          <w:marLeft w:val="640"/>
          <w:marRight w:val="0"/>
          <w:marTop w:val="0"/>
          <w:marBottom w:val="0"/>
          <w:divBdr>
            <w:top w:val="none" w:sz="0" w:space="0" w:color="auto"/>
            <w:left w:val="none" w:sz="0" w:space="0" w:color="auto"/>
            <w:bottom w:val="none" w:sz="0" w:space="0" w:color="auto"/>
            <w:right w:val="none" w:sz="0" w:space="0" w:color="auto"/>
          </w:divBdr>
        </w:div>
        <w:div w:id="246234224">
          <w:marLeft w:val="640"/>
          <w:marRight w:val="0"/>
          <w:marTop w:val="0"/>
          <w:marBottom w:val="0"/>
          <w:divBdr>
            <w:top w:val="none" w:sz="0" w:space="0" w:color="auto"/>
            <w:left w:val="none" w:sz="0" w:space="0" w:color="auto"/>
            <w:bottom w:val="none" w:sz="0" w:space="0" w:color="auto"/>
            <w:right w:val="none" w:sz="0" w:space="0" w:color="auto"/>
          </w:divBdr>
        </w:div>
        <w:div w:id="266471053">
          <w:marLeft w:val="640"/>
          <w:marRight w:val="0"/>
          <w:marTop w:val="0"/>
          <w:marBottom w:val="0"/>
          <w:divBdr>
            <w:top w:val="none" w:sz="0" w:space="0" w:color="auto"/>
            <w:left w:val="none" w:sz="0" w:space="0" w:color="auto"/>
            <w:bottom w:val="none" w:sz="0" w:space="0" w:color="auto"/>
            <w:right w:val="none" w:sz="0" w:space="0" w:color="auto"/>
          </w:divBdr>
        </w:div>
        <w:div w:id="294531848">
          <w:marLeft w:val="640"/>
          <w:marRight w:val="0"/>
          <w:marTop w:val="0"/>
          <w:marBottom w:val="0"/>
          <w:divBdr>
            <w:top w:val="none" w:sz="0" w:space="0" w:color="auto"/>
            <w:left w:val="none" w:sz="0" w:space="0" w:color="auto"/>
            <w:bottom w:val="none" w:sz="0" w:space="0" w:color="auto"/>
            <w:right w:val="none" w:sz="0" w:space="0" w:color="auto"/>
          </w:divBdr>
        </w:div>
        <w:div w:id="410741234">
          <w:marLeft w:val="640"/>
          <w:marRight w:val="0"/>
          <w:marTop w:val="0"/>
          <w:marBottom w:val="0"/>
          <w:divBdr>
            <w:top w:val="none" w:sz="0" w:space="0" w:color="auto"/>
            <w:left w:val="none" w:sz="0" w:space="0" w:color="auto"/>
            <w:bottom w:val="none" w:sz="0" w:space="0" w:color="auto"/>
            <w:right w:val="none" w:sz="0" w:space="0" w:color="auto"/>
          </w:divBdr>
        </w:div>
        <w:div w:id="498154430">
          <w:marLeft w:val="640"/>
          <w:marRight w:val="0"/>
          <w:marTop w:val="0"/>
          <w:marBottom w:val="0"/>
          <w:divBdr>
            <w:top w:val="none" w:sz="0" w:space="0" w:color="auto"/>
            <w:left w:val="none" w:sz="0" w:space="0" w:color="auto"/>
            <w:bottom w:val="none" w:sz="0" w:space="0" w:color="auto"/>
            <w:right w:val="none" w:sz="0" w:space="0" w:color="auto"/>
          </w:divBdr>
        </w:div>
        <w:div w:id="725370735">
          <w:marLeft w:val="640"/>
          <w:marRight w:val="0"/>
          <w:marTop w:val="0"/>
          <w:marBottom w:val="0"/>
          <w:divBdr>
            <w:top w:val="none" w:sz="0" w:space="0" w:color="auto"/>
            <w:left w:val="none" w:sz="0" w:space="0" w:color="auto"/>
            <w:bottom w:val="none" w:sz="0" w:space="0" w:color="auto"/>
            <w:right w:val="none" w:sz="0" w:space="0" w:color="auto"/>
          </w:divBdr>
        </w:div>
        <w:div w:id="1096748084">
          <w:marLeft w:val="640"/>
          <w:marRight w:val="0"/>
          <w:marTop w:val="0"/>
          <w:marBottom w:val="0"/>
          <w:divBdr>
            <w:top w:val="none" w:sz="0" w:space="0" w:color="auto"/>
            <w:left w:val="none" w:sz="0" w:space="0" w:color="auto"/>
            <w:bottom w:val="none" w:sz="0" w:space="0" w:color="auto"/>
            <w:right w:val="none" w:sz="0" w:space="0" w:color="auto"/>
          </w:divBdr>
        </w:div>
        <w:div w:id="1099645066">
          <w:marLeft w:val="640"/>
          <w:marRight w:val="0"/>
          <w:marTop w:val="0"/>
          <w:marBottom w:val="0"/>
          <w:divBdr>
            <w:top w:val="none" w:sz="0" w:space="0" w:color="auto"/>
            <w:left w:val="none" w:sz="0" w:space="0" w:color="auto"/>
            <w:bottom w:val="none" w:sz="0" w:space="0" w:color="auto"/>
            <w:right w:val="none" w:sz="0" w:space="0" w:color="auto"/>
          </w:divBdr>
        </w:div>
        <w:div w:id="1121799951">
          <w:marLeft w:val="640"/>
          <w:marRight w:val="0"/>
          <w:marTop w:val="0"/>
          <w:marBottom w:val="0"/>
          <w:divBdr>
            <w:top w:val="none" w:sz="0" w:space="0" w:color="auto"/>
            <w:left w:val="none" w:sz="0" w:space="0" w:color="auto"/>
            <w:bottom w:val="none" w:sz="0" w:space="0" w:color="auto"/>
            <w:right w:val="none" w:sz="0" w:space="0" w:color="auto"/>
          </w:divBdr>
        </w:div>
        <w:div w:id="1266814539">
          <w:marLeft w:val="640"/>
          <w:marRight w:val="0"/>
          <w:marTop w:val="0"/>
          <w:marBottom w:val="0"/>
          <w:divBdr>
            <w:top w:val="none" w:sz="0" w:space="0" w:color="auto"/>
            <w:left w:val="none" w:sz="0" w:space="0" w:color="auto"/>
            <w:bottom w:val="none" w:sz="0" w:space="0" w:color="auto"/>
            <w:right w:val="none" w:sz="0" w:space="0" w:color="auto"/>
          </w:divBdr>
        </w:div>
        <w:div w:id="1296527162">
          <w:marLeft w:val="640"/>
          <w:marRight w:val="0"/>
          <w:marTop w:val="0"/>
          <w:marBottom w:val="0"/>
          <w:divBdr>
            <w:top w:val="none" w:sz="0" w:space="0" w:color="auto"/>
            <w:left w:val="none" w:sz="0" w:space="0" w:color="auto"/>
            <w:bottom w:val="none" w:sz="0" w:space="0" w:color="auto"/>
            <w:right w:val="none" w:sz="0" w:space="0" w:color="auto"/>
          </w:divBdr>
        </w:div>
        <w:div w:id="1339232696">
          <w:marLeft w:val="640"/>
          <w:marRight w:val="0"/>
          <w:marTop w:val="0"/>
          <w:marBottom w:val="0"/>
          <w:divBdr>
            <w:top w:val="none" w:sz="0" w:space="0" w:color="auto"/>
            <w:left w:val="none" w:sz="0" w:space="0" w:color="auto"/>
            <w:bottom w:val="none" w:sz="0" w:space="0" w:color="auto"/>
            <w:right w:val="none" w:sz="0" w:space="0" w:color="auto"/>
          </w:divBdr>
        </w:div>
        <w:div w:id="1339768151">
          <w:marLeft w:val="640"/>
          <w:marRight w:val="0"/>
          <w:marTop w:val="0"/>
          <w:marBottom w:val="0"/>
          <w:divBdr>
            <w:top w:val="none" w:sz="0" w:space="0" w:color="auto"/>
            <w:left w:val="none" w:sz="0" w:space="0" w:color="auto"/>
            <w:bottom w:val="none" w:sz="0" w:space="0" w:color="auto"/>
            <w:right w:val="none" w:sz="0" w:space="0" w:color="auto"/>
          </w:divBdr>
        </w:div>
        <w:div w:id="1348143822">
          <w:marLeft w:val="640"/>
          <w:marRight w:val="0"/>
          <w:marTop w:val="0"/>
          <w:marBottom w:val="0"/>
          <w:divBdr>
            <w:top w:val="none" w:sz="0" w:space="0" w:color="auto"/>
            <w:left w:val="none" w:sz="0" w:space="0" w:color="auto"/>
            <w:bottom w:val="none" w:sz="0" w:space="0" w:color="auto"/>
            <w:right w:val="none" w:sz="0" w:space="0" w:color="auto"/>
          </w:divBdr>
        </w:div>
        <w:div w:id="1441678893">
          <w:marLeft w:val="640"/>
          <w:marRight w:val="0"/>
          <w:marTop w:val="0"/>
          <w:marBottom w:val="0"/>
          <w:divBdr>
            <w:top w:val="none" w:sz="0" w:space="0" w:color="auto"/>
            <w:left w:val="none" w:sz="0" w:space="0" w:color="auto"/>
            <w:bottom w:val="none" w:sz="0" w:space="0" w:color="auto"/>
            <w:right w:val="none" w:sz="0" w:space="0" w:color="auto"/>
          </w:divBdr>
        </w:div>
        <w:div w:id="1545632129">
          <w:marLeft w:val="640"/>
          <w:marRight w:val="0"/>
          <w:marTop w:val="0"/>
          <w:marBottom w:val="0"/>
          <w:divBdr>
            <w:top w:val="none" w:sz="0" w:space="0" w:color="auto"/>
            <w:left w:val="none" w:sz="0" w:space="0" w:color="auto"/>
            <w:bottom w:val="none" w:sz="0" w:space="0" w:color="auto"/>
            <w:right w:val="none" w:sz="0" w:space="0" w:color="auto"/>
          </w:divBdr>
        </w:div>
        <w:div w:id="1756585457">
          <w:marLeft w:val="640"/>
          <w:marRight w:val="0"/>
          <w:marTop w:val="0"/>
          <w:marBottom w:val="0"/>
          <w:divBdr>
            <w:top w:val="none" w:sz="0" w:space="0" w:color="auto"/>
            <w:left w:val="none" w:sz="0" w:space="0" w:color="auto"/>
            <w:bottom w:val="none" w:sz="0" w:space="0" w:color="auto"/>
            <w:right w:val="none" w:sz="0" w:space="0" w:color="auto"/>
          </w:divBdr>
        </w:div>
        <w:div w:id="1994530875">
          <w:marLeft w:val="640"/>
          <w:marRight w:val="0"/>
          <w:marTop w:val="0"/>
          <w:marBottom w:val="0"/>
          <w:divBdr>
            <w:top w:val="none" w:sz="0" w:space="0" w:color="auto"/>
            <w:left w:val="none" w:sz="0" w:space="0" w:color="auto"/>
            <w:bottom w:val="none" w:sz="0" w:space="0" w:color="auto"/>
            <w:right w:val="none" w:sz="0" w:space="0" w:color="auto"/>
          </w:divBdr>
        </w:div>
        <w:div w:id="2085445067">
          <w:marLeft w:val="640"/>
          <w:marRight w:val="0"/>
          <w:marTop w:val="0"/>
          <w:marBottom w:val="0"/>
          <w:divBdr>
            <w:top w:val="none" w:sz="0" w:space="0" w:color="auto"/>
            <w:left w:val="none" w:sz="0" w:space="0" w:color="auto"/>
            <w:bottom w:val="none" w:sz="0" w:space="0" w:color="auto"/>
            <w:right w:val="none" w:sz="0" w:space="0" w:color="auto"/>
          </w:divBdr>
        </w:div>
        <w:div w:id="2100130691">
          <w:marLeft w:val="640"/>
          <w:marRight w:val="0"/>
          <w:marTop w:val="0"/>
          <w:marBottom w:val="0"/>
          <w:divBdr>
            <w:top w:val="none" w:sz="0" w:space="0" w:color="auto"/>
            <w:left w:val="none" w:sz="0" w:space="0" w:color="auto"/>
            <w:bottom w:val="none" w:sz="0" w:space="0" w:color="auto"/>
            <w:right w:val="none" w:sz="0" w:space="0" w:color="auto"/>
          </w:divBdr>
        </w:div>
        <w:div w:id="2111464346">
          <w:marLeft w:val="640"/>
          <w:marRight w:val="0"/>
          <w:marTop w:val="0"/>
          <w:marBottom w:val="0"/>
          <w:divBdr>
            <w:top w:val="none" w:sz="0" w:space="0" w:color="auto"/>
            <w:left w:val="none" w:sz="0" w:space="0" w:color="auto"/>
            <w:bottom w:val="none" w:sz="0" w:space="0" w:color="auto"/>
            <w:right w:val="none" w:sz="0" w:space="0" w:color="auto"/>
          </w:divBdr>
        </w:div>
      </w:divsChild>
    </w:div>
    <w:div w:id="1783454177">
      <w:bodyDiv w:val="1"/>
      <w:marLeft w:val="0"/>
      <w:marRight w:val="0"/>
      <w:marTop w:val="0"/>
      <w:marBottom w:val="0"/>
      <w:divBdr>
        <w:top w:val="none" w:sz="0" w:space="0" w:color="auto"/>
        <w:left w:val="none" w:sz="0" w:space="0" w:color="auto"/>
        <w:bottom w:val="none" w:sz="0" w:space="0" w:color="auto"/>
        <w:right w:val="none" w:sz="0" w:space="0" w:color="auto"/>
      </w:divBdr>
    </w:div>
    <w:div w:id="1783500478">
      <w:bodyDiv w:val="1"/>
      <w:marLeft w:val="0"/>
      <w:marRight w:val="0"/>
      <w:marTop w:val="0"/>
      <w:marBottom w:val="0"/>
      <w:divBdr>
        <w:top w:val="none" w:sz="0" w:space="0" w:color="auto"/>
        <w:left w:val="none" w:sz="0" w:space="0" w:color="auto"/>
        <w:bottom w:val="none" w:sz="0" w:space="0" w:color="auto"/>
        <w:right w:val="none" w:sz="0" w:space="0" w:color="auto"/>
      </w:divBdr>
    </w:div>
    <w:div w:id="1783719783">
      <w:bodyDiv w:val="1"/>
      <w:marLeft w:val="0"/>
      <w:marRight w:val="0"/>
      <w:marTop w:val="0"/>
      <w:marBottom w:val="0"/>
      <w:divBdr>
        <w:top w:val="none" w:sz="0" w:space="0" w:color="auto"/>
        <w:left w:val="none" w:sz="0" w:space="0" w:color="auto"/>
        <w:bottom w:val="none" w:sz="0" w:space="0" w:color="auto"/>
        <w:right w:val="none" w:sz="0" w:space="0" w:color="auto"/>
      </w:divBdr>
    </w:div>
    <w:div w:id="1783769522">
      <w:bodyDiv w:val="1"/>
      <w:marLeft w:val="0"/>
      <w:marRight w:val="0"/>
      <w:marTop w:val="0"/>
      <w:marBottom w:val="0"/>
      <w:divBdr>
        <w:top w:val="none" w:sz="0" w:space="0" w:color="auto"/>
        <w:left w:val="none" w:sz="0" w:space="0" w:color="auto"/>
        <w:bottom w:val="none" w:sz="0" w:space="0" w:color="auto"/>
        <w:right w:val="none" w:sz="0" w:space="0" w:color="auto"/>
      </w:divBdr>
    </w:div>
    <w:div w:id="1783961443">
      <w:bodyDiv w:val="1"/>
      <w:marLeft w:val="0"/>
      <w:marRight w:val="0"/>
      <w:marTop w:val="0"/>
      <w:marBottom w:val="0"/>
      <w:divBdr>
        <w:top w:val="none" w:sz="0" w:space="0" w:color="auto"/>
        <w:left w:val="none" w:sz="0" w:space="0" w:color="auto"/>
        <w:bottom w:val="none" w:sz="0" w:space="0" w:color="auto"/>
        <w:right w:val="none" w:sz="0" w:space="0" w:color="auto"/>
      </w:divBdr>
    </w:div>
    <w:div w:id="1784225662">
      <w:bodyDiv w:val="1"/>
      <w:marLeft w:val="0"/>
      <w:marRight w:val="0"/>
      <w:marTop w:val="0"/>
      <w:marBottom w:val="0"/>
      <w:divBdr>
        <w:top w:val="none" w:sz="0" w:space="0" w:color="auto"/>
        <w:left w:val="none" w:sz="0" w:space="0" w:color="auto"/>
        <w:bottom w:val="none" w:sz="0" w:space="0" w:color="auto"/>
        <w:right w:val="none" w:sz="0" w:space="0" w:color="auto"/>
      </w:divBdr>
    </w:div>
    <w:div w:id="1784349966">
      <w:bodyDiv w:val="1"/>
      <w:marLeft w:val="0"/>
      <w:marRight w:val="0"/>
      <w:marTop w:val="0"/>
      <w:marBottom w:val="0"/>
      <w:divBdr>
        <w:top w:val="none" w:sz="0" w:space="0" w:color="auto"/>
        <w:left w:val="none" w:sz="0" w:space="0" w:color="auto"/>
        <w:bottom w:val="none" w:sz="0" w:space="0" w:color="auto"/>
        <w:right w:val="none" w:sz="0" w:space="0" w:color="auto"/>
      </w:divBdr>
    </w:div>
    <w:div w:id="1785004733">
      <w:bodyDiv w:val="1"/>
      <w:marLeft w:val="0"/>
      <w:marRight w:val="0"/>
      <w:marTop w:val="0"/>
      <w:marBottom w:val="0"/>
      <w:divBdr>
        <w:top w:val="none" w:sz="0" w:space="0" w:color="auto"/>
        <w:left w:val="none" w:sz="0" w:space="0" w:color="auto"/>
        <w:bottom w:val="none" w:sz="0" w:space="0" w:color="auto"/>
        <w:right w:val="none" w:sz="0" w:space="0" w:color="auto"/>
      </w:divBdr>
    </w:div>
    <w:div w:id="1785029168">
      <w:bodyDiv w:val="1"/>
      <w:marLeft w:val="0"/>
      <w:marRight w:val="0"/>
      <w:marTop w:val="0"/>
      <w:marBottom w:val="0"/>
      <w:divBdr>
        <w:top w:val="none" w:sz="0" w:space="0" w:color="auto"/>
        <w:left w:val="none" w:sz="0" w:space="0" w:color="auto"/>
        <w:bottom w:val="none" w:sz="0" w:space="0" w:color="auto"/>
        <w:right w:val="none" w:sz="0" w:space="0" w:color="auto"/>
      </w:divBdr>
      <w:divsChild>
        <w:div w:id="43915433">
          <w:marLeft w:val="640"/>
          <w:marRight w:val="0"/>
          <w:marTop w:val="0"/>
          <w:marBottom w:val="0"/>
          <w:divBdr>
            <w:top w:val="none" w:sz="0" w:space="0" w:color="auto"/>
            <w:left w:val="none" w:sz="0" w:space="0" w:color="auto"/>
            <w:bottom w:val="none" w:sz="0" w:space="0" w:color="auto"/>
            <w:right w:val="none" w:sz="0" w:space="0" w:color="auto"/>
          </w:divBdr>
        </w:div>
        <w:div w:id="136411286">
          <w:marLeft w:val="640"/>
          <w:marRight w:val="0"/>
          <w:marTop w:val="0"/>
          <w:marBottom w:val="0"/>
          <w:divBdr>
            <w:top w:val="none" w:sz="0" w:space="0" w:color="auto"/>
            <w:left w:val="none" w:sz="0" w:space="0" w:color="auto"/>
            <w:bottom w:val="none" w:sz="0" w:space="0" w:color="auto"/>
            <w:right w:val="none" w:sz="0" w:space="0" w:color="auto"/>
          </w:divBdr>
        </w:div>
        <w:div w:id="184446217">
          <w:marLeft w:val="640"/>
          <w:marRight w:val="0"/>
          <w:marTop w:val="0"/>
          <w:marBottom w:val="0"/>
          <w:divBdr>
            <w:top w:val="none" w:sz="0" w:space="0" w:color="auto"/>
            <w:left w:val="none" w:sz="0" w:space="0" w:color="auto"/>
            <w:bottom w:val="none" w:sz="0" w:space="0" w:color="auto"/>
            <w:right w:val="none" w:sz="0" w:space="0" w:color="auto"/>
          </w:divBdr>
        </w:div>
        <w:div w:id="329717020">
          <w:marLeft w:val="640"/>
          <w:marRight w:val="0"/>
          <w:marTop w:val="0"/>
          <w:marBottom w:val="0"/>
          <w:divBdr>
            <w:top w:val="none" w:sz="0" w:space="0" w:color="auto"/>
            <w:left w:val="none" w:sz="0" w:space="0" w:color="auto"/>
            <w:bottom w:val="none" w:sz="0" w:space="0" w:color="auto"/>
            <w:right w:val="none" w:sz="0" w:space="0" w:color="auto"/>
          </w:divBdr>
        </w:div>
        <w:div w:id="381097761">
          <w:marLeft w:val="640"/>
          <w:marRight w:val="0"/>
          <w:marTop w:val="0"/>
          <w:marBottom w:val="0"/>
          <w:divBdr>
            <w:top w:val="none" w:sz="0" w:space="0" w:color="auto"/>
            <w:left w:val="none" w:sz="0" w:space="0" w:color="auto"/>
            <w:bottom w:val="none" w:sz="0" w:space="0" w:color="auto"/>
            <w:right w:val="none" w:sz="0" w:space="0" w:color="auto"/>
          </w:divBdr>
        </w:div>
        <w:div w:id="640772475">
          <w:marLeft w:val="640"/>
          <w:marRight w:val="0"/>
          <w:marTop w:val="0"/>
          <w:marBottom w:val="0"/>
          <w:divBdr>
            <w:top w:val="none" w:sz="0" w:space="0" w:color="auto"/>
            <w:left w:val="none" w:sz="0" w:space="0" w:color="auto"/>
            <w:bottom w:val="none" w:sz="0" w:space="0" w:color="auto"/>
            <w:right w:val="none" w:sz="0" w:space="0" w:color="auto"/>
          </w:divBdr>
        </w:div>
        <w:div w:id="820193589">
          <w:marLeft w:val="640"/>
          <w:marRight w:val="0"/>
          <w:marTop w:val="0"/>
          <w:marBottom w:val="0"/>
          <w:divBdr>
            <w:top w:val="none" w:sz="0" w:space="0" w:color="auto"/>
            <w:left w:val="none" w:sz="0" w:space="0" w:color="auto"/>
            <w:bottom w:val="none" w:sz="0" w:space="0" w:color="auto"/>
            <w:right w:val="none" w:sz="0" w:space="0" w:color="auto"/>
          </w:divBdr>
        </w:div>
        <w:div w:id="821503059">
          <w:marLeft w:val="640"/>
          <w:marRight w:val="0"/>
          <w:marTop w:val="0"/>
          <w:marBottom w:val="0"/>
          <w:divBdr>
            <w:top w:val="none" w:sz="0" w:space="0" w:color="auto"/>
            <w:left w:val="none" w:sz="0" w:space="0" w:color="auto"/>
            <w:bottom w:val="none" w:sz="0" w:space="0" w:color="auto"/>
            <w:right w:val="none" w:sz="0" w:space="0" w:color="auto"/>
          </w:divBdr>
        </w:div>
        <w:div w:id="858277193">
          <w:marLeft w:val="640"/>
          <w:marRight w:val="0"/>
          <w:marTop w:val="0"/>
          <w:marBottom w:val="0"/>
          <w:divBdr>
            <w:top w:val="none" w:sz="0" w:space="0" w:color="auto"/>
            <w:left w:val="none" w:sz="0" w:space="0" w:color="auto"/>
            <w:bottom w:val="none" w:sz="0" w:space="0" w:color="auto"/>
            <w:right w:val="none" w:sz="0" w:space="0" w:color="auto"/>
          </w:divBdr>
        </w:div>
        <w:div w:id="917522776">
          <w:marLeft w:val="640"/>
          <w:marRight w:val="0"/>
          <w:marTop w:val="0"/>
          <w:marBottom w:val="0"/>
          <w:divBdr>
            <w:top w:val="none" w:sz="0" w:space="0" w:color="auto"/>
            <w:left w:val="none" w:sz="0" w:space="0" w:color="auto"/>
            <w:bottom w:val="none" w:sz="0" w:space="0" w:color="auto"/>
            <w:right w:val="none" w:sz="0" w:space="0" w:color="auto"/>
          </w:divBdr>
        </w:div>
        <w:div w:id="920329577">
          <w:marLeft w:val="640"/>
          <w:marRight w:val="0"/>
          <w:marTop w:val="0"/>
          <w:marBottom w:val="0"/>
          <w:divBdr>
            <w:top w:val="none" w:sz="0" w:space="0" w:color="auto"/>
            <w:left w:val="none" w:sz="0" w:space="0" w:color="auto"/>
            <w:bottom w:val="none" w:sz="0" w:space="0" w:color="auto"/>
            <w:right w:val="none" w:sz="0" w:space="0" w:color="auto"/>
          </w:divBdr>
        </w:div>
        <w:div w:id="1162618025">
          <w:marLeft w:val="640"/>
          <w:marRight w:val="0"/>
          <w:marTop w:val="0"/>
          <w:marBottom w:val="0"/>
          <w:divBdr>
            <w:top w:val="none" w:sz="0" w:space="0" w:color="auto"/>
            <w:left w:val="none" w:sz="0" w:space="0" w:color="auto"/>
            <w:bottom w:val="none" w:sz="0" w:space="0" w:color="auto"/>
            <w:right w:val="none" w:sz="0" w:space="0" w:color="auto"/>
          </w:divBdr>
        </w:div>
        <w:div w:id="1197617118">
          <w:marLeft w:val="640"/>
          <w:marRight w:val="0"/>
          <w:marTop w:val="0"/>
          <w:marBottom w:val="0"/>
          <w:divBdr>
            <w:top w:val="none" w:sz="0" w:space="0" w:color="auto"/>
            <w:left w:val="none" w:sz="0" w:space="0" w:color="auto"/>
            <w:bottom w:val="none" w:sz="0" w:space="0" w:color="auto"/>
            <w:right w:val="none" w:sz="0" w:space="0" w:color="auto"/>
          </w:divBdr>
        </w:div>
        <w:div w:id="1253389777">
          <w:marLeft w:val="640"/>
          <w:marRight w:val="0"/>
          <w:marTop w:val="0"/>
          <w:marBottom w:val="0"/>
          <w:divBdr>
            <w:top w:val="none" w:sz="0" w:space="0" w:color="auto"/>
            <w:left w:val="none" w:sz="0" w:space="0" w:color="auto"/>
            <w:bottom w:val="none" w:sz="0" w:space="0" w:color="auto"/>
            <w:right w:val="none" w:sz="0" w:space="0" w:color="auto"/>
          </w:divBdr>
        </w:div>
        <w:div w:id="1402364464">
          <w:marLeft w:val="640"/>
          <w:marRight w:val="0"/>
          <w:marTop w:val="0"/>
          <w:marBottom w:val="0"/>
          <w:divBdr>
            <w:top w:val="none" w:sz="0" w:space="0" w:color="auto"/>
            <w:left w:val="none" w:sz="0" w:space="0" w:color="auto"/>
            <w:bottom w:val="none" w:sz="0" w:space="0" w:color="auto"/>
            <w:right w:val="none" w:sz="0" w:space="0" w:color="auto"/>
          </w:divBdr>
        </w:div>
        <w:div w:id="1427730010">
          <w:marLeft w:val="640"/>
          <w:marRight w:val="0"/>
          <w:marTop w:val="0"/>
          <w:marBottom w:val="0"/>
          <w:divBdr>
            <w:top w:val="none" w:sz="0" w:space="0" w:color="auto"/>
            <w:left w:val="none" w:sz="0" w:space="0" w:color="auto"/>
            <w:bottom w:val="none" w:sz="0" w:space="0" w:color="auto"/>
            <w:right w:val="none" w:sz="0" w:space="0" w:color="auto"/>
          </w:divBdr>
        </w:div>
        <w:div w:id="1480150368">
          <w:marLeft w:val="640"/>
          <w:marRight w:val="0"/>
          <w:marTop w:val="0"/>
          <w:marBottom w:val="0"/>
          <w:divBdr>
            <w:top w:val="none" w:sz="0" w:space="0" w:color="auto"/>
            <w:left w:val="none" w:sz="0" w:space="0" w:color="auto"/>
            <w:bottom w:val="none" w:sz="0" w:space="0" w:color="auto"/>
            <w:right w:val="none" w:sz="0" w:space="0" w:color="auto"/>
          </w:divBdr>
        </w:div>
        <w:div w:id="1571191363">
          <w:marLeft w:val="640"/>
          <w:marRight w:val="0"/>
          <w:marTop w:val="0"/>
          <w:marBottom w:val="0"/>
          <w:divBdr>
            <w:top w:val="none" w:sz="0" w:space="0" w:color="auto"/>
            <w:left w:val="none" w:sz="0" w:space="0" w:color="auto"/>
            <w:bottom w:val="none" w:sz="0" w:space="0" w:color="auto"/>
            <w:right w:val="none" w:sz="0" w:space="0" w:color="auto"/>
          </w:divBdr>
        </w:div>
        <w:div w:id="1613435780">
          <w:marLeft w:val="640"/>
          <w:marRight w:val="0"/>
          <w:marTop w:val="0"/>
          <w:marBottom w:val="0"/>
          <w:divBdr>
            <w:top w:val="none" w:sz="0" w:space="0" w:color="auto"/>
            <w:left w:val="none" w:sz="0" w:space="0" w:color="auto"/>
            <w:bottom w:val="none" w:sz="0" w:space="0" w:color="auto"/>
            <w:right w:val="none" w:sz="0" w:space="0" w:color="auto"/>
          </w:divBdr>
        </w:div>
        <w:div w:id="1613584946">
          <w:marLeft w:val="640"/>
          <w:marRight w:val="0"/>
          <w:marTop w:val="0"/>
          <w:marBottom w:val="0"/>
          <w:divBdr>
            <w:top w:val="none" w:sz="0" w:space="0" w:color="auto"/>
            <w:left w:val="none" w:sz="0" w:space="0" w:color="auto"/>
            <w:bottom w:val="none" w:sz="0" w:space="0" w:color="auto"/>
            <w:right w:val="none" w:sz="0" w:space="0" w:color="auto"/>
          </w:divBdr>
        </w:div>
        <w:div w:id="1690909632">
          <w:marLeft w:val="640"/>
          <w:marRight w:val="0"/>
          <w:marTop w:val="0"/>
          <w:marBottom w:val="0"/>
          <w:divBdr>
            <w:top w:val="none" w:sz="0" w:space="0" w:color="auto"/>
            <w:left w:val="none" w:sz="0" w:space="0" w:color="auto"/>
            <w:bottom w:val="none" w:sz="0" w:space="0" w:color="auto"/>
            <w:right w:val="none" w:sz="0" w:space="0" w:color="auto"/>
          </w:divBdr>
        </w:div>
        <w:div w:id="1757164063">
          <w:marLeft w:val="640"/>
          <w:marRight w:val="0"/>
          <w:marTop w:val="0"/>
          <w:marBottom w:val="0"/>
          <w:divBdr>
            <w:top w:val="none" w:sz="0" w:space="0" w:color="auto"/>
            <w:left w:val="none" w:sz="0" w:space="0" w:color="auto"/>
            <w:bottom w:val="none" w:sz="0" w:space="0" w:color="auto"/>
            <w:right w:val="none" w:sz="0" w:space="0" w:color="auto"/>
          </w:divBdr>
        </w:div>
        <w:div w:id="1758212656">
          <w:marLeft w:val="640"/>
          <w:marRight w:val="0"/>
          <w:marTop w:val="0"/>
          <w:marBottom w:val="0"/>
          <w:divBdr>
            <w:top w:val="none" w:sz="0" w:space="0" w:color="auto"/>
            <w:left w:val="none" w:sz="0" w:space="0" w:color="auto"/>
            <w:bottom w:val="none" w:sz="0" w:space="0" w:color="auto"/>
            <w:right w:val="none" w:sz="0" w:space="0" w:color="auto"/>
          </w:divBdr>
        </w:div>
        <w:div w:id="1828127624">
          <w:marLeft w:val="640"/>
          <w:marRight w:val="0"/>
          <w:marTop w:val="0"/>
          <w:marBottom w:val="0"/>
          <w:divBdr>
            <w:top w:val="none" w:sz="0" w:space="0" w:color="auto"/>
            <w:left w:val="none" w:sz="0" w:space="0" w:color="auto"/>
            <w:bottom w:val="none" w:sz="0" w:space="0" w:color="auto"/>
            <w:right w:val="none" w:sz="0" w:space="0" w:color="auto"/>
          </w:divBdr>
        </w:div>
        <w:div w:id="1837457984">
          <w:marLeft w:val="640"/>
          <w:marRight w:val="0"/>
          <w:marTop w:val="0"/>
          <w:marBottom w:val="0"/>
          <w:divBdr>
            <w:top w:val="none" w:sz="0" w:space="0" w:color="auto"/>
            <w:left w:val="none" w:sz="0" w:space="0" w:color="auto"/>
            <w:bottom w:val="none" w:sz="0" w:space="0" w:color="auto"/>
            <w:right w:val="none" w:sz="0" w:space="0" w:color="auto"/>
          </w:divBdr>
        </w:div>
        <w:div w:id="2045404083">
          <w:marLeft w:val="640"/>
          <w:marRight w:val="0"/>
          <w:marTop w:val="0"/>
          <w:marBottom w:val="0"/>
          <w:divBdr>
            <w:top w:val="none" w:sz="0" w:space="0" w:color="auto"/>
            <w:left w:val="none" w:sz="0" w:space="0" w:color="auto"/>
            <w:bottom w:val="none" w:sz="0" w:space="0" w:color="auto"/>
            <w:right w:val="none" w:sz="0" w:space="0" w:color="auto"/>
          </w:divBdr>
        </w:div>
        <w:div w:id="2060325896">
          <w:marLeft w:val="640"/>
          <w:marRight w:val="0"/>
          <w:marTop w:val="0"/>
          <w:marBottom w:val="0"/>
          <w:divBdr>
            <w:top w:val="none" w:sz="0" w:space="0" w:color="auto"/>
            <w:left w:val="none" w:sz="0" w:space="0" w:color="auto"/>
            <w:bottom w:val="none" w:sz="0" w:space="0" w:color="auto"/>
            <w:right w:val="none" w:sz="0" w:space="0" w:color="auto"/>
          </w:divBdr>
        </w:div>
        <w:div w:id="2067799187">
          <w:marLeft w:val="640"/>
          <w:marRight w:val="0"/>
          <w:marTop w:val="0"/>
          <w:marBottom w:val="0"/>
          <w:divBdr>
            <w:top w:val="none" w:sz="0" w:space="0" w:color="auto"/>
            <w:left w:val="none" w:sz="0" w:space="0" w:color="auto"/>
            <w:bottom w:val="none" w:sz="0" w:space="0" w:color="auto"/>
            <w:right w:val="none" w:sz="0" w:space="0" w:color="auto"/>
          </w:divBdr>
        </w:div>
        <w:div w:id="2071465044">
          <w:marLeft w:val="640"/>
          <w:marRight w:val="0"/>
          <w:marTop w:val="0"/>
          <w:marBottom w:val="0"/>
          <w:divBdr>
            <w:top w:val="none" w:sz="0" w:space="0" w:color="auto"/>
            <w:left w:val="none" w:sz="0" w:space="0" w:color="auto"/>
            <w:bottom w:val="none" w:sz="0" w:space="0" w:color="auto"/>
            <w:right w:val="none" w:sz="0" w:space="0" w:color="auto"/>
          </w:divBdr>
        </w:div>
        <w:div w:id="2103866451">
          <w:marLeft w:val="640"/>
          <w:marRight w:val="0"/>
          <w:marTop w:val="0"/>
          <w:marBottom w:val="0"/>
          <w:divBdr>
            <w:top w:val="none" w:sz="0" w:space="0" w:color="auto"/>
            <w:left w:val="none" w:sz="0" w:space="0" w:color="auto"/>
            <w:bottom w:val="none" w:sz="0" w:space="0" w:color="auto"/>
            <w:right w:val="none" w:sz="0" w:space="0" w:color="auto"/>
          </w:divBdr>
        </w:div>
        <w:div w:id="2129229618">
          <w:marLeft w:val="640"/>
          <w:marRight w:val="0"/>
          <w:marTop w:val="0"/>
          <w:marBottom w:val="0"/>
          <w:divBdr>
            <w:top w:val="none" w:sz="0" w:space="0" w:color="auto"/>
            <w:left w:val="none" w:sz="0" w:space="0" w:color="auto"/>
            <w:bottom w:val="none" w:sz="0" w:space="0" w:color="auto"/>
            <w:right w:val="none" w:sz="0" w:space="0" w:color="auto"/>
          </w:divBdr>
        </w:div>
        <w:div w:id="2132549972">
          <w:marLeft w:val="640"/>
          <w:marRight w:val="0"/>
          <w:marTop w:val="0"/>
          <w:marBottom w:val="0"/>
          <w:divBdr>
            <w:top w:val="none" w:sz="0" w:space="0" w:color="auto"/>
            <w:left w:val="none" w:sz="0" w:space="0" w:color="auto"/>
            <w:bottom w:val="none" w:sz="0" w:space="0" w:color="auto"/>
            <w:right w:val="none" w:sz="0" w:space="0" w:color="auto"/>
          </w:divBdr>
        </w:div>
      </w:divsChild>
    </w:div>
    <w:div w:id="1785273818">
      <w:bodyDiv w:val="1"/>
      <w:marLeft w:val="0"/>
      <w:marRight w:val="0"/>
      <w:marTop w:val="0"/>
      <w:marBottom w:val="0"/>
      <w:divBdr>
        <w:top w:val="none" w:sz="0" w:space="0" w:color="auto"/>
        <w:left w:val="none" w:sz="0" w:space="0" w:color="auto"/>
        <w:bottom w:val="none" w:sz="0" w:space="0" w:color="auto"/>
        <w:right w:val="none" w:sz="0" w:space="0" w:color="auto"/>
      </w:divBdr>
    </w:div>
    <w:div w:id="1786149472">
      <w:bodyDiv w:val="1"/>
      <w:marLeft w:val="0"/>
      <w:marRight w:val="0"/>
      <w:marTop w:val="0"/>
      <w:marBottom w:val="0"/>
      <w:divBdr>
        <w:top w:val="none" w:sz="0" w:space="0" w:color="auto"/>
        <w:left w:val="none" w:sz="0" w:space="0" w:color="auto"/>
        <w:bottom w:val="none" w:sz="0" w:space="0" w:color="auto"/>
        <w:right w:val="none" w:sz="0" w:space="0" w:color="auto"/>
      </w:divBdr>
    </w:div>
    <w:div w:id="1786650928">
      <w:bodyDiv w:val="1"/>
      <w:marLeft w:val="0"/>
      <w:marRight w:val="0"/>
      <w:marTop w:val="0"/>
      <w:marBottom w:val="0"/>
      <w:divBdr>
        <w:top w:val="none" w:sz="0" w:space="0" w:color="auto"/>
        <w:left w:val="none" w:sz="0" w:space="0" w:color="auto"/>
        <w:bottom w:val="none" w:sz="0" w:space="0" w:color="auto"/>
        <w:right w:val="none" w:sz="0" w:space="0" w:color="auto"/>
      </w:divBdr>
    </w:div>
    <w:div w:id="1787118064">
      <w:bodyDiv w:val="1"/>
      <w:marLeft w:val="0"/>
      <w:marRight w:val="0"/>
      <w:marTop w:val="0"/>
      <w:marBottom w:val="0"/>
      <w:divBdr>
        <w:top w:val="none" w:sz="0" w:space="0" w:color="auto"/>
        <w:left w:val="none" w:sz="0" w:space="0" w:color="auto"/>
        <w:bottom w:val="none" w:sz="0" w:space="0" w:color="auto"/>
        <w:right w:val="none" w:sz="0" w:space="0" w:color="auto"/>
      </w:divBdr>
    </w:div>
    <w:div w:id="1787652455">
      <w:bodyDiv w:val="1"/>
      <w:marLeft w:val="0"/>
      <w:marRight w:val="0"/>
      <w:marTop w:val="0"/>
      <w:marBottom w:val="0"/>
      <w:divBdr>
        <w:top w:val="none" w:sz="0" w:space="0" w:color="auto"/>
        <w:left w:val="none" w:sz="0" w:space="0" w:color="auto"/>
        <w:bottom w:val="none" w:sz="0" w:space="0" w:color="auto"/>
        <w:right w:val="none" w:sz="0" w:space="0" w:color="auto"/>
      </w:divBdr>
    </w:div>
    <w:div w:id="1787770436">
      <w:bodyDiv w:val="1"/>
      <w:marLeft w:val="0"/>
      <w:marRight w:val="0"/>
      <w:marTop w:val="0"/>
      <w:marBottom w:val="0"/>
      <w:divBdr>
        <w:top w:val="none" w:sz="0" w:space="0" w:color="auto"/>
        <w:left w:val="none" w:sz="0" w:space="0" w:color="auto"/>
        <w:bottom w:val="none" w:sz="0" w:space="0" w:color="auto"/>
        <w:right w:val="none" w:sz="0" w:space="0" w:color="auto"/>
      </w:divBdr>
    </w:div>
    <w:div w:id="1787893896">
      <w:bodyDiv w:val="1"/>
      <w:marLeft w:val="0"/>
      <w:marRight w:val="0"/>
      <w:marTop w:val="0"/>
      <w:marBottom w:val="0"/>
      <w:divBdr>
        <w:top w:val="none" w:sz="0" w:space="0" w:color="auto"/>
        <w:left w:val="none" w:sz="0" w:space="0" w:color="auto"/>
        <w:bottom w:val="none" w:sz="0" w:space="0" w:color="auto"/>
        <w:right w:val="none" w:sz="0" w:space="0" w:color="auto"/>
      </w:divBdr>
    </w:div>
    <w:div w:id="1787920128">
      <w:bodyDiv w:val="1"/>
      <w:marLeft w:val="0"/>
      <w:marRight w:val="0"/>
      <w:marTop w:val="0"/>
      <w:marBottom w:val="0"/>
      <w:divBdr>
        <w:top w:val="none" w:sz="0" w:space="0" w:color="auto"/>
        <w:left w:val="none" w:sz="0" w:space="0" w:color="auto"/>
        <w:bottom w:val="none" w:sz="0" w:space="0" w:color="auto"/>
        <w:right w:val="none" w:sz="0" w:space="0" w:color="auto"/>
      </w:divBdr>
    </w:div>
    <w:div w:id="1789205776">
      <w:bodyDiv w:val="1"/>
      <w:marLeft w:val="0"/>
      <w:marRight w:val="0"/>
      <w:marTop w:val="0"/>
      <w:marBottom w:val="0"/>
      <w:divBdr>
        <w:top w:val="none" w:sz="0" w:space="0" w:color="auto"/>
        <w:left w:val="none" w:sz="0" w:space="0" w:color="auto"/>
        <w:bottom w:val="none" w:sz="0" w:space="0" w:color="auto"/>
        <w:right w:val="none" w:sz="0" w:space="0" w:color="auto"/>
      </w:divBdr>
    </w:div>
    <w:div w:id="1790975597">
      <w:bodyDiv w:val="1"/>
      <w:marLeft w:val="0"/>
      <w:marRight w:val="0"/>
      <w:marTop w:val="0"/>
      <w:marBottom w:val="0"/>
      <w:divBdr>
        <w:top w:val="none" w:sz="0" w:space="0" w:color="auto"/>
        <w:left w:val="none" w:sz="0" w:space="0" w:color="auto"/>
        <w:bottom w:val="none" w:sz="0" w:space="0" w:color="auto"/>
        <w:right w:val="none" w:sz="0" w:space="0" w:color="auto"/>
      </w:divBdr>
    </w:div>
    <w:div w:id="1791392676">
      <w:bodyDiv w:val="1"/>
      <w:marLeft w:val="0"/>
      <w:marRight w:val="0"/>
      <w:marTop w:val="0"/>
      <w:marBottom w:val="0"/>
      <w:divBdr>
        <w:top w:val="none" w:sz="0" w:space="0" w:color="auto"/>
        <w:left w:val="none" w:sz="0" w:space="0" w:color="auto"/>
        <w:bottom w:val="none" w:sz="0" w:space="0" w:color="auto"/>
        <w:right w:val="none" w:sz="0" w:space="0" w:color="auto"/>
      </w:divBdr>
    </w:div>
    <w:div w:id="1791510247">
      <w:bodyDiv w:val="1"/>
      <w:marLeft w:val="0"/>
      <w:marRight w:val="0"/>
      <w:marTop w:val="0"/>
      <w:marBottom w:val="0"/>
      <w:divBdr>
        <w:top w:val="none" w:sz="0" w:space="0" w:color="auto"/>
        <w:left w:val="none" w:sz="0" w:space="0" w:color="auto"/>
        <w:bottom w:val="none" w:sz="0" w:space="0" w:color="auto"/>
        <w:right w:val="none" w:sz="0" w:space="0" w:color="auto"/>
      </w:divBdr>
    </w:div>
    <w:div w:id="1791704085">
      <w:bodyDiv w:val="1"/>
      <w:marLeft w:val="0"/>
      <w:marRight w:val="0"/>
      <w:marTop w:val="0"/>
      <w:marBottom w:val="0"/>
      <w:divBdr>
        <w:top w:val="none" w:sz="0" w:space="0" w:color="auto"/>
        <w:left w:val="none" w:sz="0" w:space="0" w:color="auto"/>
        <w:bottom w:val="none" w:sz="0" w:space="0" w:color="auto"/>
        <w:right w:val="none" w:sz="0" w:space="0" w:color="auto"/>
      </w:divBdr>
    </w:div>
    <w:div w:id="1791895675">
      <w:bodyDiv w:val="1"/>
      <w:marLeft w:val="0"/>
      <w:marRight w:val="0"/>
      <w:marTop w:val="0"/>
      <w:marBottom w:val="0"/>
      <w:divBdr>
        <w:top w:val="none" w:sz="0" w:space="0" w:color="auto"/>
        <w:left w:val="none" w:sz="0" w:space="0" w:color="auto"/>
        <w:bottom w:val="none" w:sz="0" w:space="0" w:color="auto"/>
        <w:right w:val="none" w:sz="0" w:space="0" w:color="auto"/>
      </w:divBdr>
    </w:div>
    <w:div w:id="1792554922">
      <w:bodyDiv w:val="1"/>
      <w:marLeft w:val="0"/>
      <w:marRight w:val="0"/>
      <w:marTop w:val="0"/>
      <w:marBottom w:val="0"/>
      <w:divBdr>
        <w:top w:val="none" w:sz="0" w:space="0" w:color="auto"/>
        <w:left w:val="none" w:sz="0" w:space="0" w:color="auto"/>
        <w:bottom w:val="none" w:sz="0" w:space="0" w:color="auto"/>
        <w:right w:val="none" w:sz="0" w:space="0" w:color="auto"/>
      </w:divBdr>
    </w:div>
    <w:div w:id="1792746374">
      <w:bodyDiv w:val="1"/>
      <w:marLeft w:val="0"/>
      <w:marRight w:val="0"/>
      <w:marTop w:val="0"/>
      <w:marBottom w:val="0"/>
      <w:divBdr>
        <w:top w:val="none" w:sz="0" w:space="0" w:color="auto"/>
        <w:left w:val="none" w:sz="0" w:space="0" w:color="auto"/>
        <w:bottom w:val="none" w:sz="0" w:space="0" w:color="auto"/>
        <w:right w:val="none" w:sz="0" w:space="0" w:color="auto"/>
      </w:divBdr>
    </w:div>
    <w:div w:id="1793207837">
      <w:bodyDiv w:val="1"/>
      <w:marLeft w:val="0"/>
      <w:marRight w:val="0"/>
      <w:marTop w:val="0"/>
      <w:marBottom w:val="0"/>
      <w:divBdr>
        <w:top w:val="none" w:sz="0" w:space="0" w:color="auto"/>
        <w:left w:val="none" w:sz="0" w:space="0" w:color="auto"/>
        <w:bottom w:val="none" w:sz="0" w:space="0" w:color="auto"/>
        <w:right w:val="none" w:sz="0" w:space="0" w:color="auto"/>
      </w:divBdr>
    </w:div>
    <w:div w:id="1793550208">
      <w:bodyDiv w:val="1"/>
      <w:marLeft w:val="0"/>
      <w:marRight w:val="0"/>
      <w:marTop w:val="0"/>
      <w:marBottom w:val="0"/>
      <w:divBdr>
        <w:top w:val="none" w:sz="0" w:space="0" w:color="auto"/>
        <w:left w:val="none" w:sz="0" w:space="0" w:color="auto"/>
        <w:bottom w:val="none" w:sz="0" w:space="0" w:color="auto"/>
        <w:right w:val="none" w:sz="0" w:space="0" w:color="auto"/>
      </w:divBdr>
    </w:div>
    <w:div w:id="1793859801">
      <w:bodyDiv w:val="1"/>
      <w:marLeft w:val="0"/>
      <w:marRight w:val="0"/>
      <w:marTop w:val="0"/>
      <w:marBottom w:val="0"/>
      <w:divBdr>
        <w:top w:val="none" w:sz="0" w:space="0" w:color="auto"/>
        <w:left w:val="none" w:sz="0" w:space="0" w:color="auto"/>
        <w:bottom w:val="none" w:sz="0" w:space="0" w:color="auto"/>
        <w:right w:val="none" w:sz="0" w:space="0" w:color="auto"/>
      </w:divBdr>
    </w:div>
    <w:div w:id="1794133254">
      <w:bodyDiv w:val="1"/>
      <w:marLeft w:val="0"/>
      <w:marRight w:val="0"/>
      <w:marTop w:val="0"/>
      <w:marBottom w:val="0"/>
      <w:divBdr>
        <w:top w:val="none" w:sz="0" w:space="0" w:color="auto"/>
        <w:left w:val="none" w:sz="0" w:space="0" w:color="auto"/>
        <w:bottom w:val="none" w:sz="0" w:space="0" w:color="auto"/>
        <w:right w:val="none" w:sz="0" w:space="0" w:color="auto"/>
      </w:divBdr>
    </w:div>
    <w:div w:id="1795099166">
      <w:bodyDiv w:val="1"/>
      <w:marLeft w:val="0"/>
      <w:marRight w:val="0"/>
      <w:marTop w:val="0"/>
      <w:marBottom w:val="0"/>
      <w:divBdr>
        <w:top w:val="none" w:sz="0" w:space="0" w:color="auto"/>
        <w:left w:val="none" w:sz="0" w:space="0" w:color="auto"/>
        <w:bottom w:val="none" w:sz="0" w:space="0" w:color="auto"/>
        <w:right w:val="none" w:sz="0" w:space="0" w:color="auto"/>
      </w:divBdr>
    </w:div>
    <w:div w:id="1795169846">
      <w:bodyDiv w:val="1"/>
      <w:marLeft w:val="0"/>
      <w:marRight w:val="0"/>
      <w:marTop w:val="0"/>
      <w:marBottom w:val="0"/>
      <w:divBdr>
        <w:top w:val="none" w:sz="0" w:space="0" w:color="auto"/>
        <w:left w:val="none" w:sz="0" w:space="0" w:color="auto"/>
        <w:bottom w:val="none" w:sz="0" w:space="0" w:color="auto"/>
        <w:right w:val="none" w:sz="0" w:space="0" w:color="auto"/>
      </w:divBdr>
    </w:div>
    <w:div w:id="1795173652">
      <w:bodyDiv w:val="1"/>
      <w:marLeft w:val="0"/>
      <w:marRight w:val="0"/>
      <w:marTop w:val="0"/>
      <w:marBottom w:val="0"/>
      <w:divBdr>
        <w:top w:val="none" w:sz="0" w:space="0" w:color="auto"/>
        <w:left w:val="none" w:sz="0" w:space="0" w:color="auto"/>
        <w:bottom w:val="none" w:sz="0" w:space="0" w:color="auto"/>
        <w:right w:val="none" w:sz="0" w:space="0" w:color="auto"/>
      </w:divBdr>
    </w:div>
    <w:div w:id="1795325839">
      <w:bodyDiv w:val="1"/>
      <w:marLeft w:val="0"/>
      <w:marRight w:val="0"/>
      <w:marTop w:val="0"/>
      <w:marBottom w:val="0"/>
      <w:divBdr>
        <w:top w:val="none" w:sz="0" w:space="0" w:color="auto"/>
        <w:left w:val="none" w:sz="0" w:space="0" w:color="auto"/>
        <w:bottom w:val="none" w:sz="0" w:space="0" w:color="auto"/>
        <w:right w:val="none" w:sz="0" w:space="0" w:color="auto"/>
      </w:divBdr>
    </w:div>
    <w:div w:id="1795949009">
      <w:bodyDiv w:val="1"/>
      <w:marLeft w:val="0"/>
      <w:marRight w:val="0"/>
      <w:marTop w:val="0"/>
      <w:marBottom w:val="0"/>
      <w:divBdr>
        <w:top w:val="none" w:sz="0" w:space="0" w:color="auto"/>
        <w:left w:val="none" w:sz="0" w:space="0" w:color="auto"/>
        <w:bottom w:val="none" w:sz="0" w:space="0" w:color="auto"/>
        <w:right w:val="none" w:sz="0" w:space="0" w:color="auto"/>
      </w:divBdr>
    </w:div>
    <w:div w:id="1797213495">
      <w:bodyDiv w:val="1"/>
      <w:marLeft w:val="0"/>
      <w:marRight w:val="0"/>
      <w:marTop w:val="0"/>
      <w:marBottom w:val="0"/>
      <w:divBdr>
        <w:top w:val="none" w:sz="0" w:space="0" w:color="auto"/>
        <w:left w:val="none" w:sz="0" w:space="0" w:color="auto"/>
        <w:bottom w:val="none" w:sz="0" w:space="0" w:color="auto"/>
        <w:right w:val="none" w:sz="0" w:space="0" w:color="auto"/>
      </w:divBdr>
    </w:div>
    <w:div w:id="1798133926">
      <w:bodyDiv w:val="1"/>
      <w:marLeft w:val="0"/>
      <w:marRight w:val="0"/>
      <w:marTop w:val="0"/>
      <w:marBottom w:val="0"/>
      <w:divBdr>
        <w:top w:val="none" w:sz="0" w:space="0" w:color="auto"/>
        <w:left w:val="none" w:sz="0" w:space="0" w:color="auto"/>
        <w:bottom w:val="none" w:sz="0" w:space="0" w:color="auto"/>
        <w:right w:val="none" w:sz="0" w:space="0" w:color="auto"/>
      </w:divBdr>
    </w:div>
    <w:div w:id="1798260140">
      <w:bodyDiv w:val="1"/>
      <w:marLeft w:val="0"/>
      <w:marRight w:val="0"/>
      <w:marTop w:val="0"/>
      <w:marBottom w:val="0"/>
      <w:divBdr>
        <w:top w:val="none" w:sz="0" w:space="0" w:color="auto"/>
        <w:left w:val="none" w:sz="0" w:space="0" w:color="auto"/>
        <w:bottom w:val="none" w:sz="0" w:space="0" w:color="auto"/>
        <w:right w:val="none" w:sz="0" w:space="0" w:color="auto"/>
      </w:divBdr>
    </w:div>
    <w:div w:id="1798915914">
      <w:bodyDiv w:val="1"/>
      <w:marLeft w:val="0"/>
      <w:marRight w:val="0"/>
      <w:marTop w:val="0"/>
      <w:marBottom w:val="0"/>
      <w:divBdr>
        <w:top w:val="none" w:sz="0" w:space="0" w:color="auto"/>
        <w:left w:val="none" w:sz="0" w:space="0" w:color="auto"/>
        <w:bottom w:val="none" w:sz="0" w:space="0" w:color="auto"/>
        <w:right w:val="none" w:sz="0" w:space="0" w:color="auto"/>
      </w:divBdr>
    </w:div>
    <w:div w:id="1799493945">
      <w:bodyDiv w:val="1"/>
      <w:marLeft w:val="0"/>
      <w:marRight w:val="0"/>
      <w:marTop w:val="0"/>
      <w:marBottom w:val="0"/>
      <w:divBdr>
        <w:top w:val="none" w:sz="0" w:space="0" w:color="auto"/>
        <w:left w:val="none" w:sz="0" w:space="0" w:color="auto"/>
        <w:bottom w:val="none" w:sz="0" w:space="0" w:color="auto"/>
        <w:right w:val="none" w:sz="0" w:space="0" w:color="auto"/>
      </w:divBdr>
    </w:div>
    <w:div w:id="1799496712">
      <w:bodyDiv w:val="1"/>
      <w:marLeft w:val="0"/>
      <w:marRight w:val="0"/>
      <w:marTop w:val="0"/>
      <w:marBottom w:val="0"/>
      <w:divBdr>
        <w:top w:val="none" w:sz="0" w:space="0" w:color="auto"/>
        <w:left w:val="none" w:sz="0" w:space="0" w:color="auto"/>
        <w:bottom w:val="none" w:sz="0" w:space="0" w:color="auto"/>
        <w:right w:val="none" w:sz="0" w:space="0" w:color="auto"/>
      </w:divBdr>
    </w:div>
    <w:div w:id="1799763997">
      <w:bodyDiv w:val="1"/>
      <w:marLeft w:val="0"/>
      <w:marRight w:val="0"/>
      <w:marTop w:val="0"/>
      <w:marBottom w:val="0"/>
      <w:divBdr>
        <w:top w:val="none" w:sz="0" w:space="0" w:color="auto"/>
        <w:left w:val="none" w:sz="0" w:space="0" w:color="auto"/>
        <w:bottom w:val="none" w:sz="0" w:space="0" w:color="auto"/>
        <w:right w:val="none" w:sz="0" w:space="0" w:color="auto"/>
      </w:divBdr>
    </w:div>
    <w:div w:id="1800368559">
      <w:bodyDiv w:val="1"/>
      <w:marLeft w:val="0"/>
      <w:marRight w:val="0"/>
      <w:marTop w:val="0"/>
      <w:marBottom w:val="0"/>
      <w:divBdr>
        <w:top w:val="none" w:sz="0" w:space="0" w:color="auto"/>
        <w:left w:val="none" w:sz="0" w:space="0" w:color="auto"/>
        <w:bottom w:val="none" w:sz="0" w:space="0" w:color="auto"/>
        <w:right w:val="none" w:sz="0" w:space="0" w:color="auto"/>
      </w:divBdr>
    </w:div>
    <w:div w:id="1800496045">
      <w:bodyDiv w:val="1"/>
      <w:marLeft w:val="0"/>
      <w:marRight w:val="0"/>
      <w:marTop w:val="0"/>
      <w:marBottom w:val="0"/>
      <w:divBdr>
        <w:top w:val="none" w:sz="0" w:space="0" w:color="auto"/>
        <w:left w:val="none" w:sz="0" w:space="0" w:color="auto"/>
        <w:bottom w:val="none" w:sz="0" w:space="0" w:color="auto"/>
        <w:right w:val="none" w:sz="0" w:space="0" w:color="auto"/>
      </w:divBdr>
    </w:div>
    <w:div w:id="1800949367">
      <w:bodyDiv w:val="1"/>
      <w:marLeft w:val="0"/>
      <w:marRight w:val="0"/>
      <w:marTop w:val="0"/>
      <w:marBottom w:val="0"/>
      <w:divBdr>
        <w:top w:val="none" w:sz="0" w:space="0" w:color="auto"/>
        <w:left w:val="none" w:sz="0" w:space="0" w:color="auto"/>
        <w:bottom w:val="none" w:sz="0" w:space="0" w:color="auto"/>
        <w:right w:val="none" w:sz="0" w:space="0" w:color="auto"/>
      </w:divBdr>
    </w:div>
    <w:div w:id="1801218344">
      <w:bodyDiv w:val="1"/>
      <w:marLeft w:val="0"/>
      <w:marRight w:val="0"/>
      <w:marTop w:val="0"/>
      <w:marBottom w:val="0"/>
      <w:divBdr>
        <w:top w:val="none" w:sz="0" w:space="0" w:color="auto"/>
        <w:left w:val="none" w:sz="0" w:space="0" w:color="auto"/>
        <w:bottom w:val="none" w:sz="0" w:space="0" w:color="auto"/>
        <w:right w:val="none" w:sz="0" w:space="0" w:color="auto"/>
      </w:divBdr>
    </w:div>
    <w:div w:id="1801341213">
      <w:bodyDiv w:val="1"/>
      <w:marLeft w:val="0"/>
      <w:marRight w:val="0"/>
      <w:marTop w:val="0"/>
      <w:marBottom w:val="0"/>
      <w:divBdr>
        <w:top w:val="none" w:sz="0" w:space="0" w:color="auto"/>
        <w:left w:val="none" w:sz="0" w:space="0" w:color="auto"/>
        <w:bottom w:val="none" w:sz="0" w:space="0" w:color="auto"/>
        <w:right w:val="none" w:sz="0" w:space="0" w:color="auto"/>
      </w:divBdr>
    </w:div>
    <w:div w:id="1801528953">
      <w:bodyDiv w:val="1"/>
      <w:marLeft w:val="0"/>
      <w:marRight w:val="0"/>
      <w:marTop w:val="0"/>
      <w:marBottom w:val="0"/>
      <w:divBdr>
        <w:top w:val="none" w:sz="0" w:space="0" w:color="auto"/>
        <w:left w:val="none" w:sz="0" w:space="0" w:color="auto"/>
        <w:bottom w:val="none" w:sz="0" w:space="0" w:color="auto"/>
        <w:right w:val="none" w:sz="0" w:space="0" w:color="auto"/>
      </w:divBdr>
    </w:div>
    <w:div w:id="1801724772">
      <w:bodyDiv w:val="1"/>
      <w:marLeft w:val="0"/>
      <w:marRight w:val="0"/>
      <w:marTop w:val="0"/>
      <w:marBottom w:val="0"/>
      <w:divBdr>
        <w:top w:val="none" w:sz="0" w:space="0" w:color="auto"/>
        <w:left w:val="none" w:sz="0" w:space="0" w:color="auto"/>
        <w:bottom w:val="none" w:sz="0" w:space="0" w:color="auto"/>
        <w:right w:val="none" w:sz="0" w:space="0" w:color="auto"/>
      </w:divBdr>
    </w:div>
    <w:div w:id="1802963638">
      <w:bodyDiv w:val="1"/>
      <w:marLeft w:val="0"/>
      <w:marRight w:val="0"/>
      <w:marTop w:val="0"/>
      <w:marBottom w:val="0"/>
      <w:divBdr>
        <w:top w:val="none" w:sz="0" w:space="0" w:color="auto"/>
        <w:left w:val="none" w:sz="0" w:space="0" w:color="auto"/>
        <w:bottom w:val="none" w:sz="0" w:space="0" w:color="auto"/>
        <w:right w:val="none" w:sz="0" w:space="0" w:color="auto"/>
      </w:divBdr>
    </w:div>
    <w:div w:id="1802990574">
      <w:bodyDiv w:val="1"/>
      <w:marLeft w:val="0"/>
      <w:marRight w:val="0"/>
      <w:marTop w:val="0"/>
      <w:marBottom w:val="0"/>
      <w:divBdr>
        <w:top w:val="none" w:sz="0" w:space="0" w:color="auto"/>
        <w:left w:val="none" w:sz="0" w:space="0" w:color="auto"/>
        <w:bottom w:val="none" w:sz="0" w:space="0" w:color="auto"/>
        <w:right w:val="none" w:sz="0" w:space="0" w:color="auto"/>
      </w:divBdr>
    </w:div>
    <w:div w:id="1803302663">
      <w:bodyDiv w:val="1"/>
      <w:marLeft w:val="0"/>
      <w:marRight w:val="0"/>
      <w:marTop w:val="0"/>
      <w:marBottom w:val="0"/>
      <w:divBdr>
        <w:top w:val="none" w:sz="0" w:space="0" w:color="auto"/>
        <w:left w:val="none" w:sz="0" w:space="0" w:color="auto"/>
        <w:bottom w:val="none" w:sz="0" w:space="0" w:color="auto"/>
        <w:right w:val="none" w:sz="0" w:space="0" w:color="auto"/>
      </w:divBdr>
    </w:div>
    <w:div w:id="1803499256">
      <w:bodyDiv w:val="1"/>
      <w:marLeft w:val="0"/>
      <w:marRight w:val="0"/>
      <w:marTop w:val="0"/>
      <w:marBottom w:val="0"/>
      <w:divBdr>
        <w:top w:val="none" w:sz="0" w:space="0" w:color="auto"/>
        <w:left w:val="none" w:sz="0" w:space="0" w:color="auto"/>
        <w:bottom w:val="none" w:sz="0" w:space="0" w:color="auto"/>
        <w:right w:val="none" w:sz="0" w:space="0" w:color="auto"/>
      </w:divBdr>
    </w:div>
    <w:div w:id="1804275309">
      <w:bodyDiv w:val="1"/>
      <w:marLeft w:val="0"/>
      <w:marRight w:val="0"/>
      <w:marTop w:val="0"/>
      <w:marBottom w:val="0"/>
      <w:divBdr>
        <w:top w:val="none" w:sz="0" w:space="0" w:color="auto"/>
        <w:left w:val="none" w:sz="0" w:space="0" w:color="auto"/>
        <w:bottom w:val="none" w:sz="0" w:space="0" w:color="auto"/>
        <w:right w:val="none" w:sz="0" w:space="0" w:color="auto"/>
      </w:divBdr>
    </w:div>
    <w:div w:id="1804540508">
      <w:bodyDiv w:val="1"/>
      <w:marLeft w:val="0"/>
      <w:marRight w:val="0"/>
      <w:marTop w:val="0"/>
      <w:marBottom w:val="0"/>
      <w:divBdr>
        <w:top w:val="none" w:sz="0" w:space="0" w:color="auto"/>
        <w:left w:val="none" w:sz="0" w:space="0" w:color="auto"/>
        <w:bottom w:val="none" w:sz="0" w:space="0" w:color="auto"/>
        <w:right w:val="none" w:sz="0" w:space="0" w:color="auto"/>
      </w:divBdr>
    </w:div>
    <w:div w:id="1804886368">
      <w:bodyDiv w:val="1"/>
      <w:marLeft w:val="0"/>
      <w:marRight w:val="0"/>
      <w:marTop w:val="0"/>
      <w:marBottom w:val="0"/>
      <w:divBdr>
        <w:top w:val="none" w:sz="0" w:space="0" w:color="auto"/>
        <w:left w:val="none" w:sz="0" w:space="0" w:color="auto"/>
        <w:bottom w:val="none" w:sz="0" w:space="0" w:color="auto"/>
        <w:right w:val="none" w:sz="0" w:space="0" w:color="auto"/>
      </w:divBdr>
    </w:div>
    <w:div w:id="1805386929">
      <w:bodyDiv w:val="1"/>
      <w:marLeft w:val="0"/>
      <w:marRight w:val="0"/>
      <w:marTop w:val="0"/>
      <w:marBottom w:val="0"/>
      <w:divBdr>
        <w:top w:val="none" w:sz="0" w:space="0" w:color="auto"/>
        <w:left w:val="none" w:sz="0" w:space="0" w:color="auto"/>
        <w:bottom w:val="none" w:sz="0" w:space="0" w:color="auto"/>
        <w:right w:val="none" w:sz="0" w:space="0" w:color="auto"/>
      </w:divBdr>
    </w:div>
    <w:div w:id="1805465398">
      <w:bodyDiv w:val="1"/>
      <w:marLeft w:val="0"/>
      <w:marRight w:val="0"/>
      <w:marTop w:val="0"/>
      <w:marBottom w:val="0"/>
      <w:divBdr>
        <w:top w:val="none" w:sz="0" w:space="0" w:color="auto"/>
        <w:left w:val="none" w:sz="0" w:space="0" w:color="auto"/>
        <w:bottom w:val="none" w:sz="0" w:space="0" w:color="auto"/>
        <w:right w:val="none" w:sz="0" w:space="0" w:color="auto"/>
      </w:divBdr>
    </w:div>
    <w:div w:id="1805803937">
      <w:bodyDiv w:val="1"/>
      <w:marLeft w:val="0"/>
      <w:marRight w:val="0"/>
      <w:marTop w:val="0"/>
      <w:marBottom w:val="0"/>
      <w:divBdr>
        <w:top w:val="none" w:sz="0" w:space="0" w:color="auto"/>
        <w:left w:val="none" w:sz="0" w:space="0" w:color="auto"/>
        <w:bottom w:val="none" w:sz="0" w:space="0" w:color="auto"/>
        <w:right w:val="none" w:sz="0" w:space="0" w:color="auto"/>
      </w:divBdr>
    </w:div>
    <w:div w:id="1805855105">
      <w:bodyDiv w:val="1"/>
      <w:marLeft w:val="0"/>
      <w:marRight w:val="0"/>
      <w:marTop w:val="0"/>
      <w:marBottom w:val="0"/>
      <w:divBdr>
        <w:top w:val="none" w:sz="0" w:space="0" w:color="auto"/>
        <w:left w:val="none" w:sz="0" w:space="0" w:color="auto"/>
        <w:bottom w:val="none" w:sz="0" w:space="0" w:color="auto"/>
        <w:right w:val="none" w:sz="0" w:space="0" w:color="auto"/>
      </w:divBdr>
    </w:div>
    <w:div w:id="1805930361">
      <w:bodyDiv w:val="1"/>
      <w:marLeft w:val="0"/>
      <w:marRight w:val="0"/>
      <w:marTop w:val="0"/>
      <w:marBottom w:val="0"/>
      <w:divBdr>
        <w:top w:val="none" w:sz="0" w:space="0" w:color="auto"/>
        <w:left w:val="none" w:sz="0" w:space="0" w:color="auto"/>
        <w:bottom w:val="none" w:sz="0" w:space="0" w:color="auto"/>
        <w:right w:val="none" w:sz="0" w:space="0" w:color="auto"/>
      </w:divBdr>
    </w:div>
    <w:div w:id="1806194850">
      <w:bodyDiv w:val="1"/>
      <w:marLeft w:val="0"/>
      <w:marRight w:val="0"/>
      <w:marTop w:val="0"/>
      <w:marBottom w:val="0"/>
      <w:divBdr>
        <w:top w:val="none" w:sz="0" w:space="0" w:color="auto"/>
        <w:left w:val="none" w:sz="0" w:space="0" w:color="auto"/>
        <w:bottom w:val="none" w:sz="0" w:space="0" w:color="auto"/>
        <w:right w:val="none" w:sz="0" w:space="0" w:color="auto"/>
      </w:divBdr>
    </w:div>
    <w:div w:id="1806459245">
      <w:bodyDiv w:val="1"/>
      <w:marLeft w:val="0"/>
      <w:marRight w:val="0"/>
      <w:marTop w:val="0"/>
      <w:marBottom w:val="0"/>
      <w:divBdr>
        <w:top w:val="none" w:sz="0" w:space="0" w:color="auto"/>
        <w:left w:val="none" w:sz="0" w:space="0" w:color="auto"/>
        <w:bottom w:val="none" w:sz="0" w:space="0" w:color="auto"/>
        <w:right w:val="none" w:sz="0" w:space="0" w:color="auto"/>
      </w:divBdr>
    </w:div>
    <w:div w:id="1806655105">
      <w:bodyDiv w:val="1"/>
      <w:marLeft w:val="0"/>
      <w:marRight w:val="0"/>
      <w:marTop w:val="0"/>
      <w:marBottom w:val="0"/>
      <w:divBdr>
        <w:top w:val="none" w:sz="0" w:space="0" w:color="auto"/>
        <w:left w:val="none" w:sz="0" w:space="0" w:color="auto"/>
        <w:bottom w:val="none" w:sz="0" w:space="0" w:color="auto"/>
        <w:right w:val="none" w:sz="0" w:space="0" w:color="auto"/>
      </w:divBdr>
    </w:div>
    <w:div w:id="1806924960">
      <w:bodyDiv w:val="1"/>
      <w:marLeft w:val="0"/>
      <w:marRight w:val="0"/>
      <w:marTop w:val="0"/>
      <w:marBottom w:val="0"/>
      <w:divBdr>
        <w:top w:val="none" w:sz="0" w:space="0" w:color="auto"/>
        <w:left w:val="none" w:sz="0" w:space="0" w:color="auto"/>
        <w:bottom w:val="none" w:sz="0" w:space="0" w:color="auto"/>
        <w:right w:val="none" w:sz="0" w:space="0" w:color="auto"/>
      </w:divBdr>
    </w:div>
    <w:div w:id="1807358187">
      <w:bodyDiv w:val="1"/>
      <w:marLeft w:val="0"/>
      <w:marRight w:val="0"/>
      <w:marTop w:val="0"/>
      <w:marBottom w:val="0"/>
      <w:divBdr>
        <w:top w:val="none" w:sz="0" w:space="0" w:color="auto"/>
        <w:left w:val="none" w:sz="0" w:space="0" w:color="auto"/>
        <w:bottom w:val="none" w:sz="0" w:space="0" w:color="auto"/>
        <w:right w:val="none" w:sz="0" w:space="0" w:color="auto"/>
      </w:divBdr>
    </w:div>
    <w:div w:id="1807550446">
      <w:bodyDiv w:val="1"/>
      <w:marLeft w:val="0"/>
      <w:marRight w:val="0"/>
      <w:marTop w:val="0"/>
      <w:marBottom w:val="0"/>
      <w:divBdr>
        <w:top w:val="none" w:sz="0" w:space="0" w:color="auto"/>
        <w:left w:val="none" w:sz="0" w:space="0" w:color="auto"/>
        <w:bottom w:val="none" w:sz="0" w:space="0" w:color="auto"/>
        <w:right w:val="none" w:sz="0" w:space="0" w:color="auto"/>
      </w:divBdr>
    </w:div>
    <w:div w:id="1808274504">
      <w:bodyDiv w:val="1"/>
      <w:marLeft w:val="0"/>
      <w:marRight w:val="0"/>
      <w:marTop w:val="0"/>
      <w:marBottom w:val="0"/>
      <w:divBdr>
        <w:top w:val="none" w:sz="0" w:space="0" w:color="auto"/>
        <w:left w:val="none" w:sz="0" w:space="0" w:color="auto"/>
        <w:bottom w:val="none" w:sz="0" w:space="0" w:color="auto"/>
        <w:right w:val="none" w:sz="0" w:space="0" w:color="auto"/>
      </w:divBdr>
    </w:div>
    <w:div w:id="1809474946">
      <w:bodyDiv w:val="1"/>
      <w:marLeft w:val="0"/>
      <w:marRight w:val="0"/>
      <w:marTop w:val="0"/>
      <w:marBottom w:val="0"/>
      <w:divBdr>
        <w:top w:val="none" w:sz="0" w:space="0" w:color="auto"/>
        <w:left w:val="none" w:sz="0" w:space="0" w:color="auto"/>
        <w:bottom w:val="none" w:sz="0" w:space="0" w:color="auto"/>
        <w:right w:val="none" w:sz="0" w:space="0" w:color="auto"/>
      </w:divBdr>
    </w:div>
    <w:div w:id="1809780676">
      <w:bodyDiv w:val="1"/>
      <w:marLeft w:val="0"/>
      <w:marRight w:val="0"/>
      <w:marTop w:val="0"/>
      <w:marBottom w:val="0"/>
      <w:divBdr>
        <w:top w:val="none" w:sz="0" w:space="0" w:color="auto"/>
        <w:left w:val="none" w:sz="0" w:space="0" w:color="auto"/>
        <w:bottom w:val="none" w:sz="0" w:space="0" w:color="auto"/>
        <w:right w:val="none" w:sz="0" w:space="0" w:color="auto"/>
      </w:divBdr>
    </w:div>
    <w:div w:id="1810709948">
      <w:bodyDiv w:val="1"/>
      <w:marLeft w:val="0"/>
      <w:marRight w:val="0"/>
      <w:marTop w:val="0"/>
      <w:marBottom w:val="0"/>
      <w:divBdr>
        <w:top w:val="none" w:sz="0" w:space="0" w:color="auto"/>
        <w:left w:val="none" w:sz="0" w:space="0" w:color="auto"/>
        <w:bottom w:val="none" w:sz="0" w:space="0" w:color="auto"/>
        <w:right w:val="none" w:sz="0" w:space="0" w:color="auto"/>
      </w:divBdr>
      <w:divsChild>
        <w:div w:id="85079339">
          <w:marLeft w:val="640"/>
          <w:marRight w:val="0"/>
          <w:marTop w:val="0"/>
          <w:marBottom w:val="0"/>
          <w:divBdr>
            <w:top w:val="none" w:sz="0" w:space="0" w:color="auto"/>
            <w:left w:val="none" w:sz="0" w:space="0" w:color="auto"/>
            <w:bottom w:val="none" w:sz="0" w:space="0" w:color="auto"/>
            <w:right w:val="none" w:sz="0" w:space="0" w:color="auto"/>
          </w:divBdr>
        </w:div>
        <w:div w:id="448160233">
          <w:marLeft w:val="640"/>
          <w:marRight w:val="0"/>
          <w:marTop w:val="0"/>
          <w:marBottom w:val="0"/>
          <w:divBdr>
            <w:top w:val="none" w:sz="0" w:space="0" w:color="auto"/>
            <w:left w:val="none" w:sz="0" w:space="0" w:color="auto"/>
            <w:bottom w:val="none" w:sz="0" w:space="0" w:color="auto"/>
            <w:right w:val="none" w:sz="0" w:space="0" w:color="auto"/>
          </w:divBdr>
        </w:div>
        <w:div w:id="485559764">
          <w:marLeft w:val="640"/>
          <w:marRight w:val="0"/>
          <w:marTop w:val="0"/>
          <w:marBottom w:val="0"/>
          <w:divBdr>
            <w:top w:val="none" w:sz="0" w:space="0" w:color="auto"/>
            <w:left w:val="none" w:sz="0" w:space="0" w:color="auto"/>
            <w:bottom w:val="none" w:sz="0" w:space="0" w:color="auto"/>
            <w:right w:val="none" w:sz="0" w:space="0" w:color="auto"/>
          </w:divBdr>
        </w:div>
        <w:div w:id="647825417">
          <w:marLeft w:val="640"/>
          <w:marRight w:val="0"/>
          <w:marTop w:val="0"/>
          <w:marBottom w:val="0"/>
          <w:divBdr>
            <w:top w:val="none" w:sz="0" w:space="0" w:color="auto"/>
            <w:left w:val="none" w:sz="0" w:space="0" w:color="auto"/>
            <w:bottom w:val="none" w:sz="0" w:space="0" w:color="auto"/>
            <w:right w:val="none" w:sz="0" w:space="0" w:color="auto"/>
          </w:divBdr>
        </w:div>
        <w:div w:id="879248011">
          <w:marLeft w:val="640"/>
          <w:marRight w:val="0"/>
          <w:marTop w:val="0"/>
          <w:marBottom w:val="0"/>
          <w:divBdr>
            <w:top w:val="none" w:sz="0" w:space="0" w:color="auto"/>
            <w:left w:val="none" w:sz="0" w:space="0" w:color="auto"/>
            <w:bottom w:val="none" w:sz="0" w:space="0" w:color="auto"/>
            <w:right w:val="none" w:sz="0" w:space="0" w:color="auto"/>
          </w:divBdr>
        </w:div>
        <w:div w:id="973171609">
          <w:marLeft w:val="640"/>
          <w:marRight w:val="0"/>
          <w:marTop w:val="0"/>
          <w:marBottom w:val="0"/>
          <w:divBdr>
            <w:top w:val="none" w:sz="0" w:space="0" w:color="auto"/>
            <w:left w:val="none" w:sz="0" w:space="0" w:color="auto"/>
            <w:bottom w:val="none" w:sz="0" w:space="0" w:color="auto"/>
            <w:right w:val="none" w:sz="0" w:space="0" w:color="auto"/>
          </w:divBdr>
        </w:div>
        <w:div w:id="1045833274">
          <w:marLeft w:val="640"/>
          <w:marRight w:val="0"/>
          <w:marTop w:val="0"/>
          <w:marBottom w:val="0"/>
          <w:divBdr>
            <w:top w:val="none" w:sz="0" w:space="0" w:color="auto"/>
            <w:left w:val="none" w:sz="0" w:space="0" w:color="auto"/>
            <w:bottom w:val="none" w:sz="0" w:space="0" w:color="auto"/>
            <w:right w:val="none" w:sz="0" w:space="0" w:color="auto"/>
          </w:divBdr>
        </w:div>
        <w:div w:id="1072118135">
          <w:marLeft w:val="640"/>
          <w:marRight w:val="0"/>
          <w:marTop w:val="0"/>
          <w:marBottom w:val="0"/>
          <w:divBdr>
            <w:top w:val="none" w:sz="0" w:space="0" w:color="auto"/>
            <w:left w:val="none" w:sz="0" w:space="0" w:color="auto"/>
            <w:bottom w:val="none" w:sz="0" w:space="0" w:color="auto"/>
            <w:right w:val="none" w:sz="0" w:space="0" w:color="auto"/>
          </w:divBdr>
        </w:div>
        <w:div w:id="1074275345">
          <w:marLeft w:val="640"/>
          <w:marRight w:val="0"/>
          <w:marTop w:val="0"/>
          <w:marBottom w:val="0"/>
          <w:divBdr>
            <w:top w:val="none" w:sz="0" w:space="0" w:color="auto"/>
            <w:left w:val="none" w:sz="0" w:space="0" w:color="auto"/>
            <w:bottom w:val="none" w:sz="0" w:space="0" w:color="auto"/>
            <w:right w:val="none" w:sz="0" w:space="0" w:color="auto"/>
          </w:divBdr>
        </w:div>
        <w:div w:id="1535268030">
          <w:marLeft w:val="640"/>
          <w:marRight w:val="0"/>
          <w:marTop w:val="0"/>
          <w:marBottom w:val="0"/>
          <w:divBdr>
            <w:top w:val="none" w:sz="0" w:space="0" w:color="auto"/>
            <w:left w:val="none" w:sz="0" w:space="0" w:color="auto"/>
            <w:bottom w:val="none" w:sz="0" w:space="0" w:color="auto"/>
            <w:right w:val="none" w:sz="0" w:space="0" w:color="auto"/>
          </w:divBdr>
        </w:div>
        <w:div w:id="2013603637">
          <w:marLeft w:val="640"/>
          <w:marRight w:val="0"/>
          <w:marTop w:val="0"/>
          <w:marBottom w:val="0"/>
          <w:divBdr>
            <w:top w:val="none" w:sz="0" w:space="0" w:color="auto"/>
            <w:left w:val="none" w:sz="0" w:space="0" w:color="auto"/>
            <w:bottom w:val="none" w:sz="0" w:space="0" w:color="auto"/>
            <w:right w:val="none" w:sz="0" w:space="0" w:color="auto"/>
          </w:divBdr>
        </w:div>
      </w:divsChild>
    </w:div>
    <w:div w:id="1811022326">
      <w:bodyDiv w:val="1"/>
      <w:marLeft w:val="0"/>
      <w:marRight w:val="0"/>
      <w:marTop w:val="0"/>
      <w:marBottom w:val="0"/>
      <w:divBdr>
        <w:top w:val="none" w:sz="0" w:space="0" w:color="auto"/>
        <w:left w:val="none" w:sz="0" w:space="0" w:color="auto"/>
        <w:bottom w:val="none" w:sz="0" w:space="0" w:color="auto"/>
        <w:right w:val="none" w:sz="0" w:space="0" w:color="auto"/>
      </w:divBdr>
    </w:div>
    <w:div w:id="1811746816">
      <w:bodyDiv w:val="1"/>
      <w:marLeft w:val="0"/>
      <w:marRight w:val="0"/>
      <w:marTop w:val="0"/>
      <w:marBottom w:val="0"/>
      <w:divBdr>
        <w:top w:val="none" w:sz="0" w:space="0" w:color="auto"/>
        <w:left w:val="none" w:sz="0" w:space="0" w:color="auto"/>
        <w:bottom w:val="none" w:sz="0" w:space="0" w:color="auto"/>
        <w:right w:val="none" w:sz="0" w:space="0" w:color="auto"/>
      </w:divBdr>
    </w:div>
    <w:div w:id="1812793253">
      <w:bodyDiv w:val="1"/>
      <w:marLeft w:val="0"/>
      <w:marRight w:val="0"/>
      <w:marTop w:val="0"/>
      <w:marBottom w:val="0"/>
      <w:divBdr>
        <w:top w:val="none" w:sz="0" w:space="0" w:color="auto"/>
        <w:left w:val="none" w:sz="0" w:space="0" w:color="auto"/>
        <w:bottom w:val="none" w:sz="0" w:space="0" w:color="auto"/>
        <w:right w:val="none" w:sz="0" w:space="0" w:color="auto"/>
      </w:divBdr>
    </w:div>
    <w:div w:id="1813407820">
      <w:bodyDiv w:val="1"/>
      <w:marLeft w:val="0"/>
      <w:marRight w:val="0"/>
      <w:marTop w:val="0"/>
      <w:marBottom w:val="0"/>
      <w:divBdr>
        <w:top w:val="none" w:sz="0" w:space="0" w:color="auto"/>
        <w:left w:val="none" w:sz="0" w:space="0" w:color="auto"/>
        <w:bottom w:val="none" w:sz="0" w:space="0" w:color="auto"/>
        <w:right w:val="none" w:sz="0" w:space="0" w:color="auto"/>
      </w:divBdr>
    </w:div>
    <w:div w:id="1813717107">
      <w:bodyDiv w:val="1"/>
      <w:marLeft w:val="0"/>
      <w:marRight w:val="0"/>
      <w:marTop w:val="0"/>
      <w:marBottom w:val="0"/>
      <w:divBdr>
        <w:top w:val="none" w:sz="0" w:space="0" w:color="auto"/>
        <w:left w:val="none" w:sz="0" w:space="0" w:color="auto"/>
        <w:bottom w:val="none" w:sz="0" w:space="0" w:color="auto"/>
        <w:right w:val="none" w:sz="0" w:space="0" w:color="auto"/>
      </w:divBdr>
    </w:div>
    <w:div w:id="1814329788">
      <w:bodyDiv w:val="1"/>
      <w:marLeft w:val="0"/>
      <w:marRight w:val="0"/>
      <w:marTop w:val="0"/>
      <w:marBottom w:val="0"/>
      <w:divBdr>
        <w:top w:val="none" w:sz="0" w:space="0" w:color="auto"/>
        <w:left w:val="none" w:sz="0" w:space="0" w:color="auto"/>
        <w:bottom w:val="none" w:sz="0" w:space="0" w:color="auto"/>
        <w:right w:val="none" w:sz="0" w:space="0" w:color="auto"/>
      </w:divBdr>
    </w:div>
    <w:div w:id="1814560861">
      <w:bodyDiv w:val="1"/>
      <w:marLeft w:val="0"/>
      <w:marRight w:val="0"/>
      <w:marTop w:val="0"/>
      <w:marBottom w:val="0"/>
      <w:divBdr>
        <w:top w:val="none" w:sz="0" w:space="0" w:color="auto"/>
        <w:left w:val="none" w:sz="0" w:space="0" w:color="auto"/>
        <w:bottom w:val="none" w:sz="0" w:space="0" w:color="auto"/>
        <w:right w:val="none" w:sz="0" w:space="0" w:color="auto"/>
      </w:divBdr>
    </w:div>
    <w:div w:id="1815296765">
      <w:bodyDiv w:val="1"/>
      <w:marLeft w:val="0"/>
      <w:marRight w:val="0"/>
      <w:marTop w:val="0"/>
      <w:marBottom w:val="0"/>
      <w:divBdr>
        <w:top w:val="none" w:sz="0" w:space="0" w:color="auto"/>
        <w:left w:val="none" w:sz="0" w:space="0" w:color="auto"/>
        <w:bottom w:val="none" w:sz="0" w:space="0" w:color="auto"/>
        <w:right w:val="none" w:sz="0" w:space="0" w:color="auto"/>
      </w:divBdr>
    </w:div>
    <w:div w:id="1816215678">
      <w:bodyDiv w:val="1"/>
      <w:marLeft w:val="0"/>
      <w:marRight w:val="0"/>
      <w:marTop w:val="0"/>
      <w:marBottom w:val="0"/>
      <w:divBdr>
        <w:top w:val="none" w:sz="0" w:space="0" w:color="auto"/>
        <w:left w:val="none" w:sz="0" w:space="0" w:color="auto"/>
        <w:bottom w:val="none" w:sz="0" w:space="0" w:color="auto"/>
        <w:right w:val="none" w:sz="0" w:space="0" w:color="auto"/>
      </w:divBdr>
    </w:div>
    <w:div w:id="1816337124">
      <w:bodyDiv w:val="1"/>
      <w:marLeft w:val="0"/>
      <w:marRight w:val="0"/>
      <w:marTop w:val="0"/>
      <w:marBottom w:val="0"/>
      <w:divBdr>
        <w:top w:val="none" w:sz="0" w:space="0" w:color="auto"/>
        <w:left w:val="none" w:sz="0" w:space="0" w:color="auto"/>
        <w:bottom w:val="none" w:sz="0" w:space="0" w:color="auto"/>
        <w:right w:val="none" w:sz="0" w:space="0" w:color="auto"/>
      </w:divBdr>
    </w:div>
    <w:div w:id="1816415271">
      <w:bodyDiv w:val="1"/>
      <w:marLeft w:val="0"/>
      <w:marRight w:val="0"/>
      <w:marTop w:val="0"/>
      <w:marBottom w:val="0"/>
      <w:divBdr>
        <w:top w:val="none" w:sz="0" w:space="0" w:color="auto"/>
        <w:left w:val="none" w:sz="0" w:space="0" w:color="auto"/>
        <w:bottom w:val="none" w:sz="0" w:space="0" w:color="auto"/>
        <w:right w:val="none" w:sz="0" w:space="0" w:color="auto"/>
      </w:divBdr>
    </w:div>
    <w:div w:id="1817523847">
      <w:bodyDiv w:val="1"/>
      <w:marLeft w:val="0"/>
      <w:marRight w:val="0"/>
      <w:marTop w:val="0"/>
      <w:marBottom w:val="0"/>
      <w:divBdr>
        <w:top w:val="none" w:sz="0" w:space="0" w:color="auto"/>
        <w:left w:val="none" w:sz="0" w:space="0" w:color="auto"/>
        <w:bottom w:val="none" w:sz="0" w:space="0" w:color="auto"/>
        <w:right w:val="none" w:sz="0" w:space="0" w:color="auto"/>
      </w:divBdr>
    </w:div>
    <w:div w:id="1817602235">
      <w:bodyDiv w:val="1"/>
      <w:marLeft w:val="0"/>
      <w:marRight w:val="0"/>
      <w:marTop w:val="0"/>
      <w:marBottom w:val="0"/>
      <w:divBdr>
        <w:top w:val="none" w:sz="0" w:space="0" w:color="auto"/>
        <w:left w:val="none" w:sz="0" w:space="0" w:color="auto"/>
        <w:bottom w:val="none" w:sz="0" w:space="0" w:color="auto"/>
        <w:right w:val="none" w:sz="0" w:space="0" w:color="auto"/>
      </w:divBdr>
    </w:div>
    <w:div w:id="1818570905">
      <w:bodyDiv w:val="1"/>
      <w:marLeft w:val="0"/>
      <w:marRight w:val="0"/>
      <w:marTop w:val="0"/>
      <w:marBottom w:val="0"/>
      <w:divBdr>
        <w:top w:val="none" w:sz="0" w:space="0" w:color="auto"/>
        <w:left w:val="none" w:sz="0" w:space="0" w:color="auto"/>
        <w:bottom w:val="none" w:sz="0" w:space="0" w:color="auto"/>
        <w:right w:val="none" w:sz="0" w:space="0" w:color="auto"/>
      </w:divBdr>
    </w:div>
    <w:div w:id="1818648155">
      <w:bodyDiv w:val="1"/>
      <w:marLeft w:val="0"/>
      <w:marRight w:val="0"/>
      <w:marTop w:val="0"/>
      <w:marBottom w:val="0"/>
      <w:divBdr>
        <w:top w:val="none" w:sz="0" w:space="0" w:color="auto"/>
        <w:left w:val="none" w:sz="0" w:space="0" w:color="auto"/>
        <w:bottom w:val="none" w:sz="0" w:space="0" w:color="auto"/>
        <w:right w:val="none" w:sz="0" w:space="0" w:color="auto"/>
      </w:divBdr>
    </w:div>
    <w:div w:id="1818912553">
      <w:bodyDiv w:val="1"/>
      <w:marLeft w:val="0"/>
      <w:marRight w:val="0"/>
      <w:marTop w:val="0"/>
      <w:marBottom w:val="0"/>
      <w:divBdr>
        <w:top w:val="none" w:sz="0" w:space="0" w:color="auto"/>
        <w:left w:val="none" w:sz="0" w:space="0" w:color="auto"/>
        <w:bottom w:val="none" w:sz="0" w:space="0" w:color="auto"/>
        <w:right w:val="none" w:sz="0" w:space="0" w:color="auto"/>
      </w:divBdr>
    </w:div>
    <w:div w:id="1818916756">
      <w:bodyDiv w:val="1"/>
      <w:marLeft w:val="0"/>
      <w:marRight w:val="0"/>
      <w:marTop w:val="0"/>
      <w:marBottom w:val="0"/>
      <w:divBdr>
        <w:top w:val="none" w:sz="0" w:space="0" w:color="auto"/>
        <w:left w:val="none" w:sz="0" w:space="0" w:color="auto"/>
        <w:bottom w:val="none" w:sz="0" w:space="0" w:color="auto"/>
        <w:right w:val="none" w:sz="0" w:space="0" w:color="auto"/>
      </w:divBdr>
    </w:div>
    <w:div w:id="1818917895">
      <w:bodyDiv w:val="1"/>
      <w:marLeft w:val="0"/>
      <w:marRight w:val="0"/>
      <w:marTop w:val="0"/>
      <w:marBottom w:val="0"/>
      <w:divBdr>
        <w:top w:val="none" w:sz="0" w:space="0" w:color="auto"/>
        <w:left w:val="none" w:sz="0" w:space="0" w:color="auto"/>
        <w:bottom w:val="none" w:sz="0" w:space="0" w:color="auto"/>
        <w:right w:val="none" w:sz="0" w:space="0" w:color="auto"/>
      </w:divBdr>
    </w:div>
    <w:div w:id="1819033291">
      <w:bodyDiv w:val="1"/>
      <w:marLeft w:val="0"/>
      <w:marRight w:val="0"/>
      <w:marTop w:val="0"/>
      <w:marBottom w:val="0"/>
      <w:divBdr>
        <w:top w:val="none" w:sz="0" w:space="0" w:color="auto"/>
        <w:left w:val="none" w:sz="0" w:space="0" w:color="auto"/>
        <w:bottom w:val="none" w:sz="0" w:space="0" w:color="auto"/>
        <w:right w:val="none" w:sz="0" w:space="0" w:color="auto"/>
      </w:divBdr>
    </w:div>
    <w:div w:id="1819415604">
      <w:bodyDiv w:val="1"/>
      <w:marLeft w:val="0"/>
      <w:marRight w:val="0"/>
      <w:marTop w:val="0"/>
      <w:marBottom w:val="0"/>
      <w:divBdr>
        <w:top w:val="none" w:sz="0" w:space="0" w:color="auto"/>
        <w:left w:val="none" w:sz="0" w:space="0" w:color="auto"/>
        <w:bottom w:val="none" w:sz="0" w:space="0" w:color="auto"/>
        <w:right w:val="none" w:sz="0" w:space="0" w:color="auto"/>
      </w:divBdr>
    </w:div>
    <w:div w:id="1819491746">
      <w:bodyDiv w:val="1"/>
      <w:marLeft w:val="0"/>
      <w:marRight w:val="0"/>
      <w:marTop w:val="0"/>
      <w:marBottom w:val="0"/>
      <w:divBdr>
        <w:top w:val="none" w:sz="0" w:space="0" w:color="auto"/>
        <w:left w:val="none" w:sz="0" w:space="0" w:color="auto"/>
        <w:bottom w:val="none" w:sz="0" w:space="0" w:color="auto"/>
        <w:right w:val="none" w:sz="0" w:space="0" w:color="auto"/>
      </w:divBdr>
    </w:div>
    <w:div w:id="1819690506">
      <w:bodyDiv w:val="1"/>
      <w:marLeft w:val="0"/>
      <w:marRight w:val="0"/>
      <w:marTop w:val="0"/>
      <w:marBottom w:val="0"/>
      <w:divBdr>
        <w:top w:val="none" w:sz="0" w:space="0" w:color="auto"/>
        <w:left w:val="none" w:sz="0" w:space="0" w:color="auto"/>
        <w:bottom w:val="none" w:sz="0" w:space="0" w:color="auto"/>
        <w:right w:val="none" w:sz="0" w:space="0" w:color="auto"/>
      </w:divBdr>
    </w:div>
    <w:div w:id="1820345130">
      <w:bodyDiv w:val="1"/>
      <w:marLeft w:val="0"/>
      <w:marRight w:val="0"/>
      <w:marTop w:val="0"/>
      <w:marBottom w:val="0"/>
      <w:divBdr>
        <w:top w:val="none" w:sz="0" w:space="0" w:color="auto"/>
        <w:left w:val="none" w:sz="0" w:space="0" w:color="auto"/>
        <w:bottom w:val="none" w:sz="0" w:space="0" w:color="auto"/>
        <w:right w:val="none" w:sz="0" w:space="0" w:color="auto"/>
      </w:divBdr>
    </w:div>
    <w:div w:id="1820534416">
      <w:bodyDiv w:val="1"/>
      <w:marLeft w:val="0"/>
      <w:marRight w:val="0"/>
      <w:marTop w:val="0"/>
      <w:marBottom w:val="0"/>
      <w:divBdr>
        <w:top w:val="none" w:sz="0" w:space="0" w:color="auto"/>
        <w:left w:val="none" w:sz="0" w:space="0" w:color="auto"/>
        <w:bottom w:val="none" w:sz="0" w:space="0" w:color="auto"/>
        <w:right w:val="none" w:sz="0" w:space="0" w:color="auto"/>
      </w:divBdr>
    </w:div>
    <w:div w:id="1820725816">
      <w:bodyDiv w:val="1"/>
      <w:marLeft w:val="0"/>
      <w:marRight w:val="0"/>
      <w:marTop w:val="0"/>
      <w:marBottom w:val="0"/>
      <w:divBdr>
        <w:top w:val="none" w:sz="0" w:space="0" w:color="auto"/>
        <w:left w:val="none" w:sz="0" w:space="0" w:color="auto"/>
        <w:bottom w:val="none" w:sz="0" w:space="0" w:color="auto"/>
        <w:right w:val="none" w:sz="0" w:space="0" w:color="auto"/>
      </w:divBdr>
    </w:div>
    <w:div w:id="1821842977">
      <w:bodyDiv w:val="1"/>
      <w:marLeft w:val="0"/>
      <w:marRight w:val="0"/>
      <w:marTop w:val="0"/>
      <w:marBottom w:val="0"/>
      <w:divBdr>
        <w:top w:val="none" w:sz="0" w:space="0" w:color="auto"/>
        <w:left w:val="none" w:sz="0" w:space="0" w:color="auto"/>
        <w:bottom w:val="none" w:sz="0" w:space="0" w:color="auto"/>
        <w:right w:val="none" w:sz="0" w:space="0" w:color="auto"/>
      </w:divBdr>
    </w:div>
    <w:div w:id="1821850899">
      <w:bodyDiv w:val="1"/>
      <w:marLeft w:val="0"/>
      <w:marRight w:val="0"/>
      <w:marTop w:val="0"/>
      <w:marBottom w:val="0"/>
      <w:divBdr>
        <w:top w:val="none" w:sz="0" w:space="0" w:color="auto"/>
        <w:left w:val="none" w:sz="0" w:space="0" w:color="auto"/>
        <w:bottom w:val="none" w:sz="0" w:space="0" w:color="auto"/>
        <w:right w:val="none" w:sz="0" w:space="0" w:color="auto"/>
      </w:divBdr>
    </w:div>
    <w:div w:id="1823812658">
      <w:bodyDiv w:val="1"/>
      <w:marLeft w:val="0"/>
      <w:marRight w:val="0"/>
      <w:marTop w:val="0"/>
      <w:marBottom w:val="0"/>
      <w:divBdr>
        <w:top w:val="none" w:sz="0" w:space="0" w:color="auto"/>
        <w:left w:val="none" w:sz="0" w:space="0" w:color="auto"/>
        <w:bottom w:val="none" w:sz="0" w:space="0" w:color="auto"/>
        <w:right w:val="none" w:sz="0" w:space="0" w:color="auto"/>
      </w:divBdr>
    </w:div>
    <w:div w:id="1824276558">
      <w:bodyDiv w:val="1"/>
      <w:marLeft w:val="0"/>
      <w:marRight w:val="0"/>
      <w:marTop w:val="0"/>
      <w:marBottom w:val="0"/>
      <w:divBdr>
        <w:top w:val="none" w:sz="0" w:space="0" w:color="auto"/>
        <w:left w:val="none" w:sz="0" w:space="0" w:color="auto"/>
        <w:bottom w:val="none" w:sz="0" w:space="0" w:color="auto"/>
        <w:right w:val="none" w:sz="0" w:space="0" w:color="auto"/>
      </w:divBdr>
    </w:div>
    <w:div w:id="1824352362">
      <w:bodyDiv w:val="1"/>
      <w:marLeft w:val="0"/>
      <w:marRight w:val="0"/>
      <w:marTop w:val="0"/>
      <w:marBottom w:val="0"/>
      <w:divBdr>
        <w:top w:val="none" w:sz="0" w:space="0" w:color="auto"/>
        <w:left w:val="none" w:sz="0" w:space="0" w:color="auto"/>
        <w:bottom w:val="none" w:sz="0" w:space="0" w:color="auto"/>
        <w:right w:val="none" w:sz="0" w:space="0" w:color="auto"/>
      </w:divBdr>
    </w:div>
    <w:div w:id="1824391360">
      <w:bodyDiv w:val="1"/>
      <w:marLeft w:val="0"/>
      <w:marRight w:val="0"/>
      <w:marTop w:val="0"/>
      <w:marBottom w:val="0"/>
      <w:divBdr>
        <w:top w:val="none" w:sz="0" w:space="0" w:color="auto"/>
        <w:left w:val="none" w:sz="0" w:space="0" w:color="auto"/>
        <w:bottom w:val="none" w:sz="0" w:space="0" w:color="auto"/>
        <w:right w:val="none" w:sz="0" w:space="0" w:color="auto"/>
      </w:divBdr>
      <w:divsChild>
        <w:div w:id="107162598">
          <w:marLeft w:val="640"/>
          <w:marRight w:val="0"/>
          <w:marTop w:val="0"/>
          <w:marBottom w:val="0"/>
          <w:divBdr>
            <w:top w:val="none" w:sz="0" w:space="0" w:color="auto"/>
            <w:left w:val="none" w:sz="0" w:space="0" w:color="auto"/>
            <w:bottom w:val="none" w:sz="0" w:space="0" w:color="auto"/>
            <w:right w:val="none" w:sz="0" w:space="0" w:color="auto"/>
          </w:divBdr>
        </w:div>
        <w:div w:id="138033117">
          <w:marLeft w:val="640"/>
          <w:marRight w:val="0"/>
          <w:marTop w:val="0"/>
          <w:marBottom w:val="0"/>
          <w:divBdr>
            <w:top w:val="none" w:sz="0" w:space="0" w:color="auto"/>
            <w:left w:val="none" w:sz="0" w:space="0" w:color="auto"/>
            <w:bottom w:val="none" w:sz="0" w:space="0" w:color="auto"/>
            <w:right w:val="none" w:sz="0" w:space="0" w:color="auto"/>
          </w:divBdr>
        </w:div>
        <w:div w:id="295718286">
          <w:marLeft w:val="640"/>
          <w:marRight w:val="0"/>
          <w:marTop w:val="0"/>
          <w:marBottom w:val="0"/>
          <w:divBdr>
            <w:top w:val="none" w:sz="0" w:space="0" w:color="auto"/>
            <w:left w:val="none" w:sz="0" w:space="0" w:color="auto"/>
            <w:bottom w:val="none" w:sz="0" w:space="0" w:color="auto"/>
            <w:right w:val="none" w:sz="0" w:space="0" w:color="auto"/>
          </w:divBdr>
        </w:div>
        <w:div w:id="317269777">
          <w:marLeft w:val="640"/>
          <w:marRight w:val="0"/>
          <w:marTop w:val="0"/>
          <w:marBottom w:val="0"/>
          <w:divBdr>
            <w:top w:val="none" w:sz="0" w:space="0" w:color="auto"/>
            <w:left w:val="none" w:sz="0" w:space="0" w:color="auto"/>
            <w:bottom w:val="none" w:sz="0" w:space="0" w:color="auto"/>
            <w:right w:val="none" w:sz="0" w:space="0" w:color="auto"/>
          </w:divBdr>
        </w:div>
        <w:div w:id="403726966">
          <w:marLeft w:val="640"/>
          <w:marRight w:val="0"/>
          <w:marTop w:val="0"/>
          <w:marBottom w:val="0"/>
          <w:divBdr>
            <w:top w:val="none" w:sz="0" w:space="0" w:color="auto"/>
            <w:left w:val="none" w:sz="0" w:space="0" w:color="auto"/>
            <w:bottom w:val="none" w:sz="0" w:space="0" w:color="auto"/>
            <w:right w:val="none" w:sz="0" w:space="0" w:color="auto"/>
          </w:divBdr>
        </w:div>
        <w:div w:id="433477596">
          <w:marLeft w:val="640"/>
          <w:marRight w:val="0"/>
          <w:marTop w:val="0"/>
          <w:marBottom w:val="0"/>
          <w:divBdr>
            <w:top w:val="none" w:sz="0" w:space="0" w:color="auto"/>
            <w:left w:val="none" w:sz="0" w:space="0" w:color="auto"/>
            <w:bottom w:val="none" w:sz="0" w:space="0" w:color="auto"/>
            <w:right w:val="none" w:sz="0" w:space="0" w:color="auto"/>
          </w:divBdr>
        </w:div>
        <w:div w:id="441923793">
          <w:marLeft w:val="640"/>
          <w:marRight w:val="0"/>
          <w:marTop w:val="0"/>
          <w:marBottom w:val="0"/>
          <w:divBdr>
            <w:top w:val="none" w:sz="0" w:space="0" w:color="auto"/>
            <w:left w:val="none" w:sz="0" w:space="0" w:color="auto"/>
            <w:bottom w:val="none" w:sz="0" w:space="0" w:color="auto"/>
            <w:right w:val="none" w:sz="0" w:space="0" w:color="auto"/>
          </w:divBdr>
        </w:div>
        <w:div w:id="469372111">
          <w:marLeft w:val="640"/>
          <w:marRight w:val="0"/>
          <w:marTop w:val="0"/>
          <w:marBottom w:val="0"/>
          <w:divBdr>
            <w:top w:val="none" w:sz="0" w:space="0" w:color="auto"/>
            <w:left w:val="none" w:sz="0" w:space="0" w:color="auto"/>
            <w:bottom w:val="none" w:sz="0" w:space="0" w:color="auto"/>
            <w:right w:val="none" w:sz="0" w:space="0" w:color="auto"/>
          </w:divBdr>
        </w:div>
        <w:div w:id="522474477">
          <w:marLeft w:val="640"/>
          <w:marRight w:val="0"/>
          <w:marTop w:val="0"/>
          <w:marBottom w:val="0"/>
          <w:divBdr>
            <w:top w:val="none" w:sz="0" w:space="0" w:color="auto"/>
            <w:left w:val="none" w:sz="0" w:space="0" w:color="auto"/>
            <w:bottom w:val="none" w:sz="0" w:space="0" w:color="auto"/>
            <w:right w:val="none" w:sz="0" w:space="0" w:color="auto"/>
          </w:divBdr>
        </w:div>
        <w:div w:id="544297499">
          <w:marLeft w:val="640"/>
          <w:marRight w:val="0"/>
          <w:marTop w:val="0"/>
          <w:marBottom w:val="0"/>
          <w:divBdr>
            <w:top w:val="none" w:sz="0" w:space="0" w:color="auto"/>
            <w:left w:val="none" w:sz="0" w:space="0" w:color="auto"/>
            <w:bottom w:val="none" w:sz="0" w:space="0" w:color="auto"/>
            <w:right w:val="none" w:sz="0" w:space="0" w:color="auto"/>
          </w:divBdr>
        </w:div>
        <w:div w:id="578027707">
          <w:marLeft w:val="640"/>
          <w:marRight w:val="0"/>
          <w:marTop w:val="0"/>
          <w:marBottom w:val="0"/>
          <w:divBdr>
            <w:top w:val="none" w:sz="0" w:space="0" w:color="auto"/>
            <w:left w:val="none" w:sz="0" w:space="0" w:color="auto"/>
            <w:bottom w:val="none" w:sz="0" w:space="0" w:color="auto"/>
            <w:right w:val="none" w:sz="0" w:space="0" w:color="auto"/>
          </w:divBdr>
        </w:div>
        <w:div w:id="626468602">
          <w:marLeft w:val="640"/>
          <w:marRight w:val="0"/>
          <w:marTop w:val="0"/>
          <w:marBottom w:val="0"/>
          <w:divBdr>
            <w:top w:val="none" w:sz="0" w:space="0" w:color="auto"/>
            <w:left w:val="none" w:sz="0" w:space="0" w:color="auto"/>
            <w:bottom w:val="none" w:sz="0" w:space="0" w:color="auto"/>
            <w:right w:val="none" w:sz="0" w:space="0" w:color="auto"/>
          </w:divBdr>
        </w:div>
        <w:div w:id="674653188">
          <w:marLeft w:val="640"/>
          <w:marRight w:val="0"/>
          <w:marTop w:val="0"/>
          <w:marBottom w:val="0"/>
          <w:divBdr>
            <w:top w:val="none" w:sz="0" w:space="0" w:color="auto"/>
            <w:left w:val="none" w:sz="0" w:space="0" w:color="auto"/>
            <w:bottom w:val="none" w:sz="0" w:space="0" w:color="auto"/>
            <w:right w:val="none" w:sz="0" w:space="0" w:color="auto"/>
          </w:divBdr>
        </w:div>
        <w:div w:id="752707832">
          <w:marLeft w:val="640"/>
          <w:marRight w:val="0"/>
          <w:marTop w:val="0"/>
          <w:marBottom w:val="0"/>
          <w:divBdr>
            <w:top w:val="none" w:sz="0" w:space="0" w:color="auto"/>
            <w:left w:val="none" w:sz="0" w:space="0" w:color="auto"/>
            <w:bottom w:val="none" w:sz="0" w:space="0" w:color="auto"/>
            <w:right w:val="none" w:sz="0" w:space="0" w:color="auto"/>
          </w:divBdr>
        </w:div>
        <w:div w:id="894508634">
          <w:marLeft w:val="640"/>
          <w:marRight w:val="0"/>
          <w:marTop w:val="0"/>
          <w:marBottom w:val="0"/>
          <w:divBdr>
            <w:top w:val="none" w:sz="0" w:space="0" w:color="auto"/>
            <w:left w:val="none" w:sz="0" w:space="0" w:color="auto"/>
            <w:bottom w:val="none" w:sz="0" w:space="0" w:color="auto"/>
            <w:right w:val="none" w:sz="0" w:space="0" w:color="auto"/>
          </w:divBdr>
        </w:div>
        <w:div w:id="991518691">
          <w:marLeft w:val="640"/>
          <w:marRight w:val="0"/>
          <w:marTop w:val="0"/>
          <w:marBottom w:val="0"/>
          <w:divBdr>
            <w:top w:val="none" w:sz="0" w:space="0" w:color="auto"/>
            <w:left w:val="none" w:sz="0" w:space="0" w:color="auto"/>
            <w:bottom w:val="none" w:sz="0" w:space="0" w:color="auto"/>
            <w:right w:val="none" w:sz="0" w:space="0" w:color="auto"/>
          </w:divBdr>
        </w:div>
        <w:div w:id="996692842">
          <w:marLeft w:val="640"/>
          <w:marRight w:val="0"/>
          <w:marTop w:val="0"/>
          <w:marBottom w:val="0"/>
          <w:divBdr>
            <w:top w:val="none" w:sz="0" w:space="0" w:color="auto"/>
            <w:left w:val="none" w:sz="0" w:space="0" w:color="auto"/>
            <w:bottom w:val="none" w:sz="0" w:space="0" w:color="auto"/>
            <w:right w:val="none" w:sz="0" w:space="0" w:color="auto"/>
          </w:divBdr>
        </w:div>
        <w:div w:id="1050110530">
          <w:marLeft w:val="640"/>
          <w:marRight w:val="0"/>
          <w:marTop w:val="0"/>
          <w:marBottom w:val="0"/>
          <w:divBdr>
            <w:top w:val="none" w:sz="0" w:space="0" w:color="auto"/>
            <w:left w:val="none" w:sz="0" w:space="0" w:color="auto"/>
            <w:bottom w:val="none" w:sz="0" w:space="0" w:color="auto"/>
            <w:right w:val="none" w:sz="0" w:space="0" w:color="auto"/>
          </w:divBdr>
        </w:div>
        <w:div w:id="1075006488">
          <w:marLeft w:val="640"/>
          <w:marRight w:val="0"/>
          <w:marTop w:val="0"/>
          <w:marBottom w:val="0"/>
          <w:divBdr>
            <w:top w:val="none" w:sz="0" w:space="0" w:color="auto"/>
            <w:left w:val="none" w:sz="0" w:space="0" w:color="auto"/>
            <w:bottom w:val="none" w:sz="0" w:space="0" w:color="auto"/>
            <w:right w:val="none" w:sz="0" w:space="0" w:color="auto"/>
          </w:divBdr>
        </w:div>
        <w:div w:id="1130172813">
          <w:marLeft w:val="640"/>
          <w:marRight w:val="0"/>
          <w:marTop w:val="0"/>
          <w:marBottom w:val="0"/>
          <w:divBdr>
            <w:top w:val="none" w:sz="0" w:space="0" w:color="auto"/>
            <w:left w:val="none" w:sz="0" w:space="0" w:color="auto"/>
            <w:bottom w:val="none" w:sz="0" w:space="0" w:color="auto"/>
            <w:right w:val="none" w:sz="0" w:space="0" w:color="auto"/>
          </w:divBdr>
        </w:div>
        <w:div w:id="1224950771">
          <w:marLeft w:val="640"/>
          <w:marRight w:val="0"/>
          <w:marTop w:val="0"/>
          <w:marBottom w:val="0"/>
          <w:divBdr>
            <w:top w:val="none" w:sz="0" w:space="0" w:color="auto"/>
            <w:left w:val="none" w:sz="0" w:space="0" w:color="auto"/>
            <w:bottom w:val="none" w:sz="0" w:space="0" w:color="auto"/>
            <w:right w:val="none" w:sz="0" w:space="0" w:color="auto"/>
          </w:divBdr>
        </w:div>
        <w:div w:id="1249121706">
          <w:marLeft w:val="640"/>
          <w:marRight w:val="0"/>
          <w:marTop w:val="0"/>
          <w:marBottom w:val="0"/>
          <w:divBdr>
            <w:top w:val="none" w:sz="0" w:space="0" w:color="auto"/>
            <w:left w:val="none" w:sz="0" w:space="0" w:color="auto"/>
            <w:bottom w:val="none" w:sz="0" w:space="0" w:color="auto"/>
            <w:right w:val="none" w:sz="0" w:space="0" w:color="auto"/>
          </w:divBdr>
        </w:div>
        <w:div w:id="1361394245">
          <w:marLeft w:val="640"/>
          <w:marRight w:val="0"/>
          <w:marTop w:val="0"/>
          <w:marBottom w:val="0"/>
          <w:divBdr>
            <w:top w:val="none" w:sz="0" w:space="0" w:color="auto"/>
            <w:left w:val="none" w:sz="0" w:space="0" w:color="auto"/>
            <w:bottom w:val="none" w:sz="0" w:space="0" w:color="auto"/>
            <w:right w:val="none" w:sz="0" w:space="0" w:color="auto"/>
          </w:divBdr>
        </w:div>
        <w:div w:id="1425809631">
          <w:marLeft w:val="640"/>
          <w:marRight w:val="0"/>
          <w:marTop w:val="0"/>
          <w:marBottom w:val="0"/>
          <w:divBdr>
            <w:top w:val="none" w:sz="0" w:space="0" w:color="auto"/>
            <w:left w:val="none" w:sz="0" w:space="0" w:color="auto"/>
            <w:bottom w:val="none" w:sz="0" w:space="0" w:color="auto"/>
            <w:right w:val="none" w:sz="0" w:space="0" w:color="auto"/>
          </w:divBdr>
        </w:div>
        <w:div w:id="1533108772">
          <w:marLeft w:val="640"/>
          <w:marRight w:val="0"/>
          <w:marTop w:val="0"/>
          <w:marBottom w:val="0"/>
          <w:divBdr>
            <w:top w:val="none" w:sz="0" w:space="0" w:color="auto"/>
            <w:left w:val="none" w:sz="0" w:space="0" w:color="auto"/>
            <w:bottom w:val="none" w:sz="0" w:space="0" w:color="auto"/>
            <w:right w:val="none" w:sz="0" w:space="0" w:color="auto"/>
          </w:divBdr>
        </w:div>
        <w:div w:id="1567952752">
          <w:marLeft w:val="640"/>
          <w:marRight w:val="0"/>
          <w:marTop w:val="0"/>
          <w:marBottom w:val="0"/>
          <w:divBdr>
            <w:top w:val="none" w:sz="0" w:space="0" w:color="auto"/>
            <w:left w:val="none" w:sz="0" w:space="0" w:color="auto"/>
            <w:bottom w:val="none" w:sz="0" w:space="0" w:color="auto"/>
            <w:right w:val="none" w:sz="0" w:space="0" w:color="auto"/>
          </w:divBdr>
        </w:div>
        <w:div w:id="1574655618">
          <w:marLeft w:val="640"/>
          <w:marRight w:val="0"/>
          <w:marTop w:val="0"/>
          <w:marBottom w:val="0"/>
          <w:divBdr>
            <w:top w:val="none" w:sz="0" w:space="0" w:color="auto"/>
            <w:left w:val="none" w:sz="0" w:space="0" w:color="auto"/>
            <w:bottom w:val="none" w:sz="0" w:space="0" w:color="auto"/>
            <w:right w:val="none" w:sz="0" w:space="0" w:color="auto"/>
          </w:divBdr>
        </w:div>
        <w:div w:id="1596211772">
          <w:marLeft w:val="640"/>
          <w:marRight w:val="0"/>
          <w:marTop w:val="0"/>
          <w:marBottom w:val="0"/>
          <w:divBdr>
            <w:top w:val="none" w:sz="0" w:space="0" w:color="auto"/>
            <w:left w:val="none" w:sz="0" w:space="0" w:color="auto"/>
            <w:bottom w:val="none" w:sz="0" w:space="0" w:color="auto"/>
            <w:right w:val="none" w:sz="0" w:space="0" w:color="auto"/>
          </w:divBdr>
        </w:div>
        <w:div w:id="1733309005">
          <w:marLeft w:val="640"/>
          <w:marRight w:val="0"/>
          <w:marTop w:val="0"/>
          <w:marBottom w:val="0"/>
          <w:divBdr>
            <w:top w:val="none" w:sz="0" w:space="0" w:color="auto"/>
            <w:left w:val="none" w:sz="0" w:space="0" w:color="auto"/>
            <w:bottom w:val="none" w:sz="0" w:space="0" w:color="auto"/>
            <w:right w:val="none" w:sz="0" w:space="0" w:color="auto"/>
          </w:divBdr>
        </w:div>
        <w:div w:id="1751150053">
          <w:marLeft w:val="640"/>
          <w:marRight w:val="0"/>
          <w:marTop w:val="0"/>
          <w:marBottom w:val="0"/>
          <w:divBdr>
            <w:top w:val="none" w:sz="0" w:space="0" w:color="auto"/>
            <w:left w:val="none" w:sz="0" w:space="0" w:color="auto"/>
            <w:bottom w:val="none" w:sz="0" w:space="0" w:color="auto"/>
            <w:right w:val="none" w:sz="0" w:space="0" w:color="auto"/>
          </w:divBdr>
        </w:div>
        <w:div w:id="1760366894">
          <w:marLeft w:val="640"/>
          <w:marRight w:val="0"/>
          <w:marTop w:val="0"/>
          <w:marBottom w:val="0"/>
          <w:divBdr>
            <w:top w:val="none" w:sz="0" w:space="0" w:color="auto"/>
            <w:left w:val="none" w:sz="0" w:space="0" w:color="auto"/>
            <w:bottom w:val="none" w:sz="0" w:space="0" w:color="auto"/>
            <w:right w:val="none" w:sz="0" w:space="0" w:color="auto"/>
          </w:divBdr>
        </w:div>
        <w:div w:id="1802529674">
          <w:marLeft w:val="640"/>
          <w:marRight w:val="0"/>
          <w:marTop w:val="0"/>
          <w:marBottom w:val="0"/>
          <w:divBdr>
            <w:top w:val="none" w:sz="0" w:space="0" w:color="auto"/>
            <w:left w:val="none" w:sz="0" w:space="0" w:color="auto"/>
            <w:bottom w:val="none" w:sz="0" w:space="0" w:color="auto"/>
            <w:right w:val="none" w:sz="0" w:space="0" w:color="auto"/>
          </w:divBdr>
        </w:div>
        <w:div w:id="2104567428">
          <w:marLeft w:val="640"/>
          <w:marRight w:val="0"/>
          <w:marTop w:val="0"/>
          <w:marBottom w:val="0"/>
          <w:divBdr>
            <w:top w:val="none" w:sz="0" w:space="0" w:color="auto"/>
            <w:left w:val="none" w:sz="0" w:space="0" w:color="auto"/>
            <w:bottom w:val="none" w:sz="0" w:space="0" w:color="auto"/>
            <w:right w:val="none" w:sz="0" w:space="0" w:color="auto"/>
          </w:divBdr>
        </w:div>
      </w:divsChild>
    </w:div>
    <w:div w:id="1825051809">
      <w:bodyDiv w:val="1"/>
      <w:marLeft w:val="0"/>
      <w:marRight w:val="0"/>
      <w:marTop w:val="0"/>
      <w:marBottom w:val="0"/>
      <w:divBdr>
        <w:top w:val="none" w:sz="0" w:space="0" w:color="auto"/>
        <w:left w:val="none" w:sz="0" w:space="0" w:color="auto"/>
        <w:bottom w:val="none" w:sz="0" w:space="0" w:color="auto"/>
        <w:right w:val="none" w:sz="0" w:space="0" w:color="auto"/>
      </w:divBdr>
    </w:div>
    <w:div w:id="1825075879">
      <w:bodyDiv w:val="1"/>
      <w:marLeft w:val="0"/>
      <w:marRight w:val="0"/>
      <w:marTop w:val="0"/>
      <w:marBottom w:val="0"/>
      <w:divBdr>
        <w:top w:val="none" w:sz="0" w:space="0" w:color="auto"/>
        <w:left w:val="none" w:sz="0" w:space="0" w:color="auto"/>
        <w:bottom w:val="none" w:sz="0" w:space="0" w:color="auto"/>
        <w:right w:val="none" w:sz="0" w:space="0" w:color="auto"/>
      </w:divBdr>
    </w:div>
    <w:div w:id="1825583897">
      <w:bodyDiv w:val="1"/>
      <w:marLeft w:val="0"/>
      <w:marRight w:val="0"/>
      <w:marTop w:val="0"/>
      <w:marBottom w:val="0"/>
      <w:divBdr>
        <w:top w:val="none" w:sz="0" w:space="0" w:color="auto"/>
        <w:left w:val="none" w:sz="0" w:space="0" w:color="auto"/>
        <w:bottom w:val="none" w:sz="0" w:space="0" w:color="auto"/>
        <w:right w:val="none" w:sz="0" w:space="0" w:color="auto"/>
      </w:divBdr>
    </w:div>
    <w:div w:id="1825703536">
      <w:bodyDiv w:val="1"/>
      <w:marLeft w:val="0"/>
      <w:marRight w:val="0"/>
      <w:marTop w:val="0"/>
      <w:marBottom w:val="0"/>
      <w:divBdr>
        <w:top w:val="none" w:sz="0" w:space="0" w:color="auto"/>
        <w:left w:val="none" w:sz="0" w:space="0" w:color="auto"/>
        <w:bottom w:val="none" w:sz="0" w:space="0" w:color="auto"/>
        <w:right w:val="none" w:sz="0" w:space="0" w:color="auto"/>
      </w:divBdr>
    </w:div>
    <w:div w:id="1827748036">
      <w:bodyDiv w:val="1"/>
      <w:marLeft w:val="0"/>
      <w:marRight w:val="0"/>
      <w:marTop w:val="0"/>
      <w:marBottom w:val="0"/>
      <w:divBdr>
        <w:top w:val="none" w:sz="0" w:space="0" w:color="auto"/>
        <w:left w:val="none" w:sz="0" w:space="0" w:color="auto"/>
        <w:bottom w:val="none" w:sz="0" w:space="0" w:color="auto"/>
        <w:right w:val="none" w:sz="0" w:space="0" w:color="auto"/>
      </w:divBdr>
    </w:div>
    <w:div w:id="1827816420">
      <w:bodyDiv w:val="1"/>
      <w:marLeft w:val="0"/>
      <w:marRight w:val="0"/>
      <w:marTop w:val="0"/>
      <w:marBottom w:val="0"/>
      <w:divBdr>
        <w:top w:val="none" w:sz="0" w:space="0" w:color="auto"/>
        <w:left w:val="none" w:sz="0" w:space="0" w:color="auto"/>
        <w:bottom w:val="none" w:sz="0" w:space="0" w:color="auto"/>
        <w:right w:val="none" w:sz="0" w:space="0" w:color="auto"/>
      </w:divBdr>
      <w:divsChild>
        <w:div w:id="2326084">
          <w:marLeft w:val="640"/>
          <w:marRight w:val="0"/>
          <w:marTop w:val="0"/>
          <w:marBottom w:val="0"/>
          <w:divBdr>
            <w:top w:val="none" w:sz="0" w:space="0" w:color="auto"/>
            <w:left w:val="none" w:sz="0" w:space="0" w:color="auto"/>
            <w:bottom w:val="none" w:sz="0" w:space="0" w:color="auto"/>
            <w:right w:val="none" w:sz="0" w:space="0" w:color="auto"/>
          </w:divBdr>
        </w:div>
        <w:div w:id="62728424">
          <w:marLeft w:val="640"/>
          <w:marRight w:val="0"/>
          <w:marTop w:val="0"/>
          <w:marBottom w:val="0"/>
          <w:divBdr>
            <w:top w:val="none" w:sz="0" w:space="0" w:color="auto"/>
            <w:left w:val="none" w:sz="0" w:space="0" w:color="auto"/>
            <w:bottom w:val="none" w:sz="0" w:space="0" w:color="auto"/>
            <w:right w:val="none" w:sz="0" w:space="0" w:color="auto"/>
          </w:divBdr>
        </w:div>
        <w:div w:id="78334886">
          <w:marLeft w:val="640"/>
          <w:marRight w:val="0"/>
          <w:marTop w:val="0"/>
          <w:marBottom w:val="0"/>
          <w:divBdr>
            <w:top w:val="none" w:sz="0" w:space="0" w:color="auto"/>
            <w:left w:val="none" w:sz="0" w:space="0" w:color="auto"/>
            <w:bottom w:val="none" w:sz="0" w:space="0" w:color="auto"/>
            <w:right w:val="none" w:sz="0" w:space="0" w:color="auto"/>
          </w:divBdr>
        </w:div>
        <w:div w:id="462771956">
          <w:marLeft w:val="640"/>
          <w:marRight w:val="0"/>
          <w:marTop w:val="0"/>
          <w:marBottom w:val="0"/>
          <w:divBdr>
            <w:top w:val="none" w:sz="0" w:space="0" w:color="auto"/>
            <w:left w:val="none" w:sz="0" w:space="0" w:color="auto"/>
            <w:bottom w:val="none" w:sz="0" w:space="0" w:color="auto"/>
            <w:right w:val="none" w:sz="0" w:space="0" w:color="auto"/>
          </w:divBdr>
        </w:div>
        <w:div w:id="499273964">
          <w:marLeft w:val="640"/>
          <w:marRight w:val="0"/>
          <w:marTop w:val="0"/>
          <w:marBottom w:val="0"/>
          <w:divBdr>
            <w:top w:val="none" w:sz="0" w:space="0" w:color="auto"/>
            <w:left w:val="none" w:sz="0" w:space="0" w:color="auto"/>
            <w:bottom w:val="none" w:sz="0" w:space="0" w:color="auto"/>
            <w:right w:val="none" w:sz="0" w:space="0" w:color="auto"/>
          </w:divBdr>
        </w:div>
        <w:div w:id="538007929">
          <w:marLeft w:val="640"/>
          <w:marRight w:val="0"/>
          <w:marTop w:val="0"/>
          <w:marBottom w:val="0"/>
          <w:divBdr>
            <w:top w:val="none" w:sz="0" w:space="0" w:color="auto"/>
            <w:left w:val="none" w:sz="0" w:space="0" w:color="auto"/>
            <w:bottom w:val="none" w:sz="0" w:space="0" w:color="auto"/>
            <w:right w:val="none" w:sz="0" w:space="0" w:color="auto"/>
          </w:divBdr>
        </w:div>
        <w:div w:id="587034064">
          <w:marLeft w:val="640"/>
          <w:marRight w:val="0"/>
          <w:marTop w:val="0"/>
          <w:marBottom w:val="0"/>
          <w:divBdr>
            <w:top w:val="none" w:sz="0" w:space="0" w:color="auto"/>
            <w:left w:val="none" w:sz="0" w:space="0" w:color="auto"/>
            <w:bottom w:val="none" w:sz="0" w:space="0" w:color="auto"/>
            <w:right w:val="none" w:sz="0" w:space="0" w:color="auto"/>
          </w:divBdr>
        </w:div>
        <w:div w:id="631860697">
          <w:marLeft w:val="640"/>
          <w:marRight w:val="0"/>
          <w:marTop w:val="0"/>
          <w:marBottom w:val="0"/>
          <w:divBdr>
            <w:top w:val="none" w:sz="0" w:space="0" w:color="auto"/>
            <w:left w:val="none" w:sz="0" w:space="0" w:color="auto"/>
            <w:bottom w:val="none" w:sz="0" w:space="0" w:color="auto"/>
            <w:right w:val="none" w:sz="0" w:space="0" w:color="auto"/>
          </w:divBdr>
        </w:div>
        <w:div w:id="637302703">
          <w:marLeft w:val="640"/>
          <w:marRight w:val="0"/>
          <w:marTop w:val="0"/>
          <w:marBottom w:val="0"/>
          <w:divBdr>
            <w:top w:val="none" w:sz="0" w:space="0" w:color="auto"/>
            <w:left w:val="none" w:sz="0" w:space="0" w:color="auto"/>
            <w:bottom w:val="none" w:sz="0" w:space="0" w:color="auto"/>
            <w:right w:val="none" w:sz="0" w:space="0" w:color="auto"/>
          </w:divBdr>
        </w:div>
        <w:div w:id="663125580">
          <w:marLeft w:val="640"/>
          <w:marRight w:val="0"/>
          <w:marTop w:val="0"/>
          <w:marBottom w:val="0"/>
          <w:divBdr>
            <w:top w:val="none" w:sz="0" w:space="0" w:color="auto"/>
            <w:left w:val="none" w:sz="0" w:space="0" w:color="auto"/>
            <w:bottom w:val="none" w:sz="0" w:space="0" w:color="auto"/>
            <w:right w:val="none" w:sz="0" w:space="0" w:color="auto"/>
          </w:divBdr>
        </w:div>
        <w:div w:id="705831148">
          <w:marLeft w:val="640"/>
          <w:marRight w:val="0"/>
          <w:marTop w:val="0"/>
          <w:marBottom w:val="0"/>
          <w:divBdr>
            <w:top w:val="none" w:sz="0" w:space="0" w:color="auto"/>
            <w:left w:val="none" w:sz="0" w:space="0" w:color="auto"/>
            <w:bottom w:val="none" w:sz="0" w:space="0" w:color="auto"/>
            <w:right w:val="none" w:sz="0" w:space="0" w:color="auto"/>
          </w:divBdr>
        </w:div>
        <w:div w:id="731853488">
          <w:marLeft w:val="640"/>
          <w:marRight w:val="0"/>
          <w:marTop w:val="0"/>
          <w:marBottom w:val="0"/>
          <w:divBdr>
            <w:top w:val="none" w:sz="0" w:space="0" w:color="auto"/>
            <w:left w:val="none" w:sz="0" w:space="0" w:color="auto"/>
            <w:bottom w:val="none" w:sz="0" w:space="0" w:color="auto"/>
            <w:right w:val="none" w:sz="0" w:space="0" w:color="auto"/>
          </w:divBdr>
        </w:div>
        <w:div w:id="847406595">
          <w:marLeft w:val="640"/>
          <w:marRight w:val="0"/>
          <w:marTop w:val="0"/>
          <w:marBottom w:val="0"/>
          <w:divBdr>
            <w:top w:val="none" w:sz="0" w:space="0" w:color="auto"/>
            <w:left w:val="none" w:sz="0" w:space="0" w:color="auto"/>
            <w:bottom w:val="none" w:sz="0" w:space="0" w:color="auto"/>
            <w:right w:val="none" w:sz="0" w:space="0" w:color="auto"/>
          </w:divBdr>
        </w:div>
        <w:div w:id="848836030">
          <w:marLeft w:val="640"/>
          <w:marRight w:val="0"/>
          <w:marTop w:val="0"/>
          <w:marBottom w:val="0"/>
          <w:divBdr>
            <w:top w:val="none" w:sz="0" w:space="0" w:color="auto"/>
            <w:left w:val="none" w:sz="0" w:space="0" w:color="auto"/>
            <w:bottom w:val="none" w:sz="0" w:space="0" w:color="auto"/>
            <w:right w:val="none" w:sz="0" w:space="0" w:color="auto"/>
          </w:divBdr>
        </w:div>
        <w:div w:id="951715304">
          <w:marLeft w:val="640"/>
          <w:marRight w:val="0"/>
          <w:marTop w:val="0"/>
          <w:marBottom w:val="0"/>
          <w:divBdr>
            <w:top w:val="none" w:sz="0" w:space="0" w:color="auto"/>
            <w:left w:val="none" w:sz="0" w:space="0" w:color="auto"/>
            <w:bottom w:val="none" w:sz="0" w:space="0" w:color="auto"/>
            <w:right w:val="none" w:sz="0" w:space="0" w:color="auto"/>
          </w:divBdr>
        </w:div>
        <w:div w:id="963537360">
          <w:marLeft w:val="640"/>
          <w:marRight w:val="0"/>
          <w:marTop w:val="0"/>
          <w:marBottom w:val="0"/>
          <w:divBdr>
            <w:top w:val="none" w:sz="0" w:space="0" w:color="auto"/>
            <w:left w:val="none" w:sz="0" w:space="0" w:color="auto"/>
            <w:bottom w:val="none" w:sz="0" w:space="0" w:color="auto"/>
            <w:right w:val="none" w:sz="0" w:space="0" w:color="auto"/>
          </w:divBdr>
        </w:div>
        <w:div w:id="1081025571">
          <w:marLeft w:val="640"/>
          <w:marRight w:val="0"/>
          <w:marTop w:val="0"/>
          <w:marBottom w:val="0"/>
          <w:divBdr>
            <w:top w:val="none" w:sz="0" w:space="0" w:color="auto"/>
            <w:left w:val="none" w:sz="0" w:space="0" w:color="auto"/>
            <w:bottom w:val="none" w:sz="0" w:space="0" w:color="auto"/>
            <w:right w:val="none" w:sz="0" w:space="0" w:color="auto"/>
          </w:divBdr>
        </w:div>
        <w:div w:id="1107238471">
          <w:marLeft w:val="640"/>
          <w:marRight w:val="0"/>
          <w:marTop w:val="0"/>
          <w:marBottom w:val="0"/>
          <w:divBdr>
            <w:top w:val="none" w:sz="0" w:space="0" w:color="auto"/>
            <w:left w:val="none" w:sz="0" w:space="0" w:color="auto"/>
            <w:bottom w:val="none" w:sz="0" w:space="0" w:color="auto"/>
            <w:right w:val="none" w:sz="0" w:space="0" w:color="auto"/>
          </w:divBdr>
        </w:div>
        <w:div w:id="1175538254">
          <w:marLeft w:val="640"/>
          <w:marRight w:val="0"/>
          <w:marTop w:val="0"/>
          <w:marBottom w:val="0"/>
          <w:divBdr>
            <w:top w:val="none" w:sz="0" w:space="0" w:color="auto"/>
            <w:left w:val="none" w:sz="0" w:space="0" w:color="auto"/>
            <w:bottom w:val="none" w:sz="0" w:space="0" w:color="auto"/>
            <w:right w:val="none" w:sz="0" w:space="0" w:color="auto"/>
          </w:divBdr>
        </w:div>
        <w:div w:id="1201474801">
          <w:marLeft w:val="640"/>
          <w:marRight w:val="0"/>
          <w:marTop w:val="0"/>
          <w:marBottom w:val="0"/>
          <w:divBdr>
            <w:top w:val="none" w:sz="0" w:space="0" w:color="auto"/>
            <w:left w:val="none" w:sz="0" w:space="0" w:color="auto"/>
            <w:bottom w:val="none" w:sz="0" w:space="0" w:color="auto"/>
            <w:right w:val="none" w:sz="0" w:space="0" w:color="auto"/>
          </w:divBdr>
        </w:div>
        <w:div w:id="1345667318">
          <w:marLeft w:val="640"/>
          <w:marRight w:val="0"/>
          <w:marTop w:val="0"/>
          <w:marBottom w:val="0"/>
          <w:divBdr>
            <w:top w:val="none" w:sz="0" w:space="0" w:color="auto"/>
            <w:left w:val="none" w:sz="0" w:space="0" w:color="auto"/>
            <w:bottom w:val="none" w:sz="0" w:space="0" w:color="auto"/>
            <w:right w:val="none" w:sz="0" w:space="0" w:color="auto"/>
          </w:divBdr>
        </w:div>
        <w:div w:id="1407268185">
          <w:marLeft w:val="640"/>
          <w:marRight w:val="0"/>
          <w:marTop w:val="0"/>
          <w:marBottom w:val="0"/>
          <w:divBdr>
            <w:top w:val="none" w:sz="0" w:space="0" w:color="auto"/>
            <w:left w:val="none" w:sz="0" w:space="0" w:color="auto"/>
            <w:bottom w:val="none" w:sz="0" w:space="0" w:color="auto"/>
            <w:right w:val="none" w:sz="0" w:space="0" w:color="auto"/>
          </w:divBdr>
        </w:div>
        <w:div w:id="1459254940">
          <w:marLeft w:val="640"/>
          <w:marRight w:val="0"/>
          <w:marTop w:val="0"/>
          <w:marBottom w:val="0"/>
          <w:divBdr>
            <w:top w:val="none" w:sz="0" w:space="0" w:color="auto"/>
            <w:left w:val="none" w:sz="0" w:space="0" w:color="auto"/>
            <w:bottom w:val="none" w:sz="0" w:space="0" w:color="auto"/>
            <w:right w:val="none" w:sz="0" w:space="0" w:color="auto"/>
          </w:divBdr>
        </w:div>
        <w:div w:id="1547446150">
          <w:marLeft w:val="640"/>
          <w:marRight w:val="0"/>
          <w:marTop w:val="0"/>
          <w:marBottom w:val="0"/>
          <w:divBdr>
            <w:top w:val="none" w:sz="0" w:space="0" w:color="auto"/>
            <w:left w:val="none" w:sz="0" w:space="0" w:color="auto"/>
            <w:bottom w:val="none" w:sz="0" w:space="0" w:color="auto"/>
            <w:right w:val="none" w:sz="0" w:space="0" w:color="auto"/>
          </w:divBdr>
        </w:div>
        <w:div w:id="1622758011">
          <w:marLeft w:val="640"/>
          <w:marRight w:val="0"/>
          <w:marTop w:val="0"/>
          <w:marBottom w:val="0"/>
          <w:divBdr>
            <w:top w:val="none" w:sz="0" w:space="0" w:color="auto"/>
            <w:left w:val="none" w:sz="0" w:space="0" w:color="auto"/>
            <w:bottom w:val="none" w:sz="0" w:space="0" w:color="auto"/>
            <w:right w:val="none" w:sz="0" w:space="0" w:color="auto"/>
          </w:divBdr>
        </w:div>
        <w:div w:id="1696343733">
          <w:marLeft w:val="640"/>
          <w:marRight w:val="0"/>
          <w:marTop w:val="0"/>
          <w:marBottom w:val="0"/>
          <w:divBdr>
            <w:top w:val="none" w:sz="0" w:space="0" w:color="auto"/>
            <w:left w:val="none" w:sz="0" w:space="0" w:color="auto"/>
            <w:bottom w:val="none" w:sz="0" w:space="0" w:color="auto"/>
            <w:right w:val="none" w:sz="0" w:space="0" w:color="auto"/>
          </w:divBdr>
        </w:div>
        <w:div w:id="1934316458">
          <w:marLeft w:val="640"/>
          <w:marRight w:val="0"/>
          <w:marTop w:val="0"/>
          <w:marBottom w:val="0"/>
          <w:divBdr>
            <w:top w:val="none" w:sz="0" w:space="0" w:color="auto"/>
            <w:left w:val="none" w:sz="0" w:space="0" w:color="auto"/>
            <w:bottom w:val="none" w:sz="0" w:space="0" w:color="auto"/>
            <w:right w:val="none" w:sz="0" w:space="0" w:color="auto"/>
          </w:divBdr>
        </w:div>
        <w:div w:id="1979264921">
          <w:marLeft w:val="640"/>
          <w:marRight w:val="0"/>
          <w:marTop w:val="0"/>
          <w:marBottom w:val="0"/>
          <w:divBdr>
            <w:top w:val="none" w:sz="0" w:space="0" w:color="auto"/>
            <w:left w:val="none" w:sz="0" w:space="0" w:color="auto"/>
            <w:bottom w:val="none" w:sz="0" w:space="0" w:color="auto"/>
            <w:right w:val="none" w:sz="0" w:space="0" w:color="auto"/>
          </w:divBdr>
        </w:div>
        <w:div w:id="2014842319">
          <w:marLeft w:val="640"/>
          <w:marRight w:val="0"/>
          <w:marTop w:val="0"/>
          <w:marBottom w:val="0"/>
          <w:divBdr>
            <w:top w:val="none" w:sz="0" w:space="0" w:color="auto"/>
            <w:left w:val="none" w:sz="0" w:space="0" w:color="auto"/>
            <w:bottom w:val="none" w:sz="0" w:space="0" w:color="auto"/>
            <w:right w:val="none" w:sz="0" w:space="0" w:color="auto"/>
          </w:divBdr>
        </w:div>
        <w:div w:id="2026636347">
          <w:marLeft w:val="640"/>
          <w:marRight w:val="0"/>
          <w:marTop w:val="0"/>
          <w:marBottom w:val="0"/>
          <w:divBdr>
            <w:top w:val="none" w:sz="0" w:space="0" w:color="auto"/>
            <w:left w:val="none" w:sz="0" w:space="0" w:color="auto"/>
            <w:bottom w:val="none" w:sz="0" w:space="0" w:color="auto"/>
            <w:right w:val="none" w:sz="0" w:space="0" w:color="auto"/>
          </w:divBdr>
        </w:div>
        <w:div w:id="2053847043">
          <w:marLeft w:val="640"/>
          <w:marRight w:val="0"/>
          <w:marTop w:val="0"/>
          <w:marBottom w:val="0"/>
          <w:divBdr>
            <w:top w:val="none" w:sz="0" w:space="0" w:color="auto"/>
            <w:left w:val="none" w:sz="0" w:space="0" w:color="auto"/>
            <w:bottom w:val="none" w:sz="0" w:space="0" w:color="auto"/>
            <w:right w:val="none" w:sz="0" w:space="0" w:color="auto"/>
          </w:divBdr>
        </w:div>
        <w:div w:id="2108957889">
          <w:marLeft w:val="640"/>
          <w:marRight w:val="0"/>
          <w:marTop w:val="0"/>
          <w:marBottom w:val="0"/>
          <w:divBdr>
            <w:top w:val="none" w:sz="0" w:space="0" w:color="auto"/>
            <w:left w:val="none" w:sz="0" w:space="0" w:color="auto"/>
            <w:bottom w:val="none" w:sz="0" w:space="0" w:color="auto"/>
            <w:right w:val="none" w:sz="0" w:space="0" w:color="auto"/>
          </w:divBdr>
        </w:div>
      </w:divsChild>
    </w:div>
    <w:div w:id="1828401632">
      <w:bodyDiv w:val="1"/>
      <w:marLeft w:val="0"/>
      <w:marRight w:val="0"/>
      <w:marTop w:val="0"/>
      <w:marBottom w:val="0"/>
      <w:divBdr>
        <w:top w:val="none" w:sz="0" w:space="0" w:color="auto"/>
        <w:left w:val="none" w:sz="0" w:space="0" w:color="auto"/>
        <w:bottom w:val="none" w:sz="0" w:space="0" w:color="auto"/>
        <w:right w:val="none" w:sz="0" w:space="0" w:color="auto"/>
      </w:divBdr>
      <w:divsChild>
        <w:div w:id="196509559">
          <w:marLeft w:val="640"/>
          <w:marRight w:val="0"/>
          <w:marTop w:val="0"/>
          <w:marBottom w:val="0"/>
          <w:divBdr>
            <w:top w:val="none" w:sz="0" w:space="0" w:color="auto"/>
            <w:left w:val="none" w:sz="0" w:space="0" w:color="auto"/>
            <w:bottom w:val="none" w:sz="0" w:space="0" w:color="auto"/>
            <w:right w:val="none" w:sz="0" w:space="0" w:color="auto"/>
          </w:divBdr>
        </w:div>
        <w:div w:id="363363172">
          <w:marLeft w:val="640"/>
          <w:marRight w:val="0"/>
          <w:marTop w:val="0"/>
          <w:marBottom w:val="0"/>
          <w:divBdr>
            <w:top w:val="none" w:sz="0" w:space="0" w:color="auto"/>
            <w:left w:val="none" w:sz="0" w:space="0" w:color="auto"/>
            <w:bottom w:val="none" w:sz="0" w:space="0" w:color="auto"/>
            <w:right w:val="none" w:sz="0" w:space="0" w:color="auto"/>
          </w:divBdr>
        </w:div>
        <w:div w:id="377824710">
          <w:marLeft w:val="640"/>
          <w:marRight w:val="0"/>
          <w:marTop w:val="0"/>
          <w:marBottom w:val="0"/>
          <w:divBdr>
            <w:top w:val="none" w:sz="0" w:space="0" w:color="auto"/>
            <w:left w:val="none" w:sz="0" w:space="0" w:color="auto"/>
            <w:bottom w:val="none" w:sz="0" w:space="0" w:color="auto"/>
            <w:right w:val="none" w:sz="0" w:space="0" w:color="auto"/>
          </w:divBdr>
        </w:div>
        <w:div w:id="666902262">
          <w:marLeft w:val="640"/>
          <w:marRight w:val="0"/>
          <w:marTop w:val="0"/>
          <w:marBottom w:val="0"/>
          <w:divBdr>
            <w:top w:val="none" w:sz="0" w:space="0" w:color="auto"/>
            <w:left w:val="none" w:sz="0" w:space="0" w:color="auto"/>
            <w:bottom w:val="none" w:sz="0" w:space="0" w:color="auto"/>
            <w:right w:val="none" w:sz="0" w:space="0" w:color="auto"/>
          </w:divBdr>
        </w:div>
        <w:div w:id="821387040">
          <w:marLeft w:val="640"/>
          <w:marRight w:val="0"/>
          <w:marTop w:val="0"/>
          <w:marBottom w:val="0"/>
          <w:divBdr>
            <w:top w:val="none" w:sz="0" w:space="0" w:color="auto"/>
            <w:left w:val="none" w:sz="0" w:space="0" w:color="auto"/>
            <w:bottom w:val="none" w:sz="0" w:space="0" w:color="auto"/>
            <w:right w:val="none" w:sz="0" w:space="0" w:color="auto"/>
          </w:divBdr>
        </w:div>
        <w:div w:id="861865219">
          <w:marLeft w:val="640"/>
          <w:marRight w:val="0"/>
          <w:marTop w:val="0"/>
          <w:marBottom w:val="0"/>
          <w:divBdr>
            <w:top w:val="none" w:sz="0" w:space="0" w:color="auto"/>
            <w:left w:val="none" w:sz="0" w:space="0" w:color="auto"/>
            <w:bottom w:val="none" w:sz="0" w:space="0" w:color="auto"/>
            <w:right w:val="none" w:sz="0" w:space="0" w:color="auto"/>
          </w:divBdr>
        </w:div>
        <w:div w:id="862286023">
          <w:marLeft w:val="640"/>
          <w:marRight w:val="0"/>
          <w:marTop w:val="0"/>
          <w:marBottom w:val="0"/>
          <w:divBdr>
            <w:top w:val="none" w:sz="0" w:space="0" w:color="auto"/>
            <w:left w:val="none" w:sz="0" w:space="0" w:color="auto"/>
            <w:bottom w:val="none" w:sz="0" w:space="0" w:color="auto"/>
            <w:right w:val="none" w:sz="0" w:space="0" w:color="auto"/>
          </w:divBdr>
        </w:div>
        <w:div w:id="952248631">
          <w:marLeft w:val="640"/>
          <w:marRight w:val="0"/>
          <w:marTop w:val="0"/>
          <w:marBottom w:val="0"/>
          <w:divBdr>
            <w:top w:val="none" w:sz="0" w:space="0" w:color="auto"/>
            <w:left w:val="none" w:sz="0" w:space="0" w:color="auto"/>
            <w:bottom w:val="none" w:sz="0" w:space="0" w:color="auto"/>
            <w:right w:val="none" w:sz="0" w:space="0" w:color="auto"/>
          </w:divBdr>
        </w:div>
        <w:div w:id="1273438513">
          <w:marLeft w:val="640"/>
          <w:marRight w:val="0"/>
          <w:marTop w:val="0"/>
          <w:marBottom w:val="0"/>
          <w:divBdr>
            <w:top w:val="none" w:sz="0" w:space="0" w:color="auto"/>
            <w:left w:val="none" w:sz="0" w:space="0" w:color="auto"/>
            <w:bottom w:val="none" w:sz="0" w:space="0" w:color="auto"/>
            <w:right w:val="none" w:sz="0" w:space="0" w:color="auto"/>
          </w:divBdr>
        </w:div>
        <w:div w:id="1399009717">
          <w:marLeft w:val="640"/>
          <w:marRight w:val="0"/>
          <w:marTop w:val="0"/>
          <w:marBottom w:val="0"/>
          <w:divBdr>
            <w:top w:val="none" w:sz="0" w:space="0" w:color="auto"/>
            <w:left w:val="none" w:sz="0" w:space="0" w:color="auto"/>
            <w:bottom w:val="none" w:sz="0" w:space="0" w:color="auto"/>
            <w:right w:val="none" w:sz="0" w:space="0" w:color="auto"/>
          </w:divBdr>
        </w:div>
        <w:div w:id="1471359978">
          <w:marLeft w:val="640"/>
          <w:marRight w:val="0"/>
          <w:marTop w:val="0"/>
          <w:marBottom w:val="0"/>
          <w:divBdr>
            <w:top w:val="none" w:sz="0" w:space="0" w:color="auto"/>
            <w:left w:val="none" w:sz="0" w:space="0" w:color="auto"/>
            <w:bottom w:val="none" w:sz="0" w:space="0" w:color="auto"/>
            <w:right w:val="none" w:sz="0" w:space="0" w:color="auto"/>
          </w:divBdr>
        </w:div>
        <w:div w:id="1516571507">
          <w:marLeft w:val="640"/>
          <w:marRight w:val="0"/>
          <w:marTop w:val="0"/>
          <w:marBottom w:val="0"/>
          <w:divBdr>
            <w:top w:val="none" w:sz="0" w:space="0" w:color="auto"/>
            <w:left w:val="none" w:sz="0" w:space="0" w:color="auto"/>
            <w:bottom w:val="none" w:sz="0" w:space="0" w:color="auto"/>
            <w:right w:val="none" w:sz="0" w:space="0" w:color="auto"/>
          </w:divBdr>
        </w:div>
        <w:div w:id="1643149288">
          <w:marLeft w:val="640"/>
          <w:marRight w:val="0"/>
          <w:marTop w:val="0"/>
          <w:marBottom w:val="0"/>
          <w:divBdr>
            <w:top w:val="none" w:sz="0" w:space="0" w:color="auto"/>
            <w:left w:val="none" w:sz="0" w:space="0" w:color="auto"/>
            <w:bottom w:val="none" w:sz="0" w:space="0" w:color="auto"/>
            <w:right w:val="none" w:sz="0" w:space="0" w:color="auto"/>
          </w:divBdr>
        </w:div>
      </w:divsChild>
    </w:div>
    <w:div w:id="1829712401">
      <w:bodyDiv w:val="1"/>
      <w:marLeft w:val="0"/>
      <w:marRight w:val="0"/>
      <w:marTop w:val="0"/>
      <w:marBottom w:val="0"/>
      <w:divBdr>
        <w:top w:val="none" w:sz="0" w:space="0" w:color="auto"/>
        <w:left w:val="none" w:sz="0" w:space="0" w:color="auto"/>
        <w:bottom w:val="none" w:sz="0" w:space="0" w:color="auto"/>
        <w:right w:val="none" w:sz="0" w:space="0" w:color="auto"/>
      </w:divBdr>
    </w:div>
    <w:div w:id="1829855943">
      <w:bodyDiv w:val="1"/>
      <w:marLeft w:val="0"/>
      <w:marRight w:val="0"/>
      <w:marTop w:val="0"/>
      <w:marBottom w:val="0"/>
      <w:divBdr>
        <w:top w:val="none" w:sz="0" w:space="0" w:color="auto"/>
        <w:left w:val="none" w:sz="0" w:space="0" w:color="auto"/>
        <w:bottom w:val="none" w:sz="0" w:space="0" w:color="auto"/>
        <w:right w:val="none" w:sz="0" w:space="0" w:color="auto"/>
      </w:divBdr>
    </w:div>
    <w:div w:id="1830629616">
      <w:bodyDiv w:val="1"/>
      <w:marLeft w:val="0"/>
      <w:marRight w:val="0"/>
      <w:marTop w:val="0"/>
      <w:marBottom w:val="0"/>
      <w:divBdr>
        <w:top w:val="none" w:sz="0" w:space="0" w:color="auto"/>
        <w:left w:val="none" w:sz="0" w:space="0" w:color="auto"/>
        <w:bottom w:val="none" w:sz="0" w:space="0" w:color="auto"/>
        <w:right w:val="none" w:sz="0" w:space="0" w:color="auto"/>
      </w:divBdr>
    </w:div>
    <w:div w:id="1831554216">
      <w:bodyDiv w:val="1"/>
      <w:marLeft w:val="0"/>
      <w:marRight w:val="0"/>
      <w:marTop w:val="0"/>
      <w:marBottom w:val="0"/>
      <w:divBdr>
        <w:top w:val="none" w:sz="0" w:space="0" w:color="auto"/>
        <w:left w:val="none" w:sz="0" w:space="0" w:color="auto"/>
        <w:bottom w:val="none" w:sz="0" w:space="0" w:color="auto"/>
        <w:right w:val="none" w:sz="0" w:space="0" w:color="auto"/>
      </w:divBdr>
    </w:div>
    <w:div w:id="1832476892">
      <w:bodyDiv w:val="1"/>
      <w:marLeft w:val="0"/>
      <w:marRight w:val="0"/>
      <w:marTop w:val="0"/>
      <w:marBottom w:val="0"/>
      <w:divBdr>
        <w:top w:val="none" w:sz="0" w:space="0" w:color="auto"/>
        <w:left w:val="none" w:sz="0" w:space="0" w:color="auto"/>
        <w:bottom w:val="none" w:sz="0" w:space="0" w:color="auto"/>
        <w:right w:val="none" w:sz="0" w:space="0" w:color="auto"/>
      </w:divBdr>
    </w:div>
    <w:div w:id="1833333402">
      <w:bodyDiv w:val="1"/>
      <w:marLeft w:val="0"/>
      <w:marRight w:val="0"/>
      <w:marTop w:val="0"/>
      <w:marBottom w:val="0"/>
      <w:divBdr>
        <w:top w:val="none" w:sz="0" w:space="0" w:color="auto"/>
        <w:left w:val="none" w:sz="0" w:space="0" w:color="auto"/>
        <w:bottom w:val="none" w:sz="0" w:space="0" w:color="auto"/>
        <w:right w:val="none" w:sz="0" w:space="0" w:color="auto"/>
      </w:divBdr>
    </w:div>
    <w:div w:id="1833830380">
      <w:bodyDiv w:val="1"/>
      <w:marLeft w:val="0"/>
      <w:marRight w:val="0"/>
      <w:marTop w:val="0"/>
      <w:marBottom w:val="0"/>
      <w:divBdr>
        <w:top w:val="none" w:sz="0" w:space="0" w:color="auto"/>
        <w:left w:val="none" w:sz="0" w:space="0" w:color="auto"/>
        <w:bottom w:val="none" w:sz="0" w:space="0" w:color="auto"/>
        <w:right w:val="none" w:sz="0" w:space="0" w:color="auto"/>
      </w:divBdr>
    </w:div>
    <w:div w:id="1834179967">
      <w:bodyDiv w:val="1"/>
      <w:marLeft w:val="0"/>
      <w:marRight w:val="0"/>
      <w:marTop w:val="0"/>
      <w:marBottom w:val="0"/>
      <w:divBdr>
        <w:top w:val="none" w:sz="0" w:space="0" w:color="auto"/>
        <w:left w:val="none" w:sz="0" w:space="0" w:color="auto"/>
        <w:bottom w:val="none" w:sz="0" w:space="0" w:color="auto"/>
        <w:right w:val="none" w:sz="0" w:space="0" w:color="auto"/>
      </w:divBdr>
    </w:div>
    <w:div w:id="1834253712">
      <w:bodyDiv w:val="1"/>
      <w:marLeft w:val="0"/>
      <w:marRight w:val="0"/>
      <w:marTop w:val="0"/>
      <w:marBottom w:val="0"/>
      <w:divBdr>
        <w:top w:val="none" w:sz="0" w:space="0" w:color="auto"/>
        <w:left w:val="none" w:sz="0" w:space="0" w:color="auto"/>
        <w:bottom w:val="none" w:sz="0" w:space="0" w:color="auto"/>
        <w:right w:val="none" w:sz="0" w:space="0" w:color="auto"/>
      </w:divBdr>
    </w:div>
    <w:div w:id="1834642460">
      <w:bodyDiv w:val="1"/>
      <w:marLeft w:val="0"/>
      <w:marRight w:val="0"/>
      <w:marTop w:val="0"/>
      <w:marBottom w:val="0"/>
      <w:divBdr>
        <w:top w:val="none" w:sz="0" w:space="0" w:color="auto"/>
        <w:left w:val="none" w:sz="0" w:space="0" w:color="auto"/>
        <w:bottom w:val="none" w:sz="0" w:space="0" w:color="auto"/>
        <w:right w:val="none" w:sz="0" w:space="0" w:color="auto"/>
      </w:divBdr>
    </w:div>
    <w:div w:id="1835366695">
      <w:bodyDiv w:val="1"/>
      <w:marLeft w:val="0"/>
      <w:marRight w:val="0"/>
      <w:marTop w:val="0"/>
      <w:marBottom w:val="0"/>
      <w:divBdr>
        <w:top w:val="none" w:sz="0" w:space="0" w:color="auto"/>
        <w:left w:val="none" w:sz="0" w:space="0" w:color="auto"/>
        <w:bottom w:val="none" w:sz="0" w:space="0" w:color="auto"/>
        <w:right w:val="none" w:sz="0" w:space="0" w:color="auto"/>
      </w:divBdr>
    </w:div>
    <w:div w:id="1835685900">
      <w:bodyDiv w:val="1"/>
      <w:marLeft w:val="0"/>
      <w:marRight w:val="0"/>
      <w:marTop w:val="0"/>
      <w:marBottom w:val="0"/>
      <w:divBdr>
        <w:top w:val="none" w:sz="0" w:space="0" w:color="auto"/>
        <w:left w:val="none" w:sz="0" w:space="0" w:color="auto"/>
        <w:bottom w:val="none" w:sz="0" w:space="0" w:color="auto"/>
        <w:right w:val="none" w:sz="0" w:space="0" w:color="auto"/>
      </w:divBdr>
    </w:div>
    <w:div w:id="1835871343">
      <w:bodyDiv w:val="1"/>
      <w:marLeft w:val="0"/>
      <w:marRight w:val="0"/>
      <w:marTop w:val="0"/>
      <w:marBottom w:val="0"/>
      <w:divBdr>
        <w:top w:val="none" w:sz="0" w:space="0" w:color="auto"/>
        <w:left w:val="none" w:sz="0" w:space="0" w:color="auto"/>
        <w:bottom w:val="none" w:sz="0" w:space="0" w:color="auto"/>
        <w:right w:val="none" w:sz="0" w:space="0" w:color="auto"/>
      </w:divBdr>
    </w:div>
    <w:div w:id="1836265358">
      <w:bodyDiv w:val="1"/>
      <w:marLeft w:val="0"/>
      <w:marRight w:val="0"/>
      <w:marTop w:val="0"/>
      <w:marBottom w:val="0"/>
      <w:divBdr>
        <w:top w:val="none" w:sz="0" w:space="0" w:color="auto"/>
        <w:left w:val="none" w:sz="0" w:space="0" w:color="auto"/>
        <w:bottom w:val="none" w:sz="0" w:space="0" w:color="auto"/>
        <w:right w:val="none" w:sz="0" w:space="0" w:color="auto"/>
      </w:divBdr>
    </w:div>
    <w:div w:id="1836726291">
      <w:bodyDiv w:val="1"/>
      <w:marLeft w:val="0"/>
      <w:marRight w:val="0"/>
      <w:marTop w:val="0"/>
      <w:marBottom w:val="0"/>
      <w:divBdr>
        <w:top w:val="none" w:sz="0" w:space="0" w:color="auto"/>
        <w:left w:val="none" w:sz="0" w:space="0" w:color="auto"/>
        <w:bottom w:val="none" w:sz="0" w:space="0" w:color="auto"/>
        <w:right w:val="none" w:sz="0" w:space="0" w:color="auto"/>
      </w:divBdr>
    </w:div>
    <w:div w:id="1837767203">
      <w:bodyDiv w:val="1"/>
      <w:marLeft w:val="0"/>
      <w:marRight w:val="0"/>
      <w:marTop w:val="0"/>
      <w:marBottom w:val="0"/>
      <w:divBdr>
        <w:top w:val="none" w:sz="0" w:space="0" w:color="auto"/>
        <w:left w:val="none" w:sz="0" w:space="0" w:color="auto"/>
        <w:bottom w:val="none" w:sz="0" w:space="0" w:color="auto"/>
        <w:right w:val="none" w:sz="0" w:space="0" w:color="auto"/>
      </w:divBdr>
    </w:div>
    <w:div w:id="1838111117">
      <w:bodyDiv w:val="1"/>
      <w:marLeft w:val="0"/>
      <w:marRight w:val="0"/>
      <w:marTop w:val="0"/>
      <w:marBottom w:val="0"/>
      <w:divBdr>
        <w:top w:val="none" w:sz="0" w:space="0" w:color="auto"/>
        <w:left w:val="none" w:sz="0" w:space="0" w:color="auto"/>
        <w:bottom w:val="none" w:sz="0" w:space="0" w:color="auto"/>
        <w:right w:val="none" w:sz="0" w:space="0" w:color="auto"/>
      </w:divBdr>
    </w:div>
    <w:div w:id="1838422983">
      <w:bodyDiv w:val="1"/>
      <w:marLeft w:val="0"/>
      <w:marRight w:val="0"/>
      <w:marTop w:val="0"/>
      <w:marBottom w:val="0"/>
      <w:divBdr>
        <w:top w:val="none" w:sz="0" w:space="0" w:color="auto"/>
        <w:left w:val="none" w:sz="0" w:space="0" w:color="auto"/>
        <w:bottom w:val="none" w:sz="0" w:space="0" w:color="auto"/>
        <w:right w:val="none" w:sz="0" w:space="0" w:color="auto"/>
      </w:divBdr>
    </w:div>
    <w:div w:id="1838494400">
      <w:bodyDiv w:val="1"/>
      <w:marLeft w:val="0"/>
      <w:marRight w:val="0"/>
      <w:marTop w:val="0"/>
      <w:marBottom w:val="0"/>
      <w:divBdr>
        <w:top w:val="none" w:sz="0" w:space="0" w:color="auto"/>
        <w:left w:val="none" w:sz="0" w:space="0" w:color="auto"/>
        <w:bottom w:val="none" w:sz="0" w:space="0" w:color="auto"/>
        <w:right w:val="none" w:sz="0" w:space="0" w:color="auto"/>
      </w:divBdr>
    </w:div>
    <w:div w:id="1838689904">
      <w:bodyDiv w:val="1"/>
      <w:marLeft w:val="0"/>
      <w:marRight w:val="0"/>
      <w:marTop w:val="0"/>
      <w:marBottom w:val="0"/>
      <w:divBdr>
        <w:top w:val="none" w:sz="0" w:space="0" w:color="auto"/>
        <w:left w:val="none" w:sz="0" w:space="0" w:color="auto"/>
        <w:bottom w:val="none" w:sz="0" w:space="0" w:color="auto"/>
        <w:right w:val="none" w:sz="0" w:space="0" w:color="auto"/>
      </w:divBdr>
    </w:div>
    <w:div w:id="1838769466">
      <w:bodyDiv w:val="1"/>
      <w:marLeft w:val="0"/>
      <w:marRight w:val="0"/>
      <w:marTop w:val="0"/>
      <w:marBottom w:val="0"/>
      <w:divBdr>
        <w:top w:val="none" w:sz="0" w:space="0" w:color="auto"/>
        <w:left w:val="none" w:sz="0" w:space="0" w:color="auto"/>
        <w:bottom w:val="none" w:sz="0" w:space="0" w:color="auto"/>
        <w:right w:val="none" w:sz="0" w:space="0" w:color="auto"/>
      </w:divBdr>
    </w:div>
    <w:div w:id="1838884793">
      <w:bodyDiv w:val="1"/>
      <w:marLeft w:val="0"/>
      <w:marRight w:val="0"/>
      <w:marTop w:val="0"/>
      <w:marBottom w:val="0"/>
      <w:divBdr>
        <w:top w:val="none" w:sz="0" w:space="0" w:color="auto"/>
        <w:left w:val="none" w:sz="0" w:space="0" w:color="auto"/>
        <w:bottom w:val="none" w:sz="0" w:space="0" w:color="auto"/>
        <w:right w:val="none" w:sz="0" w:space="0" w:color="auto"/>
      </w:divBdr>
      <w:divsChild>
        <w:div w:id="267004306">
          <w:marLeft w:val="640"/>
          <w:marRight w:val="0"/>
          <w:marTop w:val="0"/>
          <w:marBottom w:val="0"/>
          <w:divBdr>
            <w:top w:val="none" w:sz="0" w:space="0" w:color="auto"/>
            <w:left w:val="none" w:sz="0" w:space="0" w:color="auto"/>
            <w:bottom w:val="none" w:sz="0" w:space="0" w:color="auto"/>
            <w:right w:val="none" w:sz="0" w:space="0" w:color="auto"/>
          </w:divBdr>
        </w:div>
        <w:div w:id="945505920">
          <w:marLeft w:val="640"/>
          <w:marRight w:val="0"/>
          <w:marTop w:val="0"/>
          <w:marBottom w:val="0"/>
          <w:divBdr>
            <w:top w:val="none" w:sz="0" w:space="0" w:color="auto"/>
            <w:left w:val="none" w:sz="0" w:space="0" w:color="auto"/>
            <w:bottom w:val="none" w:sz="0" w:space="0" w:color="auto"/>
            <w:right w:val="none" w:sz="0" w:space="0" w:color="auto"/>
          </w:divBdr>
        </w:div>
        <w:div w:id="991103919">
          <w:marLeft w:val="640"/>
          <w:marRight w:val="0"/>
          <w:marTop w:val="0"/>
          <w:marBottom w:val="0"/>
          <w:divBdr>
            <w:top w:val="none" w:sz="0" w:space="0" w:color="auto"/>
            <w:left w:val="none" w:sz="0" w:space="0" w:color="auto"/>
            <w:bottom w:val="none" w:sz="0" w:space="0" w:color="auto"/>
            <w:right w:val="none" w:sz="0" w:space="0" w:color="auto"/>
          </w:divBdr>
        </w:div>
        <w:div w:id="1002124101">
          <w:marLeft w:val="640"/>
          <w:marRight w:val="0"/>
          <w:marTop w:val="0"/>
          <w:marBottom w:val="0"/>
          <w:divBdr>
            <w:top w:val="none" w:sz="0" w:space="0" w:color="auto"/>
            <w:left w:val="none" w:sz="0" w:space="0" w:color="auto"/>
            <w:bottom w:val="none" w:sz="0" w:space="0" w:color="auto"/>
            <w:right w:val="none" w:sz="0" w:space="0" w:color="auto"/>
          </w:divBdr>
        </w:div>
        <w:div w:id="1171140467">
          <w:marLeft w:val="640"/>
          <w:marRight w:val="0"/>
          <w:marTop w:val="0"/>
          <w:marBottom w:val="0"/>
          <w:divBdr>
            <w:top w:val="none" w:sz="0" w:space="0" w:color="auto"/>
            <w:left w:val="none" w:sz="0" w:space="0" w:color="auto"/>
            <w:bottom w:val="none" w:sz="0" w:space="0" w:color="auto"/>
            <w:right w:val="none" w:sz="0" w:space="0" w:color="auto"/>
          </w:divBdr>
        </w:div>
        <w:div w:id="1200896407">
          <w:marLeft w:val="640"/>
          <w:marRight w:val="0"/>
          <w:marTop w:val="0"/>
          <w:marBottom w:val="0"/>
          <w:divBdr>
            <w:top w:val="none" w:sz="0" w:space="0" w:color="auto"/>
            <w:left w:val="none" w:sz="0" w:space="0" w:color="auto"/>
            <w:bottom w:val="none" w:sz="0" w:space="0" w:color="auto"/>
            <w:right w:val="none" w:sz="0" w:space="0" w:color="auto"/>
          </w:divBdr>
        </w:div>
        <w:div w:id="1234007737">
          <w:marLeft w:val="640"/>
          <w:marRight w:val="0"/>
          <w:marTop w:val="0"/>
          <w:marBottom w:val="0"/>
          <w:divBdr>
            <w:top w:val="none" w:sz="0" w:space="0" w:color="auto"/>
            <w:left w:val="none" w:sz="0" w:space="0" w:color="auto"/>
            <w:bottom w:val="none" w:sz="0" w:space="0" w:color="auto"/>
            <w:right w:val="none" w:sz="0" w:space="0" w:color="auto"/>
          </w:divBdr>
        </w:div>
        <w:div w:id="1652564313">
          <w:marLeft w:val="640"/>
          <w:marRight w:val="0"/>
          <w:marTop w:val="0"/>
          <w:marBottom w:val="0"/>
          <w:divBdr>
            <w:top w:val="none" w:sz="0" w:space="0" w:color="auto"/>
            <w:left w:val="none" w:sz="0" w:space="0" w:color="auto"/>
            <w:bottom w:val="none" w:sz="0" w:space="0" w:color="auto"/>
            <w:right w:val="none" w:sz="0" w:space="0" w:color="auto"/>
          </w:divBdr>
        </w:div>
        <w:div w:id="1684671292">
          <w:marLeft w:val="640"/>
          <w:marRight w:val="0"/>
          <w:marTop w:val="0"/>
          <w:marBottom w:val="0"/>
          <w:divBdr>
            <w:top w:val="none" w:sz="0" w:space="0" w:color="auto"/>
            <w:left w:val="none" w:sz="0" w:space="0" w:color="auto"/>
            <w:bottom w:val="none" w:sz="0" w:space="0" w:color="auto"/>
            <w:right w:val="none" w:sz="0" w:space="0" w:color="auto"/>
          </w:divBdr>
        </w:div>
        <w:div w:id="1689065193">
          <w:marLeft w:val="640"/>
          <w:marRight w:val="0"/>
          <w:marTop w:val="0"/>
          <w:marBottom w:val="0"/>
          <w:divBdr>
            <w:top w:val="none" w:sz="0" w:space="0" w:color="auto"/>
            <w:left w:val="none" w:sz="0" w:space="0" w:color="auto"/>
            <w:bottom w:val="none" w:sz="0" w:space="0" w:color="auto"/>
            <w:right w:val="none" w:sz="0" w:space="0" w:color="auto"/>
          </w:divBdr>
        </w:div>
        <w:div w:id="1754813235">
          <w:marLeft w:val="640"/>
          <w:marRight w:val="0"/>
          <w:marTop w:val="0"/>
          <w:marBottom w:val="0"/>
          <w:divBdr>
            <w:top w:val="none" w:sz="0" w:space="0" w:color="auto"/>
            <w:left w:val="none" w:sz="0" w:space="0" w:color="auto"/>
            <w:bottom w:val="none" w:sz="0" w:space="0" w:color="auto"/>
            <w:right w:val="none" w:sz="0" w:space="0" w:color="auto"/>
          </w:divBdr>
        </w:div>
        <w:div w:id="1916666405">
          <w:marLeft w:val="640"/>
          <w:marRight w:val="0"/>
          <w:marTop w:val="0"/>
          <w:marBottom w:val="0"/>
          <w:divBdr>
            <w:top w:val="none" w:sz="0" w:space="0" w:color="auto"/>
            <w:left w:val="none" w:sz="0" w:space="0" w:color="auto"/>
            <w:bottom w:val="none" w:sz="0" w:space="0" w:color="auto"/>
            <w:right w:val="none" w:sz="0" w:space="0" w:color="auto"/>
          </w:divBdr>
        </w:div>
        <w:div w:id="2081900067">
          <w:marLeft w:val="640"/>
          <w:marRight w:val="0"/>
          <w:marTop w:val="0"/>
          <w:marBottom w:val="0"/>
          <w:divBdr>
            <w:top w:val="none" w:sz="0" w:space="0" w:color="auto"/>
            <w:left w:val="none" w:sz="0" w:space="0" w:color="auto"/>
            <w:bottom w:val="none" w:sz="0" w:space="0" w:color="auto"/>
            <w:right w:val="none" w:sz="0" w:space="0" w:color="auto"/>
          </w:divBdr>
        </w:div>
      </w:divsChild>
    </w:div>
    <w:div w:id="1838887511">
      <w:bodyDiv w:val="1"/>
      <w:marLeft w:val="0"/>
      <w:marRight w:val="0"/>
      <w:marTop w:val="0"/>
      <w:marBottom w:val="0"/>
      <w:divBdr>
        <w:top w:val="none" w:sz="0" w:space="0" w:color="auto"/>
        <w:left w:val="none" w:sz="0" w:space="0" w:color="auto"/>
        <w:bottom w:val="none" w:sz="0" w:space="0" w:color="auto"/>
        <w:right w:val="none" w:sz="0" w:space="0" w:color="auto"/>
      </w:divBdr>
    </w:div>
    <w:div w:id="1839150134">
      <w:bodyDiv w:val="1"/>
      <w:marLeft w:val="0"/>
      <w:marRight w:val="0"/>
      <w:marTop w:val="0"/>
      <w:marBottom w:val="0"/>
      <w:divBdr>
        <w:top w:val="none" w:sz="0" w:space="0" w:color="auto"/>
        <w:left w:val="none" w:sz="0" w:space="0" w:color="auto"/>
        <w:bottom w:val="none" w:sz="0" w:space="0" w:color="auto"/>
        <w:right w:val="none" w:sz="0" w:space="0" w:color="auto"/>
      </w:divBdr>
    </w:div>
    <w:div w:id="1839691348">
      <w:bodyDiv w:val="1"/>
      <w:marLeft w:val="0"/>
      <w:marRight w:val="0"/>
      <w:marTop w:val="0"/>
      <w:marBottom w:val="0"/>
      <w:divBdr>
        <w:top w:val="none" w:sz="0" w:space="0" w:color="auto"/>
        <w:left w:val="none" w:sz="0" w:space="0" w:color="auto"/>
        <w:bottom w:val="none" w:sz="0" w:space="0" w:color="auto"/>
        <w:right w:val="none" w:sz="0" w:space="0" w:color="auto"/>
      </w:divBdr>
    </w:div>
    <w:div w:id="1839727227">
      <w:bodyDiv w:val="1"/>
      <w:marLeft w:val="0"/>
      <w:marRight w:val="0"/>
      <w:marTop w:val="0"/>
      <w:marBottom w:val="0"/>
      <w:divBdr>
        <w:top w:val="none" w:sz="0" w:space="0" w:color="auto"/>
        <w:left w:val="none" w:sz="0" w:space="0" w:color="auto"/>
        <w:bottom w:val="none" w:sz="0" w:space="0" w:color="auto"/>
        <w:right w:val="none" w:sz="0" w:space="0" w:color="auto"/>
      </w:divBdr>
    </w:div>
    <w:div w:id="1839809749">
      <w:bodyDiv w:val="1"/>
      <w:marLeft w:val="0"/>
      <w:marRight w:val="0"/>
      <w:marTop w:val="0"/>
      <w:marBottom w:val="0"/>
      <w:divBdr>
        <w:top w:val="none" w:sz="0" w:space="0" w:color="auto"/>
        <w:left w:val="none" w:sz="0" w:space="0" w:color="auto"/>
        <w:bottom w:val="none" w:sz="0" w:space="0" w:color="auto"/>
        <w:right w:val="none" w:sz="0" w:space="0" w:color="auto"/>
      </w:divBdr>
      <w:divsChild>
        <w:div w:id="199124260">
          <w:marLeft w:val="640"/>
          <w:marRight w:val="0"/>
          <w:marTop w:val="0"/>
          <w:marBottom w:val="0"/>
          <w:divBdr>
            <w:top w:val="none" w:sz="0" w:space="0" w:color="auto"/>
            <w:left w:val="none" w:sz="0" w:space="0" w:color="auto"/>
            <w:bottom w:val="none" w:sz="0" w:space="0" w:color="auto"/>
            <w:right w:val="none" w:sz="0" w:space="0" w:color="auto"/>
          </w:divBdr>
        </w:div>
        <w:div w:id="645821149">
          <w:marLeft w:val="640"/>
          <w:marRight w:val="0"/>
          <w:marTop w:val="0"/>
          <w:marBottom w:val="0"/>
          <w:divBdr>
            <w:top w:val="none" w:sz="0" w:space="0" w:color="auto"/>
            <w:left w:val="none" w:sz="0" w:space="0" w:color="auto"/>
            <w:bottom w:val="none" w:sz="0" w:space="0" w:color="auto"/>
            <w:right w:val="none" w:sz="0" w:space="0" w:color="auto"/>
          </w:divBdr>
        </w:div>
        <w:div w:id="649283580">
          <w:marLeft w:val="640"/>
          <w:marRight w:val="0"/>
          <w:marTop w:val="0"/>
          <w:marBottom w:val="0"/>
          <w:divBdr>
            <w:top w:val="none" w:sz="0" w:space="0" w:color="auto"/>
            <w:left w:val="none" w:sz="0" w:space="0" w:color="auto"/>
            <w:bottom w:val="none" w:sz="0" w:space="0" w:color="auto"/>
            <w:right w:val="none" w:sz="0" w:space="0" w:color="auto"/>
          </w:divBdr>
        </w:div>
        <w:div w:id="739402304">
          <w:marLeft w:val="640"/>
          <w:marRight w:val="0"/>
          <w:marTop w:val="0"/>
          <w:marBottom w:val="0"/>
          <w:divBdr>
            <w:top w:val="none" w:sz="0" w:space="0" w:color="auto"/>
            <w:left w:val="none" w:sz="0" w:space="0" w:color="auto"/>
            <w:bottom w:val="none" w:sz="0" w:space="0" w:color="auto"/>
            <w:right w:val="none" w:sz="0" w:space="0" w:color="auto"/>
          </w:divBdr>
        </w:div>
        <w:div w:id="787703094">
          <w:marLeft w:val="640"/>
          <w:marRight w:val="0"/>
          <w:marTop w:val="0"/>
          <w:marBottom w:val="0"/>
          <w:divBdr>
            <w:top w:val="none" w:sz="0" w:space="0" w:color="auto"/>
            <w:left w:val="none" w:sz="0" w:space="0" w:color="auto"/>
            <w:bottom w:val="none" w:sz="0" w:space="0" w:color="auto"/>
            <w:right w:val="none" w:sz="0" w:space="0" w:color="auto"/>
          </w:divBdr>
        </w:div>
        <w:div w:id="962810649">
          <w:marLeft w:val="640"/>
          <w:marRight w:val="0"/>
          <w:marTop w:val="0"/>
          <w:marBottom w:val="0"/>
          <w:divBdr>
            <w:top w:val="none" w:sz="0" w:space="0" w:color="auto"/>
            <w:left w:val="none" w:sz="0" w:space="0" w:color="auto"/>
            <w:bottom w:val="none" w:sz="0" w:space="0" w:color="auto"/>
            <w:right w:val="none" w:sz="0" w:space="0" w:color="auto"/>
          </w:divBdr>
        </w:div>
        <w:div w:id="1250845549">
          <w:marLeft w:val="640"/>
          <w:marRight w:val="0"/>
          <w:marTop w:val="0"/>
          <w:marBottom w:val="0"/>
          <w:divBdr>
            <w:top w:val="none" w:sz="0" w:space="0" w:color="auto"/>
            <w:left w:val="none" w:sz="0" w:space="0" w:color="auto"/>
            <w:bottom w:val="none" w:sz="0" w:space="0" w:color="auto"/>
            <w:right w:val="none" w:sz="0" w:space="0" w:color="auto"/>
          </w:divBdr>
        </w:div>
        <w:div w:id="1338653770">
          <w:marLeft w:val="640"/>
          <w:marRight w:val="0"/>
          <w:marTop w:val="0"/>
          <w:marBottom w:val="0"/>
          <w:divBdr>
            <w:top w:val="none" w:sz="0" w:space="0" w:color="auto"/>
            <w:left w:val="none" w:sz="0" w:space="0" w:color="auto"/>
            <w:bottom w:val="none" w:sz="0" w:space="0" w:color="auto"/>
            <w:right w:val="none" w:sz="0" w:space="0" w:color="auto"/>
          </w:divBdr>
        </w:div>
        <w:div w:id="1394700622">
          <w:marLeft w:val="640"/>
          <w:marRight w:val="0"/>
          <w:marTop w:val="0"/>
          <w:marBottom w:val="0"/>
          <w:divBdr>
            <w:top w:val="none" w:sz="0" w:space="0" w:color="auto"/>
            <w:left w:val="none" w:sz="0" w:space="0" w:color="auto"/>
            <w:bottom w:val="none" w:sz="0" w:space="0" w:color="auto"/>
            <w:right w:val="none" w:sz="0" w:space="0" w:color="auto"/>
          </w:divBdr>
        </w:div>
        <w:div w:id="1445272636">
          <w:marLeft w:val="640"/>
          <w:marRight w:val="0"/>
          <w:marTop w:val="0"/>
          <w:marBottom w:val="0"/>
          <w:divBdr>
            <w:top w:val="none" w:sz="0" w:space="0" w:color="auto"/>
            <w:left w:val="none" w:sz="0" w:space="0" w:color="auto"/>
            <w:bottom w:val="none" w:sz="0" w:space="0" w:color="auto"/>
            <w:right w:val="none" w:sz="0" w:space="0" w:color="auto"/>
          </w:divBdr>
        </w:div>
        <w:div w:id="1529375269">
          <w:marLeft w:val="640"/>
          <w:marRight w:val="0"/>
          <w:marTop w:val="0"/>
          <w:marBottom w:val="0"/>
          <w:divBdr>
            <w:top w:val="none" w:sz="0" w:space="0" w:color="auto"/>
            <w:left w:val="none" w:sz="0" w:space="0" w:color="auto"/>
            <w:bottom w:val="none" w:sz="0" w:space="0" w:color="auto"/>
            <w:right w:val="none" w:sz="0" w:space="0" w:color="auto"/>
          </w:divBdr>
        </w:div>
        <w:div w:id="1641836478">
          <w:marLeft w:val="640"/>
          <w:marRight w:val="0"/>
          <w:marTop w:val="0"/>
          <w:marBottom w:val="0"/>
          <w:divBdr>
            <w:top w:val="none" w:sz="0" w:space="0" w:color="auto"/>
            <w:left w:val="none" w:sz="0" w:space="0" w:color="auto"/>
            <w:bottom w:val="none" w:sz="0" w:space="0" w:color="auto"/>
            <w:right w:val="none" w:sz="0" w:space="0" w:color="auto"/>
          </w:divBdr>
        </w:div>
        <w:div w:id="1718698782">
          <w:marLeft w:val="640"/>
          <w:marRight w:val="0"/>
          <w:marTop w:val="0"/>
          <w:marBottom w:val="0"/>
          <w:divBdr>
            <w:top w:val="none" w:sz="0" w:space="0" w:color="auto"/>
            <w:left w:val="none" w:sz="0" w:space="0" w:color="auto"/>
            <w:bottom w:val="none" w:sz="0" w:space="0" w:color="auto"/>
            <w:right w:val="none" w:sz="0" w:space="0" w:color="auto"/>
          </w:divBdr>
        </w:div>
        <w:div w:id="2072729969">
          <w:marLeft w:val="640"/>
          <w:marRight w:val="0"/>
          <w:marTop w:val="0"/>
          <w:marBottom w:val="0"/>
          <w:divBdr>
            <w:top w:val="none" w:sz="0" w:space="0" w:color="auto"/>
            <w:left w:val="none" w:sz="0" w:space="0" w:color="auto"/>
            <w:bottom w:val="none" w:sz="0" w:space="0" w:color="auto"/>
            <w:right w:val="none" w:sz="0" w:space="0" w:color="auto"/>
          </w:divBdr>
        </w:div>
        <w:div w:id="2095734184">
          <w:marLeft w:val="640"/>
          <w:marRight w:val="0"/>
          <w:marTop w:val="0"/>
          <w:marBottom w:val="0"/>
          <w:divBdr>
            <w:top w:val="none" w:sz="0" w:space="0" w:color="auto"/>
            <w:left w:val="none" w:sz="0" w:space="0" w:color="auto"/>
            <w:bottom w:val="none" w:sz="0" w:space="0" w:color="auto"/>
            <w:right w:val="none" w:sz="0" w:space="0" w:color="auto"/>
          </w:divBdr>
        </w:div>
      </w:divsChild>
    </w:div>
    <w:div w:id="1840001980">
      <w:bodyDiv w:val="1"/>
      <w:marLeft w:val="0"/>
      <w:marRight w:val="0"/>
      <w:marTop w:val="0"/>
      <w:marBottom w:val="0"/>
      <w:divBdr>
        <w:top w:val="none" w:sz="0" w:space="0" w:color="auto"/>
        <w:left w:val="none" w:sz="0" w:space="0" w:color="auto"/>
        <w:bottom w:val="none" w:sz="0" w:space="0" w:color="auto"/>
        <w:right w:val="none" w:sz="0" w:space="0" w:color="auto"/>
      </w:divBdr>
    </w:div>
    <w:div w:id="1840073878">
      <w:bodyDiv w:val="1"/>
      <w:marLeft w:val="0"/>
      <w:marRight w:val="0"/>
      <w:marTop w:val="0"/>
      <w:marBottom w:val="0"/>
      <w:divBdr>
        <w:top w:val="none" w:sz="0" w:space="0" w:color="auto"/>
        <w:left w:val="none" w:sz="0" w:space="0" w:color="auto"/>
        <w:bottom w:val="none" w:sz="0" w:space="0" w:color="auto"/>
        <w:right w:val="none" w:sz="0" w:space="0" w:color="auto"/>
      </w:divBdr>
    </w:div>
    <w:div w:id="1840655511">
      <w:bodyDiv w:val="1"/>
      <w:marLeft w:val="0"/>
      <w:marRight w:val="0"/>
      <w:marTop w:val="0"/>
      <w:marBottom w:val="0"/>
      <w:divBdr>
        <w:top w:val="none" w:sz="0" w:space="0" w:color="auto"/>
        <w:left w:val="none" w:sz="0" w:space="0" w:color="auto"/>
        <w:bottom w:val="none" w:sz="0" w:space="0" w:color="auto"/>
        <w:right w:val="none" w:sz="0" w:space="0" w:color="auto"/>
      </w:divBdr>
    </w:div>
    <w:div w:id="1841113993">
      <w:bodyDiv w:val="1"/>
      <w:marLeft w:val="0"/>
      <w:marRight w:val="0"/>
      <w:marTop w:val="0"/>
      <w:marBottom w:val="0"/>
      <w:divBdr>
        <w:top w:val="none" w:sz="0" w:space="0" w:color="auto"/>
        <w:left w:val="none" w:sz="0" w:space="0" w:color="auto"/>
        <w:bottom w:val="none" w:sz="0" w:space="0" w:color="auto"/>
        <w:right w:val="none" w:sz="0" w:space="0" w:color="auto"/>
      </w:divBdr>
    </w:div>
    <w:div w:id="1841235309">
      <w:bodyDiv w:val="1"/>
      <w:marLeft w:val="0"/>
      <w:marRight w:val="0"/>
      <w:marTop w:val="0"/>
      <w:marBottom w:val="0"/>
      <w:divBdr>
        <w:top w:val="none" w:sz="0" w:space="0" w:color="auto"/>
        <w:left w:val="none" w:sz="0" w:space="0" w:color="auto"/>
        <w:bottom w:val="none" w:sz="0" w:space="0" w:color="auto"/>
        <w:right w:val="none" w:sz="0" w:space="0" w:color="auto"/>
      </w:divBdr>
    </w:div>
    <w:div w:id="1841236266">
      <w:bodyDiv w:val="1"/>
      <w:marLeft w:val="0"/>
      <w:marRight w:val="0"/>
      <w:marTop w:val="0"/>
      <w:marBottom w:val="0"/>
      <w:divBdr>
        <w:top w:val="none" w:sz="0" w:space="0" w:color="auto"/>
        <w:left w:val="none" w:sz="0" w:space="0" w:color="auto"/>
        <w:bottom w:val="none" w:sz="0" w:space="0" w:color="auto"/>
        <w:right w:val="none" w:sz="0" w:space="0" w:color="auto"/>
      </w:divBdr>
    </w:div>
    <w:div w:id="1841579065">
      <w:bodyDiv w:val="1"/>
      <w:marLeft w:val="0"/>
      <w:marRight w:val="0"/>
      <w:marTop w:val="0"/>
      <w:marBottom w:val="0"/>
      <w:divBdr>
        <w:top w:val="none" w:sz="0" w:space="0" w:color="auto"/>
        <w:left w:val="none" w:sz="0" w:space="0" w:color="auto"/>
        <w:bottom w:val="none" w:sz="0" w:space="0" w:color="auto"/>
        <w:right w:val="none" w:sz="0" w:space="0" w:color="auto"/>
      </w:divBdr>
    </w:div>
    <w:div w:id="1842310072">
      <w:bodyDiv w:val="1"/>
      <w:marLeft w:val="0"/>
      <w:marRight w:val="0"/>
      <w:marTop w:val="0"/>
      <w:marBottom w:val="0"/>
      <w:divBdr>
        <w:top w:val="none" w:sz="0" w:space="0" w:color="auto"/>
        <w:left w:val="none" w:sz="0" w:space="0" w:color="auto"/>
        <w:bottom w:val="none" w:sz="0" w:space="0" w:color="auto"/>
        <w:right w:val="none" w:sz="0" w:space="0" w:color="auto"/>
      </w:divBdr>
    </w:div>
    <w:div w:id="1842964566">
      <w:bodyDiv w:val="1"/>
      <w:marLeft w:val="0"/>
      <w:marRight w:val="0"/>
      <w:marTop w:val="0"/>
      <w:marBottom w:val="0"/>
      <w:divBdr>
        <w:top w:val="none" w:sz="0" w:space="0" w:color="auto"/>
        <w:left w:val="none" w:sz="0" w:space="0" w:color="auto"/>
        <w:bottom w:val="none" w:sz="0" w:space="0" w:color="auto"/>
        <w:right w:val="none" w:sz="0" w:space="0" w:color="auto"/>
      </w:divBdr>
    </w:div>
    <w:div w:id="1844588322">
      <w:bodyDiv w:val="1"/>
      <w:marLeft w:val="0"/>
      <w:marRight w:val="0"/>
      <w:marTop w:val="0"/>
      <w:marBottom w:val="0"/>
      <w:divBdr>
        <w:top w:val="none" w:sz="0" w:space="0" w:color="auto"/>
        <w:left w:val="none" w:sz="0" w:space="0" w:color="auto"/>
        <w:bottom w:val="none" w:sz="0" w:space="0" w:color="auto"/>
        <w:right w:val="none" w:sz="0" w:space="0" w:color="auto"/>
      </w:divBdr>
    </w:div>
    <w:div w:id="1844590397">
      <w:bodyDiv w:val="1"/>
      <w:marLeft w:val="0"/>
      <w:marRight w:val="0"/>
      <w:marTop w:val="0"/>
      <w:marBottom w:val="0"/>
      <w:divBdr>
        <w:top w:val="none" w:sz="0" w:space="0" w:color="auto"/>
        <w:left w:val="none" w:sz="0" w:space="0" w:color="auto"/>
        <w:bottom w:val="none" w:sz="0" w:space="0" w:color="auto"/>
        <w:right w:val="none" w:sz="0" w:space="0" w:color="auto"/>
      </w:divBdr>
    </w:div>
    <w:div w:id="1844780366">
      <w:bodyDiv w:val="1"/>
      <w:marLeft w:val="0"/>
      <w:marRight w:val="0"/>
      <w:marTop w:val="0"/>
      <w:marBottom w:val="0"/>
      <w:divBdr>
        <w:top w:val="none" w:sz="0" w:space="0" w:color="auto"/>
        <w:left w:val="none" w:sz="0" w:space="0" w:color="auto"/>
        <w:bottom w:val="none" w:sz="0" w:space="0" w:color="auto"/>
        <w:right w:val="none" w:sz="0" w:space="0" w:color="auto"/>
      </w:divBdr>
    </w:div>
    <w:div w:id="1845902465">
      <w:bodyDiv w:val="1"/>
      <w:marLeft w:val="0"/>
      <w:marRight w:val="0"/>
      <w:marTop w:val="0"/>
      <w:marBottom w:val="0"/>
      <w:divBdr>
        <w:top w:val="none" w:sz="0" w:space="0" w:color="auto"/>
        <w:left w:val="none" w:sz="0" w:space="0" w:color="auto"/>
        <w:bottom w:val="none" w:sz="0" w:space="0" w:color="auto"/>
        <w:right w:val="none" w:sz="0" w:space="0" w:color="auto"/>
      </w:divBdr>
    </w:div>
    <w:div w:id="1846674317">
      <w:bodyDiv w:val="1"/>
      <w:marLeft w:val="0"/>
      <w:marRight w:val="0"/>
      <w:marTop w:val="0"/>
      <w:marBottom w:val="0"/>
      <w:divBdr>
        <w:top w:val="none" w:sz="0" w:space="0" w:color="auto"/>
        <w:left w:val="none" w:sz="0" w:space="0" w:color="auto"/>
        <w:bottom w:val="none" w:sz="0" w:space="0" w:color="auto"/>
        <w:right w:val="none" w:sz="0" w:space="0" w:color="auto"/>
      </w:divBdr>
    </w:div>
    <w:div w:id="1847014175">
      <w:bodyDiv w:val="1"/>
      <w:marLeft w:val="0"/>
      <w:marRight w:val="0"/>
      <w:marTop w:val="0"/>
      <w:marBottom w:val="0"/>
      <w:divBdr>
        <w:top w:val="none" w:sz="0" w:space="0" w:color="auto"/>
        <w:left w:val="none" w:sz="0" w:space="0" w:color="auto"/>
        <w:bottom w:val="none" w:sz="0" w:space="0" w:color="auto"/>
        <w:right w:val="none" w:sz="0" w:space="0" w:color="auto"/>
      </w:divBdr>
    </w:div>
    <w:div w:id="1847329107">
      <w:bodyDiv w:val="1"/>
      <w:marLeft w:val="0"/>
      <w:marRight w:val="0"/>
      <w:marTop w:val="0"/>
      <w:marBottom w:val="0"/>
      <w:divBdr>
        <w:top w:val="none" w:sz="0" w:space="0" w:color="auto"/>
        <w:left w:val="none" w:sz="0" w:space="0" w:color="auto"/>
        <w:bottom w:val="none" w:sz="0" w:space="0" w:color="auto"/>
        <w:right w:val="none" w:sz="0" w:space="0" w:color="auto"/>
      </w:divBdr>
    </w:div>
    <w:div w:id="1847330013">
      <w:bodyDiv w:val="1"/>
      <w:marLeft w:val="0"/>
      <w:marRight w:val="0"/>
      <w:marTop w:val="0"/>
      <w:marBottom w:val="0"/>
      <w:divBdr>
        <w:top w:val="none" w:sz="0" w:space="0" w:color="auto"/>
        <w:left w:val="none" w:sz="0" w:space="0" w:color="auto"/>
        <w:bottom w:val="none" w:sz="0" w:space="0" w:color="auto"/>
        <w:right w:val="none" w:sz="0" w:space="0" w:color="auto"/>
      </w:divBdr>
    </w:div>
    <w:div w:id="1847674713">
      <w:bodyDiv w:val="1"/>
      <w:marLeft w:val="0"/>
      <w:marRight w:val="0"/>
      <w:marTop w:val="0"/>
      <w:marBottom w:val="0"/>
      <w:divBdr>
        <w:top w:val="none" w:sz="0" w:space="0" w:color="auto"/>
        <w:left w:val="none" w:sz="0" w:space="0" w:color="auto"/>
        <w:bottom w:val="none" w:sz="0" w:space="0" w:color="auto"/>
        <w:right w:val="none" w:sz="0" w:space="0" w:color="auto"/>
      </w:divBdr>
    </w:div>
    <w:div w:id="1847748729">
      <w:bodyDiv w:val="1"/>
      <w:marLeft w:val="0"/>
      <w:marRight w:val="0"/>
      <w:marTop w:val="0"/>
      <w:marBottom w:val="0"/>
      <w:divBdr>
        <w:top w:val="none" w:sz="0" w:space="0" w:color="auto"/>
        <w:left w:val="none" w:sz="0" w:space="0" w:color="auto"/>
        <w:bottom w:val="none" w:sz="0" w:space="0" w:color="auto"/>
        <w:right w:val="none" w:sz="0" w:space="0" w:color="auto"/>
      </w:divBdr>
    </w:div>
    <w:div w:id="1848137433">
      <w:bodyDiv w:val="1"/>
      <w:marLeft w:val="0"/>
      <w:marRight w:val="0"/>
      <w:marTop w:val="0"/>
      <w:marBottom w:val="0"/>
      <w:divBdr>
        <w:top w:val="none" w:sz="0" w:space="0" w:color="auto"/>
        <w:left w:val="none" w:sz="0" w:space="0" w:color="auto"/>
        <w:bottom w:val="none" w:sz="0" w:space="0" w:color="auto"/>
        <w:right w:val="none" w:sz="0" w:space="0" w:color="auto"/>
      </w:divBdr>
    </w:div>
    <w:div w:id="1849128210">
      <w:bodyDiv w:val="1"/>
      <w:marLeft w:val="0"/>
      <w:marRight w:val="0"/>
      <w:marTop w:val="0"/>
      <w:marBottom w:val="0"/>
      <w:divBdr>
        <w:top w:val="none" w:sz="0" w:space="0" w:color="auto"/>
        <w:left w:val="none" w:sz="0" w:space="0" w:color="auto"/>
        <w:bottom w:val="none" w:sz="0" w:space="0" w:color="auto"/>
        <w:right w:val="none" w:sz="0" w:space="0" w:color="auto"/>
      </w:divBdr>
    </w:div>
    <w:div w:id="1849900634">
      <w:bodyDiv w:val="1"/>
      <w:marLeft w:val="0"/>
      <w:marRight w:val="0"/>
      <w:marTop w:val="0"/>
      <w:marBottom w:val="0"/>
      <w:divBdr>
        <w:top w:val="none" w:sz="0" w:space="0" w:color="auto"/>
        <w:left w:val="none" w:sz="0" w:space="0" w:color="auto"/>
        <w:bottom w:val="none" w:sz="0" w:space="0" w:color="auto"/>
        <w:right w:val="none" w:sz="0" w:space="0" w:color="auto"/>
      </w:divBdr>
    </w:div>
    <w:div w:id="1850676932">
      <w:bodyDiv w:val="1"/>
      <w:marLeft w:val="0"/>
      <w:marRight w:val="0"/>
      <w:marTop w:val="0"/>
      <w:marBottom w:val="0"/>
      <w:divBdr>
        <w:top w:val="none" w:sz="0" w:space="0" w:color="auto"/>
        <w:left w:val="none" w:sz="0" w:space="0" w:color="auto"/>
        <w:bottom w:val="none" w:sz="0" w:space="0" w:color="auto"/>
        <w:right w:val="none" w:sz="0" w:space="0" w:color="auto"/>
      </w:divBdr>
    </w:div>
    <w:div w:id="1850680481">
      <w:bodyDiv w:val="1"/>
      <w:marLeft w:val="0"/>
      <w:marRight w:val="0"/>
      <w:marTop w:val="0"/>
      <w:marBottom w:val="0"/>
      <w:divBdr>
        <w:top w:val="none" w:sz="0" w:space="0" w:color="auto"/>
        <w:left w:val="none" w:sz="0" w:space="0" w:color="auto"/>
        <w:bottom w:val="none" w:sz="0" w:space="0" w:color="auto"/>
        <w:right w:val="none" w:sz="0" w:space="0" w:color="auto"/>
      </w:divBdr>
    </w:div>
    <w:div w:id="1850899578">
      <w:bodyDiv w:val="1"/>
      <w:marLeft w:val="0"/>
      <w:marRight w:val="0"/>
      <w:marTop w:val="0"/>
      <w:marBottom w:val="0"/>
      <w:divBdr>
        <w:top w:val="none" w:sz="0" w:space="0" w:color="auto"/>
        <w:left w:val="none" w:sz="0" w:space="0" w:color="auto"/>
        <w:bottom w:val="none" w:sz="0" w:space="0" w:color="auto"/>
        <w:right w:val="none" w:sz="0" w:space="0" w:color="auto"/>
      </w:divBdr>
    </w:div>
    <w:div w:id="1851405767">
      <w:bodyDiv w:val="1"/>
      <w:marLeft w:val="0"/>
      <w:marRight w:val="0"/>
      <w:marTop w:val="0"/>
      <w:marBottom w:val="0"/>
      <w:divBdr>
        <w:top w:val="none" w:sz="0" w:space="0" w:color="auto"/>
        <w:left w:val="none" w:sz="0" w:space="0" w:color="auto"/>
        <w:bottom w:val="none" w:sz="0" w:space="0" w:color="auto"/>
        <w:right w:val="none" w:sz="0" w:space="0" w:color="auto"/>
      </w:divBdr>
    </w:div>
    <w:div w:id="1851599399">
      <w:bodyDiv w:val="1"/>
      <w:marLeft w:val="0"/>
      <w:marRight w:val="0"/>
      <w:marTop w:val="0"/>
      <w:marBottom w:val="0"/>
      <w:divBdr>
        <w:top w:val="none" w:sz="0" w:space="0" w:color="auto"/>
        <w:left w:val="none" w:sz="0" w:space="0" w:color="auto"/>
        <w:bottom w:val="none" w:sz="0" w:space="0" w:color="auto"/>
        <w:right w:val="none" w:sz="0" w:space="0" w:color="auto"/>
      </w:divBdr>
    </w:div>
    <w:div w:id="1851601604">
      <w:bodyDiv w:val="1"/>
      <w:marLeft w:val="0"/>
      <w:marRight w:val="0"/>
      <w:marTop w:val="0"/>
      <w:marBottom w:val="0"/>
      <w:divBdr>
        <w:top w:val="none" w:sz="0" w:space="0" w:color="auto"/>
        <w:left w:val="none" w:sz="0" w:space="0" w:color="auto"/>
        <w:bottom w:val="none" w:sz="0" w:space="0" w:color="auto"/>
        <w:right w:val="none" w:sz="0" w:space="0" w:color="auto"/>
      </w:divBdr>
    </w:div>
    <w:div w:id="1851678868">
      <w:bodyDiv w:val="1"/>
      <w:marLeft w:val="0"/>
      <w:marRight w:val="0"/>
      <w:marTop w:val="0"/>
      <w:marBottom w:val="0"/>
      <w:divBdr>
        <w:top w:val="none" w:sz="0" w:space="0" w:color="auto"/>
        <w:left w:val="none" w:sz="0" w:space="0" w:color="auto"/>
        <w:bottom w:val="none" w:sz="0" w:space="0" w:color="auto"/>
        <w:right w:val="none" w:sz="0" w:space="0" w:color="auto"/>
      </w:divBdr>
    </w:div>
    <w:div w:id="1852602400">
      <w:bodyDiv w:val="1"/>
      <w:marLeft w:val="0"/>
      <w:marRight w:val="0"/>
      <w:marTop w:val="0"/>
      <w:marBottom w:val="0"/>
      <w:divBdr>
        <w:top w:val="none" w:sz="0" w:space="0" w:color="auto"/>
        <w:left w:val="none" w:sz="0" w:space="0" w:color="auto"/>
        <w:bottom w:val="none" w:sz="0" w:space="0" w:color="auto"/>
        <w:right w:val="none" w:sz="0" w:space="0" w:color="auto"/>
      </w:divBdr>
    </w:div>
    <w:div w:id="1853832690">
      <w:bodyDiv w:val="1"/>
      <w:marLeft w:val="0"/>
      <w:marRight w:val="0"/>
      <w:marTop w:val="0"/>
      <w:marBottom w:val="0"/>
      <w:divBdr>
        <w:top w:val="none" w:sz="0" w:space="0" w:color="auto"/>
        <w:left w:val="none" w:sz="0" w:space="0" w:color="auto"/>
        <w:bottom w:val="none" w:sz="0" w:space="0" w:color="auto"/>
        <w:right w:val="none" w:sz="0" w:space="0" w:color="auto"/>
      </w:divBdr>
    </w:div>
    <w:div w:id="1853833267">
      <w:bodyDiv w:val="1"/>
      <w:marLeft w:val="0"/>
      <w:marRight w:val="0"/>
      <w:marTop w:val="0"/>
      <w:marBottom w:val="0"/>
      <w:divBdr>
        <w:top w:val="none" w:sz="0" w:space="0" w:color="auto"/>
        <w:left w:val="none" w:sz="0" w:space="0" w:color="auto"/>
        <w:bottom w:val="none" w:sz="0" w:space="0" w:color="auto"/>
        <w:right w:val="none" w:sz="0" w:space="0" w:color="auto"/>
      </w:divBdr>
    </w:div>
    <w:div w:id="1854224845">
      <w:bodyDiv w:val="1"/>
      <w:marLeft w:val="0"/>
      <w:marRight w:val="0"/>
      <w:marTop w:val="0"/>
      <w:marBottom w:val="0"/>
      <w:divBdr>
        <w:top w:val="none" w:sz="0" w:space="0" w:color="auto"/>
        <w:left w:val="none" w:sz="0" w:space="0" w:color="auto"/>
        <w:bottom w:val="none" w:sz="0" w:space="0" w:color="auto"/>
        <w:right w:val="none" w:sz="0" w:space="0" w:color="auto"/>
      </w:divBdr>
    </w:div>
    <w:div w:id="1854537876">
      <w:bodyDiv w:val="1"/>
      <w:marLeft w:val="0"/>
      <w:marRight w:val="0"/>
      <w:marTop w:val="0"/>
      <w:marBottom w:val="0"/>
      <w:divBdr>
        <w:top w:val="none" w:sz="0" w:space="0" w:color="auto"/>
        <w:left w:val="none" w:sz="0" w:space="0" w:color="auto"/>
        <w:bottom w:val="none" w:sz="0" w:space="0" w:color="auto"/>
        <w:right w:val="none" w:sz="0" w:space="0" w:color="auto"/>
      </w:divBdr>
    </w:div>
    <w:div w:id="1854950906">
      <w:bodyDiv w:val="1"/>
      <w:marLeft w:val="0"/>
      <w:marRight w:val="0"/>
      <w:marTop w:val="0"/>
      <w:marBottom w:val="0"/>
      <w:divBdr>
        <w:top w:val="none" w:sz="0" w:space="0" w:color="auto"/>
        <w:left w:val="none" w:sz="0" w:space="0" w:color="auto"/>
        <w:bottom w:val="none" w:sz="0" w:space="0" w:color="auto"/>
        <w:right w:val="none" w:sz="0" w:space="0" w:color="auto"/>
      </w:divBdr>
    </w:div>
    <w:div w:id="1855025177">
      <w:bodyDiv w:val="1"/>
      <w:marLeft w:val="0"/>
      <w:marRight w:val="0"/>
      <w:marTop w:val="0"/>
      <w:marBottom w:val="0"/>
      <w:divBdr>
        <w:top w:val="none" w:sz="0" w:space="0" w:color="auto"/>
        <w:left w:val="none" w:sz="0" w:space="0" w:color="auto"/>
        <w:bottom w:val="none" w:sz="0" w:space="0" w:color="auto"/>
        <w:right w:val="none" w:sz="0" w:space="0" w:color="auto"/>
      </w:divBdr>
    </w:div>
    <w:div w:id="1856381397">
      <w:bodyDiv w:val="1"/>
      <w:marLeft w:val="0"/>
      <w:marRight w:val="0"/>
      <w:marTop w:val="0"/>
      <w:marBottom w:val="0"/>
      <w:divBdr>
        <w:top w:val="none" w:sz="0" w:space="0" w:color="auto"/>
        <w:left w:val="none" w:sz="0" w:space="0" w:color="auto"/>
        <w:bottom w:val="none" w:sz="0" w:space="0" w:color="auto"/>
        <w:right w:val="none" w:sz="0" w:space="0" w:color="auto"/>
      </w:divBdr>
    </w:div>
    <w:div w:id="1856766600">
      <w:bodyDiv w:val="1"/>
      <w:marLeft w:val="0"/>
      <w:marRight w:val="0"/>
      <w:marTop w:val="0"/>
      <w:marBottom w:val="0"/>
      <w:divBdr>
        <w:top w:val="none" w:sz="0" w:space="0" w:color="auto"/>
        <w:left w:val="none" w:sz="0" w:space="0" w:color="auto"/>
        <w:bottom w:val="none" w:sz="0" w:space="0" w:color="auto"/>
        <w:right w:val="none" w:sz="0" w:space="0" w:color="auto"/>
      </w:divBdr>
    </w:div>
    <w:div w:id="1857037555">
      <w:bodyDiv w:val="1"/>
      <w:marLeft w:val="0"/>
      <w:marRight w:val="0"/>
      <w:marTop w:val="0"/>
      <w:marBottom w:val="0"/>
      <w:divBdr>
        <w:top w:val="none" w:sz="0" w:space="0" w:color="auto"/>
        <w:left w:val="none" w:sz="0" w:space="0" w:color="auto"/>
        <w:bottom w:val="none" w:sz="0" w:space="0" w:color="auto"/>
        <w:right w:val="none" w:sz="0" w:space="0" w:color="auto"/>
      </w:divBdr>
    </w:div>
    <w:div w:id="1857184605">
      <w:bodyDiv w:val="1"/>
      <w:marLeft w:val="0"/>
      <w:marRight w:val="0"/>
      <w:marTop w:val="0"/>
      <w:marBottom w:val="0"/>
      <w:divBdr>
        <w:top w:val="none" w:sz="0" w:space="0" w:color="auto"/>
        <w:left w:val="none" w:sz="0" w:space="0" w:color="auto"/>
        <w:bottom w:val="none" w:sz="0" w:space="0" w:color="auto"/>
        <w:right w:val="none" w:sz="0" w:space="0" w:color="auto"/>
      </w:divBdr>
    </w:div>
    <w:div w:id="1857842315">
      <w:bodyDiv w:val="1"/>
      <w:marLeft w:val="0"/>
      <w:marRight w:val="0"/>
      <w:marTop w:val="0"/>
      <w:marBottom w:val="0"/>
      <w:divBdr>
        <w:top w:val="none" w:sz="0" w:space="0" w:color="auto"/>
        <w:left w:val="none" w:sz="0" w:space="0" w:color="auto"/>
        <w:bottom w:val="none" w:sz="0" w:space="0" w:color="auto"/>
        <w:right w:val="none" w:sz="0" w:space="0" w:color="auto"/>
      </w:divBdr>
    </w:div>
    <w:div w:id="1858032093">
      <w:bodyDiv w:val="1"/>
      <w:marLeft w:val="0"/>
      <w:marRight w:val="0"/>
      <w:marTop w:val="0"/>
      <w:marBottom w:val="0"/>
      <w:divBdr>
        <w:top w:val="none" w:sz="0" w:space="0" w:color="auto"/>
        <w:left w:val="none" w:sz="0" w:space="0" w:color="auto"/>
        <w:bottom w:val="none" w:sz="0" w:space="0" w:color="auto"/>
        <w:right w:val="none" w:sz="0" w:space="0" w:color="auto"/>
      </w:divBdr>
    </w:div>
    <w:div w:id="1858155781">
      <w:bodyDiv w:val="1"/>
      <w:marLeft w:val="0"/>
      <w:marRight w:val="0"/>
      <w:marTop w:val="0"/>
      <w:marBottom w:val="0"/>
      <w:divBdr>
        <w:top w:val="none" w:sz="0" w:space="0" w:color="auto"/>
        <w:left w:val="none" w:sz="0" w:space="0" w:color="auto"/>
        <w:bottom w:val="none" w:sz="0" w:space="0" w:color="auto"/>
        <w:right w:val="none" w:sz="0" w:space="0" w:color="auto"/>
      </w:divBdr>
    </w:div>
    <w:div w:id="1858418733">
      <w:bodyDiv w:val="1"/>
      <w:marLeft w:val="0"/>
      <w:marRight w:val="0"/>
      <w:marTop w:val="0"/>
      <w:marBottom w:val="0"/>
      <w:divBdr>
        <w:top w:val="none" w:sz="0" w:space="0" w:color="auto"/>
        <w:left w:val="none" w:sz="0" w:space="0" w:color="auto"/>
        <w:bottom w:val="none" w:sz="0" w:space="0" w:color="auto"/>
        <w:right w:val="none" w:sz="0" w:space="0" w:color="auto"/>
      </w:divBdr>
    </w:div>
    <w:div w:id="1858427999">
      <w:bodyDiv w:val="1"/>
      <w:marLeft w:val="0"/>
      <w:marRight w:val="0"/>
      <w:marTop w:val="0"/>
      <w:marBottom w:val="0"/>
      <w:divBdr>
        <w:top w:val="none" w:sz="0" w:space="0" w:color="auto"/>
        <w:left w:val="none" w:sz="0" w:space="0" w:color="auto"/>
        <w:bottom w:val="none" w:sz="0" w:space="0" w:color="auto"/>
        <w:right w:val="none" w:sz="0" w:space="0" w:color="auto"/>
      </w:divBdr>
    </w:div>
    <w:div w:id="1858763656">
      <w:bodyDiv w:val="1"/>
      <w:marLeft w:val="0"/>
      <w:marRight w:val="0"/>
      <w:marTop w:val="0"/>
      <w:marBottom w:val="0"/>
      <w:divBdr>
        <w:top w:val="none" w:sz="0" w:space="0" w:color="auto"/>
        <w:left w:val="none" w:sz="0" w:space="0" w:color="auto"/>
        <w:bottom w:val="none" w:sz="0" w:space="0" w:color="auto"/>
        <w:right w:val="none" w:sz="0" w:space="0" w:color="auto"/>
      </w:divBdr>
    </w:div>
    <w:div w:id="1859000463">
      <w:bodyDiv w:val="1"/>
      <w:marLeft w:val="0"/>
      <w:marRight w:val="0"/>
      <w:marTop w:val="0"/>
      <w:marBottom w:val="0"/>
      <w:divBdr>
        <w:top w:val="none" w:sz="0" w:space="0" w:color="auto"/>
        <w:left w:val="none" w:sz="0" w:space="0" w:color="auto"/>
        <w:bottom w:val="none" w:sz="0" w:space="0" w:color="auto"/>
        <w:right w:val="none" w:sz="0" w:space="0" w:color="auto"/>
      </w:divBdr>
    </w:div>
    <w:div w:id="1859545072">
      <w:bodyDiv w:val="1"/>
      <w:marLeft w:val="0"/>
      <w:marRight w:val="0"/>
      <w:marTop w:val="0"/>
      <w:marBottom w:val="0"/>
      <w:divBdr>
        <w:top w:val="none" w:sz="0" w:space="0" w:color="auto"/>
        <w:left w:val="none" w:sz="0" w:space="0" w:color="auto"/>
        <w:bottom w:val="none" w:sz="0" w:space="0" w:color="auto"/>
        <w:right w:val="none" w:sz="0" w:space="0" w:color="auto"/>
      </w:divBdr>
      <w:divsChild>
        <w:div w:id="57366407">
          <w:marLeft w:val="640"/>
          <w:marRight w:val="0"/>
          <w:marTop w:val="0"/>
          <w:marBottom w:val="0"/>
          <w:divBdr>
            <w:top w:val="none" w:sz="0" w:space="0" w:color="auto"/>
            <w:left w:val="none" w:sz="0" w:space="0" w:color="auto"/>
            <w:bottom w:val="none" w:sz="0" w:space="0" w:color="auto"/>
            <w:right w:val="none" w:sz="0" w:space="0" w:color="auto"/>
          </w:divBdr>
        </w:div>
        <w:div w:id="233666941">
          <w:marLeft w:val="640"/>
          <w:marRight w:val="0"/>
          <w:marTop w:val="0"/>
          <w:marBottom w:val="0"/>
          <w:divBdr>
            <w:top w:val="none" w:sz="0" w:space="0" w:color="auto"/>
            <w:left w:val="none" w:sz="0" w:space="0" w:color="auto"/>
            <w:bottom w:val="none" w:sz="0" w:space="0" w:color="auto"/>
            <w:right w:val="none" w:sz="0" w:space="0" w:color="auto"/>
          </w:divBdr>
        </w:div>
        <w:div w:id="298344758">
          <w:marLeft w:val="640"/>
          <w:marRight w:val="0"/>
          <w:marTop w:val="0"/>
          <w:marBottom w:val="0"/>
          <w:divBdr>
            <w:top w:val="none" w:sz="0" w:space="0" w:color="auto"/>
            <w:left w:val="none" w:sz="0" w:space="0" w:color="auto"/>
            <w:bottom w:val="none" w:sz="0" w:space="0" w:color="auto"/>
            <w:right w:val="none" w:sz="0" w:space="0" w:color="auto"/>
          </w:divBdr>
        </w:div>
        <w:div w:id="311371621">
          <w:marLeft w:val="640"/>
          <w:marRight w:val="0"/>
          <w:marTop w:val="0"/>
          <w:marBottom w:val="0"/>
          <w:divBdr>
            <w:top w:val="none" w:sz="0" w:space="0" w:color="auto"/>
            <w:left w:val="none" w:sz="0" w:space="0" w:color="auto"/>
            <w:bottom w:val="none" w:sz="0" w:space="0" w:color="auto"/>
            <w:right w:val="none" w:sz="0" w:space="0" w:color="auto"/>
          </w:divBdr>
        </w:div>
        <w:div w:id="316302303">
          <w:marLeft w:val="640"/>
          <w:marRight w:val="0"/>
          <w:marTop w:val="0"/>
          <w:marBottom w:val="0"/>
          <w:divBdr>
            <w:top w:val="none" w:sz="0" w:space="0" w:color="auto"/>
            <w:left w:val="none" w:sz="0" w:space="0" w:color="auto"/>
            <w:bottom w:val="none" w:sz="0" w:space="0" w:color="auto"/>
            <w:right w:val="none" w:sz="0" w:space="0" w:color="auto"/>
          </w:divBdr>
        </w:div>
        <w:div w:id="507717937">
          <w:marLeft w:val="640"/>
          <w:marRight w:val="0"/>
          <w:marTop w:val="0"/>
          <w:marBottom w:val="0"/>
          <w:divBdr>
            <w:top w:val="none" w:sz="0" w:space="0" w:color="auto"/>
            <w:left w:val="none" w:sz="0" w:space="0" w:color="auto"/>
            <w:bottom w:val="none" w:sz="0" w:space="0" w:color="auto"/>
            <w:right w:val="none" w:sz="0" w:space="0" w:color="auto"/>
          </w:divBdr>
        </w:div>
        <w:div w:id="554244621">
          <w:marLeft w:val="640"/>
          <w:marRight w:val="0"/>
          <w:marTop w:val="0"/>
          <w:marBottom w:val="0"/>
          <w:divBdr>
            <w:top w:val="none" w:sz="0" w:space="0" w:color="auto"/>
            <w:left w:val="none" w:sz="0" w:space="0" w:color="auto"/>
            <w:bottom w:val="none" w:sz="0" w:space="0" w:color="auto"/>
            <w:right w:val="none" w:sz="0" w:space="0" w:color="auto"/>
          </w:divBdr>
        </w:div>
        <w:div w:id="771127538">
          <w:marLeft w:val="640"/>
          <w:marRight w:val="0"/>
          <w:marTop w:val="0"/>
          <w:marBottom w:val="0"/>
          <w:divBdr>
            <w:top w:val="none" w:sz="0" w:space="0" w:color="auto"/>
            <w:left w:val="none" w:sz="0" w:space="0" w:color="auto"/>
            <w:bottom w:val="none" w:sz="0" w:space="0" w:color="auto"/>
            <w:right w:val="none" w:sz="0" w:space="0" w:color="auto"/>
          </w:divBdr>
        </w:div>
        <w:div w:id="839613412">
          <w:marLeft w:val="640"/>
          <w:marRight w:val="0"/>
          <w:marTop w:val="0"/>
          <w:marBottom w:val="0"/>
          <w:divBdr>
            <w:top w:val="none" w:sz="0" w:space="0" w:color="auto"/>
            <w:left w:val="none" w:sz="0" w:space="0" w:color="auto"/>
            <w:bottom w:val="none" w:sz="0" w:space="0" w:color="auto"/>
            <w:right w:val="none" w:sz="0" w:space="0" w:color="auto"/>
          </w:divBdr>
        </w:div>
        <w:div w:id="1120492324">
          <w:marLeft w:val="640"/>
          <w:marRight w:val="0"/>
          <w:marTop w:val="0"/>
          <w:marBottom w:val="0"/>
          <w:divBdr>
            <w:top w:val="none" w:sz="0" w:space="0" w:color="auto"/>
            <w:left w:val="none" w:sz="0" w:space="0" w:color="auto"/>
            <w:bottom w:val="none" w:sz="0" w:space="0" w:color="auto"/>
            <w:right w:val="none" w:sz="0" w:space="0" w:color="auto"/>
          </w:divBdr>
        </w:div>
        <w:div w:id="1243023091">
          <w:marLeft w:val="640"/>
          <w:marRight w:val="0"/>
          <w:marTop w:val="0"/>
          <w:marBottom w:val="0"/>
          <w:divBdr>
            <w:top w:val="none" w:sz="0" w:space="0" w:color="auto"/>
            <w:left w:val="none" w:sz="0" w:space="0" w:color="auto"/>
            <w:bottom w:val="none" w:sz="0" w:space="0" w:color="auto"/>
            <w:right w:val="none" w:sz="0" w:space="0" w:color="auto"/>
          </w:divBdr>
        </w:div>
        <w:div w:id="1286110851">
          <w:marLeft w:val="640"/>
          <w:marRight w:val="0"/>
          <w:marTop w:val="0"/>
          <w:marBottom w:val="0"/>
          <w:divBdr>
            <w:top w:val="none" w:sz="0" w:space="0" w:color="auto"/>
            <w:left w:val="none" w:sz="0" w:space="0" w:color="auto"/>
            <w:bottom w:val="none" w:sz="0" w:space="0" w:color="auto"/>
            <w:right w:val="none" w:sz="0" w:space="0" w:color="auto"/>
          </w:divBdr>
        </w:div>
        <w:div w:id="1294363795">
          <w:marLeft w:val="640"/>
          <w:marRight w:val="0"/>
          <w:marTop w:val="0"/>
          <w:marBottom w:val="0"/>
          <w:divBdr>
            <w:top w:val="none" w:sz="0" w:space="0" w:color="auto"/>
            <w:left w:val="none" w:sz="0" w:space="0" w:color="auto"/>
            <w:bottom w:val="none" w:sz="0" w:space="0" w:color="auto"/>
            <w:right w:val="none" w:sz="0" w:space="0" w:color="auto"/>
          </w:divBdr>
        </w:div>
        <w:div w:id="1595629208">
          <w:marLeft w:val="640"/>
          <w:marRight w:val="0"/>
          <w:marTop w:val="0"/>
          <w:marBottom w:val="0"/>
          <w:divBdr>
            <w:top w:val="none" w:sz="0" w:space="0" w:color="auto"/>
            <w:left w:val="none" w:sz="0" w:space="0" w:color="auto"/>
            <w:bottom w:val="none" w:sz="0" w:space="0" w:color="auto"/>
            <w:right w:val="none" w:sz="0" w:space="0" w:color="auto"/>
          </w:divBdr>
        </w:div>
        <w:div w:id="1610695744">
          <w:marLeft w:val="640"/>
          <w:marRight w:val="0"/>
          <w:marTop w:val="0"/>
          <w:marBottom w:val="0"/>
          <w:divBdr>
            <w:top w:val="none" w:sz="0" w:space="0" w:color="auto"/>
            <w:left w:val="none" w:sz="0" w:space="0" w:color="auto"/>
            <w:bottom w:val="none" w:sz="0" w:space="0" w:color="auto"/>
            <w:right w:val="none" w:sz="0" w:space="0" w:color="auto"/>
          </w:divBdr>
        </w:div>
        <w:div w:id="1635255551">
          <w:marLeft w:val="640"/>
          <w:marRight w:val="0"/>
          <w:marTop w:val="0"/>
          <w:marBottom w:val="0"/>
          <w:divBdr>
            <w:top w:val="none" w:sz="0" w:space="0" w:color="auto"/>
            <w:left w:val="none" w:sz="0" w:space="0" w:color="auto"/>
            <w:bottom w:val="none" w:sz="0" w:space="0" w:color="auto"/>
            <w:right w:val="none" w:sz="0" w:space="0" w:color="auto"/>
          </w:divBdr>
        </w:div>
        <w:div w:id="1756438479">
          <w:marLeft w:val="640"/>
          <w:marRight w:val="0"/>
          <w:marTop w:val="0"/>
          <w:marBottom w:val="0"/>
          <w:divBdr>
            <w:top w:val="none" w:sz="0" w:space="0" w:color="auto"/>
            <w:left w:val="none" w:sz="0" w:space="0" w:color="auto"/>
            <w:bottom w:val="none" w:sz="0" w:space="0" w:color="auto"/>
            <w:right w:val="none" w:sz="0" w:space="0" w:color="auto"/>
          </w:divBdr>
        </w:div>
        <w:div w:id="1799030703">
          <w:marLeft w:val="640"/>
          <w:marRight w:val="0"/>
          <w:marTop w:val="0"/>
          <w:marBottom w:val="0"/>
          <w:divBdr>
            <w:top w:val="none" w:sz="0" w:space="0" w:color="auto"/>
            <w:left w:val="none" w:sz="0" w:space="0" w:color="auto"/>
            <w:bottom w:val="none" w:sz="0" w:space="0" w:color="auto"/>
            <w:right w:val="none" w:sz="0" w:space="0" w:color="auto"/>
          </w:divBdr>
        </w:div>
        <w:div w:id="2082018894">
          <w:marLeft w:val="640"/>
          <w:marRight w:val="0"/>
          <w:marTop w:val="0"/>
          <w:marBottom w:val="0"/>
          <w:divBdr>
            <w:top w:val="none" w:sz="0" w:space="0" w:color="auto"/>
            <w:left w:val="none" w:sz="0" w:space="0" w:color="auto"/>
            <w:bottom w:val="none" w:sz="0" w:space="0" w:color="auto"/>
            <w:right w:val="none" w:sz="0" w:space="0" w:color="auto"/>
          </w:divBdr>
        </w:div>
      </w:divsChild>
    </w:div>
    <w:div w:id="1859732839">
      <w:bodyDiv w:val="1"/>
      <w:marLeft w:val="0"/>
      <w:marRight w:val="0"/>
      <w:marTop w:val="0"/>
      <w:marBottom w:val="0"/>
      <w:divBdr>
        <w:top w:val="none" w:sz="0" w:space="0" w:color="auto"/>
        <w:left w:val="none" w:sz="0" w:space="0" w:color="auto"/>
        <w:bottom w:val="none" w:sz="0" w:space="0" w:color="auto"/>
        <w:right w:val="none" w:sz="0" w:space="0" w:color="auto"/>
      </w:divBdr>
    </w:div>
    <w:div w:id="1860005769">
      <w:bodyDiv w:val="1"/>
      <w:marLeft w:val="0"/>
      <w:marRight w:val="0"/>
      <w:marTop w:val="0"/>
      <w:marBottom w:val="0"/>
      <w:divBdr>
        <w:top w:val="none" w:sz="0" w:space="0" w:color="auto"/>
        <w:left w:val="none" w:sz="0" w:space="0" w:color="auto"/>
        <w:bottom w:val="none" w:sz="0" w:space="0" w:color="auto"/>
        <w:right w:val="none" w:sz="0" w:space="0" w:color="auto"/>
      </w:divBdr>
    </w:div>
    <w:div w:id="1860196943">
      <w:bodyDiv w:val="1"/>
      <w:marLeft w:val="0"/>
      <w:marRight w:val="0"/>
      <w:marTop w:val="0"/>
      <w:marBottom w:val="0"/>
      <w:divBdr>
        <w:top w:val="none" w:sz="0" w:space="0" w:color="auto"/>
        <w:left w:val="none" w:sz="0" w:space="0" w:color="auto"/>
        <w:bottom w:val="none" w:sz="0" w:space="0" w:color="auto"/>
        <w:right w:val="none" w:sz="0" w:space="0" w:color="auto"/>
      </w:divBdr>
    </w:div>
    <w:div w:id="1860462841">
      <w:bodyDiv w:val="1"/>
      <w:marLeft w:val="0"/>
      <w:marRight w:val="0"/>
      <w:marTop w:val="0"/>
      <w:marBottom w:val="0"/>
      <w:divBdr>
        <w:top w:val="none" w:sz="0" w:space="0" w:color="auto"/>
        <w:left w:val="none" w:sz="0" w:space="0" w:color="auto"/>
        <w:bottom w:val="none" w:sz="0" w:space="0" w:color="auto"/>
        <w:right w:val="none" w:sz="0" w:space="0" w:color="auto"/>
      </w:divBdr>
    </w:div>
    <w:div w:id="1860584174">
      <w:bodyDiv w:val="1"/>
      <w:marLeft w:val="0"/>
      <w:marRight w:val="0"/>
      <w:marTop w:val="0"/>
      <w:marBottom w:val="0"/>
      <w:divBdr>
        <w:top w:val="none" w:sz="0" w:space="0" w:color="auto"/>
        <w:left w:val="none" w:sz="0" w:space="0" w:color="auto"/>
        <w:bottom w:val="none" w:sz="0" w:space="0" w:color="auto"/>
        <w:right w:val="none" w:sz="0" w:space="0" w:color="auto"/>
      </w:divBdr>
    </w:div>
    <w:div w:id="1861092112">
      <w:bodyDiv w:val="1"/>
      <w:marLeft w:val="0"/>
      <w:marRight w:val="0"/>
      <w:marTop w:val="0"/>
      <w:marBottom w:val="0"/>
      <w:divBdr>
        <w:top w:val="none" w:sz="0" w:space="0" w:color="auto"/>
        <w:left w:val="none" w:sz="0" w:space="0" w:color="auto"/>
        <w:bottom w:val="none" w:sz="0" w:space="0" w:color="auto"/>
        <w:right w:val="none" w:sz="0" w:space="0" w:color="auto"/>
      </w:divBdr>
    </w:div>
    <w:div w:id="1861311276">
      <w:bodyDiv w:val="1"/>
      <w:marLeft w:val="0"/>
      <w:marRight w:val="0"/>
      <w:marTop w:val="0"/>
      <w:marBottom w:val="0"/>
      <w:divBdr>
        <w:top w:val="none" w:sz="0" w:space="0" w:color="auto"/>
        <w:left w:val="none" w:sz="0" w:space="0" w:color="auto"/>
        <w:bottom w:val="none" w:sz="0" w:space="0" w:color="auto"/>
        <w:right w:val="none" w:sz="0" w:space="0" w:color="auto"/>
      </w:divBdr>
    </w:div>
    <w:div w:id="1861697020">
      <w:bodyDiv w:val="1"/>
      <w:marLeft w:val="0"/>
      <w:marRight w:val="0"/>
      <w:marTop w:val="0"/>
      <w:marBottom w:val="0"/>
      <w:divBdr>
        <w:top w:val="none" w:sz="0" w:space="0" w:color="auto"/>
        <w:left w:val="none" w:sz="0" w:space="0" w:color="auto"/>
        <w:bottom w:val="none" w:sz="0" w:space="0" w:color="auto"/>
        <w:right w:val="none" w:sz="0" w:space="0" w:color="auto"/>
      </w:divBdr>
    </w:div>
    <w:div w:id="1861698008">
      <w:bodyDiv w:val="1"/>
      <w:marLeft w:val="0"/>
      <w:marRight w:val="0"/>
      <w:marTop w:val="0"/>
      <w:marBottom w:val="0"/>
      <w:divBdr>
        <w:top w:val="none" w:sz="0" w:space="0" w:color="auto"/>
        <w:left w:val="none" w:sz="0" w:space="0" w:color="auto"/>
        <w:bottom w:val="none" w:sz="0" w:space="0" w:color="auto"/>
        <w:right w:val="none" w:sz="0" w:space="0" w:color="auto"/>
      </w:divBdr>
    </w:div>
    <w:div w:id="1862668092">
      <w:bodyDiv w:val="1"/>
      <w:marLeft w:val="0"/>
      <w:marRight w:val="0"/>
      <w:marTop w:val="0"/>
      <w:marBottom w:val="0"/>
      <w:divBdr>
        <w:top w:val="none" w:sz="0" w:space="0" w:color="auto"/>
        <w:left w:val="none" w:sz="0" w:space="0" w:color="auto"/>
        <w:bottom w:val="none" w:sz="0" w:space="0" w:color="auto"/>
        <w:right w:val="none" w:sz="0" w:space="0" w:color="auto"/>
      </w:divBdr>
    </w:div>
    <w:div w:id="1864123083">
      <w:bodyDiv w:val="1"/>
      <w:marLeft w:val="0"/>
      <w:marRight w:val="0"/>
      <w:marTop w:val="0"/>
      <w:marBottom w:val="0"/>
      <w:divBdr>
        <w:top w:val="none" w:sz="0" w:space="0" w:color="auto"/>
        <w:left w:val="none" w:sz="0" w:space="0" w:color="auto"/>
        <w:bottom w:val="none" w:sz="0" w:space="0" w:color="auto"/>
        <w:right w:val="none" w:sz="0" w:space="0" w:color="auto"/>
      </w:divBdr>
    </w:div>
    <w:div w:id="1864242456">
      <w:bodyDiv w:val="1"/>
      <w:marLeft w:val="0"/>
      <w:marRight w:val="0"/>
      <w:marTop w:val="0"/>
      <w:marBottom w:val="0"/>
      <w:divBdr>
        <w:top w:val="none" w:sz="0" w:space="0" w:color="auto"/>
        <w:left w:val="none" w:sz="0" w:space="0" w:color="auto"/>
        <w:bottom w:val="none" w:sz="0" w:space="0" w:color="auto"/>
        <w:right w:val="none" w:sz="0" w:space="0" w:color="auto"/>
      </w:divBdr>
    </w:div>
    <w:div w:id="1864513949">
      <w:bodyDiv w:val="1"/>
      <w:marLeft w:val="0"/>
      <w:marRight w:val="0"/>
      <w:marTop w:val="0"/>
      <w:marBottom w:val="0"/>
      <w:divBdr>
        <w:top w:val="none" w:sz="0" w:space="0" w:color="auto"/>
        <w:left w:val="none" w:sz="0" w:space="0" w:color="auto"/>
        <w:bottom w:val="none" w:sz="0" w:space="0" w:color="auto"/>
        <w:right w:val="none" w:sz="0" w:space="0" w:color="auto"/>
      </w:divBdr>
    </w:div>
    <w:div w:id="1864584967">
      <w:bodyDiv w:val="1"/>
      <w:marLeft w:val="0"/>
      <w:marRight w:val="0"/>
      <w:marTop w:val="0"/>
      <w:marBottom w:val="0"/>
      <w:divBdr>
        <w:top w:val="none" w:sz="0" w:space="0" w:color="auto"/>
        <w:left w:val="none" w:sz="0" w:space="0" w:color="auto"/>
        <w:bottom w:val="none" w:sz="0" w:space="0" w:color="auto"/>
        <w:right w:val="none" w:sz="0" w:space="0" w:color="auto"/>
      </w:divBdr>
    </w:div>
    <w:div w:id="1864633225">
      <w:bodyDiv w:val="1"/>
      <w:marLeft w:val="0"/>
      <w:marRight w:val="0"/>
      <w:marTop w:val="0"/>
      <w:marBottom w:val="0"/>
      <w:divBdr>
        <w:top w:val="none" w:sz="0" w:space="0" w:color="auto"/>
        <w:left w:val="none" w:sz="0" w:space="0" w:color="auto"/>
        <w:bottom w:val="none" w:sz="0" w:space="0" w:color="auto"/>
        <w:right w:val="none" w:sz="0" w:space="0" w:color="auto"/>
      </w:divBdr>
    </w:div>
    <w:div w:id="1864661767">
      <w:bodyDiv w:val="1"/>
      <w:marLeft w:val="0"/>
      <w:marRight w:val="0"/>
      <w:marTop w:val="0"/>
      <w:marBottom w:val="0"/>
      <w:divBdr>
        <w:top w:val="none" w:sz="0" w:space="0" w:color="auto"/>
        <w:left w:val="none" w:sz="0" w:space="0" w:color="auto"/>
        <w:bottom w:val="none" w:sz="0" w:space="0" w:color="auto"/>
        <w:right w:val="none" w:sz="0" w:space="0" w:color="auto"/>
      </w:divBdr>
    </w:div>
    <w:div w:id="1865551746">
      <w:bodyDiv w:val="1"/>
      <w:marLeft w:val="0"/>
      <w:marRight w:val="0"/>
      <w:marTop w:val="0"/>
      <w:marBottom w:val="0"/>
      <w:divBdr>
        <w:top w:val="none" w:sz="0" w:space="0" w:color="auto"/>
        <w:left w:val="none" w:sz="0" w:space="0" w:color="auto"/>
        <w:bottom w:val="none" w:sz="0" w:space="0" w:color="auto"/>
        <w:right w:val="none" w:sz="0" w:space="0" w:color="auto"/>
      </w:divBdr>
    </w:div>
    <w:div w:id="1865703923">
      <w:bodyDiv w:val="1"/>
      <w:marLeft w:val="0"/>
      <w:marRight w:val="0"/>
      <w:marTop w:val="0"/>
      <w:marBottom w:val="0"/>
      <w:divBdr>
        <w:top w:val="none" w:sz="0" w:space="0" w:color="auto"/>
        <w:left w:val="none" w:sz="0" w:space="0" w:color="auto"/>
        <w:bottom w:val="none" w:sz="0" w:space="0" w:color="auto"/>
        <w:right w:val="none" w:sz="0" w:space="0" w:color="auto"/>
      </w:divBdr>
    </w:div>
    <w:div w:id="1866013238">
      <w:bodyDiv w:val="1"/>
      <w:marLeft w:val="0"/>
      <w:marRight w:val="0"/>
      <w:marTop w:val="0"/>
      <w:marBottom w:val="0"/>
      <w:divBdr>
        <w:top w:val="none" w:sz="0" w:space="0" w:color="auto"/>
        <w:left w:val="none" w:sz="0" w:space="0" w:color="auto"/>
        <w:bottom w:val="none" w:sz="0" w:space="0" w:color="auto"/>
        <w:right w:val="none" w:sz="0" w:space="0" w:color="auto"/>
      </w:divBdr>
    </w:div>
    <w:div w:id="1866287476">
      <w:bodyDiv w:val="1"/>
      <w:marLeft w:val="0"/>
      <w:marRight w:val="0"/>
      <w:marTop w:val="0"/>
      <w:marBottom w:val="0"/>
      <w:divBdr>
        <w:top w:val="none" w:sz="0" w:space="0" w:color="auto"/>
        <w:left w:val="none" w:sz="0" w:space="0" w:color="auto"/>
        <w:bottom w:val="none" w:sz="0" w:space="0" w:color="auto"/>
        <w:right w:val="none" w:sz="0" w:space="0" w:color="auto"/>
      </w:divBdr>
    </w:div>
    <w:div w:id="1866629095">
      <w:bodyDiv w:val="1"/>
      <w:marLeft w:val="0"/>
      <w:marRight w:val="0"/>
      <w:marTop w:val="0"/>
      <w:marBottom w:val="0"/>
      <w:divBdr>
        <w:top w:val="none" w:sz="0" w:space="0" w:color="auto"/>
        <w:left w:val="none" w:sz="0" w:space="0" w:color="auto"/>
        <w:bottom w:val="none" w:sz="0" w:space="0" w:color="auto"/>
        <w:right w:val="none" w:sz="0" w:space="0" w:color="auto"/>
      </w:divBdr>
    </w:div>
    <w:div w:id="1866746263">
      <w:bodyDiv w:val="1"/>
      <w:marLeft w:val="0"/>
      <w:marRight w:val="0"/>
      <w:marTop w:val="0"/>
      <w:marBottom w:val="0"/>
      <w:divBdr>
        <w:top w:val="none" w:sz="0" w:space="0" w:color="auto"/>
        <w:left w:val="none" w:sz="0" w:space="0" w:color="auto"/>
        <w:bottom w:val="none" w:sz="0" w:space="0" w:color="auto"/>
        <w:right w:val="none" w:sz="0" w:space="0" w:color="auto"/>
      </w:divBdr>
    </w:div>
    <w:div w:id="1867282684">
      <w:bodyDiv w:val="1"/>
      <w:marLeft w:val="0"/>
      <w:marRight w:val="0"/>
      <w:marTop w:val="0"/>
      <w:marBottom w:val="0"/>
      <w:divBdr>
        <w:top w:val="none" w:sz="0" w:space="0" w:color="auto"/>
        <w:left w:val="none" w:sz="0" w:space="0" w:color="auto"/>
        <w:bottom w:val="none" w:sz="0" w:space="0" w:color="auto"/>
        <w:right w:val="none" w:sz="0" w:space="0" w:color="auto"/>
      </w:divBdr>
    </w:div>
    <w:div w:id="1868791334">
      <w:bodyDiv w:val="1"/>
      <w:marLeft w:val="0"/>
      <w:marRight w:val="0"/>
      <w:marTop w:val="0"/>
      <w:marBottom w:val="0"/>
      <w:divBdr>
        <w:top w:val="none" w:sz="0" w:space="0" w:color="auto"/>
        <w:left w:val="none" w:sz="0" w:space="0" w:color="auto"/>
        <w:bottom w:val="none" w:sz="0" w:space="0" w:color="auto"/>
        <w:right w:val="none" w:sz="0" w:space="0" w:color="auto"/>
      </w:divBdr>
      <w:divsChild>
        <w:div w:id="31422796">
          <w:marLeft w:val="640"/>
          <w:marRight w:val="0"/>
          <w:marTop w:val="0"/>
          <w:marBottom w:val="0"/>
          <w:divBdr>
            <w:top w:val="none" w:sz="0" w:space="0" w:color="auto"/>
            <w:left w:val="none" w:sz="0" w:space="0" w:color="auto"/>
            <w:bottom w:val="none" w:sz="0" w:space="0" w:color="auto"/>
            <w:right w:val="none" w:sz="0" w:space="0" w:color="auto"/>
          </w:divBdr>
        </w:div>
        <w:div w:id="133835078">
          <w:marLeft w:val="640"/>
          <w:marRight w:val="0"/>
          <w:marTop w:val="0"/>
          <w:marBottom w:val="0"/>
          <w:divBdr>
            <w:top w:val="none" w:sz="0" w:space="0" w:color="auto"/>
            <w:left w:val="none" w:sz="0" w:space="0" w:color="auto"/>
            <w:bottom w:val="none" w:sz="0" w:space="0" w:color="auto"/>
            <w:right w:val="none" w:sz="0" w:space="0" w:color="auto"/>
          </w:divBdr>
        </w:div>
        <w:div w:id="273055469">
          <w:marLeft w:val="640"/>
          <w:marRight w:val="0"/>
          <w:marTop w:val="0"/>
          <w:marBottom w:val="0"/>
          <w:divBdr>
            <w:top w:val="none" w:sz="0" w:space="0" w:color="auto"/>
            <w:left w:val="none" w:sz="0" w:space="0" w:color="auto"/>
            <w:bottom w:val="none" w:sz="0" w:space="0" w:color="auto"/>
            <w:right w:val="none" w:sz="0" w:space="0" w:color="auto"/>
          </w:divBdr>
        </w:div>
        <w:div w:id="996222925">
          <w:marLeft w:val="640"/>
          <w:marRight w:val="0"/>
          <w:marTop w:val="0"/>
          <w:marBottom w:val="0"/>
          <w:divBdr>
            <w:top w:val="none" w:sz="0" w:space="0" w:color="auto"/>
            <w:left w:val="none" w:sz="0" w:space="0" w:color="auto"/>
            <w:bottom w:val="none" w:sz="0" w:space="0" w:color="auto"/>
            <w:right w:val="none" w:sz="0" w:space="0" w:color="auto"/>
          </w:divBdr>
        </w:div>
        <w:div w:id="1109274543">
          <w:marLeft w:val="640"/>
          <w:marRight w:val="0"/>
          <w:marTop w:val="0"/>
          <w:marBottom w:val="0"/>
          <w:divBdr>
            <w:top w:val="none" w:sz="0" w:space="0" w:color="auto"/>
            <w:left w:val="none" w:sz="0" w:space="0" w:color="auto"/>
            <w:bottom w:val="none" w:sz="0" w:space="0" w:color="auto"/>
            <w:right w:val="none" w:sz="0" w:space="0" w:color="auto"/>
          </w:divBdr>
        </w:div>
        <w:div w:id="1724017138">
          <w:marLeft w:val="640"/>
          <w:marRight w:val="0"/>
          <w:marTop w:val="0"/>
          <w:marBottom w:val="0"/>
          <w:divBdr>
            <w:top w:val="none" w:sz="0" w:space="0" w:color="auto"/>
            <w:left w:val="none" w:sz="0" w:space="0" w:color="auto"/>
            <w:bottom w:val="none" w:sz="0" w:space="0" w:color="auto"/>
            <w:right w:val="none" w:sz="0" w:space="0" w:color="auto"/>
          </w:divBdr>
        </w:div>
        <w:div w:id="1957174731">
          <w:marLeft w:val="640"/>
          <w:marRight w:val="0"/>
          <w:marTop w:val="0"/>
          <w:marBottom w:val="0"/>
          <w:divBdr>
            <w:top w:val="none" w:sz="0" w:space="0" w:color="auto"/>
            <w:left w:val="none" w:sz="0" w:space="0" w:color="auto"/>
            <w:bottom w:val="none" w:sz="0" w:space="0" w:color="auto"/>
            <w:right w:val="none" w:sz="0" w:space="0" w:color="auto"/>
          </w:divBdr>
        </w:div>
        <w:div w:id="2036224435">
          <w:marLeft w:val="640"/>
          <w:marRight w:val="0"/>
          <w:marTop w:val="0"/>
          <w:marBottom w:val="0"/>
          <w:divBdr>
            <w:top w:val="none" w:sz="0" w:space="0" w:color="auto"/>
            <w:left w:val="none" w:sz="0" w:space="0" w:color="auto"/>
            <w:bottom w:val="none" w:sz="0" w:space="0" w:color="auto"/>
            <w:right w:val="none" w:sz="0" w:space="0" w:color="auto"/>
          </w:divBdr>
        </w:div>
        <w:div w:id="2103529159">
          <w:marLeft w:val="640"/>
          <w:marRight w:val="0"/>
          <w:marTop w:val="0"/>
          <w:marBottom w:val="0"/>
          <w:divBdr>
            <w:top w:val="none" w:sz="0" w:space="0" w:color="auto"/>
            <w:left w:val="none" w:sz="0" w:space="0" w:color="auto"/>
            <w:bottom w:val="none" w:sz="0" w:space="0" w:color="auto"/>
            <w:right w:val="none" w:sz="0" w:space="0" w:color="auto"/>
          </w:divBdr>
        </w:div>
        <w:div w:id="2119131104">
          <w:marLeft w:val="640"/>
          <w:marRight w:val="0"/>
          <w:marTop w:val="0"/>
          <w:marBottom w:val="0"/>
          <w:divBdr>
            <w:top w:val="none" w:sz="0" w:space="0" w:color="auto"/>
            <w:left w:val="none" w:sz="0" w:space="0" w:color="auto"/>
            <w:bottom w:val="none" w:sz="0" w:space="0" w:color="auto"/>
            <w:right w:val="none" w:sz="0" w:space="0" w:color="auto"/>
          </w:divBdr>
        </w:div>
      </w:divsChild>
    </w:div>
    <w:div w:id="1868911560">
      <w:bodyDiv w:val="1"/>
      <w:marLeft w:val="0"/>
      <w:marRight w:val="0"/>
      <w:marTop w:val="0"/>
      <w:marBottom w:val="0"/>
      <w:divBdr>
        <w:top w:val="none" w:sz="0" w:space="0" w:color="auto"/>
        <w:left w:val="none" w:sz="0" w:space="0" w:color="auto"/>
        <w:bottom w:val="none" w:sz="0" w:space="0" w:color="auto"/>
        <w:right w:val="none" w:sz="0" w:space="0" w:color="auto"/>
      </w:divBdr>
    </w:div>
    <w:div w:id="1868981900">
      <w:bodyDiv w:val="1"/>
      <w:marLeft w:val="0"/>
      <w:marRight w:val="0"/>
      <w:marTop w:val="0"/>
      <w:marBottom w:val="0"/>
      <w:divBdr>
        <w:top w:val="none" w:sz="0" w:space="0" w:color="auto"/>
        <w:left w:val="none" w:sz="0" w:space="0" w:color="auto"/>
        <w:bottom w:val="none" w:sz="0" w:space="0" w:color="auto"/>
        <w:right w:val="none" w:sz="0" w:space="0" w:color="auto"/>
      </w:divBdr>
    </w:div>
    <w:div w:id="1869832235">
      <w:bodyDiv w:val="1"/>
      <w:marLeft w:val="0"/>
      <w:marRight w:val="0"/>
      <w:marTop w:val="0"/>
      <w:marBottom w:val="0"/>
      <w:divBdr>
        <w:top w:val="none" w:sz="0" w:space="0" w:color="auto"/>
        <w:left w:val="none" w:sz="0" w:space="0" w:color="auto"/>
        <w:bottom w:val="none" w:sz="0" w:space="0" w:color="auto"/>
        <w:right w:val="none" w:sz="0" w:space="0" w:color="auto"/>
      </w:divBdr>
    </w:div>
    <w:div w:id="1870071117">
      <w:bodyDiv w:val="1"/>
      <w:marLeft w:val="0"/>
      <w:marRight w:val="0"/>
      <w:marTop w:val="0"/>
      <w:marBottom w:val="0"/>
      <w:divBdr>
        <w:top w:val="none" w:sz="0" w:space="0" w:color="auto"/>
        <w:left w:val="none" w:sz="0" w:space="0" w:color="auto"/>
        <w:bottom w:val="none" w:sz="0" w:space="0" w:color="auto"/>
        <w:right w:val="none" w:sz="0" w:space="0" w:color="auto"/>
      </w:divBdr>
    </w:div>
    <w:div w:id="1870603666">
      <w:bodyDiv w:val="1"/>
      <w:marLeft w:val="0"/>
      <w:marRight w:val="0"/>
      <w:marTop w:val="0"/>
      <w:marBottom w:val="0"/>
      <w:divBdr>
        <w:top w:val="none" w:sz="0" w:space="0" w:color="auto"/>
        <w:left w:val="none" w:sz="0" w:space="0" w:color="auto"/>
        <w:bottom w:val="none" w:sz="0" w:space="0" w:color="auto"/>
        <w:right w:val="none" w:sz="0" w:space="0" w:color="auto"/>
      </w:divBdr>
    </w:div>
    <w:div w:id="1870608501">
      <w:bodyDiv w:val="1"/>
      <w:marLeft w:val="0"/>
      <w:marRight w:val="0"/>
      <w:marTop w:val="0"/>
      <w:marBottom w:val="0"/>
      <w:divBdr>
        <w:top w:val="none" w:sz="0" w:space="0" w:color="auto"/>
        <w:left w:val="none" w:sz="0" w:space="0" w:color="auto"/>
        <w:bottom w:val="none" w:sz="0" w:space="0" w:color="auto"/>
        <w:right w:val="none" w:sz="0" w:space="0" w:color="auto"/>
      </w:divBdr>
    </w:div>
    <w:div w:id="1870871125">
      <w:bodyDiv w:val="1"/>
      <w:marLeft w:val="0"/>
      <w:marRight w:val="0"/>
      <w:marTop w:val="0"/>
      <w:marBottom w:val="0"/>
      <w:divBdr>
        <w:top w:val="none" w:sz="0" w:space="0" w:color="auto"/>
        <w:left w:val="none" w:sz="0" w:space="0" w:color="auto"/>
        <w:bottom w:val="none" w:sz="0" w:space="0" w:color="auto"/>
        <w:right w:val="none" w:sz="0" w:space="0" w:color="auto"/>
      </w:divBdr>
    </w:div>
    <w:div w:id="1871070773">
      <w:bodyDiv w:val="1"/>
      <w:marLeft w:val="0"/>
      <w:marRight w:val="0"/>
      <w:marTop w:val="0"/>
      <w:marBottom w:val="0"/>
      <w:divBdr>
        <w:top w:val="none" w:sz="0" w:space="0" w:color="auto"/>
        <w:left w:val="none" w:sz="0" w:space="0" w:color="auto"/>
        <w:bottom w:val="none" w:sz="0" w:space="0" w:color="auto"/>
        <w:right w:val="none" w:sz="0" w:space="0" w:color="auto"/>
      </w:divBdr>
    </w:div>
    <w:div w:id="1871212918">
      <w:bodyDiv w:val="1"/>
      <w:marLeft w:val="0"/>
      <w:marRight w:val="0"/>
      <w:marTop w:val="0"/>
      <w:marBottom w:val="0"/>
      <w:divBdr>
        <w:top w:val="none" w:sz="0" w:space="0" w:color="auto"/>
        <w:left w:val="none" w:sz="0" w:space="0" w:color="auto"/>
        <w:bottom w:val="none" w:sz="0" w:space="0" w:color="auto"/>
        <w:right w:val="none" w:sz="0" w:space="0" w:color="auto"/>
      </w:divBdr>
    </w:div>
    <w:div w:id="1871532458">
      <w:bodyDiv w:val="1"/>
      <w:marLeft w:val="0"/>
      <w:marRight w:val="0"/>
      <w:marTop w:val="0"/>
      <w:marBottom w:val="0"/>
      <w:divBdr>
        <w:top w:val="none" w:sz="0" w:space="0" w:color="auto"/>
        <w:left w:val="none" w:sz="0" w:space="0" w:color="auto"/>
        <w:bottom w:val="none" w:sz="0" w:space="0" w:color="auto"/>
        <w:right w:val="none" w:sz="0" w:space="0" w:color="auto"/>
      </w:divBdr>
    </w:div>
    <w:div w:id="1872838090">
      <w:bodyDiv w:val="1"/>
      <w:marLeft w:val="0"/>
      <w:marRight w:val="0"/>
      <w:marTop w:val="0"/>
      <w:marBottom w:val="0"/>
      <w:divBdr>
        <w:top w:val="none" w:sz="0" w:space="0" w:color="auto"/>
        <w:left w:val="none" w:sz="0" w:space="0" w:color="auto"/>
        <w:bottom w:val="none" w:sz="0" w:space="0" w:color="auto"/>
        <w:right w:val="none" w:sz="0" w:space="0" w:color="auto"/>
      </w:divBdr>
    </w:div>
    <w:div w:id="1873035075">
      <w:bodyDiv w:val="1"/>
      <w:marLeft w:val="0"/>
      <w:marRight w:val="0"/>
      <w:marTop w:val="0"/>
      <w:marBottom w:val="0"/>
      <w:divBdr>
        <w:top w:val="none" w:sz="0" w:space="0" w:color="auto"/>
        <w:left w:val="none" w:sz="0" w:space="0" w:color="auto"/>
        <w:bottom w:val="none" w:sz="0" w:space="0" w:color="auto"/>
        <w:right w:val="none" w:sz="0" w:space="0" w:color="auto"/>
      </w:divBdr>
    </w:div>
    <w:div w:id="1873035739">
      <w:bodyDiv w:val="1"/>
      <w:marLeft w:val="0"/>
      <w:marRight w:val="0"/>
      <w:marTop w:val="0"/>
      <w:marBottom w:val="0"/>
      <w:divBdr>
        <w:top w:val="none" w:sz="0" w:space="0" w:color="auto"/>
        <w:left w:val="none" w:sz="0" w:space="0" w:color="auto"/>
        <w:bottom w:val="none" w:sz="0" w:space="0" w:color="auto"/>
        <w:right w:val="none" w:sz="0" w:space="0" w:color="auto"/>
      </w:divBdr>
    </w:div>
    <w:div w:id="1873496030">
      <w:bodyDiv w:val="1"/>
      <w:marLeft w:val="0"/>
      <w:marRight w:val="0"/>
      <w:marTop w:val="0"/>
      <w:marBottom w:val="0"/>
      <w:divBdr>
        <w:top w:val="none" w:sz="0" w:space="0" w:color="auto"/>
        <w:left w:val="none" w:sz="0" w:space="0" w:color="auto"/>
        <w:bottom w:val="none" w:sz="0" w:space="0" w:color="auto"/>
        <w:right w:val="none" w:sz="0" w:space="0" w:color="auto"/>
      </w:divBdr>
    </w:div>
    <w:div w:id="1874228527">
      <w:bodyDiv w:val="1"/>
      <w:marLeft w:val="0"/>
      <w:marRight w:val="0"/>
      <w:marTop w:val="0"/>
      <w:marBottom w:val="0"/>
      <w:divBdr>
        <w:top w:val="none" w:sz="0" w:space="0" w:color="auto"/>
        <w:left w:val="none" w:sz="0" w:space="0" w:color="auto"/>
        <w:bottom w:val="none" w:sz="0" w:space="0" w:color="auto"/>
        <w:right w:val="none" w:sz="0" w:space="0" w:color="auto"/>
      </w:divBdr>
    </w:div>
    <w:div w:id="1874269110">
      <w:bodyDiv w:val="1"/>
      <w:marLeft w:val="0"/>
      <w:marRight w:val="0"/>
      <w:marTop w:val="0"/>
      <w:marBottom w:val="0"/>
      <w:divBdr>
        <w:top w:val="none" w:sz="0" w:space="0" w:color="auto"/>
        <w:left w:val="none" w:sz="0" w:space="0" w:color="auto"/>
        <w:bottom w:val="none" w:sz="0" w:space="0" w:color="auto"/>
        <w:right w:val="none" w:sz="0" w:space="0" w:color="auto"/>
      </w:divBdr>
    </w:div>
    <w:div w:id="1874682460">
      <w:bodyDiv w:val="1"/>
      <w:marLeft w:val="0"/>
      <w:marRight w:val="0"/>
      <w:marTop w:val="0"/>
      <w:marBottom w:val="0"/>
      <w:divBdr>
        <w:top w:val="none" w:sz="0" w:space="0" w:color="auto"/>
        <w:left w:val="none" w:sz="0" w:space="0" w:color="auto"/>
        <w:bottom w:val="none" w:sz="0" w:space="0" w:color="auto"/>
        <w:right w:val="none" w:sz="0" w:space="0" w:color="auto"/>
      </w:divBdr>
    </w:div>
    <w:div w:id="1875118924">
      <w:bodyDiv w:val="1"/>
      <w:marLeft w:val="0"/>
      <w:marRight w:val="0"/>
      <w:marTop w:val="0"/>
      <w:marBottom w:val="0"/>
      <w:divBdr>
        <w:top w:val="none" w:sz="0" w:space="0" w:color="auto"/>
        <w:left w:val="none" w:sz="0" w:space="0" w:color="auto"/>
        <w:bottom w:val="none" w:sz="0" w:space="0" w:color="auto"/>
        <w:right w:val="none" w:sz="0" w:space="0" w:color="auto"/>
      </w:divBdr>
    </w:div>
    <w:div w:id="1875147184">
      <w:bodyDiv w:val="1"/>
      <w:marLeft w:val="0"/>
      <w:marRight w:val="0"/>
      <w:marTop w:val="0"/>
      <w:marBottom w:val="0"/>
      <w:divBdr>
        <w:top w:val="none" w:sz="0" w:space="0" w:color="auto"/>
        <w:left w:val="none" w:sz="0" w:space="0" w:color="auto"/>
        <w:bottom w:val="none" w:sz="0" w:space="0" w:color="auto"/>
        <w:right w:val="none" w:sz="0" w:space="0" w:color="auto"/>
      </w:divBdr>
    </w:div>
    <w:div w:id="1875381167">
      <w:bodyDiv w:val="1"/>
      <w:marLeft w:val="0"/>
      <w:marRight w:val="0"/>
      <w:marTop w:val="0"/>
      <w:marBottom w:val="0"/>
      <w:divBdr>
        <w:top w:val="none" w:sz="0" w:space="0" w:color="auto"/>
        <w:left w:val="none" w:sz="0" w:space="0" w:color="auto"/>
        <w:bottom w:val="none" w:sz="0" w:space="0" w:color="auto"/>
        <w:right w:val="none" w:sz="0" w:space="0" w:color="auto"/>
      </w:divBdr>
    </w:div>
    <w:div w:id="1875532830">
      <w:bodyDiv w:val="1"/>
      <w:marLeft w:val="0"/>
      <w:marRight w:val="0"/>
      <w:marTop w:val="0"/>
      <w:marBottom w:val="0"/>
      <w:divBdr>
        <w:top w:val="none" w:sz="0" w:space="0" w:color="auto"/>
        <w:left w:val="none" w:sz="0" w:space="0" w:color="auto"/>
        <w:bottom w:val="none" w:sz="0" w:space="0" w:color="auto"/>
        <w:right w:val="none" w:sz="0" w:space="0" w:color="auto"/>
      </w:divBdr>
    </w:div>
    <w:div w:id="1876695221">
      <w:bodyDiv w:val="1"/>
      <w:marLeft w:val="0"/>
      <w:marRight w:val="0"/>
      <w:marTop w:val="0"/>
      <w:marBottom w:val="0"/>
      <w:divBdr>
        <w:top w:val="none" w:sz="0" w:space="0" w:color="auto"/>
        <w:left w:val="none" w:sz="0" w:space="0" w:color="auto"/>
        <w:bottom w:val="none" w:sz="0" w:space="0" w:color="auto"/>
        <w:right w:val="none" w:sz="0" w:space="0" w:color="auto"/>
      </w:divBdr>
    </w:div>
    <w:div w:id="1876964252">
      <w:bodyDiv w:val="1"/>
      <w:marLeft w:val="0"/>
      <w:marRight w:val="0"/>
      <w:marTop w:val="0"/>
      <w:marBottom w:val="0"/>
      <w:divBdr>
        <w:top w:val="none" w:sz="0" w:space="0" w:color="auto"/>
        <w:left w:val="none" w:sz="0" w:space="0" w:color="auto"/>
        <w:bottom w:val="none" w:sz="0" w:space="0" w:color="auto"/>
        <w:right w:val="none" w:sz="0" w:space="0" w:color="auto"/>
      </w:divBdr>
    </w:div>
    <w:div w:id="1877500150">
      <w:bodyDiv w:val="1"/>
      <w:marLeft w:val="0"/>
      <w:marRight w:val="0"/>
      <w:marTop w:val="0"/>
      <w:marBottom w:val="0"/>
      <w:divBdr>
        <w:top w:val="none" w:sz="0" w:space="0" w:color="auto"/>
        <w:left w:val="none" w:sz="0" w:space="0" w:color="auto"/>
        <w:bottom w:val="none" w:sz="0" w:space="0" w:color="auto"/>
        <w:right w:val="none" w:sz="0" w:space="0" w:color="auto"/>
      </w:divBdr>
    </w:div>
    <w:div w:id="1877505965">
      <w:bodyDiv w:val="1"/>
      <w:marLeft w:val="0"/>
      <w:marRight w:val="0"/>
      <w:marTop w:val="0"/>
      <w:marBottom w:val="0"/>
      <w:divBdr>
        <w:top w:val="none" w:sz="0" w:space="0" w:color="auto"/>
        <w:left w:val="none" w:sz="0" w:space="0" w:color="auto"/>
        <w:bottom w:val="none" w:sz="0" w:space="0" w:color="auto"/>
        <w:right w:val="none" w:sz="0" w:space="0" w:color="auto"/>
      </w:divBdr>
    </w:div>
    <w:div w:id="1877699203">
      <w:bodyDiv w:val="1"/>
      <w:marLeft w:val="0"/>
      <w:marRight w:val="0"/>
      <w:marTop w:val="0"/>
      <w:marBottom w:val="0"/>
      <w:divBdr>
        <w:top w:val="none" w:sz="0" w:space="0" w:color="auto"/>
        <w:left w:val="none" w:sz="0" w:space="0" w:color="auto"/>
        <w:bottom w:val="none" w:sz="0" w:space="0" w:color="auto"/>
        <w:right w:val="none" w:sz="0" w:space="0" w:color="auto"/>
      </w:divBdr>
    </w:div>
    <w:div w:id="1877739602">
      <w:bodyDiv w:val="1"/>
      <w:marLeft w:val="0"/>
      <w:marRight w:val="0"/>
      <w:marTop w:val="0"/>
      <w:marBottom w:val="0"/>
      <w:divBdr>
        <w:top w:val="none" w:sz="0" w:space="0" w:color="auto"/>
        <w:left w:val="none" w:sz="0" w:space="0" w:color="auto"/>
        <w:bottom w:val="none" w:sz="0" w:space="0" w:color="auto"/>
        <w:right w:val="none" w:sz="0" w:space="0" w:color="auto"/>
      </w:divBdr>
    </w:div>
    <w:div w:id="1878007421">
      <w:bodyDiv w:val="1"/>
      <w:marLeft w:val="0"/>
      <w:marRight w:val="0"/>
      <w:marTop w:val="0"/>
      <w:marBottom w:val="0"/>
      <w:divBdr>
        <w:top w:val="none" w:sz="0" w:space="0" w:color="auto"/>
        <w:left w:val="none" w:sz="0" w:space="0" w:color="auto"/>
        <w:bottom w:val="none" w:sz="0" w:space="0" w:color="auto"/>
        <w:right w:val="none" w:sz="0" w:space="0" w:color="auto"/>
      </w:divBdr>
    </w:div>
    <w:div w:id="1879317339">
      <w:bodyDiv w:val="1"/>
      <w:marLeft w:val="0"/>
      <w:marRight w:val="0"/>
      <w:marTop w:val="0"/>
      <w:marBottom w:val="0"/>
      <w:divBdr>
        <w:top w:val="none" w:sz="0" w:space="0" w:color="auto"/>
        <w:left w:val="none" w:sz="0" w:space="0" w:color="auto"/>
        <w:bottom w:val="none" w:sz="0" w:space="0" w:color="auto"/>
        <w:right w:val="none" w:sz="0" w:space="0" w:color="auto"/>
      </w:divBdr>
    </w:div>
    <w:div w:id="1879659394">
      <w:bodyDiv w:val="1"/>
      <w:marLeft w:val="0"/>
      <w:marRight w:val="0"/>
      <w:marTop w:val="0"/>
      <w:marBottom w:val="0"/>
      <w:divBdr>
        <w:top w:val="none" w:sz="0" w:space="0" w:color="auto"/>
        <w:left w:val="none" w:sz="0" w:space="0" w:color="auto"/>
        <w:bottom w:val="none" w:sz="0" w:space="0" w:color="auto"/>
        <w:right w:val="none" w:sz="0" w:space="0" w:color="auto"/>
      </w:divBdr>
    </w:div>
    <w:div w:id="1879849500">
      <w:bodyDiv w:val="1"/>
      <w:marLeft w:val="0"/>
      <w:marRight w:val="0"/>
      <w:marTop w:val="0"/>
      <w:marBottom w:val="0"/>
      <w:divBdr>
        <w:top w:val="none" w:sz="0" w:space="0" w:color="auto"/>
        <w:left w:val="none" w:sz="0" w:space="0" w:color="auto"/>
        <w:bottom w:val="none" w:sz="0" w:space="0" w:color="auto"/>
        <w:right w:val="none" w:sz="0" w:space="0" w:color="auto"/>
      </w:divBdr>
    </w:div>
    <w:div w:id="1880051288">
      <w:bodyDiv w:val="1"/>
      <w:marLeft w:val="0"/>
      <w:marRight w:val="0"/>
      <w:marTop w:val="0"/>
      <w:marBottom w:val="0"/>
      <w:divBdr>
        <w:top w:val="none" w:sz="0" w:space="0" w:color="auto"/>
        <w:left w:val="none" w:sz="0" w:space="0" w:color="auto"/>
        <w:bottom w:val="none" w:sz="0" w:space="0" w:color="auto"/>
        <w:right w:val="none" w:sz="0" w:space="0" w:color="auto"/>
      </w:divBdr>
    </w:div>
    <w:div w:id="1880318816">
      <w:bodyDiv w:val="1"/>
      <w:marLeft w:val="0"/>
      <w:marRight w:val="0"/>
      <w:marTop w:val="0"/>
      <w:marBottom w:val="0"/>
      <w:divBdr>
        <w:top w:val="none" w:sz="0" w:space="0" w:color="auto"/>
        <w:left w:val="none" w:sz="0" w:space="0" w:color="auto"/>
        <w:bottom w:val="none" w:sz="0" w:space="0" w:color="auto"/>
        <w:right w:val="none" w:sz="0" w:space="0" w:color="auto"/>
      </w:divBdr>
    </w:div>
    <w:div w:id="1880776863">
      <w:bodyDiv w:val="1"/>
      <w:marLeft w:val="0"/>
      <w:marRight w:val="0"/>
      <w:marTop w:val="0"/>
      <w:marBottom w:val="0"/>
      <w:divBdr>
        <w:top w:val="none" w:sz="0" w:space="0" w:color="auto"/>
        <w:left w:val="none" w:sz="0" w:space="0" w:color="auto"/>
        <w:bottom w:val="none" w:sz="0" w:space="0" w:color="auto"/>
        <w:right w:val="none" w:sz="0" w:space="0" w:color="auto"/>
      </w:divBdr>
    </w:div>
    <w:div w:id="1882932722">
      <w:bodyDiv w:val="1"/>
      <w:marLeft w:val="0"/>
      <w:marRight w:val="0"/>
      <w:marTop w:val="0"/>
      <w:marBottom w:val="0"/>
      <w:divBdr>
        <w:top w:val="none" w:sz="0" w:space="0" w:color="auto"/>
        <w:left w:val="none" w:sz="0" w:space="0" w:color="auto"/>
        <w:bottom w:val="none" w:sz="0" w:space="0" w:color="auto"/>
        <w:right w:val="none" w:sz="0" w:space="0" w:color="auto"/>
      </w:divBdr>
    </w:div>
    <w:div w:id="1884825860">
      <w:bodyDiv w:val="1"/>
      <w:marLeft w:val="0"/>
      <w:marRight w:val="0"/>
      <w:marTop w:val="0"/>
      <w:marBottom w:val="0"/>
      <w:divBdr>
        <w:top w:val="none" w:sz="0" w:space="0" w:color="auto"/>
        <w:left w:val="none" w:sz="0" w:space="0" w:color="auto"/>
        <w:bottom w:val="none" w:sz="0" w:space="0" w:color="auto"/>
        <w:right w:val="none" w:sz="0" w:space="0" w:color="auto"/>
      </w:divBdr>
    </w:div>
    <w:div w:id="1885291077">
      <w:bodyDiv w:val="1"/>
      <w:marLeft w:val="0"/>
      <w:marRight w:val="0"/>
      <w:marTop w:val="0"/>
      <w:marBottom w:val="0"/>
      <w:divBdr>
        <w:top w:val="none" w:sz="0" w:space="0" w:color="auto"/>
        <w:left w:val="none" w:sz="0" w:space="0" w:color="auto"/>
        <w:bottom w:val="none" w:sz="0" w:space="0" w:color="auto"/>
        <w:right w:val="none" w:sz="0" w:space="0" w:color="auto"/>
      </w:divBdr>
    </w:div>
    <w:div w:id="1888224568">
      <w:bodyDiv w:val="1"/>
      <w:marLeft w:val="0"/>
      <w:marRight w:val="0"/>
      <w:marTop w:val="0"/>
      <w:marBottom w:val="0"/>
      <w:divBdr>
        <w:top w:val="none" w:sz="0" w:space="0" w:color="auto"/>
        <w:left w:val="none" w:sz="0" w:space="0" w:color="auto"/>
        <w:bottom w:val="none" w:sz="0" w:space="0" w:color="auto"/>
        <w:right w:val="none" w:sz="0" w:space="0" w:color="auto"/>
      </w:divBdr>
    </w:div>
    <w:div w:id="1888451247">
      <w:bodyDiv w:val="1"/>
      <w:marLeft w:val="0"/>
      <w:marRight w:val="0"/>
      <w:marTop w:val="0"/>
      <w:marBottom w:val="0"/>
      <w:divBdr>
        <w:top w:val="none" w:sz="0" w:space="0" w:color="auto"/>
        <w:left w:val="none" w:sz="0" w:space="0" w:color="auto"/>
        <w:bottom w:val="none" w:sz="0" w:space="0" w:color="auto"/>
        <w:right w:val="none" w:sz="0" w:space="0" w:color="auto"/>
      </w:divBdr>
    </w:div>
    <w:div w:id="1888564991">
      <w:bodyDiv w:val="1"/>
      <w:marLeft w:val="0"/>
      <w:marRight w:val="0"/>
      <w:marTop w:val="0"/>
      <w:marBottom w:val="0"/>
      <w:divBdr>
        <w:top w:val="none" w:sz="0" w:space="0" w:color="auto"/>
        <w:left w:val="none" w:sz="0" w:space="0" w:color="auto"/>
        <w:bottom w:val="none" w:sz="0" w:space="0" w:color="auto"/>
        <w:right w:val="none" w:sz="0" w:space="0" w:color="auto"/>
      </w:divBdr>
    </w:div>
    <w:div w:id="1888642032">
      <w:bodyDiv w:val="1"/>
      <w:marLeft w:val="0"/>
      <w:marRight w:val="0"/>
      <w:marTop w:val="0"/>
      <w:marBottom w:val="0"/>
      <w:divBdr>
        <w:top w:val="none" w:sz="0" w:space="0" w:color="auto"/>
        <w:left w:val="none" w:sz="0" w:space="0" w:color="auto"/>
        <w:bottom w:val="none" w:sz="0" w:space="0" w:color="auto"/>
        <w:right w:val="none" w:sz="0" w:space="0" w:color="auto"/>
      </w:divBdr>
    </w:div>
    <w:div w:id="1888952526">
      <w:bodyDiv w:val="1"/>
      <w:marLeft w:val="0"/>
      <w:marRight w:val="0"/>
      <w:marTop w:val="0"/>
      <w:marBottom w:val="0"/>
      <w:divBdr>
        <w:top w:val="none" w:sz="0" w:space="0" w:color="auto"/>
        <w:left w:val="none" w:sz="0" w:space="0" w:color="auto"/>
        <w:bottom w:val="none" w:sz="0" w:space="0" w:color="auto"/>
        <w:right w:val="none" w:sz="0" w:space="0" w:color="auto"/>
      </w:divBdr>
    </w:div>
    <w:div w:id="1889683008">
      <w:bodyDiv w:val="1"/>
      <w:marLeft w:val="0"/>
      <w:marRight w:val="0"/>
      <w:marTop w:val="0"/>
      <w:marBottom w:val="0"/>
      <w:divBdr>
        <w:top w:val="none" w:sz="0" w:space="0" w:color="auto"/>
        <w:left w:val="none" w:sz="0" w:space="0" w:color="auto"/>
        <w:bottom w:val="none" w:sz="0" w:space="0" w:color="auto"/>
        <w:right w:val="none" w:sz="0" w:space="0" w:color="auto"/>
      </w:divBdr>
    </w:div>
    <w:div w:id="1890190227">
      <w:bodyDiv w:val="1"/>
      <w:marLeft w:val="0"/>
      <w:marRight w:val="0"/>
      <w:marTop w:val="0"/>
      <w:marBottom w:val="0"/>
      <w:divBdr>
        <w:top w:val="none" w:sz="0" w:space="0" w:color="auto"/>
        <w:left w:val="none" w:sz="0" w:space="0" w:color="auto"/>
        <w:bottom w:val="none" w:sz="0" w:space="0" w:color="auto"/>
        <w:right w:val="none" w:sz="0" w:space="0" w:color="auto"/>
      </w:divBdr>
    </w:div>
    <w:div w:id="1890264643">
      <w:bodyDiv w:val="1"/>
      <w:marLeft w:val="0"/>
      <w:marRight w:val="0"/>
      <w:marTop w:val="0"/>
      <w:marBottom w:val="0"/>
      <w:divBdr>
        <w:top w:val="none" w:sz="0" w:space="0" w:color="auto"/>
        <w:left w:val="none" w:sz="0" w:space="0" w:color="auto"/>
        <w:bottom w:val="none" w:sz="0" w:space="0" w:color="auto"/>
        <w:right w:val="none" w:sz="0" w:space="0" w:color="auto"/>
      </w:divBdr>
    </w:div>
    <w:div w:id="1891106970">
      <w:bodyDiv w:val="1"/>
      <w:marLeft w:val="0"/>
      <w:marRight w:val="0"/>
      <w:marTop w:val="0"/>
      <w:marBottom w:val="0"/>
      <w:divBdr>
        <w:top w:val="none" w:sz="0" w:space="0" w:color="auto"/>
        <w:left w:val="none" w:sz="0" w:space="0" w:color="auto"/>
        <w:bottom w:val="none" w:sz="0" w:space="0" w:color="auto"/>
        <w:right w:val="none" w:sz="0" w:space="0" w:color="auto"/>
      </w:divBdr>
    </w:div>
    <w:div w:id="1891647363">
      <w:bodyDiv w:val="1"/>
      <w:marLeft w:val="0"/>
      <w:marRight w:val="0"/>
      <w:marTop w:val="0"/>
      <w:marBottom w:val="0"/>
      <w:divBdr>
        <w:top w:val="none" w:sz="0" w:space="0" w:color="auto"/>
        <w:left w:val="none" w:sz="0" w:space="0" w:color="auto"/>
        <w:bottom w:val="none" w:sz="0" w:space="0" w:color="auto"/>
        <w:right w:val="none" w:sz="0" w:space="0" w:color="auto"/>
      </w:divBdr>
    </w:div>
    <w:div w:id="1892955515">
      <w:bodyDiv w:val="1"/>
      <w:marLeft w:val="0"/>
      <w:marRight w:val="0"/>
      <w:marTop w:val="0"/>
      <w:marBottom w:val="0"/>
      <w:divBdr>
        <w:top w:val="none" w:sz="0" w:space="0" w:color="auto"/>
        <w:left w:val="none" w:sz="0" w:space="0" w:color="auto"/>
        <w:bottom w:val="none" w:sz="0" w:space="0" w:color="auto"/>
        <w:right w:val="none" w:sz="0" w:space="0" w:color="auto"/>
      </w:divBdr>
    </w:div>
    <w:div w:id="1892957598">
      <w:bodyDiv w:val="1"/>
      <w:marLeft w:val="0"/>
      <w:marRight w:val="0"/>
      <w:marTop w:val="0"/>
      <w:marBottom w:val="0"/>
      <w:divBdr>
        <w:top w:val="none" w:sz="0" w:space="0" w:color="auto"/>
        <w:left w:val="none" w:sz="0" w:space="0" w:color="auto"/>
        <w:bottom w:val="none" w:sz="0" w:space="0" w:color="auto"/>
        <w:right w:val="none" w:sz="0" w:space="0" w:color="auto"/>
      </w:divBdr>
    </w:div>
    <w:div w:id="1893274074">
      <w:bodyDiv w:val="1"/>
      <w:marLeft w:val="0"/>
      <w:marRight w:val="0"/>
      <w:marTop w:val="0"/>
      <w:marBottom w:val="0"/>
      <w:divBdr>
        <w:top w:val="none" w:sz="0" w:space="0" w:color="auto"/>
        <w:left w:val="none" w:sz="0" w:space="0" w:color="auto"/>
        <w:bottom w:val="none" w:sz="0" w:space="0" w:color="auto"/>
        <w:right w:val="none" w:sz="0" w:space="0" w:color="auto"/>
      </w:divBdr>
    </w:div>
    <w:div w:id="1893886017">
      <w:bodyDiv w:val="1"/>
      <w:marLeft w:val="0"/>
      <w:marRight w:val="0"/>
      <w:marTop w:val="0"/>
      <w:marBottom w:val="0"/>
      <w:divBdr>
        <w:top w:val="none" w:sz="0" w:space="0" w:color="auto"/>
        <w:left w:val="none" w:sz="0" w:space="0" w:color="auto"/>
        <w:bottom w:val="none" w:sz="0" w:space="0" w:color="auto"/>
        <w:right w:val="none" w:sz="0" w:space="0" w:color="auto"/>
      </w:divBdr>
    </w:div>
    <w:div w:id="1894736827">
      <w:bodyDiv w:val="1"/>
      <w:marLeft w:val="0"/>
      <w:marRight w:val="0"/>
      <w:marTop w:val="0"/>
      <w:marBottom w:val="0"/>
      <w:divBdr>
        <w:top w:val="none" w:sz="0" w:space="0" w:color="auto"/>
        <w:left w:val="none" w:sz="0" w:space="0" w:color="auto"/>
        <w:bottom w:val="none" w:sz="0" w:space="0" w:color="auto"/>
        <w:right w:val="none" w:sz="0" w:space="0" w:color="auto"/>
      </w:divBdr>
    </w:div>
    <w:div w:id="1894846530">
      <w:bodyDiv w:val="1"/>
      <w:marLeft w:val="0"/>
      <w:marRight w:val="0"/>
      <w:marTop w:val="0"/>
      <w:marBottom w:val="0"/>
      <w:divBdr>
        <w:top w:val="none" w:sz="0" w:space="0" w:color="auto"/>
        <w:left w:val="none" w:sz="0" w:space="0" w:color="auto"/>
        <w:bottom w:val="none" w:sz="0" w:space="0" w:color="auto"/>
        <w:right w:val="none" w:sz="0" w:space="0" w:color="auto"/>
      </w:divBdr>
    </w:div>
    <w:div w:id="1895047289">
      <w:bodyDiv w:val="1"/>
      <w:marLeft w:val="0"/>
      <w:marRight w:val="0"/>
      <w:marTop w:val="0"/>
      <w:marBottom w:val="0"/>
      <w:divBdr>
        <w:top w:val="none" w:sz="0" w:space="0" w:color="auto"/>
        <w:left w:val="none" w:sz="0" w:space="0" w:color="auto"/>
        <w:bottom w:val="none" w:sz="0" w:space="0" w:color="auto"/>
        <w:right w:val="none" w:sz="0" w:space="0" w:color="auto"/>
      </w:divBdr>
    </w:div>
    <w:div w:id="1896350384">
      <w:bodyDiv w:val="1"/>
      <w:marLeft w:val="0"/>
      <w:marRight w:val="0"/>
      <w:marTop w:val="0"/>
      <w:marBottom w:val="0"/>
      <w:divBdr>
        <w:top w:val="none" w:sz="0" w:space="0" w:color="auto"/>
        <w:left w:val="none" w:sz="0" w:space="0" w:color="auto"/>
        <w:bottom w:val="none" w:sz="0" w:space="0" w:color="auto"/>
        <w:right w:val="none" w:sz="0" w:space="0" w:color="auto"/>
      </w:divBdr>
      <w:divsChild>
        <w:div w:id="451217553">
          <w:marLeft w:val="640"/>
          <w:marRight w:val="0"/>
          <w:marTop w:val="0"/>
          <w:marBottom w:val="0"/>
          <w:divBdr>
            <w:top w:val="none" w:sz="0" w:space="0" w:color="auto"/>
            <w:left w:val="none" w:sz="0" w:space="0" w:color="auto"/>
            <w:bottom w:val="none" w:sz="0" w:space="0" w:color="auto"/>
            <w:right w:val="none" w:sz="0" w:space="0" w:color="auto"/>
          </w:divBdr>
        </w:div>
        <w:div w:id="474756972">
          <w:marLeft w:val="640"/>
          <w:marRight w:val="0"/>
          <w:marTop w:val="0"/>
          <w:marBottom w:val="0"/>
          <w:divBdr>
            <w:top w:val="none" w:sz="0" w:space="0" w:color="auto"/>
            <w:left w:val="none" w:sz="0" w:space="0" w:color="auto"/>
            <w:bottom w:val="none" w:sz="0" w:space="0" w:color="auto"/>
            <w:right w:val="none" w:sz="0" w:space="0" w:color="auto"/>
          </w:divBdr>
        </w:div>
        <w:div w:id="625233228">
          <w:marLeft w:val="640"/>
          <w:marRight w:val="0"/>
          <w:marTop w:val="0"/>
          <w:marBottom w:val="0"/>
          <w:divBdr>
            <w:top w:val="none" w:sz="0" w:space="0" w:color="auto"/>
            <w:left w:val="none" w:sz="0" w:space="0" w:color="auto"/>
            <w:bottom w:val="none" w:sz="0" w:space="0" w:color="auto"/>
            <w:right w:val="none" w:sz="0" w:space="0" w:color="auto"/>
          </w:divBdr>
        </w:div>
        <w:div w:id="652023883">
          <w:marLeft w:val="640"/>
          <w:marRight w:val="0"/>
          <w:marTop w:val="0"/>
          <w:marBottom w:val="0"/>
          <w:divBdr>
            <w:top w:val="none" w:sz="0" w:space="0" w:color="auto"/>
            <w:left w:val="none" w:sz="0" w:space="0" w:color="auto"/>
            <w:bottom w:val="none" w:sz="0" w:space="0" w:color="auto"/>
            <w:right w:val="none" w:sz="0" w:space="0" w:color="auto"/>
          </w:divBdr>
        </w:div>
        <w:div w:id="768699078">
          <w:marLeft w:val="640"/>
          <w:marRight w:val="0"/>
          <w:marTop w:val="0"/>
          <w:marBottom w:val="0"/>
          <w:divBdr>
            <w:top w:val="none" w:sz="0" w:space="0" w:color="auto"/>
            <w:left w:val="none" w:sz="0" w:space="0" w:color="auto"/>
            <w:bottom w:val="none" w:sz="0" w:space="0" w:color="auto"/>
            <w:right w:val="none" w:sz="0" w:space="0" w:color="auto"/>
          </w:divBdr>
        </w:div>
        <w:div w:id="812987493">
          <w:marLeft w:val="640"/>
          <w:marRight w:val="0"/>
          <w:marTop w:val="0"/>
          <w:marBottom w:val="0"/>
          <w:divBdr>
            <w:top w:val="none" w:sz="0" w:space="0" w:color="auto"/>
            <w:left w:val="none" w:sz="0" w:space="0" w:color="auto"/>
            <w:bottom w:val="none" w:sz="0" w:space="0" w:color="auto"/>
            <w:right w:val="none" w:sz="0" w:space="0" w:color="auto"/>
          </w:divBdr>
        </w:div>
        <w:div w:id="909266393">
          <w:marLeft w:val="640"/>
          <w:marRight w:val="0"/>
          <w:marTop w:val="0"/>
          <w:marBottom w:val="0"/>
          <w:divBdr>
            <w:top w:val="none" w:sz="0" w:space="0" w:color="auto"/>
            <w:left w:val="none" w:sz="0" w:space="0" w:color="auto"/>
            <w:bottom w:val="none" w:sz="0" w:space="0" w:color="auto"/>
            <w:right w:val="none" w:sz="0" w:space="0" w:color="auto"/>
          </w:divBdr>
        </w:div>
        <w:div w:id="952979538">
          <w:marLeft w:val="640"/>
          <w:marRight w:val="0"/>
          <w:marTop w:val="0"/>
          <w:marBottom w:val="0"/>
          <w:divBdr>
            <w:top w:val="none" w:sz="0" w:space="0" w:color="auto"/>
            <w:left w:val="none" w:sz="0" w:space="0" w:color="auto"/>
            <w:bottom w:val="none" w:sz="0" w:space="0" w:color="auto"/>
            <w:right w:val="none" w:sz="0" w:space="0" w:color="auto"/>
          </w:divBdr>
        </w:div>
        <w:div w:id="1105463017">
          <w:marLeft w:val="640"/>
          <w:marRight w:val="0"/>
          <w:marTop w:val="0"/>
          <w:marBottom w:val="0"/>
          <w:divBdr>
            <w:top w:val="none" w:sz="0" w:space="0" w:color="auto"/>
            <w:left w:val="none" w:sz="0" w:space="0" w:color="auto"/>
            <w:bottom w:val="none" w:sz="0" w:space="0" w:color="auto"/>
            <w:right w:val="none" w:sz="0" w:space="0" w:color="auto"/>
          </w:divBdr>
        </w:div>
        <w:div w:id="1229078348">
          <w:marLeft w:val="640"/>
          <w:marRight w:val="0"/>
          <w:marTop w:val="0"/>
          <w:marBottom w:val="0"/>
          <w:divBdr>
            <w:top w:val="none" w:sz="0" w:space="0" w:color="auto"/>
            <w:left w:val="none" w:sz="0" w:space="0" w:color="auto"/>
            <w:bottom w:val="none" w:sz="0" w:space="0" w:color="auto"/>
            <w:right w:val="none" w:sz="0" w:space="0" w:color="auto"/>
          </w:divBdr>
        </w:div>
        <w:div w:id="1499273167">
          <w:marLeft w:val="640"/>
          <w:marRight w:val="0"/>
          <w:marTop w:val="0"/>
          <w:marBottom w:val="0"/>
          <w:divBdr>
            <w:top w:val="none" w:sz="0" w:space="0" w:color="auto"/>
            <w:left w:val="none" w:sz="0" w:space="0" w:color="auto"/>
            <w:bottom w:val="none" w:sz="0" w:space="0" w:color="auto"/>
            <w:right w:val="none" w:sz="0" w:space="0" w:color="auto"/>
          </w:divBdr>
        </w:div>
        <w:div w:id="1567522510">
          <w:marLeft w:val="640"/>
          <w:marRight w:val="0"/>
          <w:marTop w:val="0"/>
          <w:marBottom w:val="0"/>
          <w:divBdr>
            <w:top w:val="none" w:sz="0" w:space="0" w:color="auto"/>
            <w:left w:val="none" w:sz="0" w:space="0" w:color="auto"/>
            <w:bottom w:val="none" w:sz="0" w:space="0" w:color="auto"/>
            <w:right w:val="none" w:sz="0" w:space="0" w:color="auto"/>
          </w:divBdr>
        </w:div>
        <w:div w:id="1757677457">
          <w:marLeft w:val="640"/>
          <w:marRight w:val="0"/>
          <w:marTop w:val="0"/>
          <w:marBottom w:val="0"/>
          <w:divBdr>
            <w:top w:val="none" w:sz="0" w:space="0" w:color="auto"/>
            <w:left w:val="none" w:sz="0" w:space="0" w:color="auto"/>
            <w:bottom w:val="none" w:sz="0" w:space="0" w:color="auto"/>
            <w:right w:val="none" w:sz="0" w:space="0" w:color="auto"/>
          </w:divBdr>
        </w:div>
        <w:div w:id="1982878417">
          <w:marLeft w:val="640"/>
          <w:marRight w:val="0"/>
          <w:marTop w:val="0"/>
          <w:marBottom w:val="0"/>
          <w:divBdr>
            <w:top w:val="none" w:sz="0" w:space="0" w:color="auto"/>
            <w:left w:val="none" w:sz="0" w:space="0" w:color="auto"/>
            <w:bottom w:val="none" w:sz="0" w:space="0" w:color="auto"/>
            <w:right w:val="none" w:sz="0" w:space="0" w:color="auto"/>
          </w:divBdr>
        </w:div>
        <w:div w:id="1995142837">
          <w:marLeft w:val="640"/>
          <w:marRight w:val="0"/>
          <w:marTop w:val="0"/>
          <w:marBottom w:val="0"/>
          <w:divBdr>
            <w:top w:val="none" w:sz="0" w:space="0" w:color="auto"/>
            <w:left w:val="none" w:sz="0" w:space="0" w:color="auto"/>
            <w:bottom w:val="none" w:sz="0" w:space="0" w:color="auto"/>
            <w:right w:val="none" w:sz="0" w:space="0" w:color="auto"/>
          </w:divBdr>
        </w:div>
        <w:div w:id="2052726658">
          <w:marLeft w:val="640"/>
          <w:marRight w:val="0"/>
          <w:marTop w:val="0"/>
          <w:marBottom w:val="0"/>
          <w:divBdr>
            <w:top w:val="none" w:sz="0" w:space="0" w:color="auto"/>
            <w:left w:val="none" w:sz="0" w:space="0" w:color="auto"/>
            <w:bottom w:val="none" w:sz="0" w:space="0" w:color="auto"/>
            <w:right w:val="none" w:sz="0" w:space="0" w:color="auto"/>
          </w:divBdr>
        </w:div>
        <w:div w:id="2107265743">
          <w:marLeft w:val="640"/>
          <w:marRight w:val="0"/>
          <w:marTop w:val="0"/>
          <w:marBottom w:val="0"/>
          <w:divBdr>
            <w:top w:val="none" w:sz="0" w:space="0" w:color="auto"/>
            <w:left w:val="none" w:sz="0" w:space="0" w:color="auto"/>
            <w:bottom w:val="none" w:sz="0" w:space="0" w:color="auto"/>
            <w:right w:val="none" w:sz="0" w:space="0" w:color="auto"/>
          </w:divBdr>
        </w:div>
      </w:divsChild>
    </w:div>
    <w:div w:id="1896546919">
      <w:bodyDiv w:val="1"/>
      <w:marLeft w:val="0"/>
      <w:marRight w:val="0"/>
      <w:marTop w:val="0"/>
      <w:marBottom w:val="0"/>
      <w:divBdr>
        <w:top w:val="none" w:sz="0" w:space="0" w:color="auto"/>
        <w:left w:val="none" w:sz="0" w:space="0" w:color="auto"/>
        <w:bottom w:val="none" w:sz="0" w:space="0" w:color="auto"/>
        <w:right w:val="none" w:sz="0" w:space="0" w:color="auto"/>
      </w:divBdr>
    </w:div>
    <w:div w:id="1896625177">
      <w:bodyDiv w:val="1"/>
      <w:marLeft w:val="0"/>
      <w:marRight w:val="0"/>
      <w:marTop w:val="0"/>
      <w:marBottom w:val="0"/>
      <w:divBdr>
        <w:top w:val="none" w:sz="0" w:space="0" w:color="auto"/>
        <w:left w:val="none" w:sz="0" w:space="0" w:color="auto"/>
        <w:bottom w:val="none" w:sz="0" w:space="0" w:color="auto"/>
        <w:right w:val="none" w:sz="0" w:space="0" w:color="auto"/>
      </w:divBdr>
    </w:div>
    <w:div w:id="1897280919">
      <w:bodyDiv w:val="1"/>
      <w:marLeft w:val="0"/>
      <w:marRight w:val="0"/>
      <w:marTop w:val="0"/>
      <w:marBottom w:val="0"/>
      <w:divBdr>
        <w:top w:val="none" w:sz="0" w:space="0" w:color="auto"/>
        <w:left w:val="none" w:sz="0" w:space="0" w:color="auto"/>
        <w:bottom w:val="none" w:sz="0" w:space="0" w:color="auto"/>
        <w:right w:val="none" w:sz="0" w:space="0" w:color="auto"/>
      </w:divBdr>
    </w:div>
    <w:div w:id="1898081439">
      <w:bodyDiv w:val="1"/>
      <w:marLeft w:val="0"/>
      <w:marRight w:val="0"/>
      <w:marTop w:val="0"/>
      <w:marBottom w:val="0"/>
      <w:divBdr>
        <w:top w:val="none" w:sz="0" w:space="0" w:color="auto"/>
        <w:left w:val="none" w:sz="0" w:space="0" w:color="auto"/>
        <w:bottom w:val="none" w:sz="0" w:space="0" w:color="auto"/>
        <w:right w:val="none" w:sz="0" w:space="0" w:color="auto"/>
      </w:divBdr>
    </w:div>
    <w:div w:id="1898129822">
      <w:bodyDiv w:val="1"/>
      <w:marLeft w:val="0"/>
      <w:marRight w:val="0"/>
      <w:marTop w:val="0"/>
      <w:marBottom w:val="0"/>
      <w:divBdr>
        <w:top w:val="none" w:sz="0" w:space="0" w:color="auto"/>
        <w:left w:val="none" w:sz="0" w:space="0" w:color="auto"/>
        <w:bottom w:val="none" w:sz="0" w:space="0" w:color="auto"/>
        <w:right w:val="none" w:sz="0" w:space="0" w:color="auto"/>
      </w:divBdr>
    </w:div>
    <w:div w:id="1898586388">
      <w:bodyDiv w:val="1"/>
      <w:marLeft w:val="0"/>
      <w:marRight w:val="0"/>
      <w:marTop w:val="0"/>
      <w:marBottom w:val="0"/>
      <w:divBdr>
        <w:top w:val="none" w:sz="0" w:space="0" w:color="auto"/>
        <w:left w:val="none" w:sz="0" w:space="0" w:color="auto"/>
        <w:bottom w:val="none" w:sz="0" w:space="0" w:color="auto"/>
        <w:right w:val="none" w:sz="0" w:space="0" w:color="auto"/>
      </w:divBdr>
    </w:div>
    <w:div w:id="1898974346">
      <w:bodyDiv w:val="1"/>
      <w:marLeft w:val="0"/>
      <w:marRight w:val="0"/>
      <w:marTop w:val="0"/>
      <w:marBottom w:val="0"/>
      <w:divBdr>
        <w:top w:val="none" w:sz="0" w:space="0" w:color="auto"/>
        <w:left w:val="none" w:sz="0" w:space="0" w:color="auto"/>
        <w:bottom w:val="none" w:sz="0" w:space="0" w:color="auto"/>
        <w:right w:val="none" w:sz="0" w:space="0" w:color="auto"/>
      </w:divBdr>
      <w:divsChild>
        <w:div w:id="64376346">
          <w:marLeft w:val="640"/>
          <w:marRight w:val="0"/>
          <w:marTop w:val="0"/>
          <w:marBottom w:val="0"/>
          <w:divBdr>
            <w:top w:val="none" w:sz="0" w:space="0" w:color="auto"/>
            <w:left w:val="none" w:sz="0" w:space="0" w:color="auto"/>
            <w:bottom w:val="none" w:sz="0" w:space="0" w:color="auto"/>
            <w:right w:val="none" w:sz="0" w:space="0" w:color="auto"/>
          </w:divBdr>
        </w:div>
        <w:div w:id="91056067">
          <w:marLeft w:val="640"/>
          <w:marRight w:val="0"/>
          <w:marTop w:val="0"/>
          <w:marBottom w:val="0"/>
          <w:divBdr>
            <w:top w:val="none" w:sz="0" w:space="0" w:color="auto"/>
            <w:left w:val="none" w:sz="0" w:space="0" w:color="auto"/>
            <w:bottom w:val="none" w:sz="0" w:space="0" w:color="auto"/>
            <w:right w:val="none" w:sz="0" w:space="0" w:color="auto"/>
          </w:divBdr>
        </w:div>
        <w:div w:id="308940902">
          <w:marLeft w:val="640"/>
          <w:marRight w:val="0"/>
          <w:marTop w:val="0"/>
          <w:marBottom w:val="0"/>
          <w:divBdr>
            <w:top w:val="none" w:sz="0" w:space="0" w:color="auto"/>
            <w:left w:val="none" w:sz="0" w:space="0" w:color="auto"/>
            <w:bottom w:val="none" w:sz="0" w:space="0" w:color="auto"/>
            <w:right w:val="none" w:sz="0" w:space="0" w:color="auto"/>
          </w:divBdr>
        </w:div>
        <w:div w:id="368144636">
          <w:marLeft w:val="640"/>
          <w:marRight w:val="0"/>
          <w:marTop w:val="0"/>
          <w:marBottom w:val="0"/>
          <w:divBdr>
            <w:top w:val="none" w:sz="0" w:space="0" w:color="auto"/>
            <w:left w:val="none" w:sz="0" w:space="0" w:color="auto"/>
            <w:bottom w:val="none" w:sz="0" w:space="0" w:color="auto"/>
            <w:right w:val="none" w:sz="0" w:space="0" w:color="auto"/>
          </w:divBdr>
        </w:div>
        <w:div w:id="464275253">
          <w:marLeft w:val="640"/>
          <w:marRight w:val="0"/>
          <w:marTop w:val="0"/>
          <w:marBottom w:val="0"/>
          <w:divBdr>
            <w:top w:val="none" w:sz="0" w:space="0" w:color="auto"/>
            <w:left w:val="none" w:sz="0" w:space="0" w:color="auto"/>
            <w:bottom w:val="none" w:sz="0" w:space="0" w:color="auto"/>
            <w:right w:val="none" w:sz="0" w:space="0" w:color="auto"/>
          </w:divBdr>
        </w:div>
        <w:div w:id="571238320">
          <w:marLeft w:val="640"/>
          <w:marRight w:val="0"/>
          <w:marTop w:val="0"/>
          <w:marBottom w:val="0"/>
          <w:divBdr>
            <w:top w:val="none" w:sz="0" w:space="0" w:color="auto"/>
            <w:left w:val="none" w:sz="0" w:space="0" w:color="auto"/>
            <w:bottom w:val="none" w:sz="0" w:space="0" w:color="auto"/>
            <w:right w:val="none" w:sz="0" w:space="0" w:color="auto"/>
          </w:divBdr>
        </w:div>
        <w:div w:id="616254390">
          <w:marLeft w:val="640"/>
          <w:marRight w:val="0"/>
          <w:marTop w:val="0"/>
          <w:marBottom w:val="0"/>
          <w:divBdr>
            <w:top w:val="none" w:sz="0" w:space="0" w:color="auto"/>
            <w:left w:val="none" w:sz="0" w:space="0" w:color="auto"/>
            <w:bottom w:val="none" w:sz="0" w:space="0" w:color="auto"/>
            <w:right w:val="none" w:sz="0" w:space="0" w:color="auto"/>
          </w:divBdr>
        </w:div>
        <w:div w:id="618340316">
          <w:marLeft w:val="640"/>
          <w:marRight w:val="0"/>
          <w:marTop w:val="0"/>
          <w:marBottom w:val="0"/>
          <w:divBdr>
            <w:top w:val="none" w:sz="0" w:space="0" w:color="auto"/>
            <w:left w:val="none" w:sz="0" w:space="0" w:color="auto"/>
            <w:bottom w:val="none" w:sz="0" w:space="0" w:color="auto"/>
            <w:right w:val="none" w:sz="0" w:space="0" w:color="auto"/>
          </w:divBdr>
        </w:div>
        <w:div w:id="683020216">
          <w:marLeft w:val="640"/>
          <w:marRight w:val="0"/>
          <w:marTop w:val="0"/>
          <w:marBottom w:val="0"/>
          <w:divBdr>
            <w:top w:val="none" w:sz="0" w:space="0" w:color="auto"/>
            <w:left w:val="none" w:sz="0" w:space="0" w:color="auto"/>
            <w:bottom w:val="none" w:sz="0" w:space="0" w:color="auto"/>
            <w:right w:val="none" w:sz="0" w:space="0" w:color="auto"/>
          </w:divBdr>
        </w:div>
        <w:div w:id="700280544">
          <w:marLeft w:val="640"/>
          <w:marRight w:val="0"/>
          <w:marTop w:val="0"/>
          <w:marBottom w:val="0"/>
          <w:divBdr>
            <w:top w:val="none" w:sz="0" w:space="0" w:color="auto"/>
            <w:left w:val="none" w:sz="0" w:space="0" w:color="auto"/>
            <w:bottom w:val="none" w:sz="0" w:space="0" w:color="auto"/>
            <w:right w:val="none" w:sz="0" w:space="0" w:color="auto"/>
          </w:divBdr>
        </w:div>
        <w:div w:id="724990206">
          <w:marLeft w:val="640"/>
          <w:marRight w:val="0"/>
          <w:marTop w:val="0"/>
          <w:marBottom w:val="0"/>
          <w:divBdr>
            <w:top w:val="none" w:sz="0" w:space="0" w:color="auto"/>
            <w:left w:val="none" w:sz="0" w:space="0" w:color="auto"/>
            <w:bottom w:val="none" w:sz="0" w:space="0" w:color="auto"/>
            <w:right w:val="none" w:sz="0" w:space="0" w:color="auto"/>
          </w:divBdr>
        </w:div>
        <w:div w:id="756637145">
          <w:marLeft w:val="640"/>
          <w:marRight w:val="0"/>
          <w:marTop w:val="0"/>
          <w:marBottom w:val="0"/>
          <w:divBdr>
            <w:top w:val="none" w:sz="0" w:space="0" w:color="auto"/>
            <w:left w:val="none" w:sz="0" w:space="0" w:color="auto"/>
            <w:bottom w:val="none" w:sz="0" w:space="0" w:color="auto"/>
            <w:right w:val="none" w:sz="0" w:space="0" w:color="auto"/>
          </w:divBdr>
        </w:div>
        <w:div w:id="811942240">
          <w:marLeft w:val="640"/>
          <w:marRight w:val="0"/>
          <w:marTop w:val="0"/>
          <w:marBottom w:val="0"/>
          <w:divBdr>
            <w:top w:val="none" w:sz="0" w:space="0" w:color="auto"/>
            <w:left w:val="none" w:sz="0" w:space="0" w:color="auto"/>
            <w:bottom w:val="none" w:sz="0" w:space="0" w:color="auto"/>
            <w:right w:val="none" w:sz="0" w:space="0" w:color="auto"/>
          </w:divBdr>
        </w:div>
        <w:div w:id="893468329">
          <w:marLeft w:val="640"/>
          <w:marRight w:val="0"/>
          <w:marTop w:val="0"/>
          <w:marBottom w:val="0"/>
          <w:divBdr>
            <w:top w:val="none" w:sz="0" w:space="0" w:color="auto"/>
            <w:left w:val="none" w:sz="0" w:space="0" w:color="auto"/>
            <w:bottom w:val="none" w:sz="0" w:space="0" w:color="auto"/>
            <w:right w:val="none" w:sz="0" w:space="0" w:color="auto"/>
          </w:divBdr>
        </w:div>
        <w:div w:id="1019164150">
          <w:marLeft w:val="640"/>
          <w:marRight w:val="0"/>
          <w:marTop w:val="0"/>
          <w:marBottom w:val="0"/>
          <w:divBdr>
            <w:top w:val="none" w:sz="0" w:space="0" w:color="auto"/>
            <w:left w:val="none" w:sz="0" w:space="0" w:color="auto"/>
            <w:bottom w:val="none" w:sz="0" w:space="0" w:color="auto"/>
            <w:right w:val="none" w:sz="0" w:space="0" w:color="auto"/>
          </w:divBdr>
        </w:div>
        <w:div w:id="1063021354">
          <w:marLeft w:val="640"/>
          <w:marRight w:val="0"/>
          <w:marTop w:val="0"/>
          <w:marBottom w:val="0"/>
          <w:divBdr>
            <w:top w:val="none" w:sz="0" w:space="0" w:color="auto"/>
            <w:left w:val="none" w:sz="0" w:space="0" w:color="auto"/>
            <w:bottom w:val="none" w:sz="0" w:space="0" w:color="auto"/>
            <w:right w:val="none" w:sz="0" w:space="0" w:color="auto"/>
          </w:divBdr>
        </w:div>
        <w:div w:id="1082490302">
          <w:marLeft w:val="640"/>
          <w:marRight w:val="0"/>
          <w:marTop w:val="0"/>
          <w:marBottom w:val="0"/>
          <w:divBdr>
            <w:top w:val="none" w:sz="0" w:space="0" w:color="auto"/>
            <w:left w:val="none" w:sz="0" w:space="0" w:color="auto"/>
            <w:bottom w:val="none" w:sz="0" w:space="0" w:color="auto"/>
            <w:right w:val="none" w:sz="0" w:space="0" w:color="auto"/>
          </w:divBdr>
        </w:div>
        <w:div w:id="1086224020">
          <w:marLeft w:val="640"/>
          <w:marRight w:val="0"/>
          <w:marTop w:val="0"/>
          <w:marBottom w:val="0"/>
          <w:divBdr>
            <w:top w:val="none" w:sz="0" w:space="0" w:color="auto"/>
            <w:left w:val="none" w:sz="0" w:space="0" w:color="auto"/>
            <w:bottom w:val="none" w:sz="0" w:space="0" w:color="auto"/>
            <w:right w:val="none" w:sz="0" w:space="0" w:color="auto"/>
          </w:divBdr>
        </w:div>
        <w:div w:id="1090467976">
          <w:marLeft w:val="640"/>
          <w:marRight w:val="0"/>
          <w:marTop w:val="0"/>
          <w:marBottom w:val="0"/>
          <w:divBdr>
            <w:top w:val="none" w:sz="0" w:space="0" w:color="auto"/>
            <w:left w:val="none" w:sz="0" w:space="0" w:color="auto"/>
            <w:bottom w:val="none" w:sz="0" w:space="0" w:color="auto"/>
            <w:right w:val="none" w:sz="0" w:space="0" w:color="auto"/>
          </w:divBdr>
        </w:div>
        <w:div w:id="1272280302">
          <w:marLeft w:val="640"/>
          <w:marRight w:val="0"/>
          <w:marTop w:val="0"/>
          <w:marBottom w:val="0"/>
          <w:divBdr>
            <w:top w:val="none" w:sz="0" w:space="0" w:color="auto"/>
            <w:left w:val="none" w:sz="0" w:space="0" w:color="auto"/>
            <w:bottom w:val="none" w:sz="0" w:space="0" w:color="auto"/>
            <w:right w:val="none" w:sz="0" w:space="0" w:color="auto"/>
          </w:divBdr>
        </w:div>
        <w:div w:id="1356074750">
          <w:marLeft w:val="640"/>
          <w:marRight w:val="0"/>
          <w:marTop w:val="0"/>
          <w:marBottom w:val="0"/>
          <w:divBdr>
            <w:top w:val="none" w:sz="0" w:space="0" w:color="auto"/>
            <w:left w:val="none" w:sz="0" w:space="0" w:color="auto"/>
            <w:bottom w:val="none" w:sz="0" w:space="0" w:color="auto"/>
            <w:right w:val="none" w:sz="0" w:space="0" w:color="auto"/>
          </w:divBdr>
        </w:div>
        <w:div w:id="1389646962">
          <w:marLeft w:val="640"/>
          <w:marRight w:val="0"/>
          <w:marTop w:val="0"/>
          <w:marBottom w:val="0"/>
          <w:divBdr>
            <w:top w:val="none" w:sz="0" w:space="0" w:color="auto"/>
            <w:left w:val="none" w:sz="0" w:space="0" w:color="auto"/>
            <w:bottom w:val="none" w:sz="0" w:space="0" w:color="auto"/>
            <w:right w:val="none" w:sz="0" w:space="0" w:color="auto"/>
          </w:divBdr>
        </w:div>
        <w:div w:id="1462841844">
          <w:marLeft w:val="640"/>
          <w:marRight w:val="0"/>
          <w:marTop w:val="0"/>
          <w:marBottom w:val="0"/>
          <w:divBdr>
            <w:top w:val="none" w:sz="0" w:space="0" w:color="auto"/>
            <w:left w:val="none" w:sz="0" w:space="0" w:color="auto"/>
            <w:bottom w:val="none" w:sz="0" w:space="0" w:color="auto"/>
            <w:right w:val="none" w:sz="0" w:space="0" w:color="auto"/>
          </w:divBdr>
        </w:div>
        <w:div w:id="1466657310">
          <w:marLeft w:val="640"/>
          <w:marRight w:val="0"/>
          <w:marTop w:val="0"/>
          <w:marBottom w:val="0"/>
          <w:divBdr>
            <w:top w:val="none" w:sz="0" w:space="0" w:color="auto"/>
            <w:left w:val="none" w:sz="0" w:space="0" w:color="auto"/>
            <w:bottom w:val="none" w:sz="0" w:space="0" w:color="auto"/>
            <w:right w:val="none" w:sz="0" w:space="0" w:color="auto"/>
          </w:divBdr>
        </w:div>
        <w:div w:id="1490517923">
          <w:marLeft w:val="640"/>
          <w:marRight w:val="0"/>
          <w:marTop w:val="0"/>
          <w:marBottom w:val="0"/>
          <w:divBdr>
            <w:top w:val="none" w:sz="0" w:space="0" w:color="auto"/>
            <w:left w:val="none" w:sz="0" w:space="0" w:color="auto"/>
            <w:bottom w:val="none" w:sz="0" w:space="0" w:color="auto"/>
            <w:right w:val="none" w:sz="0" w:space="0" w:color="auto"/>
          </w:divBdr>
        </w:div>
        <w:div w:id="1663505377">
          <w:marLeft w:val="640"/>
          <w:marRight w:val="0"/>
          <w:marTop w:val="0"/>
          <w:marBottom w:val="0"/>
          <w:divBdr>
            <w:top w:val="none" w:sz="0" w:space="0" w:color="auto"/>
            <w:left w:val="none" w:sz="0" w:space="0" w:color="auto"/>
            <w:bottom w:val="none" w:sz="0" w:space="0" w:color="auto"/>
            <w:right w:val="none" w:sz="0" w:space="0" w:color="auto"/>
          </w:divBdr>
        </w:div>
        <w:div w:id="1810857032">
          <w:marLeft w:val="640"/>
          <w:marRight w:val="0"/>
          <w:marTop w:val="0"/>
          <w:marBottom w:val="0"/>
          <w:divBdr>
            <w:top w:val="none" w:sz="0" w:space="0" w:color="auto"/>
            <w:left w:val="none" w:sz="0" w:space="0" w:color="auto"/>
            <w:bottom w:val="none" w:sz="0" w:space="0" w:color="auto"/>
            <w:right w:val="none" w:sz="0" w:space="0" w:color="auto"/>
          </w:divBdr>
        </w:div>
        <w:div w:id="1827940377">
          <w:marLeft w:val="640"/>
          <w:marRight w:val="0"/>
          <w:marTop w:val="0"/>
          <w:marBottom w:val="0"/>
          <w:divBdr>
            <w:top w:val="none" w:sz="0" w:space="0" w:color="auto"/>
            <w:left w:val="none" w:sz="0" w:space="0" w:color="auto"/>
            <w:bottom w:val="none" w:sz="0" w:space="0" w:color="auto"/>
            <w:right w:val="none" w:sz="0" w:space="0" w:color="auto"/>
          </w:divBdr>
        </w:div>
        <w:div w:id="1838811167">
          <w:marLeft w:val="640"/>
          <w:marRight w:val="0"/>
          <w:marTop w:val="0"/>
          <w:marBottom w:val="0"/>
          <w:divBdr>
            <w:top w:val="none" w:sz="0" w:space="0" w:color="auto"/>
            <w:left w:val="none" w:sz="0" w:space="0" w:color="auto"/>
            <w:bottom w:val="none" w:sz="0" w:space="0" w:color="auto"/>
            <w:right w:val="none" w:sz="0" w:space="0" w:color="auto"/>
          </w:divBdr>
        </w:div>
        <w:div w:id="1896811213">
          <w:marLeft w:val="640"/>
          <w:marRight w:val="0"/>
          <w:marTop w:val="0"/>
          <w:marBottom w:val="0"/>
          <w:divBdr>
            <w:top w:val="none" w:sz="0" w:space="0" w:color="auto"/>
            <w:left w:val="none" w:sz="0" w:space="0" w:color="auto"/>
            <w:bottom w:val="none" w:sz="0" w:space="0" w:color="auto"/>
            <w:right w:val="none" w:sz="0" w:space="0" w:color="auto"/>
          </w:divBdr>
        </w:div>
        <w:div w:id="1976596027">
          <w:marLeft w:val="640"/>
          <w:marRight w:val="0"/>
          <w:marTop w:val="0"/>
          <w:marBottom w:val="0"/>
          <w:divBdr>
            <w:top w:val="none" w:sz="0" w:space="0" w:color="auto"/>
            <w:left w:val="none" w:sz="0" w:space="0" w:color="auto"/>
            <w:bottom w:val="none" w:sz="0" w:space="0" w:color="auto"/>
            <w:right w:val="none" w:sz="0" w:space="0" w:color="auto"/>
          </w:divBdr>
        </w:div>
        <w:div w:id="2027437336">
          <w:marLeft w:val="640"/>
          <w:marRight w:val="0"/>
          <w:marTop w:val="0"/>
          <w:marBottom w:val="0"/>
          <w:divBdr>
            <w:top w:val="none" w:sz="0" w:space="0" w:color="auto"/>
            <w:left w:val="none" w:sz="0" w:space="0" w:color="auto"/>
            <w:bottom w:val="none" w:sz="0" w:space="0" w:color="auto"/>
            <w:right w:val="none" w:sz="0" w:space="0" w:color="auto"/>
          </w:divBdr>
        </w:div>
      </w:divsChild>
    </w:div>
    <w:div w:id="1899513392">
      <w:bodyDiv w:val="1"/>
      <w:marLeft w:val="0"/>
      <w:marRight w:val="0"/>
      <w:marTop w:val="0"/>
      <w:marBottom w:val="0"/>
      <w:divBdr>
        <w:top w:val="none" w:sz="0" w:space="0" w:color="auto"/>
        <w:left w:val="none" w:sz="0" w:space="0" w:color="auto"/>
        <w:bottom w:val="none" w:sz="0" w:space="0" w:color="auto"/>
        <w:right w:val="none" w:sz="0" w:space="0" w:color="auto"/>
      </w:divBdr>
    </w:div>
    <w:div w:id="1900356725">
      <w:bodyDiv w:val="1"/>
      <w:marLeft w:val="0"/>
      <w:marRight w:val="0"/>
      <w:marTop w:val="0"/>
      <w:marBottom w:val="0"/>
      <w:divBdr>
        <w:top w:val="none" w:sz="0" w:space="0" w:color="auto"/>
        <w:left w:val="none" w:sz="0" w:space="0" w:color="auto"/>
        <w:bottom w:val="none" w:sz="0" w:space="0" w:color="auto"/>
        <w:right w:val="none" w:sz="0" w:space="0" w:color="auto"/>
      </w:divBdr>
    </w:div>
    <w:div w:id="1900743558">
      <w:bodyDiv w:val="1"/>
      <w:marLeft w:val="0"/>
      <w:marRight w:val="0"/>
      <w:marTop w:val="0"/>
      <w:marBottom w:val="0"/>
      <w:divBdr>
        <w:top w:val="none" w:sz="0" w:space="0" w:color="auto"/>
        <w:left w:val="none" w:sz="0" w:space="0" w:color="auto"/>
        <w:bottom w:val="none" w:sz="0" w:space="0" w:color="auto"/>
        <w:right w:val="none" w:sz="0" w:space="0" w:color="auto"/>
      </w:divBdr>
    </w:div>
    <w:div w:id="1900818024">
      <w:bodyDiv w:val="1"/>
      <w:marLeft w:val="0"/>
      <w:marRight w:val="0"/>
      <w:marTop w:val="0"/>
      <w:marBottom w:val="0"/>
      <w:divBdr>
        <w:top w:val="none" w:sz="0" w:space="0" w:color="auto"/>
        <w:left w:val="none" w:sz="0" w:space="0" w:color="auto"/>
        <w:bottom w:val="none" w:sz="0" w:space="0" w:color="auto"/>
        <w:right w:val="none" w:sz="0" w:space="0" w:color="auto"/>
      </w:divBdr>
    </w:div>
    <w:div w:id="1901285266">
      <w:bodyDiv w:val="1"/>
      <w:marLeft w:val="0"/>
      <w:marRight w:val="0"/>
      <w:marTop w:val="0"/>
      <w:marBottom w:val="0"/>
      <w:divBdr>
        <w:top w:val="none" w:sz="0" w:space="0" w:color="auto"/>
        <w:left w:val="none" w:sz="0" w:space="0" w:color="auto"/>
        <w:bottom w:val="none" w:sz="0" w:space="0" w:color="auto"/>
        <w:right w:val="none" w:sz="0" w:space="0" w:color="auto"/>
      </w:divBdr>
    </w:div>
    <w:div w:id="1901595773">
      <w:bodyDiv w:val="1"/>
      <w:marLeft w:val="0"/>
      <w:marRight w:val="0"/>
      <w:marTop w:val="0"/>
      <w:marBottom w:val="0"/>
      <w:divBdr>
        <w:top w:val="none" w:sz="0" w:space="0" w:color="auto"/>
        <w:left w:val="none" w:sz="0" w:space="0" w:color="auto"/>
        <w:bottom w:val="none" w:sz="0" w:space="0" w:color="auto"/>
        <w:right w:val="none" w:sz="0" w:space="0" w:color="auto"/>
      </w:divBdr>
    </w:div>
    <w:div w:id="1901743154">
      <w:bodyDiv w:val="1"/>
      <w:marLeft w:val="0"/>
      <w:marRight w:val="0"/>
      <w:marTop w:val="0"/>
      <w:marBottom w:val="0"/>
      <w:divBdr>
        <w:top w:val="none" w:sz="0" w:space="0" w:color="auto"/>
        <w:left w:val="none" w:sz="0" w:space="0" w:color="auto"/>
        <w:bottom w:val="none" w:sz="0" w:space="0" w:color="auto"/>
        <w:right w:val="none" w:sz="0" w:space="0" w:color="auto"/>
      </w:divBdr>
    </w:div>
    <w:div w:id="1902205552">
      <w:bodyDiv w:val="1"/>
      <w:marLeft w:val="0"/>
      <w:marRight w:val="0"/>
      <w:marTop w:val="0"/>
      <w:marBottom w:val="0"/>
      <w:divBdr>
        <w:top w:val="none" w:sz="0" w:space="0" w:color="auto"/>
        <w:left w:val="none" w:sz="0" w:space="0" w:color="auto"/>
        <w:bottom w:val="none" w:sz="0" w:space="0" w:color="auto"/>
        <w:right w:val="none" w:sz="0" w:space="0" w:color="auto"/>
      </w:divBdr>
    </w:div>
    <w:div w:id="1902328137">
      <w:bodyDiv w:val="1"/>
      <w:marLeft w:val="0"/>
      <w:marRight w:val="0"/>
      <w:marTop w:val="0"/>
      <w:marBottom w:val="0"/>
      <w:divBdr>
        <w:top w:val="none" w:sz="0" w:space="0" w:color="auto"/>
        <w:left w:val="none" w:sz="0" w:space="0" w:color="auto"/>
        <w:bottom w:val="none" w:sz="0" w:space="0" w:color="auto"/>
        <w:right w:val="none" w:sz="0" w:space="0" w:color="auto"/>
      </w:divBdr>
    </w:div>
    <w:div w:id="1902861339">
      <w:bodyDiv w:val="1"/>
      <w:marLeft w:val="0"/>
      <w:marRight w:val="0"/>
      <w:marTop w:val="0"/>
      <w:marBottom w:val="0"/>
      <w:divBdr>
        <w:top w:val="none" w:sz="0" w:space="0" w:color="auto"/>
        <w:left w:val="none" w:sz="0" w:space="0" w:color="auto"/>
        <w:bottom w:val="none" w:sz="0" w:space="0" w:color="auto"/>
        <w:right w:val="none" w:sz="0" w:space="0" w:color="auto"/>
      </w:divBdr>
    </w:div>
    <w:div w:id="1903906972">
      <w:bodyDiv w:val="1"/>
      <w:marLeft w:val="0"/>
      <w:marRight w:val="0"/>
      <w:marTop w:val="0"/>
      <w:marBottom w:val="0"/>
      <w:divBdr>
        <w:top w:val="none" w:sz="0" w:space="0" w:color="auto"/>
        <w:left w:val="none" w:sz="0" w:space="0" w:color="auto"/>
        <w:bottom w:val="none" w:sz="0" w:space="0" w:color="auto"/>
        <w:right w:val="none" w:sz="0" w:space="0" w:color="auto"/>
      </w:divBdr>
    </w:div>
    <w:div w:id="1904438657">
      <w:bodyDiv w:val="1"/>
      <w:marLeft w:val="0"/>
      <w:marRight w:val="0"/>
      <w:marTop w:val="0"/>
      <w:marBottom w:val="0"/>
      <w:divBdr>
        <w:top w:val="none" w:sz="0" w:space="0" w:color="auto"/>
        <w:left w:val="none" w:sz="0" w:space="0" w:color="auto"/>
        <w:bottom w:val="none" w:sz="0" w:space="0" w:color="auto"/>
        <w:right w:val="none" w:sz="0" w:space="0" w:color="auto"/>
      </w:divBdr>
    </w:div>
    <w:div w:id="1905753414">
      <w:bodyDiv w:val="1"/>
      <w:marLeft w:val="0"/>
      <w:marRight w:val="0"/>
      <w:marTop w:val="0"/>
      <w:marBottom w:val="0"/>
      <w:divBdr>
        <w:top w:val="none" w:sz="0" w:space="0" w:color="auto"/>
        <w:left w:val="none" w:sz="0" w:space="0" w:color="auto"/>
        <w:bottom w:val="none" w:sz="0" w:space="0" w:color="auto"/>
        <w:right w:val="none" w:sz="0" w:space="0" w:color="auto"/>
      </w:divBdr>
    </w:div>
    <w:div w:id="1905794656">
      <w:bodyDiv w:val="1"/>
      <w:marLeft w:val="0"/>
      <w:marRight w:val="0"/>
      <w:marTop w:val="0"/>
      <w:marBottom w:val="0"/>
      <w:divBdr>
        <w:top w:val="none" w:sz="0" w:space="0" w:color="auto"/>
        <w:left w:val="none" w:sz="0" w:space="0" w:color="auto"/>
        <w:bottom w:val="none" w:sz="0" w:space="0" w:color="auto"/>
        <w:right w:val="none" w:sz="0" w:space="0" w:color="auto"/>
      </w:divBdr>
    </w:div>
    <w:div w:id="1906908551">
      <w:bodyDiv w:val="1"/>
      <w:marLeft w:val="0"/>
      <w:marRight w:val="0"/>
      <w:marTop w:val="0"/>
      <w:marBottom w:val="0"/>
      <w:divBdr>
        <w:top w:val="none" w:sz="0" w:space="0" w:color="auto"/>
        <w:left w:val="none" w:sz="0" w:space="0" w:color="auto"/>
        <w:bottom w:val="none" w:sz="0" w:space="0" w:color="auto"/>
        <w:right w:val="none" w:sz="0" w:space="0" w:color="auto"/>
      </w:divBdr>
    </w:div>
    <w:div w:id="1907177873">
      <w:bodyDiv w:val="1"/>
      <w:marLeft w:val="0"/>
      <w:marRight w:val="0"/>
      <w:marTop w:val="0"/>
      <w:marBottom w:val="0"/>
      <w:divBdr>
        <w:top w:val="none" w:sz="0" w:space="0" w:color="auto"/>
        <w:left w:val="none" w:sz="0" w:space="0" w:color="auto"/>
        <w:bottom w:val="none" w:sz="0" w:space="0" w:color="auto"/>
        <w:right w:val="none" w:sz="0" w:space="0" w:color="auto"/>
      </w:divBdr>
    </w:div>
    <w:div w:id="1907180255">
      <w:bodyDiv w:val="1"/>
      <w:marLeft w:val="0"/>
      <w:marRight w:val="0"/>
      <w:marTop w:val="0"/>
      <w:marBottom w:val="0"/>
      <w:divBdr>
        <w:top w:val="none" w:sz="0" w:space="0" w:color="auto"/>
        <w:left w:val="none" w:sz="0" w:space="0" w:color="auto"/>
        <w:bottom w:val="none" w:sz="0" w:space="0" w:color="auto"/>
        <w:right w:val="none" w:sz="0" w:space="0" w:color="auto"/>
      </w:divBdr>
    </w:div>
    <w:div w:id="1907295996">
      <w:bodyDiv w:val="1"/>
      <w:marLeft w:val="0"/>
      <w:marRight w:val="0"/>
      <w:marTop w:val="0"/>
      <w:marBottom w:val="0"/>
      <w:divBdr>
        <w:top w:val="none" w:sz="0" w:space="0" w:color="auto"/>
        <w:left w:val="none" w:sz="0" w:space="0" w:color="auto"/>
        <w:bottom w:val="none" w:sz="0" w:space="0" w:color="auto"/>
        <w:right w:val="none" w:sz="0" w:space="0" w:color="auto"/>
      </w:divBdr>
    </w:div>
    <w:div w:id="1907646137">
      <w:bodyDiv w:val="1"/>
      <w:marLeft w:val="0"/>
      <w:marRight w:val="0"/>
      <w:marTop w:val="0"/>
      <w:marBottom w:val="0"/>
      <w:divBdr>
        <w:top w:val="none" w:sz="0" w:space="0" w:color="auto"/>
        <w:left w:val="none" w:sz="0" w:space="0" w:color="auto"/>
        <w:bottom w:val="none" w:sz="0" w:space="0" w:color="auto"/>
        <w:right w:val="none" w:sz="0" w:space="0" w:color="auto"/>
      </w:divBdr>
    </w:div>
    <w:div w:id="1907841912">
      <w:bodyDiv w:val="1"/>
      <w:marLeft w:val="0"/>
      <w:marRight w:val="0"/>
      <w:marTop w:val="0"/>
      <w:marBottom w:val="0"/>
      <w:divBdr>
        <w:top w:val="none" w:sz="0" w:space="0" w:color="auto"/>
        <w:left w:val="none" w:sz="0" w:space="0" w:color="auto"/>
        <w:bottom w:val="none" w:sz="0" w:space="0" w:color="auto"/>
        <w:right w:val="none" w:sz="0" w:space="0" w:color="auto"/>
      </w:divBdr>
    </w:div>
    <w:div w:id="1908110888">
      <w:bodyDiv w:val="1"/>
      <w:marLeft w:val="0"/>
      <w:marRight w:val="0"/>
      <w:marTop w:val="0"/>
      <w:marBottom w:val="0"/>
      <w:divBdr>
        <w:top w:val="none" w:sz="0" w:space="0" w:color="auto"/>
        <w:left w:val="none" w:sz="0" w:space="0" w:color="auto"/>
        <w:bottom w:val="none" w:sz="0" w:space="0" w:color="auto"/>
        <w:right w:val="none" w:sz="0" w:space="0" w:color="auto"/>
      </w:divBdr>
    </w:div>
    <w:div w:id="1908299699">
      <w:bodyDiv w:val="1"/>
      <w:marLeft w:val="0"/>
      <w:marRight w:val="0"/>
      <w:marTop w:val="0"/>
      <w:marBottom w:val="0"/>
      <w:divBdr>
        <w:top w:val="none" w:sz="0" w:space="0" w:color="auto"/>
        <w:left w:val="none" w:sz="0" w:space="0" w:color="auto"/>
        <w:bottom w:val="none" w:sz="0" w:space="0" w:color="auto"/>
        <w:right w:val="none" w:sz="0" w:space="0" w:color="auto"/>
      </w:divBdr>
    </w:div>
    <w:div w:id="1909537922">
      <w:bodyDiv w:val="1"/>
      <w:marLeft w:val="0"/>
      <w:marRight w:val="0"/>
      <w:marTop w:val="0"/>
      <w:marBottom w:val="0"/>
      <w:divBdr>
        <w:top w:val="none" w:sz="0" w:space="0" w:color="auto"/>
        <w:left w:val="none" w:sz="0" w:space="0" w:color="auto"/>
        <w:bottom w:val="none" w:sz="0" w:space="0" w:color="auto"/>
        <w:right w:val="none" w:sz="0" w:space="0" w:color="auto"/>
      </w:divBdr>
    </w:div>
    <w:div w:id="1909918296">
      <w:bodyDiv w:val="1"/>
      <w:marLeft w:val="0"/>
      <w:marRight w:val="0"/>
      <w:marTop w:val="0"/>
      <w:marBottom w:val="0"/>
      <w:divBdr>
        <w:top w:val="none" w:sz="0" w:space="0" w:color="auto"/>
        <w:left w:val="none" w:sz="0" w:space="0" w:color="auto"/>
        <w:bottom w:val="none" w:sz="0" w:space="0" w:color="auto"/>
        <w:right w:val="none" w:sz="0" w:space="0" w:color="auto"/>
      </w:divBdr>
    </w:div>
    <w:div w:id="1910117477">
      <w:bodyDiv w:val="1"/>
      <w:marLeft w:val="0"/>
      <w:marRight w:val="0"/>
      <w:marTop w:val="0"/>
      <w:marBottom w:val="0"/>
      <w:divBdr>
        <w:top w:val="none" w:sz="0" w:space="0" w:color="auto"/>
        <w:left w:val="none" w:sz="0" w:space="0" w:color="auto"/>
        <w:bottom w:val="none" w:sz="0" w:space="0" w:color="auto"/>
        <w:right w:val="none" w:sz="0" w:space="0" w:color="auto"/>
      </w:divBdr>
    </w:div>
    <w:div w:id="1911041070">
      <w:bodyDiv w:val="1"/>
      <w:marLeft w:val="0"/>
      <w:marRight w:val="0"/>
      <w:marTop w:val="0"/>
      <w:marBottom w:val="0"/>
      <w:divBdr>
        <w:top w:val="none" w:sz="0" w:space="0" w:color="auto"/>
        <w:left w:val="none" w:sz="0" w:space="0" w:color="auto"/>
        <w:bottom w:val="none" w:sz="0" w:space="0" w:color="auto"/>
        <w:right w:val="none" w:sz="0" w:space="0" w:color="auto"/>
      </w:divBdr>
    </w:div>
    <w:div w:id="1911623069">
      <w:bodyDiv w:val="1"/>
      <w:marLeft w:val="0"/>
      <w:marRight w:val="0"/>
      <w:marTop w:val="0"/>
      <w:marBottom w:val="0"/>
      <w:divBdr>
        <w:top w:val="none" w:sz="0" w:space="0" w:color="auto"/>
        <w:left w:val="none" w:sz="0" w:space="0" w:color="auto"/>
        <w:bottom w:val="none" w:sz="0" w:space="0" w:color="auto"/>
        <w:right w:val="none" w:sz="0" w:space="0" w:color="auto"/>
      </w:divBdr>
    </w:div>
    <w:div w:id="1912228086">
      <w:bodyDiv w:val="1"/>
      <w:marLeft w:val="0"/>
      <w:marRight w:val="0"/>
      <w:marTop w:val="0"/>
      <w:marBottom w:val="0"/>
      <w:divBdr>
        <w:top w:val="none" w:sz="0" w:space="0" w:color="auto"/>
        <w:left w:val="none" w:sz="0" w:space="0" w:color="auto"/>
        <w:bottom w:val="none" w:sz="0" w:space="0" w:color="auto"/>
        <w:right w:val="none" w:sz="0" w:space="0" w:color="auto"/>
      </w:divBdr>
    </w:div>
    <w:div w:id="1913078865">
      <w:bodyDiv w:val="1"/>
      <w:marLeft w:val="0"/>
      <w:marRight w:val="0"/>
      <w:marTop w:val="0"/>
      <w:marBottom w:val="0"/>
      <w:divBdr>
        <w:top w:val="none" w:sz="0" w:space="0" w:color="auto"/>
        <w:left w:val="none" w:sz="0" w:space="0" w:color="auto"/>
        <w:bottom w:val="none" w:sz="0" w:space="0" w:color="auto"/>
        <w:right w:val="none" w:sz="0" w:space="0" w:color="auto"/>
      </w:divBdr>
    </w:div>
    <w:div w:id="1913195757">
      <w:bodyDiv w:val="1"/>
      <w:marLeft w:val="0"/>
      <w:marRight w:val="0"/>
      <w:marTop w:val="0"/>
      <w:marBottom w:val="0"/>
      <w:divBdr>
        <w:top w:val="none" w:sz="0" w:space="0" w:color="auto"/>
        <w:left w:val="none" w:sz="0" w:space="0" w:color="auto"/>
        <w:bottom w:val="none" w:sz="0" w:space="0" w:color="auto"/>
        <w:right w:val="none" w:sz="0" w:space="0" w:color="auto"/>
      </w:divBdr>
    </w:div>
    <w:div w:id="1914269786">
      <w:bodyDiv w:val="1"/>
      <w:marLeft w:val="0"/>
      <w:marRight w:val="0"/>
      <w:marTop w:val="0"/>
      <w:marBottom w:val="0"/>
      <w:divBdr>
        <w:top w:val="none" w:sz="0" w:space="0" w:color="auto"/>
        <w:left w:val="none" w:sz="0" w:space="0" w:color="auto"/>
        <w:bottom w:val="none" w:sz="0" w:space="0" w:color="auto"/>
        <w:right w:val="none" w:sz="0" w:space="0" w:color="auto"/>
      </w:divBdr>
    </w:div>
    <w:div w:id="1914387136">
      <w:bodyDiv w:val="1"/>
      <w:marLeft w:val="0"/>
      <w:marRight w:val="0"/>
      <w:marTop w:val="0"/>
      <w:marBottom w:val="0"/>
      <w:divBdr>
        <w:top w:val="none" w:sz="0" w:space="0" w:color="auto"/>
        <w:left w:val="none" w:sz="0" w:space="0" w:color="auto"/>
        <w:bottom w:val="none" w:sz="0" w:space="0" w:color="auto"/>
        <w:right w:val="none" w:sz="0" w:space="0" w:color="auto"/>
      </w:divBdr>
    </w:div>
    <w:div w:id="1914656305">
      <w:bodyDiv w:val="1"/>
      <w:marLeft w:val="0"/>
      <w:marRight w:val="0"/>
      <w:marTop w:val="0"/>
      <w:marBottom w:val="0"/>
      <w:divBdr>
        <w:top w:val="none" w:sz="0" w:space="0" w:color="auto"/>
        <w:left w:val="none" w:sz="0" w:space="0" w:color="auto"/>
        <w:bottom w:val="none" w:sz="0" w:space="0" w:color="auto"/>
        <w:right w:val="none" w:sz="0" w:space="0" w:color="auto"/>
      </w:divBdr>
    </w:div>
    <w:div w:id="1914774138">
      <w:bodyDiv w:val="1"/>
      <w:marLeft w:val="0"/>
      <w:marRight w:val="0"/>
      <w:marTop w:val="0"/>
      <w:marBottom w:val="0"/>
      <w:divBdr>
        <w:top w:val="none" w:sz="0" w:space="0" w:color="auto"/>
        <w:left w:val="none" w:sz="0" w:space="0" w:color="auto"/>
        <w:bottom w:val="none" w:sz="0" w:space="0" w:color="auto"/>
        <w:right w:val="none" w:sz="0" w:space="0" w:color="auto"/>
      </w:divBdr>
    </w:div>
    <w:div w:id="1914776766">
      <w:bodyDiv w:val="1"/>
      <w:marLeft w:val="0"/>
      <w:marRight w:val="0"/>
      <w:marTop w:val="0"/>
      <w:marBottom w:val="0"/>
      <w:divBdr>
        <w:top w:val="none" w:sz="0" w:space="0" w:color="auto"/>
        <w:left w:val="none" w:sz="0" w:space="0" w:color="auto"/>
        <w:bottom w:val="none" w:sz="0" w:space="0" w:color="auto"/>
        <w:right w:val="none" w:sz="0" w:space="0" w:color="auto"/>
      </w:divBdr>
    </w:div>
    <w:div w:id="1914779235">
      <w:bodyDiv w:val="1"/>
      <w:marLeft w:val="0"/>
      <w:marRight w:val="0"/>
      <w:marTop w:val="0"/>
      <w:marBottom w:val="0"/>
      <w:divBdr>
        <w:top w:val="none" w:sz="0" w:space="0" w:color="auto"/>
        <w:left w:val="none" w:sz="0" w:space="0" w:color="auto"/>
        <w:bottom w:val="none" w:sz="0" w:space="0" w:color="auto"/>
        <w:right w:val="none" w:sz="0" w:space="0" w:color="auto"/>
      </w:divBdr>
    </w:div>
    <w:div w:id="1915235799">
      <w:bodyDiv w:val="1"/>
      <w:marLeft w:val="0"/>
      <w:marRight w:val="0"/>
      <w:marTop w:val="0"/>
      <w:marBottom w:val="0"/>
      <w:divBdr>
        <w:top w:val="none" w:sz="0" w:space="0" w:color="auto"/>
        <w:left w:val="none" w:sz="0" w:space="0" w:color="auto"/>
        <w:bottom w:val="none" w:sz="0" w:space="0" w:color="auto"/>
        <w:right w:val="none" w:sz="0" w:space="0" w:color="auto"/>
      </w:divBdr>
    </w:div>
    <w:div w:id="1916817784">
      <w:bodyDiv w:val="1"/>
      <w:marLeft w:val="0"/>
      <w:marRight w:val="0"/>
      <w:marTop w:val="0"/>
      <w:marBottom w:val="0"/>
      <w:divBdr>
        <w:top w:val="none" w:sz="0" w:space="0" w:color="auto"/>
        <w:left w:val="none" w:sz="0" w:space="0" w:color="auto"/>
        <w:bottom w:val="none" w:sz="0" w:space="0" w:color="auto"/>
        <w:right w:val="none" w:sz="0" w:space="0" w:color="auto"/>
      </w:divBdr>
    </w:div>
    <w:div w:id="1917008113">
      <w:bodyDiv w:val="1"/>
      <w:marLeft w:val="0"/>
      <w:marRight w:val="0"/>
      <w:marTop w:val="0"/>
      <w:marBottom w:val="0"/>
      <w:divBdr>
        <w:top w:val="none" w:sz="0" w:space="0" w:color="auto"/>
        <w:left w:val="none" w:sz="0" w:space="0" w:color="auto"/>
        <w:bottom w:val="none" w:sz="0" w:space="0" w:color="auto"/>
        <w:right w:val="none" w:sz="0" w:space="0" w:color="auto"/>
      </w:divBdr>
    </w:div>
    <w:div w:id="1917936808">
      <w:bodyDiv w:val="1"/>
      <w:marLeft w:val="0"/>
      <w:marRight w:val="0"/>
      <w:marTop w:val="0"/>
      <w:marBottom w:val="0"/>
      <w:divBdr>
        <w:top w:val="none" w:sz="0" w:space="0" w:color="auto"/>
        <w:left w:val="none" w:sz="0" w:space="0" w:color="auto"/>
        <w:bottom w:val="none" w:sz="0" w:space="0" w:color="auto"/>
        <w:right w:val="none" w:sz="0" w:space="0" w:color="auto"/>
      </w:divBdr>
    </w:div>
    <w:div w:id="1918632269">
      <w:bodyDiv w:val="1"/>
      <w:marLeft w:val="0"/>
      <w:marRight w:val="0"/>
      <w:marTop w:val="0"/>
      <w:marBottom w:val="0"/>
      <w:divBdr>
        <w:top w:val="none" w:sz="0" w:space="0" w:color="auto"/>
        <w:left w:val="none" w:sz="0" w:space="0" w:color="auto"/>
        <w:bottom w:val="none" w:sz="0" w:space="0" w:color="auto"/>
        <w:right w:val="none" w:sz="0" w:space="0" w:color="auto"/>
      </w:divBdr>
    </w:div>
    <w:div w:id="1918705352">
      <w:bodyDiv w:val="1"/>
      <w:marLeft w:val="0"/>
      <w:marRight w:val="0"/>
      <w:marTop w:val="0"/>
      <w:marBottom w:val="0"/>
      <w:divBdr>
        <w:top w:val="none" w:sz="0" w:space="0" w:color="auto"/>
        <w:left w:val="none" w:sz="0" w:space="0" w:color="auto"/>
        <w:bottom w:val="none" w:sz="0" w:space="0" w:color="auto"/>
        <w:right w:val="none" w:sz="0" w:space="0" w:color="auto"/>
      </w:divBdr>
    </w:div>
    <w:div w:id="1919558021">
      <w:bodyDiv w:val="1"/>
      <w:marLeft w:val="0"/>
      <w:marRight w:val="0"/>
      <w:marTop w:val="0"/>
      <w:marBottom w:val="0"/>
      <w:divBdr>
        <w:top w:val="none" w:sz="0" w:space="0" w:color="auto"/>
        <w:left w:val="none" w:sz="0" w:space="0" w:color="auto"/>
        <w:bottom w:val="none" w:sz="0" w:space="0" w:color="auto"/>
        <w:right w:val="none" w:sz="0" w:space="0" w:color="auto"/>
      </w:divBdr>
    </w:div>
    <w:div w:id="1919558358">
      <w:bodyDiv w:val="1"/>
      <w:marLeft w:val="0"/>
      <w:marRight w:val="0"/>
      <w:marTop w:val="0"/>
      <w:marBottom w:val="0"/>
      <w:divBdr>
        <w:top w:val="none" w:sz="0" w:space="0" w:color="auto"/>
        <w:left w:val="none" w:sz="0" w:space="0" w:color="auto"/>
        <w:bottom w:val="none" w:sz="0" w:space="0" w:color="auto"/>
        <w:right w:val="none" w:sz="0" w:space="0" w:color="auto"/>
      </w:divBdr>
    </w:div>
    <w:div w:id="1919750976">
      <w:bodyDiv w:val="1"/>
      <w:marLeft w:val="0"/>
      <w:marRight w:val="0"/>
      <w:marTop w:val="0"/>
      <w:marBottom w:val="0"/>
      <w:divBdr>
        <w:top w:val="none" w:sz="0" w:space="0" w:color="auto"/>
        <w:left w:val="none" w:sz="0" w:space="0" w:color="auto"/>
        <w:bottom w:val="none" w:sz="0" w:space="0" w:color="auto"/>
        <w:right w:val="none" w:sz="0" w:space="0" w:color="auto"/>
      </w:divBdr>
    </w:div>
    <w:div w:id="1919778272">
      <w:bodyDiv w:val="1"/>
      <w:marLeft w:val="0"/>
      <w:marRight w:val="0"/>
      <w:marTop w:val="0"/>
      <w:marBottom w:val="0"/>
      <w:divBdr>
        <w:top w:val="none" w:sz="0" w:space="0" w:color="auto"/>
        <w:left w:val="none" w:sz="0" w:space="0" w:color="auto"/>
        <w:bottom w:val="none" w:sz="0" w:space="0" w:color="auto"/>
        <w:right w:val="none" w:sz="0" w:space="0" w:color="auto"/>
      </w:divBdr>
    </w:div>
    <w:div w:id="1920096669">
      <w:bodyDiv w:val="1"/>
      <w:marLeft w:val="0"/>
      <w:marRight w:val="0"/>
      <w:marTop w:val="0"/>
      <w:marBottom w:val="0"/>
      <w:divBdr>
        <w:top w:val="none" w:sz="0" w:space="0" w:color="auto"/>
        <w:left w:val="none" w:sz="0" w:space="0" w:color="auto"/>
        <w:bottom w:val="none" w:sz="0" w:space="0" w:color="auto"/>
        <w:right w:val="none" w:sz="0" w:space="0" w:color="auto"/>
      </w:divBdr>
      <w:divsChild>
        <w:div w:id="59911618">
          <w:marLeft w:val="640"/>
          <w:marRight w:val="0"/>
          <w:marTop w:val="0"/>
          <w:marBottom w:val="0"/>
          <w:divBdr>
            <w:top w:val="none" w:sz="0" w:space="0" w:color="auto"/>
            <w:left w:val="none" w:sz="0" w:space="0" w:color="auto"/>
            <w:bottom w:val="none" w:sz="0" w:space="0" w:color="auto"/>
            <w:right w:val="none" w:sz="0" w:space="0" w:color="auto"/>
          </w:divBdr>
        </w:div>
        <w:div w:id="62680339">
          <w:marLeft w:val="640"/>
          <w:marRight w:val="0"/>
          <w:marTop w:val="0"/>
          <w:marBottom w:val="0"/>
          <w:divBdr>
            <w:top w:val="none" w:sz="0" w:space="0" w:color="auto"/>
            <w:left w:val="none" w:sz="0" w:space="0" w:color="auto"/>
            <w:bottom w:val="none" w:sz="0" w:space="0" w:color="auto"/>
            <w:right w:val="none" w:sz="0" w:space="0" w:color="auto"/>
          </w:divBdr>
        </w:div>
        <w:div w:id="72944086">
          <w:marLeft w:val="640"/>
          <w:marRight w:val="0"/>
          <w:marTop w:val="0"/>
          <w:marBottom w:val="0"/>
          <w:divBdr>
            <w:top w:val="none" w:sz="0" w:space="0" w:color="auto"/>
            <w:left w:val="none" w:sz="0" w:space="0" w:color="auto"/>
            <w:bottom w:val="none" w:sz="0" w:space="0" w:color="auto"/>
            <w:right w:val="none" w:sz="0" w:space="0" w:color="auto"/>
          </w:divBdr>
        </w:div>
        <w:div w:id="327289269">
          <w:marLeft w:val="640"/>
          <w:marRight w:val="0"/>
          <w:marTop w:val="0"/>
          <w:marBottom w:val="0"/>
          <w:divBdr>
            <w:top w:val="none" w:sz="0" w:space="0" w:color="auto"/>
            <w:left w:val="none" w:sz="0" w:space="0" w:color="auto"/>
            <w:bottom w:val="none" w:sz="0" w:space="0" w:color="auto"/>
            <w:right w:val="none" w:sz="0" w:space="0" w:color="auto"/>
          </w:divBdr>
        </w:div>
        <w:div w:id="348531959">
          <w:marLeft w:val="640"/>
          <w:marRight w:val="0"/>
          <w:marTop w:val="0"/>
          <w:marBottom w:val="0"/>
          <w:divBdr>
            <w:top w:val="none" w:sz="0" w:space="0" w:color="auto"/>
            <w:left w:val="none" w:sz="0" w:space="0" w:color="auto"/>
            <w:bottom w:val="none" w:sz="0" w:space="0" w:color="auto"/>
            <w:right w:val="none" w:sz="0" w:space="0" w:color="auto"/>
          </w:divBdr>
        </w:div>
        <w:div w:id="400444501">
          <w:marLeft w:val="640"/>
          <w:marRight w:val="0"/>
          <w:marTop w:val="0"/>
          <w:marBottom w:val="0"/>
          <w:divBdr>
            <w:top w:val="none" w:sz="0" w:space="0" w:color="auto"/>
            <w:left w:val="none" w:sz="0" w:space="0" w:color="auto"/>
            <w:bottom w:val="none" w:sz="0" w:space="0" w:color="auto"/>
            <w:right w:val="none" w:sz="0" w:space="0" w:color="auto"/>
          </w:divBdr>
        </w:div>
        <w:div w:id="425344295">
          <w:marLeft w:val="640"/>
          <w:marRight w:val="0"/>
          <w:marTop w:val="0"/>
          <w:marBottom w:val="0"/>
          <w:divBdr>
            <w:top w:val="none" w:sz="0" w:space="0" w:color="auto"/>
            <w:left w:val="none" w:sz="0" w:space="0" w:color="auto"/>
            <w:bottom w:val="none" w:sz="0" w:space="0" w:color="auto"/>
            <w:right w:val="none" w:sz="0" w:space="0" w:color="auto"/>
          </w:divBdr>
        </w:div>
        <w:div w:id="454327544">
          <w:marLeft w:val="640"/>
          <w:marRight w:val="0"/>
          <w:marTop w:val="0"/>
          <w:marBottom w:val="0"/>
          <w:divBdr>
            <w:top w:val="none" w:sz="0" w:space="0" w:color="auto"/>
            <w:left w:val="none" w:sz="0" w:space="0" w:color="auto"/>
            <w:bottom w:val="none" w:sz="0" w:space="0" w:color="auto"/>
            <w:right w:val="none" w:sz="0" w:space="0" w:color="auto"/>
          </w:divBdr>
        </w:div>
        <w:div w:id="515845291">
          <w:marLeft w:val="640"/>
          <w:marRight w:val="0"/>
          <w:marTop w:val="0"/>
          <w:marBottom w:val="0"/>
          <w:divBdr>
            <w:top w:val="none" w:sz="0" w:space="0" w:color="auto"/>
            <w:left w:val="none" w:sz="0" w:space="0" w:color="auto"/>
            <w:bottom w:val="none" w:sz="0" w:space="0" w:color="auto"/>
            <w:right w:val="none" w:sz="0" w:space="0" w:color="auto"/>
          </w:divBdr>
        </w:div>
        <w:div w:id="875044735">
          <w:marLeft w:val="640"/>
          <w:marRight w:val="0"/>
          <w:marTop w:val="0"/>
          <w:marBottom w:val="0"/>
          <w:divBdr>
            <w:top w:val="none" w:sz="0" w:space="0" w:color="auto"/>
            <w:left w:val="none" w:sz="0" w:space="0" w:color="auto"/>
            <w:bottom w:val="none" w:sz="0" w:space="0" w:color="auto"/>
            <w:right w:val="none" w:sz="0" w:space="0" w:color="auto"/>
          </w:divBdr>
        </w:div>
        <w:div w:id="891041391">
          <w:marLeft w:val="640"/>
          <w:marRight w:val="0"/>
          <w:marTop w:val="0"/>
          <w:marBottom w:val="0"/>
          <w:divBdr>
            <w:top w:val="none" w:sz="0" w:space="0" w:color="auto"/>
            <w:left w:val="none" w:sz="0" w:space="0" w:color="auto"/>
            <w:bottom w:val="none" w:sz="0" w:space="0" w:color="auto"/>
            <w:right w:val="none" w:sz="0" w:space="0" w:color="auto"/>
          </w:divBdr>
        </w:div>
        <w:div w:id="905384611">
          <w:marLeft w:val="640"/>
          <w:marRight w:val="0"/>
          <w:marTop w:val="0"/>
          <w:marBottom w:val="0"/>
          <w:divBdr>
            <w:top w:val="none" w:sz="0" w:space="0" w:color="auto"/>
            <w:left w:val="none" w:sz="0" w:space="0" w:color="auto"/>
            <w:bottom w:val="none" w:sz="0" w:space="0" w:color="auto"/>
            <w:right w:val="none" w:sz="0" w:space="0" w:color="auto"/>
          </w:divBdr>
        </w:div>
        <w:div w:id="1062558595">
          <w:marLeft w:val="640"/>
          <w:marRight w:val="0"/>
          <w:marTop w:val="0"/>
          <w:marBottom w:val="0"/>
          <w:divBdr>
            <w:top w:val="none" w:sz="0" w:space="0" w:color="auto"/>
            <w:left w:val="none" w:sz="0" w:space="0" w:color="auto"/>
            <w:bottom w:val="none" w:sz="0" w:space="0" w:color="auto"/>
            <w:right w:val="none" w:sz="0" w:space="0" w:color="auto"/>
          </w:divBdr>
        </w:div>
        <w:div w:id="1089280100">
          <w:marLeft w:val="640"/>
          <w:marRight w:val="0"/>
          <w:marTop w:val="0"/>
          <w:marBottom w:val="0"/>
          <w:divBdr>
            <w:top w:val="none" w:sz="0" w:space="0" w:color="auto"/>
            <w:left w:val="none" w:sz="0" w:space="0" w:color="auto"/>
            <w:bottom w:val="none" w:sz="0" w:space="0" w:color="auto"/>
            <w:right w:val="none" w:sz="0" w:space="0" w:color="auto"/>
          </w:divBdr>
        </w:div>
        <w:div w:id="1373917692">
          <w:marLeft w:val="640"/>
          <w:marRight w:val="0"/>
          <w:marTop w:val="0"/>
          <w:marBottom w:val="0"/>
          <w:divBdr>
            <w:top w:val="none" w:sz="0" w:space="0" w:color="auto"/>
            <w:left w:val="none" w:sz="0" w:space="0" w:color="auto"/>
            <w:bottom w:val="none" w:sz="0" w:space="0" w:color="auto"/>
            <w:right w:val="none" w:sz="0" w:space="0" w:color="auto"/>
          </w:divBdr>
        </w:div>
        <w:div w:id="1508330074">
          <w:marLeft w:val="640"/>
          <w:marRight w:val="0"/>
          <w:marTop w:val="0"/>
          <w:marBottom w:val="0"/>
          <w:divBdr>
            <w:top w:val="none" w:sz="0" w:space="0" w:color="auto"/>
            <w:left w:val="none" w:sz="0" w:space="0" w:color="auto"/>
            <w:bottom w:val="none" w:sz="0" w:space="0" w:color="auto"/>
            <w:right w:val="none" w:sz="0" w:space="0" w:color="auto"/>
          </w:divBdr>
        </w:div>
        <w:div w:id="1533303605">
          <w:marLeft w:val="640"/>
          <w:marRight w:val="0"/>
          <w:marTop w:val="0"/>
          <w:marBottom w:val="0"/>
          <w:divBdr>
            <w:top w:val="none" w:sz="0" w:space="0" w:color="auto"/>
            <w:left w:val="none" w:sz="0" w:space="0" w:color="auto"/>
            <w:bottom w:val="none" w:sz="0" w:space="0" w:color="auto"/>
            <w:right w:val="none" w:sz="0" w:space="0" w:color="auto"/>
          </w:divBdr>
        </w:div>
        <w:div w:id="1585070762">
          <w:marLeft w:val="640"/>
          <w:marRight w:val="0"/>
          <w:marTop w:val="0"/>
          <w:marBottom w:val="0"/>
          <w:divBdr>
            <w:top w:val="none" w:sz="0" w:space="0" w:color="auto"/>
            <w:left w:val="none" w:sz="0" w:space="0" w:color="auto"/>
            <w:bottom w:val="none" w:sz="0" w:space="0" w:color="auto"/>
            <w:right w:val="none" w:sz="0" w:space="0" w:color="auto"/>
          </w:divBdr>
        </w:div>
        <w:div w:id="1701542069">
          <w:marLeft w:val="640"/>
          <w:marRight w:val="0"/>
          <w:marTop w:val="0"/>
          <w:marBottom w:val="0"/>
          <w:divBdr>
            <w:top w:val="none" w:sz="0" w:space="0" w:color="auto"/>
            <w:left w:val="none" w:sz="0" w:space="0" w:color="auto"/>
            <w:bottom w:val="none" w:sz="0" w:space="0" w:color="auto"/>
            <w:right w:val="none" w:sz="0" w:space="0" w:color="auto"/>
          </w:divBdr>
        </w:div>
        <w:div w:id="1702051098">
          <w:marLeft w:val="640"/>
          <w:marRight w:val="0"/>
          <w:marTop w:val="0"/>
          <w:marBottom w:val="0"/>
          <w:divBdr>
            <w:top w:val="none" w:sz="0" w:space="0" w:color="auto"/>
            <w:left w:val="none" w:sz="0" w:space="0" w:color="auto"/>
            <w:bottom w:val="none" w:sz="0" w:space="0" w:color="auto"/>
            <w:right w:val="none" w:sz="0" w:space="0" w:color="auto"/>
          </w:divBdr>
        </w:div>
        <w:div w:id="1911966159">
          <w:marLeft w:val="640"/>
          <w:marRight w:val="0"/>
          <w:marTop w:val="0"/>
          <w:marBottom w:val="0"/>
          <w:divBdr>
            <w:top w:val="none" w:sz="0" w:space="0" w:color="auto"/>
            <w:left w:val="none" w:sz="0" w:space="0" w:color="auto"/>
            <w:bottom w:val="none" w:sz="0" w:space="0" w:color="auto"/>
            <w:right w:val="none" w:sz="0" w:space="0" w:color="auto"/>
          </w:divBdr>
        </w:div>
        <w:div w:id="1925919641">
          <w:marLeft w:val="640"/>
          <w:marRight w:val="0"/>
          <w:marTop w:val="0"/>
          <w:marBottom w:val="0"/>
          <w:divBdr>
            <w:top w:val="none" w:sz="0" w:space="0" w:color="auto"/>
            <w:left w:val="none" w:sz="0" w:space="0" w:color="auto"/>
            <w:bottom w:val="none" w:sz="0" w:space="0" w:color="auto"/>
            <w:right w:val="none" w:sz="0" w:space="0" w:color="auto"/>
          </w:divBdr>
        </w:div>
      </w:divsChild>
    </w:div>
    <w:div w:id="1920361782">
      <w:bodyDiv w:val="1"/>
      <w:marLeft w:val="0"/>
      <w:marRight w:val="0"/>
      <w:marTop w:val="0"/>
      <w:marBottom w:val="0"/>
      <w:divBdr>
        <w:top w:val="none" w:sz="0" w:space="0" w:color="auto"/>
        <w:left w:val="none" w:sz="0" w:space="0" w:color="auto"/>
        <w:bottom w:val="none" w:sz="0" w:space="0" w:color="auto"/>
        <w:right w:val="none" w:sz="0" w:space="0" w:color="auto"/>
      </w:divBdr>
    </w:div>
    <w:div w:id="1920402373">
      <w:bodyDiv w:val="1"/>
      <w:marLeft w:val="0"/>
      <w:marRight w:val="0"/>
      <w:marTop w:val="0"/>
      <w:marBottom w:val="0"/>
      <w:divBdr>
        <w:top w:val="none" w:sz="0" w:space="0" w:color="auto"/>
        <w:left w:val="none" w:sz="0" w:space="0" w:color="auto"/>
        <w:bottom w:val="none" w:sz="0" w:space="0" w:color="auto"/>
        <w:right w:val="none" w:sz="0" w:space="0" w:color="auto"/>
      </w:divBdr>
    </w:div>
    <w:div w:id="1920820514">
      <w:bodyDiv w:val="1"/>
      <w:marLeft w:val="0"/>
      <w:marRight w:val="0"/>
      <w:marTop w:val="0"/>
      <w:marBottom w:val="0"/>
      <w:divBdr>
        <w:top w:val="none" w:sz="0" w:space="0" w:color="auto"/>
        <w:left w:val="none" w:sz="0" w:space="0" w:color="auto"/>
        <w:bottom w:val="none" w:sz="0" w:space="0" w:color="auto"/>
        <w:right w:val="none" w:sz="0" w:space="0" w:color="auto"/>
      </w:divBdr>
    </w:div>
    <w:div w:id="1921210464">
      <w:bodyDiv w:val="1"/>
      <w:marLeft w:val="0"/>
      <w:marRight w:val="0"/>
      <w:marTop w:val="0"/>
      <w:marBottom w:val="0"/>
      <w:divBdr>
        <w:top w:val="none" w:sz="0" w:space="0" w:color="auto"/>
        <w:left w:val="none" w:sz="0" w:space="0" w:color="auto"/>
        <w:bottom w:val="none" w:sz="0" w:space="0" w:color="auto"/>
        <w:right w:val="none" w:sz="0" w:space="0" w:color="auto"/>
      </w:divBdr>
    </w:div>
    <w:div w:id="1921331233">
      <w:bodyDiv w:val="1"/>
      <w:marLeft w:val="0"/>
      <w:marRight w:val="0"/>
      <w:marTop w:val="0"/>
      <w:marBottom w:val="0"/>
      <w:divBdr>
        <w:top w:val="none" w:sz="0" w:space="0" w:color="auto"/>
        <w:left w:val="none" w:sz="0" w:space="0" w:color="auto"/>
        <w:bottom w:val="none" w:sz="0" w:space="0" w:color="auto"/>
        <w:right w:val="none" w:sz="0" w:space="0" w:color="auto"/>
      </w:divBdr>
    </w:div>
    <w:div w:id="1921401929">
      <w:bodyDiv w:val="1"/>
      <w:marLeft w:val="0"/>
      <w:marRight w:val="0"/>
      <w:marTop w:val="0"/>
      <w:marBottom w:val="0"/>
      <w:divBdr>
        <w:top w:val="none" w:sz="0" w:space="0" w:color="auto"/>
        <w:left w:val="none" w:sz="0" w:space="0" w:color="auto"/>
        <w:bottom w:val="none" w:sz="0" w:space="0" w:color="auto"/>
        <w:right w:val="none" w:sz="0" w:space="0" w:color="auto"/>
      </w:divBdr>
    </w:div>
    <w:div w:id="1921744152">
      <w:bodyDiv w:val="1"/>
      <w:marLeft w:val="0"/>
      <w:marRight w:val="0"/>
      <w:marTop w:val="0"/>
      <w:marBottom w:val="0"/>
      <w:divBdr>
        <w:top w:val="none" w:sz="0" w:space="0" w:color="auto"/>
        <w:left w:val="none" w:sz="0" w:space="0" w:color="auto"/>
        <w:bottom w:val="none" w:sz="0" w:space="0" w:color="auto"/>
        <w:right w:val="none" w:sz="0" w:space="0" w:color="auto"/>
      </w:divBdr>
    </w:div>
    <w:div w:id="1921796018">
      <w:bodyDiv w:val="1"/>
      <w:marLeft w:val="0"/>
      <w:marRight w:val="0"/>
      <w:marTop w:val="0"/>
      <w:marBottom w:val="0"/>
      <w:divBdr>
        <w:top w:val="none" w:sz="0" w:space="0" w:color="auto"/>
        <w:left w:val="none" w:sz="0" w:space="0" w:color="auto"/>
        <w:bottom w:val="none" w:sz="0" w:space="0" w:color="auto"/>
        <w:right w:val="none" w:sz="0" w:space="0" w:color="auto"/>
      </w:divBdr>
    </w:div>
    <w:div w:id="1922056136">
      <w:bodyDiv w:val="1"/>
      <w:marLeft w:val="0"/>
      <w:marRight w:val="0"/>
      <w:marTop w:val="0"/>
      <w:marBottom w:val="0"/>
      <w:divBdr>
        <w:top w:val="none" w:sz="0" w:space="0" w:color="auto"/>
        <w:left w:val="none" w:sz="0" w:space="0" w:color="auto"/>
        <w:bottom w:val="none" w:sz="0" w:space="0" w:color="auto"/>
        <w:right w:val="none" w:sz="0" w:space="0" w:color="auto"/>
      </w:divBdr>
    </w:div>
    <w:div w:id="1922136624">
      <w:bodyDiv w:val="1"/>
      <w:marLeft w:val="0"/>
      <w:marRight w:val="0"/>
      <w:marTop w:val="0"/>
      <w:marBottom w:val="0"/>
      <w:divBdr>
        <w:top w:val="none" w:sz="0" w:space="0" w:color="auto"/>
        <w:left w:val="none" w:sz="0" w:space="0" w:color="auto"/>
        <w:bottom w:val="none" w:sz="0" w:space="0" w:color="auto"/>
        <w:right w:val="none" w:sz="0" w:space="0" w:color="auto"/>
      </w:divBdr>
    </w:div>
    <w:div w:id="1922520402">
      <w:bodyDiv w:val="1"/>
      <w:marLeft w:val="0"/>
      <w:marRight w:val="0"/>
      <w:marTop w:val="0"/>
      <w:marBottom w:val="0"/>
      <w:divBdr>
        <w:top w:val="none" w:sz="0" w:space="0" w:color="auto"/>
        <w:left w:val="none" w:sz="0" w:space="0" w:color="auto"/>
        <w:bottom w:val="none" w:sz="0" w:space="0" w:color="auto"/>
        <w:right w:val="none" w:sz="0" w:space="0" w:color="auto"/>
      </w:divBdr>
    </w:div>
    <w:div w:id="1925141622">
      <w:bodyDiv w:val="1"/>
      <w:marLeft w:val="0"/>
      <w:marRight w:val="0"/>
      <w:marTop w:val="0"/>
      <w:marBottom w:val="0"/>
      <w:divBdr>
        <w:top w:val="none" w:sz="0" w:space="0" w:color="auto"/>
        <w:left w:val="none" w:sz="0" w:space="0" w:color="auto"/>
        <w:bottom w:val="none" w:sz="0" w:space="0" w:color="auto"/>
        <w:right w:val="none" w:sz="0" w:space="0" w:color="auto"/>
      </w:divBdr>
    </w:div>
    <w:div w:id="1925414215">
      <w:bodyDiv w:val="1"/>
      <w:marLeft w:val="0"/>
      <w:marRight w:val="0"/>
      <w:marTop w:val="0"/>
      <w:marBottom w:val="0"/>
      <w:divBdr>
        <w:top w:val="none" w:sz="0" w:space="0" w:color="auto"/>
        <w:left w:val="none" w:sz="0" w:space="0" w:color="auto"/>
        <w:bottom w:val="none" w:sz="0" w:space="0" w:color="auto"/>
        <w:right w:val="none" w:sz="0" w:space="0" w:color="auto"/>
      </w:divBdr>
    </w:div>
    <w:div w:id="1925606220">
      <w:bodyDiv w:val="1"/>
      <w:marLeft w:val="0"/>
      <w:marRight w:val="0"/>
      <w:marTop w:val="0"/>
      <w:marBottom w:val="0"/>
      <w:divBdr>
        <w:top w:val="none" w:sz="0" w:space="0" w:color="auto"/>
        <w:left w:val="none" w:sz="0" w:space="0" w:color="auto"/>
        <w:bottom w:val="none" w:sz="0" w:space="0" w:color="auto"/>
        <w:right w:val="none" w:sz="0" w:space="0" w:color="auto"/>
      </w:divBdr>
    </w:div>
    <w:div w:id="1925644376">
      <w:bodyDiv w:val="1"/>
      <w:marLeft w:val="0"/>
      <w:marRight w:val="0"/>
      <w:marTop w:val="0"/>
      <w:marBottom w:val="0"/>
      <w:divBdr>
        <w:top w:val="none" w:sz="0" w:space="0" w:color="auto"/>
        <w:left w:val="none" w:sz="0" w:space="0" w:color="auto"/>
        <w:bottom w:val="none" w:sz="0" w:space="0" w:color="auto"/>
        <w:right w:val="none" w:sz="0" w:space="0" w:color="auto"/>
      </w:divBdr>
    </w:div>
    <w:div w:id="1926373388">
      <w:bodyDiv w:val="1"/>
      <w:marLeft w:val="0"/>
      <w:marRight w:val="0"/>
      <w:marTop w:val="0"/>
      <w:marBottom w:val="0"/>
      <w:divBdr>
        <w:top w:val="none" w:sz="0" w:space="0" w:color="auto"/>
        <w:left w:val="none" w:sz="0" w:space="0" w:color="auto"/>
        <w:bottom w:val="none" w:sz="0" w:space="0" w:color="auto"/>
        <w:right w:val="none" w:sz="0" w:space="0" w:color="auto"/>
      </w:divBdr>
    </w:div>
    <w:div w:id="1926913334">
      <w:bodyDiv w:val="1"/>
      <w:marLeft w:val="0"/>
      <w:marRight w:val="0"/>
      <w:marTop w:val="0"/>
      <w:marBottom w:val="0"/>
      <w:divBdr>
        <w:top w:val="none" w:sz="0" w:space="0" w:color="auto"/>
        <w:left w:val="none" w:sz="0" w:space="0" w:color="auto"/>
        <w:bottom w:val="none" w:sz="0" w:space="0" w:color="auto"/>
        <w:right w:val="none" w:sz="0" w:space="0" w:color="auto"/>
      </w:divBdr>
    </w:div>
    <w:div w:id="1927180550">
      <w:bodyDiv w:val="1"/>
      <w:marLeft w:val="0"/>
      <w:marRight w:val="0"/>
      <w:marTop w:val="0"/>
      <w:marBottom w:val="0"/>
      <w:divBdr>
        <w:top w:val="none" w:sz="0" w:space="0" w:color="auto"/>
        <w:left w:val="none" w:sz="0" w:space="0" w:color="auto"/>
        <w:bottom w:val="none" w:sz="0" w:space="0" w:color="auto"/>
        <w:right w:val="none" w:sz="0" w:space="0" w:color="auto"/>
      </w:divBdr>
    </w:div>
    <w:div w:id="1927416079">
      <w:bodyDiv w:val="1"/>
      <w:marLeft w:val="0"/>
      <w:marRight w:val="0"/>
      <w:marTop w:val="0"/>
      <w:marBottom w:val="0"/>
      <w:divBdr>
        <w:top w:val="none" w:sz="0" w:space="0" w:color="auto"/>
        <w:left w:val="none" w:sz="0" w:space="0" w:color="auto"/>
        <w:bottom w:val="none" w:sz="0" w:space="0" w:color="auto"/>
        <w:right w:val="none" w:sz="0" w:space="0" w:color="auto"/>
      </w:divBdr>
    </w:div>
    <w:div w:id="1927688165">
      <w:bodyDiv w:val="1"/>
      <w:marLeft w:val="0"/>
      <w:marRight w:val="0"/>
      <w:marTop w:val="0"/>
      <w:marBottom w:val="0"/>
      <w:divBdr>
        <w:top w:val="none" w:sz="0" w:space="0" w:color="auto"/>
        <w:left w:val="none" w:sz="0" w:space="0" w:color="auto"/>
        <w:bottom w:val="none" w:sz="0" w:space="0" w:color="auto"/>
        <w:right w:val="none" w:sz="0" w:space="0" w:color="auto"/>
      </w:divBdr>
    </w:div>
    <w:div w:id="1928152692">
      <w:bodyDiv w:val="1"/>
      <w:marLeft w:val="0"/>
      <w:marRight w:val="0"/>
      <w:marTop w:val="0"/>
      <w:marBottom w:val="0"/>
      <w:divBdr>
        <w:top w:val="none" w:sz="0" w:space="0" w:color="auto"/>
        <w:left w:val="none" w:sz="0" w:space="0" w:color="auto"/>
        <w:bottom w:val="none" w:sz="0" w:space="0" w:color="auto"/>
        <w:right w:val="none" w:sz="0" w:space="0" w:color="auto"/>
      </w:divBdr>
    </w:div>
    <w:div w:id="1928419861">
      <w:bodyDiv w:val="1"/>
      <w:marLeft w:val="0"/>
      <w:marRight w:val="0"/>
      <w:marTop w:val="0"/>
      <w:marBottom w:val="0"/>
      <w:divBdr>
        <w:top w:val="none" w:sz="0" w:space="0" w:color="auto"/>
        <w:left w:val="none" w:sz="0" w:space="0" w:color="auto"/>
        <w:bottom w:val="none" w:sz="0" w:space="0" w:color="auto"/>
        <w:right w:val="none" w:sz="0" w:space="0" w:color="auto"/>
      </w:divBdr>
    </w:div>
    <w:div w:id="1928490112">
      <w:bodyDiv w:val="1"/>
      <w:marLeft w:val="0"/>
      <w:marRight w:val="0"/>
      <w:marTop w:val="0"/>
      <w:marBottom w:val="0"/>
      <w:divBdr>
        <w:top w:val="none" w:sz="0" w:space="0" w:color="auto"/>
        <w:left w:val="none" w:sz="0" w:space="0" w:color="auto"/>
        <w:bottom w:val="none" w:sz="0" w:space="0" w:color="auto"/>
        <w:right w:val="none" w:sz="0" w:space="0" w:color="auto"/>
      </w:divBdr>
    </w:div>
    <w:div w:id="1929801469">
      <w:bodyDiv w:val="1"/>
      <w:marLeft w:val="0"/>
      <w:marRight w:val="0"/>
      <w:marTop w:val="0"/>
      <w:marBottom w:val="0"/>
      <w:divBdr>
        <w:top w:val="none" w:sz="0" w:space="0" w:color="auto"/>
        <w:left w:val="none" w:sz="0" w:space="0" w:color="auto"/>
        <w:bottom w:val="none" w:sz="0" w:space="0" w:color="auto"/>
        <w:right w:val="none" w:sz="0" w:space="0" w:color="auto"/>
      </w:divBdr>
    </w:div>
    <w:div w:id="1929844370">
      <w:bodyDiv w:val="1"/>
      <w:marLeft w:val="0"/>
      <w:marRight w:val="0"/>
      <w:marTop w:val="0"/>
      <w:marBottom w:val="0"/>
      <w:divBdr>
        <w:top w:val="none" w:sz="0" w:space="0" w:color="auto"/>
        <w:left w:val="none" w:sz="0" w:space="0" w:color="auto"/>
        <w:bottom w:val="none" w:sz="0" w:space="0" w:color="auto"/>
        <w:right w:val="none" w:sz="0" w:space="0" w:color="auto"/>
      </w:divBdr>
    </w:div>
    <w:div w:id="1930045043">
      <w:bodyDiv w:val="1"/>
      <w:marLeft w:val="0"/>
      <w:marRight w:val="0"/>
      <w:marTop w:val="0"/>
      <w:marBottom w:val="0"/>
      <w:divBdr>
        <w:top w:val="none" w:sz="0" w:space="0" w:color="auto"/>
        <w:left w:val="none" w:sz="0" w:space="0" w:color="auto"/>
        <w:bottom w:val="none" w:sz="0" w:space="0" w:color="auto"/>
        <w:right w:val="none" w:sz="0" w:space="0" w:color="auto"/>
      </w:divBdr>
    </w:div>
    <w:div w:id="1930308541">
      <w:bodyDiv w:val="1"/>
      <w:marLeft w:val="0"/>
      <w:marRight w:val="0"/>
      <w:marTop w:val="0"/>
      <w:marBottom w:val="0"/>
      <w:divBdr>
        <w:top w:val="none" w:sz="0" w:space="0" w:color="auto"/>
        <w:left w:val="none" w:sz="0" w:space="0" w:color="auto"/>
        <w:bottom w:val="none" w:sz="0" w:space="0" w:color="auto"/>
        <w:right w:val="none" w:sz="0" w:space="0" w:color="auto"/>
      </w:divBdr>
    </w:div>
    <w:div w:id="1930960669">
      <w:bodyDiv w:val="1"/>
      <w:marLeft w:val="0"/>
      <w:marRight w:val="0"/>
      <w:marTop w:val="0"/>
      <w:marBottom w:val="0"/>
      <w:divBdr>
        <w:top w:val="none" w:sz="0" w:space="0" w:color="auto"/>
        <w:left w:val="none" w:sz="0" w:space="0" w:color="auto"/>
        <w:bottom w:val="none" w:sz="0" w:space="0" w:color="auto"/>
        <w:right w:val="none" w:sz="0" w:space="0" w:color="auto"/>
      </w:divBdr>
    </w:div>
    <w:div w:id="1931546000">
      <w:bodyDiv w:val="1"/>
      <w:marLeft w:val="0"/>
      <w:marRight w:val="0"/>
      <w:marTop w:val="0"/>
      <w:marBottom w:val="0"/>
      <w:divBdr>
        <w:top w:val="none" w:sz="0" w:space="0" w:color="auto"/>
        <w:left w:val="none" w:sz="0" w:space="0" w:color="auto"/>
        <w:bottom w:val="none" w:sz="0" w:space="0" w:color="auto"/>
        <w:right w:val="none" w:sz="0" w:space="0" w:color="auto"/>
      </w:divBdr>
    </w:div>
    <w:div w:id="1932010155">
      <w:bodyDiv w:val="1"/>
      <w:marLeft w:val="0"/>
      <w:marRight w:val="0"/>
      <w:marTop w:val="0"/>
      <w:marBottom w:val="0"/>
      <w:divBdr>
        <w:top w:val="none" w:sz="0" w:space="0" w:color="auto"/>
        <w:left w:val="none" w:sz="0" w:space="0" w:color="auto"/>
        <w:bottom w:val="none" w:sz="0" w:space="0" w:color="auto"/>
        <w:right w:val="none" w:sz="0" w:space="0" w:color="auto"/>
      </w:divBdr>
    </w:div>
    <w:div w:id="1932011211">
      <w:bodyDiv w:val="1"/>
      <w:marLeft w:val="0"/>
      <w:marRight w:val="0"/>
      <w:marTop w:val="0"/>
      <w:marBottom w:val="0"/>
      <w:divBdr>
        <w:top w:val="none" w:sz="0" w:space="0" w:color="auto"/>
        <w:left w:val="none" w:sz="0" w:space="0" w:color="auto"/>
        <w:bottom w:val="none" w:sz="0" w:space="0" w:color="auto"/>
        <w:right w:val="none" w:sz="0" w:space="0" w:color="auto"/>
      </w:divBdr>
    </w:div>
    <w:div w:id="1932352282">
      <w:bodyDiv w:val="1"/>
      <w:marLeft w:val="0"/>
      <w:marRight w:val="0"/>
      <w:marTop w:val="0"/>
      <w:marBottom w:val="0"/>
      <w:divBdr>
        <w:top w:val="none" w:sz="0" w:space="0" w:color="auto"/>
        <w:left w:val="none" w:sz="0" w:space="0" w:color="auto"/>
        <w:bottom w:val="none" w:sz="0" w:space="0" w:color="auto"/>
        <w:right w:val="none" w:sz="0" w:space="0" w:color="auto"/>
      </w:divBdr>
    </w:div>
    <w:div w:id="1932547677">
      <w:bodyDiv w:val="1"/>
      <w:marLeft w:val="0"/>
      <w:marRight w:val="0"/>
      <w:marTop w:val="0"/>
      <w:marBottom w:val="0"/>
      <w:divBdr>
        <w:top w:val="none" w:sz="0" w:space="0" w:color="auto"/>
        <w:left w:val="none" w:sz="0" w:space="0" w:color="auto"/>
        <w:bottom w:val="none" w:sz="0" w:space="0" w:color="auto"/>
        <w:right w:val="none" w:sz="0" w:space="0" w:color="auto"/>
      </w:divBdr>
    </w:div>
    <w:div w:id="1933858262">
      <w:bodyDiv w:val="1"/>
      <w:marLeft w:val="0"/>
      <w:marRight w:val="0"/>
      <w:marTop w:val="0"/>
      <w:marBottom w:val="0"/>
      <w:divBdr>
        <w:top w:val="none" w:sz="0" w:space="0" w:color="auto"/>
        <w:left w:val="none" w:sz="0" w:space="0" w:color="auto"/>
        <w:bottom w:val="none" w:sz="0" w:space="0" w:color="auto"/>
        <w:right w:val="none" w:sz="0" w:space="0" w:color="auto"/>
      </w:divBdr>
    </w:div>
    <w:div w:id="1933926965">
      <w:bodyDiv w:val="1"/>
      <w:marLeft w:val="0"/>
      <w:marRight w:val="0"/>
      <w:marTop w:val="0"/>
      <w:marBottom w:val="0"/>
      <w:divBdr>
        <w:top w:val="none" w:sz="0" w:space="0" w:color="auto"/>
        <w:left w:val="none" w:sz="0" w:space="0" w:color="auto"/>
        <w:bottom w:val="none" w:sz="0" w:space="0" w:color="auto"/>
        <w:right w:val="none" w:sz="0" w:space="0" w:color="auto"/>
      </w:divBdr>
    </w:div>
    <w:div w:id="1934511866">
      <w:bodyDiv w:val="1"/>
      <w:marLeft w:val="0"/>
      <w:marRight w:val="0"/>
      <w:marTop w:val="0"/>
      <w:marBottom w:val="0"/>
      <w:divBdr>
        <w:top w:val="none" w:sz="0" w:space="0" w:color="auto"/>
        <w:left w:val="none" w:sz="0" w:space="0" w:color="auto"/>
        <w:bottom w:val="none" w:sz="0" w:space="0" w:color="auto"/>
        <w:right w:val="none" w:sz="0" w:space="0" w:color="auto"/>
      </w:divBdr>
    </w:div>
    <w:div w:id="1934776164">
      <w:bodyDiv w:val="1"/>
      <w:marLeft w:val="0"/>
      <w:marRight w:val="0"/>
      <w:marTop w:val="0"/>
      <w:marBottom w:val="0"/>
      <w:divBdr>
        <w:top w:val="none" w:sz="0" w:space="0" w:color="auto"/>
        <w:left w:val="none" w:sz="0" w:space="0" w:color="auto"/>
        <w:bottom w:val="none" w:sz="0" w:space="0" w:color="auto"/>
        <w:right w:val="none" w:sz="0" w:space="0" w:color="auto"/>
      </w:divBdr>
    </w:div>
    <w:div w:id="1935165326">
      <w:bodyDiv w:val="1"/>
      <w:marLeft w:val="0"/>
      <w:marRight w:val="0"/>
      <w:marTop w:val="0"/>
      <w:marBottom w:val="0"/>
      <w:divBdr>
        <w:top w:val="none" w:sz="0" w:space="0" w:color="auto"/>
        <w:left w:val="none" w:sz="0" w:space="0" w:color="auto"/>
        <w:bottom w:val="none" w:sz="0" w:space="0" w:color="auto"/>
        <w:right w:val="none" w:sz="0" w:space="0" w:color="auto"/>
      </w:divBdr>
    </w:div>
    <w:div w:id="1935241856">
      <w:bodyDiv w:val="1"/>
      <w:marLeft w:val="0"/>
      <w:marRight w:val="0"/>
      <w:marTop w:val="0"/>
      <w:marBottom w:val="0"/>
      <w:divBdr>
        <w:top w:val="none" w:sz="0" w:space="0" w:color="auto"/>
        <w:left w:val="none" w:sz="0" w:space="0" w:color="auto"/>
        <w:bottom w:val="none" w:sz="0" w:space="0" w:color="auto"/>
        <w:right w:val="none" w:sz="0" w:space="0" w:color="auto"/>
      </w:divBdr>
    </w:div>
    <w:div w:id="1936743218">
      <w:bodyDiv w:val="1"/>
      <w:marLeft w:val="0"/>
      <w:marRight w:val="0"/>
      <w:marTop w:val="0"/>
      <w:marBottom w:val="0"/>
      <w:divBdr>
        <w:top w:val="none" w:sz="0" w:space="0" w:color="auto"/>
        <w:left w:val="none" w:sz="0" w:space="0" w:color="auto"/>
        <w:bottom w:val="none" w:sz="0" w:space="0" w:color="auto"/>
        <w:right w:val="none" w:sz="0" w:space="0" w:color="auto"/>
      </w:divBdr>
    </w:div>
    <w:div w:id="1937010187">
      <w:bodyDiv w:val="1"/>
      <w:marLeft w:val="0"/>
      <w:marRight w:val="0"/>
      <w:marTop w:val="0"/>
      <w:marBottom w:val="0"/>
      <w:divBdr>
        <w:top w:val="none" w:sz="0" w:space="0" w:color="auto"/>
        <w:left w:val="none" w:sz="0" w:space="0" w:color="auto"/>
        <w:bottom w:val="none" w:sz="0" w:space="0" w:color="auto"/>
        <w:right w:val="none" w:sz="0" w:space="0" w:color="auto"/>
      </w:divBdr>
    </w:div>
    <w:div w:id="1937013906">
      <w:bodyDiv w:val="1"/>
      <w:marLeft w:val="0"/>
      <w:marRight w:val="0"/>
      <w:marTop w:val="0"/>
      <w:marBottom w:val="0"/>
      <w:divBdr>
        <w:top w:val="none" w:sz="0" w:space="0" w:color="auto"/>
        <w:left w:val="none" w:sz="0" w:space="0" w:color="auto"/>
        <w:bottom w:val="none" w:sz="0" w:space="0" w:color="auto"/>
        <w:right w:val="none" w:sz="0" w:space="0" w:color="auto"/>
      </w:divBdr>
    </w:div>
    <w:div w:id="1937443954">
      <w:bodyDiv w:val="1"/>
      <w:marLeft w:val="0"/>
      <w:marRight w:val="0"/>
      <w:marTop w:val="0"/>
      <w:marBottom w:val="0"/>
      <w:divBdr>
        <w:top w:val="none" w:sz="0" w:space="0" w:color="auto"/>
        <w:left w:val="none" w:sz="0" w:space="0" w:color="auto"/>
        <w:bottom w:val="none" w:sz="0" w:space="0" w:color="auto"/>
        <w:right w:val="none" w:sz="0" w:space="0" w:color="auto"/>
      </w:divBdr>
    </w:div>
    <w:div w:id="1937516281">
      <w:bodyDiv w:val="1"/>
      <w:marLeft w:val="0"/>
      <w:marRight w:val="0"/>
      <w:marTop w:val="0"/>
      <w:marBottom w:val="0"/>
      <w:divBdr>
        <w:top w:val="none" w:sz="0" w:space="0" w:color="auto"/>
        <w:left w:val="none" w:sz="0" w:space="0" w:color="auto"/>
        <w:bottom w:val="none" w:sz="0" w:space="0" w:color="auto"/>
        <w:right w:val="none" w:sz="0" w:space="0" w:color="auto"/>
      </w:divBdr>
    </w:div>
    <w:div w:id="1937864359">
      <w:bodyDiv w:val="1"/>
      <w:marLeft w:val="0"/>
      <w:marRight w:val="0"/>
      <w:marTop w:val="0"/>
      <w:marBottom w:val="0"/>
      <w:divBdr>
        <w:top w:val="none" w:sz="0" w:space="0" w:color="auto"/>
        <w:left w:val="none" w:sz="0" w:space="0" w:color="auto"/>
        <w:bottom w:val="none" w:sz="0" w:space="0" w:color="auto"/>
        <w:right w:val="none" w:sz="0" w:space="0" w:color="auto"/>
      </w:divBdr>
    </w:div>
    <w:div w:id="1938295461">
      <w:bodyDiv w:val="1"/>
      <w:marLeft w:val="0"/>
      <w:marRight w:val="0"/>
      <w:marTop w:val="0"/>
      <w:marBottom w:val="0"/>
      <w:divBdr>
        <w:top w:val="none" w:sz="0" w:space="0" w:color="auto"/>
        <w:left w:val="none" w:sz="0" w:space="0" w:color="auto"/>
        <w:bottom w:val="none" w:sz="0" w:space="0" w:color="auto"/>
        <w:right w:val="none" w:sz="0" w:space="0" w:color="auto"/>
      </w:divBdr>
    </w:div>
    <w:div w:id="1938634107">
      <w:bodyDiv w:val="1"/>
      <w:marLeft w:val="0"/>
      <w:marRight w:val="0"/>
      <w:marTop w:val="0"/>
      <w:marBottom w:val="0"/>
      <w:divBdr>
        <w:top w:val="none" w:sz="0" w:space="0" w:color="auto"/>
        <w:left w:val="none" w:sz="0" w:space="0" w:color="auto"/>
        <w:bottom w:val="none" w:sz="0" w:space="0" w:color="auto"/>
        <w:right w:val="none" w:sz="0" w:space="0" w:color="auto"/>
      </w:divBdr>
    </w:div>
    <w:div w:id="1939214258">
      <w:bodyDiv w:val="1"/>
      <w:marLeft w:val="0"/>
      <w:marRight w:val="0"/>
      <w:marTop w:val="0"/>
      <w:marBottom w:val="0"/>
      <w:divBdr>
        <w:top w:val="none" w:sz="0" w:space="0" w:color="auto"/>
        <w:left w:val="none" w:sz="0" w:space="0" w:color="auto"/>
        <w:bottom w:val="none" w:sz="0" w:space="0" w:color="auto"/>
        <w:right w:val="none" w:sz="0" w:space="0" w:color="auto"/>
      </w:divBdr>
    </w:div>
    <w:div w:id="1939291593">
      <w:bodyDiv w:val="1"/>
      <w:marLeft w:val="0"/>
      <w:marRight w:val="0"/>
      <w:marTop w:val="0"/>
      <w:marBottom w:val="0"/>
      <w:divBdr>
        <w:top w:val="none" w:sz="0" w:space="0" w:color="auto"/>
        <w:left w:val="none" w:sz="0" w:space="0" w:color="auto"/>
        <w:bottom w:val="none" w:sz="0" w:space="0" w:color="auto"/>
        <w:right w:val="none" w:sz="0" w:space="0" w:color="auto"/>
      </w:divBdr>
    </w:div>
    <w:div w:id="1939487427">
      <w:bodyDiv w:val="1"/>
      <w:marLeft w:val="0"/>
      <w:marRight w:val="0"/>
      <w:marTop w:val="0"/>
      <w:marBottom w:val="0"/>
      <w:divBdr>
        <w:top w:val="none" w:sz="0" w:space="0" w:color="auto"/>
        <w:left w:val="none" w:sz="0" w:space="0" w:color="auto"/>
        <w:bottom w:val="none" w:sz="0" w:space="0" w:color="auto"/>
        <w:right w:val="none" w:sz="0" w:space="0" w:color="auto"/>
      </w:divBdr>
    </w:div>
    <w:div w:id="1939676437">
      <w:bodyDiv w:val="1"/>
      <w:marLeft w:val="0"/>
      <w:marRight w:val="0"/>
      <w:marTop w:val="0"/>
      <w:marBottom w:val="0"/>
      <w:divBdr>
        <w:top w:val="none" w:sz="0" w:space="0" w:color="auto"/>
        <w:left w:val="none" w:sz="0" w:space="0" w:color="auto"/>
        <w:bottom w:val="none" w:sz="0" w:space="0" w:color="auto"/>
        <w:right w:val="none" w:sz="0" w:space="0" w:color="auto"/>
      </w:divBdr>
    </w:div>
    <w:div w:id="1940410674">
      <w:bodyDiv w:val="1"/>
      <w:marLeft w:val="0"/>
      <w:marRight w:val="0"/>
      <w:marTop w:val="0"/>
      <w:marBottom w:val="0"/>
      <w:divBdr>
        <w:top w:val="none" w:sz="0" w:space="0" w:color="auto"/>
        <w:left w:val="none" w:sz="0" w:space="0" w:color="auto"/>
        <w:bottom w:val="none" w:sz="0" w:space="0" w:color="auto"/>
        <w:right w:val="none" w:sz="0" w:space="0" w:color="auto"/>
      </w:divBdr>
      <w:divsChild>
        <w:div w:id="69429411">
          <w:marLeft w:val="640"/>
          <w:marRight w:val="0"/>
          <w:marTop w:val="0"/>
          <w:marBottom w:val="0"/>
          <w:divBdr>
            <w:top w:val="none" w:sz="0" w:space="0" w:color="auto"/>
            <w:left w:val="none" w:sz="0" w:space="0" w:color="auto"/>
            <w:bottom w:val="none" w:sz="0" w:space="0" w:color="auto"/>
            <w:right w:val="none" w:sz="0" w:space="0" w:color="auto"/>
          </w:divBdr>
        </w:div>
        <w:div w:id="193036152">
          <w:marLeft w:val="640"/>
          <w:marRight w:val="0"/>
          <w:marTop w:val="0"/>
          <w:marBottom w:val="0"/>
          <w:divBdr>
            <w:top w:val="none" w:sz="0" w:space="0" w:color="auto"/>
            <w:left w:val="none" w:sz="0" w:space="0" w:color="auto"/>
            <w:bottom w:val="none" w:sz="0" w:space="0" w:color="auto"/>
            <w:right w:val="none" w:sz="0" w:space="0" w:color="auto"/>
          </w:divBdr>
        </w:div>
        <w:div w:id="213544329">
          <w:marLeft w:val="640"/>
          <w:marRight w:val="0"/>
          <w:marTop w:val="0"/>
          <w:marBottom w:val="0"/>
          <w:divBdr>
            <w:top w:val="none" w:sz="0" w:space="0" w:color="auto"/>
            <w:left w:val="none" w:sz="0" w:space="0" w:color="auto"/>
            <w:bottom w:val="none" w:sz="0" w:space="0" w:color="auto"/>
            <w:right w:val="none" w:sz="0" w:space="0" w:color="auto"/>
          </w:divBdr>
        </w:div>
        <w:div w:id="257452107">
          <w:marLeft w:val="640"/>
          <w:marRight w:val="0"/>
          <w:marTop w:val="0"/>
          <w:marBottom w:val="0"/>
          <w:divBdr>
            <w:top w:val="none" w:sz="0" w:space="0" w:color="auto"/>
            <w:left w:val="none" w:sz="0" w:space="0" w:color="auto"/>
            <w:bottom w:val="none" w:sz="0" w:space="0" w:color="auto"/>
            <w:right w:val="none" w:sz="0" w:space="0" w:color="auto"/>
          </w:divBdr>
        </w:div>
        <w:div w:id="434207800">
          <w:marLeft w:val="640"/>
          <w:marRight w:val="0"/>
          <w:marTop w:val="0"/>
          <w:marBottom w:val="0"/>
          <w:divBdr>
            <w:top w:val="none" w:sz="0" w:space="0" w:color="auto"/>
            <w:left w:val="none" w:sz="0" w:space="0" w:color="auto"/>
            <w:bottom w:val="none" w:sz="0" w:space="0" w:color="auto"/>
            <w:right w:val="none" w:sz="0" w:space="0" w:color="auto"/>
          </w:divBdr>
        </w:div>
        <w:div w:id="500897515">
          <w:marLeft w:val="640"/>
          <w:marRight w:val="0"/>
          <w:marTop w:val="0"/>
          <w:marBottom w:val="0"/>
          <w:divBdr>
            <w:top w:val="none" w:sz="0" w:space="0" w:color="auto"/>
            <w:left w:val="none" w:sz="0" w:space="0" w:color="auto"/>
            <w:bottom w:val="none" w:sz="0" w:space="0" w:color="auto"/>
            <w:right w:val="none" w:sz="0" w:space="0" w:color="auto"/>
          </w:divBdr>
        </w:div>
        <w:div w:id="541401391">
          <w:marLeft w:val="640"/>
          <w:marRight w:val="0"/>
          <w:marTop w:val="0"/>
          <w:marBottom w:val="0"/>
          <w:divBdr>
            <w:top w:val="none" w:sz="0" w:space="0" w:color="auto"/>
            <w:left w:val="none" w:sz="0" w:space="0" w:color="auto"/>
            <w:bottom w:val="none" w:sz="0" w:space="0" w:color="auto"/>
            <w:right w:val="none" w:sz="0" w:space="0" w:color="auto"/>
          </w:divBdr>
        </w:div>
        <w:div w:id="588080163">
          <w:marLeft w:val="640"/>
          <w:marRight w:val="0"/>
          <w:marTop w:val="0"/>
          <w:marBottom w:val="0"/>
          <w:divBdr>
            <w:top w:val="none" w:sz="0" w:space="0" w:color="auto"/>
            <w:left w:val="none" w:sz="0" w:space="0" w:color="auto"/>
            <w:bottom w:val="none" w:sz="0" w:space="0" w:color="auto"/>
            <w:right w:val="none" w:sz="0" w:space="0" w:color="auto"/>
          </w:divBdr>
        </w:div>
        <w:div w:id="592471356">
          <w:marLeft w:val="640"/>
          <w:marRight w:val="0"/>
          <w:marTop w:val="0"/>
          <w:marBottom w:val="0"/>
          <w:divBdr>
            <w:top w:val="none" w:sz="0" w:space="0" w:color="auto"/>
            <w:left w:val="none" w:sz="0" w:space="0" w:color="auto"/>
            <w:bottom w:val="none" w:sz="0" w:space="0" w:color="auto"/>
            <w:right w:val="none" w:sz="0" w:space="0" w:color="auto"/>
          </w:divBdr>
        </w:div>
        <w:div w:id="680662401">
          <w:marLeft w:val="640"/>
          <w:marRight w:val="0"/>
          <w:marTop w:val="0"/>
          <w:marBottom w:val="0"/>
          <w:divBdr>
            <w:top w:val="none" w:sz="0" w:space="0" w:color="auto"/>
            <w:left w:val="none" w:sz="0" w:space="0" w:color="auto"/>
            <w:bottom w:val="none" w:sz="0" w:space="0" w:color="auto"/>
            <w:right w:val="none" w:sz="0" w:space="0" w:color="auto"/>
          </w:divBdr>
        </w:div>
        <w:div w:id="861480209">
          <w:marLeft w:val="640"/>
          <w:marRight w:val="0"/>
          <w:marTop w:val="0"/>
          <w:marBottom w:val="0"/>
          <w:divBdr>
            <w:top w:val="none" w:sz="0" w:space="0" w:color="auto"/>
            <w:left w:val="none" w:sz="0" w:space="0" w:color="auto"/>
            <w:bottom w:val="none" w:sz="0" w:space="0" w:color="auto"/>
            <w:right w:val="none" w:sz="0" w:space="0" w:color="auto"/>
          </w:divBdr>
        </w:div>
        <w:div w:id="990522863">
          <w:marLeft w:val="640"/>
          <w:marRight w:val="0"/>
          <w:marTop w:val="0"/>
          <w:marBottom w:val="0"/>
          <w:divBdr>
            <w:top w:val="none" w:sz="0" w:space="0" w:color="auto"/>
            <w:left w:val="none" w:sz="0" w:space="0" w:color="auto"/>
            <w:bottom w:val="none" w:sz="0" w:space="0" w:color="auto"/>
            <w:right w:val="none" w:sz="0" w:space="0" w:color="auto"/>
          </w:divBdr>
        </w:div>
        <w:div w:id="1011496398">
          <w:marLeft w:val="640"/>
          <w:marRight w:val="0"/>
          <w:marTop w:val="0"/>
          <w:marBottom w:val="0"/>
          <w:divBdr>
            <w:top w:val="none" w:sz="0" w:space="0" w:color="auto"/>
            <w:left w:val="none" w:sz="0" w:space="0" w:color="auto"/>
            <w:bottom w:val="none" w:sz="0" w:space="0" w:color="auto"/>
            <w:right w:val="none" w:sz="0" w:space="0" w:color="auto"/>
          </w:divBdr>
        </w:div>
        <w:div w:id="1103570188">
          <w:marLeft w:val="640"/>
          <w:marRight w:val="0"/>
          <w:marTop w:val="0"/>
          <w:marBottom w:val="0"/>
          <w:divBdr>
            <w:top w:val="none" w:sz="0" w:space="0" w:color="auto"/>
            <w:left w:val="none" w:sz="0" w:space="0" w:color="auto"/>
            <w:bottom w:val="none" w:sz="0" w:space="0" w:color="auto"/>
            <w:right w:val="none" w:sz="0" w:space="0" w:color="auto"/>
          </w:divBdr>
        </w:div>
        <w:div w:id="1116674873">
          <w:marLeft w:val="640"/>
          <w:marRight w:val="0"/>
          <w:marTop w:val="0"/>
          <w:marBottom w:val="0"/>
          <w:divBdr>
            <w:top w:val="none" w:sz="0" w:space="0" w:color="auto"/>
            <w:left w:val="none" w:sz="0" w:space="0" w:color="auto"/>
            <w:bottom w:val="none" w:sz="0" w:space="0" w:color="auto"/>
            <w:right w:val="none" w:sz="0" w:space="0" w:color="auto"/>
          </w:divBdr>
        </w:div>
        <w:div w:id="1329752950">
          <w:marLeft w:val="640"/>
          <w:marRight w:val="0"/>
          <w:marTop w:val="0"/>
          <w:marBottom w:val="0"/>
          <w:divBdr>
            <w:top w:val="none" w:sz="0" w:space="0" w:color="auto"/>
            <w:left w:val="none" w:sz="0" w:space="0" w:color="auto"/>
            <w:bottom w:val="none" w:sz="0" w:space="0" w:color="auto"/>
            <w:right w:val="none" w:sz="0" w:space="0" w:color="auto"/>
          </w:divBdr>
        </w:div>
        <w:div w:id="1330402045">
          <w:marLeft w:val="640"/>
          <w:marRight w:val="0"/>
          <w:marTop w:val="0"/>
          <w:marBottom w:val="0"/>
          <w:divBdr>
            <w:top w:val="none" w:sz="0" w:space="0" w:color="auto"/>
            <w:left w:val="none" w:sz="0" w:space="0" w:color="auto"/>
            <w:bottom w:val="none" w:sz="0" w:space="0" w:color="auto"/>
            <w:right w:val="none" w:sz="0" w:space="0" w:color="auto"/>
          </w:divBdr>
        </w:div>
        <w:div w:id="1346713375">
          <w:marLeft w:val="640"/>
          <w:marRight w:val="0"/>
          <w:marTop w:val="0"/>
          <w:marBottom w:val="0"/>
          <w:divBdr>
            <w:top w:val="none" w:sz="0" w:space="0" w:color="auto"/>
            <w:left w:val="none" w:sz="0" w:space="0" w:color="auto"/>
            <w:bottom w:val="none" w:sz="0" w:space="0" w:color="auto"/>
            <w:right w:val="none" w:sz="0" w:space="0" w:color="auto"/>
          </w:divBdr>
        </w:div>
        <w:div w:id="1371110799">
          <w:marLeft w:val="640"/>
          <w:marRight w:val="0"/>
          <w:marTop w:val="0"/>
          <w:marBottom w:val="0"/>
          <w:divBdr>
            <w:top w:val="none" w:sz="0" w:space="0" w:color="auto"/>
            <w:left w:val="none" w:sz="0" w:space="0" w:color="auto"/>
            <w:bottom w:val="none" w:sz="0" w:space="0" w:color="auto"/>
            <w:right w:val="none" w:sz="0" w:space="0" w:color="auto"/>
          </w:divBdr>
        </w:div>
        <w:div w:id="1380126381">
          <w:marLeft w:val="640"/>
          <w:marRight w:val="0"/>
          <w:marTop w:val="0"/>
          <w:marBottom w:val="0"/>
          <w:divBdr>
            <w:top w:val="none" w:sz="0" w:space="0" w:color="auto"/>
            <w:left w:val="none" w:sz="0" w:space="0" w:color="auto"/>
            <w:bottom w:val="none" w:sz="0" w:space="0" w:color="auto"/>
            <w:right w:val="none" w:sz="0" w:space="0" w:color="auto"/>
          </w:divBdr>
        </w:div>
        <w:div w:id="1417438854">
          <w:marLeft w:val="640"/>
          <w:marRight w:val="0"/>
          <w:marTop w:val="0"/>
          <w:marBottom w:val="0"/>
          <w:divBdr>
            <w:top w:val="none" w:sz="0" w:space="0" w:color="auto"/>
            <w:left w:val="none" w:sz="0" w:space="0" w:color="auto"/>
            <w:bottom w:val="none" w:sz="0" w:space="0" w:color="auto"/>
            <w:right w:val="none" w:sz="0" w:space="0" w:color="auto"/>
          </w:divBdr>
        </w:div>
        <w:div w:id="1476221455">
          <w:marLeft w:val="640"/>
          <w:marRight w:val="0"/>
          <w:marTop w:val="0"/>
          <w:marBottom w:val="0"/>
          <w:divBdr>
            <w:top w:val="none" w:sz="0" w:space="0" w:color="auto"/>
            <w:left w:val="none" w:sz="0" w:space="0" w:color="auto"/>
            <w:bottom w:val="none" w:sz="0" w:space="0" w:color="auto"/>
            <w:right w:val="none" w:sz="0" w:space="0" w:color="auto"/>
          </w:divBdr>
        </w:div>
        <w:div w:id="1509517473">
          <w:marLeft w:val="640"/>
          <w:marRight w:val="0"/>
          <w:marTop w:val="0"/>
          <w:marBottom w:val="0"/>
          <w:divBdr>
            <w:top w:val="none" w:sz="0" w:space="0" w:color="auto"/>
            <w:left w:val="none" w:sz="0" w:space="0" w:color="auto"/>
            <w:bottom w:val="none" w:sz="0" w:space="0" w:color="auto"/>
            <w:right w:val="none" w:sz="0" w:space="0" w:color="auto"/>
          </w:divBdr>
        </w:div>
        <w:div w:id="1554190523">
          <w:marLeft w:val="640"/>
          <w:marRight w:val="0"/>
          <w:marTop w:val="0"/>
          <w:marBottom w:val="0"/>
          <w:divBdr>
            <w:top w:val="none" w:sz="0" w:space="0" w:color="auto"/>
            <w:left w:val="none" w:sz="0" w:space="0" w:color="auto"/>
            <w:bottom w:val="none" w:sz="0" w:space="0" w:color="auto"/>
            <w:right w:val="none" w:sz="0" w:space="0" w:color="auto"/>
          </w:divBdr>
        </w:div>
        <w:div w:id="1835409611">
          <w:marLeft w:val="640"/>
          <w:marRight w:val="0"/>
          <w:marTop w:val="0"/>
          <w:marBottom w:val="0"/>
          <w:divBdr>
            <w:top w:val="none" w:sz="0" w:space="0" w:color="auto"/>
            <w:left w:val="none" w:sz="0" w:space="0" w:color="auto"/>
            <w:bottom w:val="none" w:sz="0" w:space="0" w:color="auto"/>
            <w:right w:val="none" w:sz="0" w:space="0" w:color="auto"/>
          </w:divBdr>
        </w:div>
      </w:divsChild>
    </w:div>
    <w:div w:id="1940522219">
      <w:bodyDiv w:val="1"/>
      <w:marLeft w:val="0"/>
      <w:marRight w:val="0"/>
      <w:marTop w:val="0"/>
      <w:marBottom w:val="0"/>
      <w:divBdr>
        <w:top w:val="none" w:sz="0" w:space="0" w:color="auto"/>
        <w:left w:val="none" w:sz="0" w:space="0" w:color="auto"/>
        <w:bottom w:val="none" w:sz="0" w:space="0" w:color="auto"/>
        <w:right w:val="none" w:sz="0" w:space="0" w:color="auto"/>
      </w:divBdr>
    </w:div>
    <w:div w:id="1940605218">
      <w:bodyDiv w:val="1"/>
      <w:marLeft w:val="0"/>
      <w:marRight w:val="0"/>
      <w:marTop w:val="0"/>
      <w:marBottom w:val="0"/>
      <w:divBdr>
        <w:top w:val="none" w:sz="0" w:space="0" w:color="auto"/>
        <w:left w:val="none" w:sz="0" w:space="0" w:color="auto"/>
        <w:bottom w:val="none" w:sz="0" w:space="0" w:color="auto"/>
        <w:right w:val="none" w:sz="0" w:space="0" w:color="auto"/>
      </w:divBdr>
    </w:div>
    <w:div w:id="1940719854">
      <w:bodyDiv w:val="1"/>
      <w:marLeft w:val="0"/>
      <w:marRight w:val="0"/>
      <w:marTop w:val="0"/>
      <w:marBottom w:val="0"/>
      <w:divBdr>
        <w:top w:val="none" w:sz="0" w:space="0" w:color="auto"/>
        <w:left w:val="none" w:sz="0" w:space="0" w:color="auto"/>
        <w:bottom w:val="none" w:sz="0" w:space="0" w:color="auto"/>
        <w:right w:val="none" w:sz="0" w:space="0" w:color="auto"/>
      </w:divBdr>
    </w:div>
    <w:div w:id="1940984971">
      <w:bodyDiv w:val="1"/>
      <w:marLeft w:val="0"/>
      <w:marRight w:val="0"/>
      <w:marTop w:val="0"/>
      <w:marBottom w:val="0"/>
      <w:divBdr>
        <w:top w:val="none" w:sz="0" w:space="0" w:color="auto"/>
        <w:left w:val="none" w:sz="0" w:space="0" w:color="auto"/>
        <w:bottom w:val="none" w:sz="0" w:space="0" w:color="auto"/>
        <w:right w:val="none" w:sz="0" w:space="0" w:color="auto"/>
      </w:divBdr>
    </w:div>
    <w:div w:id="1941835418">
      <w:bodyDiv w:val="1"/>
      <w:marLeft w:val="0"/>
      <w:marRight w:val="0"/>
      <w:marTop w:val="0"/>
      <w:marBottom w:val="0"/>
      <w:divBdr>
        <w:top w:val="none" w:sz="0" w:space="0" w:color="auto"/>
        <w:left w:val="none" w:sz="0" w:space="0" w:color="auto"/>
        <w:bottom w:val="none" w:sz="0" w:space="0" w:color="auto"/>
        <w:right w:val="none" w:sz="0" w:space="0" w:color="auto"/>
      </w:divBdr>
    </w:div>
    <w:div w:id="1942297057">
      <w:bodyDiv w:val="1"/>
      <w:marLeft w:val="0"/>
      <w:marRight w:val="0"/>
      <w:marTop w:val="0"/>
      <w:marBottom w:val="0"/>
      <w:divBdr>
        <w:top w:val="none" w:sz="0" w:space="0" w:color="auto"/>
        <w:left w:val="none" w:sz="0" w:space="0" w:color="auto"/>
        <w:bottom w:val="none" w:sz="0" w:space="0" w:color="auto"/>
        <w:right w:val="none" w:sz="0" w:space="0" w:color="auto"/>
      </w:divBdr>
    </w:div>
    <w:div w:id="1942684684">
      <w:bodyDiv w:val="1"/>
      <w:marLeft w:val="0"/>
      <w:marRight w:val="0"/>
      <w:marTop w:val="0"/>
      <w:marBottom w:val="0"/>
      <w:divBdr>
        <w:top w:val="none" w:sz="0" w:space="0" w:color="auto"/>
        <w:left w:val="none" w:sz="0" w:space="0" w:color="auto"/>
        <w:bottom w:val="none" w:sz="0" w:space="0" w:color="auto"/>
        <w:right w:val="none" w:sz="0" w:space="0" w:color="auto"/>
      </w:divBdr>
    </w:div>
    <w:div w:id="1943099932">
      <w:bodyDiv w:val="1"/>
      <w:marLeft w:val="0"/>
      <w:marRight w:val="0"/>
      <w:marTop w:val="0"/>
      <w:marBottom w:val="0"/>
      <w:divBdr>
        <w:top w:val="none" w:sz="0" w:space="0" w:color="auto"/>
        <w:left w:val="none" w:sz="0" w:space="0" w:color="auto"/>
        <w:bottom w:val="none" w:sz="0" w:space="0" w:color="auto"/>
        <w:right w:val="none" w:sz="0" w:space="0" w:color="auto"/>
      </w:divBdr>
    </w:div>
    <w:div w:id="1943684380">
      <w:bodyDiv w:val="1"/>
      <w:marLeft w:val="0"/>
      <w:marRight w:val="0"/>
      <w:marTop w:val="0"/>
      <w:marBottom w:val="0"/>
      <w:divBdr>
        <w:top w:val="none" w:sz="0" w:space="0" w:color="auto"/>
        <w:left w:val="none" w:sz="0" w:space="0" w:color="auto"/>
        <w:bottom w:val="none" w:sz="0" w:space="0" w:color="auto"/>
        <w:right w:val="none" w:sz="0" w:space="0" w:color="auto"/>
      </w:divBdr>
    </w:div>
    <w:div w:id="1944142585">
      <w:bodyDiv w:val="1"/>
      <w:marLeft w:val="0"/>
      <w:marRight w:val="0"/>
      <w:marTop w:val="0"/>
      <w:marBottom w:val="0"/>
      <w:divBdr>
        <w:top w:val="none" w:sz="0" w:space="0" w:color="auto"/>
        <w:left w:val="none" w:sz="0" w:space="0" w:color="auto"/>
        <w:bottom w:val="none" w:sz="0" w:space="0" w:color="auto"/>
        <w:right w:val="none" w:sz="0" w:space="0" w:color="auto"/>
      </w:divBdr>
    </w:div>
    <w:div w:id="1944607460">
      <w:bodyDiv w:val="1"/>
      <w:marLeft w:val="0"/>
      <w:marRight w:val="0"/>
      <w:marTop w:val="0"/>
      <w:marBottom w:val="0"/>
      <w:divBdr>
        <w:top w:val="none" w:sz="0" w:space="0" w:color="auto"/>
        <w:left w:val="none" w:sz="0" w:space="0" w:color="auto"/>
        <w:bottom w:val="none" w:sz="0" w:space="0" w:color="auto"/>
        <w:right w:val="none" w:sz="0" w:space="0" w:color="auto"/>
      </w:divBdr>
    </w:div>
    <w:div w:id="1944610695">
      <w:bodyDiv w:val="1"/>
      <w:marLeft w:val="0"/>
      <w:marRight w:val="0"/>
      <w:marTop w:val="0"/>
      <w:marBottom w:val="0"/>
      <w:divBdr>
        <w:top w:val="none" w:sz="0" w:space="0" w:color="auto"/>
        <w:left w:val="none" w:sz="0" w:space="0" w:color="auto"/>
        <w:bottom w:val="none" w:sz="0" w:space="0" w:color="auto"/>
        <w:right w:val="none" w:sz="0" w:space="0" w:color="auto"/>
      </w:divBdr>
    </w:div>
    <w:div w:id="1944876899">
      <w:bodyDiv w:val="1"/>
      <w:marLeft w:val="0"/>
      <w:marRight w:val="0"/>
      <w:marTop w:val="0"/>
      <w:marBottom w:val="0"/>
      <w:divBdr>
        <w:top w:val="none" w:sz="0" w:space="0" w:color="auto"/>
        <w:left w:val="none" w:sz="0" w:space="0" w:color="auto"/>
        <w:bottom w:val="none" w:sz="0" w:space="0" w:color="auto"/>
        <w:right w:val="none" w:sz="0" w:space="0" w:color="auto"/>
      </w:divBdr>
    </w:div>
    <w:div w:id="1945190079">
      <w:bodyDiv w:val="1"/>
      <w:marLeft w:val="0"/>
      <w:marRight w:val="0"/>
      <w:marTop w:val="0"/>
      <w:marBottom w:val="0"/>
      <w:divBdr>
        <w:top w:val="none" w:sz="0" w:space="0" w:color="auto"/>
        <w:left w:val="none" w:sz="0" w:space="0" w:color="auto"/>
        <w:bottom w:val="none" w:sz="0" w:space="0" w:color="auto"/>
        <w:right w:val="none" w:sz="0" w:space="0" w:color="auto"/>
      </w:divBdr>
    </w:div>
    <w:div w:id="1945380700">
      <w:bodyDiv w:val="1"/>
      <w:marLeft w:val="0"/>
      <w:marRight w:val="0"/>
      <w:marTop w:val="0"/>
      <w:marBottom w:val="0"/>
      <w:divBdr>
        <w:top w:val="none" w:sz="0" w:space="0" w:color="auto"/>
        <w:left w:val="none" w:sz="0" w:space="0" w:color="auto"/>
        <w:bottom w:val="none" w:sz="0" w:space="0" w:color="auto"/>
        <w:right w:val="none" w:sz="0" w:space="0" w:color="auto"/>
      </w:divBdr>
    </w:div>
    <w:div w:id="1945914760">
      <w:bodyDiv w:val="1"/>
      <w:marLeft w:val="0"/>
      <w:marRight w:val="0"/>
      <w:marTop w:val="0"/>
      <w:marBottom w:val="0"/>
      <w:divBdr>
        <w:top w:val="none" w:sz="0" w:space="0" w:color="auto"/>
        <w:left w:val="none" w:sz="0" w:space="0" w:color="auto"/>
        <w:bottom w:val="none" w:sz="0" w:space="0" w:color="auto"/>
        <w:right w:val="none" w:sz="0" w:space="0" w:color="auto"/>
      </w:divBdr>
    </w:div>
    <w:div w:id="1947347702">
      <w:bodyDiv w:val="1"/>
      <w:marLeft w:val="0"/>
      <w:marRight w:val="0"/>
      <w:marTop w:val="0"/>
      <w:marBottom w:val="0"/>
      <w:divBdr>
        <w:top w:val="none" w:sz="0" w:space="0" w:color="auto"/>
        <w:left w:val="none" w:sz="0" w:space="0" w:color="auto"/>
        <w:bottom w:val="none" w:sz="0" w:space="0" w:color="auto"/>
        <w:right w:val="none" w:sz="0" w:space="0" w:color="auto"/>
      </w:divBdr>
    </w:div>
    <w:div w:id="1947955442">
      <w:bodyDiv w:val="1"/>
      <w:marLeft w:val="0"/>
      <w:marRight w:val="0"/>
      <w:marTop w:val="0"/>
      <w:marBottom w:val="0"/>
      <w:divBdr>
        <w:top w:val="none" w:sz="0" w:space="0" w:color="auto"/>
        <w:left w:val="none" w:sz="0" w:space="0" w:color="auto"/>
        <w:bottom w:val="none" w:sz="0" w:space="0" w:color="auto"/>
        <w:right w:val="none" w:sz="0" w:space="0" w:color="auto"/>
      </w:divBdr>
    </w:div>
    <w:div w:id="1948459426">
      <w:bodyDiv w:val="1"/>
      <w:marLeft w:val="0"/>
      <w:marRight w:val="0"/>
      <w:marTop w:val="0"/>
      <w:marBottom w:val="0"/>
      <w:divBdr>
        <w:top w:val="none" w:sz="0" w:space="0" w:color="auto"/>
        <w:left w:val="none" w:sz="0" w:space="0" w:color="auto"/>
        <w:bottom w:val="none" w:sz="0" w:space="0" w:color="auto"/>
        <w:right w:val="none" w:sz="0" w:space="0" w:color="auto"/>
      </w:divBdr>
    </w:div>
    <w:div w:id="1948612061">
      <w:bodyDiv w:val="1"/>
      <w:marLeft w:val="0"/>
      <w:marRight w:val="0"/>
      <w:marTop w:val="0"/>
      <w:marBottom w:val="0"/>
      <w:divBdr>
        <w:top w:val="none" w:sz="0" w:space="0" w:color="auto"/>
        <w:left w:val="none" w:sz="0" w:space="0" w:color="auto"/>
        <w:bottom w:val="none" w:sz="0" w:space="0" w:color="auto"/>
        <w:right w:val="none" w:sz="0" w:space="0" w:color="auto"/>
      </w:divBdr>
    </w:div>
    <w:div w:id="1949002051">
      <w:bodyDiv w:val="1"/>
      <w:marLeft w:val="0"/>
      <w:marRight w:val="0"/>
      <w:marTop w:val="0"/>
      <w:marBottom w:val="0"/>
      <w:divBdr>
        <w:top w:val="none" w:sz="0" w:space="0" w:color="auto"/>
        <w:left w:val="none" w:sz="0" w:space="0" w:color="auto"/>
        <w:bottom w:val="none" w:sz="0" w:space="0" w:color="auto"/>
        <w:right w:val="none" w:sz="0" w:space="0" w:color="auto"/>
      </w:divBdr>
    </w:div>
    <w:div w:id="1949385875">
      <w:bodyDiv w:val="1"/>
      <w:marLeft w:val="0"/>
      <w:marRight w:val="0"/>
      <w:marTop w:val="0"/>
      <w:marBottom w:val="0"/>
      <w:divBdr>
        <w:top w:val="none" w:sz="0" w:space="0" w:color="auto"/>
        <w:left w:val="none" w:sz="0" w:space="0" w:color="auto"/>
        <w:bottom w:val="none" w:sz="0" w:space="0" w:color="auto"/>
        <w:right w:val="none" w:sz="0" w:space="0" w:color="auto"/>
      </w:divBdr>
    </w:div>
    <w:div w:id="1950620925">
      <w:bodyDiv w:val="1"/>
      <w:marLeft w:val="0"/>
      <w:marRight w:val="0"/>
      <w:marTop w:val="0"/>
      <w:marBottom w:val="0"/>
      <w:divBdr>
        <w:top w:val="none" w:sz="0" w:space="0" w:color="auto"/>
        <w:left w:val="none" w:sz="0" w:space="0" w:color="auto"/>
        <w:bottom w:val="none" w:sz="0" w:space="0" w:color="auto"/>
        <w:right w:val="none" w:sz="0" w:space="0" w:color="auto"/>
      </w:divBdr>
    </w:div>
    <w:div w:id="1951038380">
      <w:bodyDiv w:val="1"/>
      <w:marLeft w:val="0"/>
      <w:marRight w:val="0"/>
      <w:marTop w:val="0"/>
      <w:marBottom w:val="0"/>
      <w:divBdr>
        <w:top w:val="none" w:sz="0" w:space="0" w:color="auto"/>
        <w:left w:val="none" w:sz="0" w:space="0" w:color="auto"/>
        <w:bottom w:val="none" w:sz="0" w:space="0" w:color="auto"/>
        <w:right w:val="none" w:sz="0" w:space="0" w:color="auto"/>
      </w:divBdr>
    </w:div>
    <w:div w:id="1951281751">
      <w:bodyDiv w:val="1"/>
      <w:marLeft w:val="0"/>
      <w:marRight w:val="0"/>
      <w:marTop w:val="0"/>
      <w:marBottom w:val="0"/>
      <w:divBdr>
        <w:top w:val="none" w:sz="0" w:space="0" w:color="auto"/>
        <w:left w:val="none" w:sz="0" w:space="0" w:color="auto"/>
        <w:bottom w:val="none" w:sz="0" w:space="0" w:color="auto"/>
        <w:right w:val="none" w:sz="0" w:space="0" w:color="auto"/>
      </w:divBdr>
    </w:div>
    <w:div w:id="1951282287">
      <w:bodyDiv w:val="1"/>
      <w:marLeft w:val="0"/>
      <w:marRight w:val="0"/>
      <w:marTop w:val="0"/>
      <w:marBottom w:val="0"/>
      <w:divBdr>
        <w:top w:val="none" w:sz="0" w:space="0" w:color="auto"/>
        <w:left w:val="none" w:sz="0" w:space="0" w:color="auto"/>
        <w:bottom w:val="none" w:sz="0" w:space="0" w:color="auto"/>
        <w:right w:val="none" w:sz="0" w:space="0" w:color="auto"/>
      </w:divBdr>
    </w:div>
    <w:div w:id="1951889476">
      <w:bodyDiv w:val="1"/>
      <w:marLeft w:val="0"/>
      <w:marRight w:val="0"/>
      <w:marTop w:val="0"/>
      <w:marBottom w:val="0"/>
      <w:divBdr>
        <w:top w:val="none" w:sz="0" w:space="0" w:color="auto"/>
        <w:left w:val="none" w:sz="0" w:space="0" w:color="auto"/>
        <w:bottom w:val="none" w:sz="0" w:space="0" w:color="auto"/>
        <w:right w:val="none" w:sz="0" w:space="0" w:color="auto"/>
      </w:divBdr>
    </w:div>
    <w:div w:id="1952200948">
      <w:bodyDiv w:val="1"/>
      <w:marLeft w:val="0"/>
      <w:marRight w:val="0"/>
      <w:marTop w:val="0"/>
      <w:marBottom w:val="0"/>
      <w:divBdr>
        <w:top w:val="none" w:sz="0" w:space="0" w:color="auto"/>
        <w:left w:val="none" w:sz="0" w:space="0" w:color="auto"/>
        <w:bottom w:val="none" w:sz="0" w:space="0" w:color="auto"/>
        <w:right w:val="none" w:sz="0" w:space="0" w:color="auto"/>
      </w:divBdr>
    </w:div>
    <w:div w:id="1953398553">
      <w:bodyDiv w:val="1"/>
      <w:marLeft w:val="0"/>
      <w:marRight w:val="0"/>
      <w:marTop w:val="0"/>
      <w:marBottom w:val="0"/>
      <w:divBdr>
        <w:top w:val="none" w:sz="0" w:space="0" w:color="auto"/>
        <w:left w:val="none" w:sz="0" w:space="0" w:color="auto"/>
        <w:bottom w:val="none" w:sz="0" w:space="0" w:color="auto"/>
        <w:right w:val="none" w:sz="0" w:space="0" w:color="auto"/>
      </w:divBdr>
    </w:div>
    <w:div w:id="1953972466">
      <w:bodyDiv w:val="1"/>
      <w:marLeft w:val="0"/>
      <w:marRight w:val="0"/>
      <w:marTop w:val="0"/>
      <w:marBottom w:val="0"/>
      <w:divBdr>
        <w:top w:val="none" w:sz="0" w:space="0" w:color="auto"/>
        <w:left w:val="none" w:sz="0" w:space="0" w:color="auto"/>
        <w:bottom w:val="none" w:sz="0" w:space="0" w:color="auto"/>
        <w:right w:val="none" w:sz="0" w:space="0" w:color="auto"/>
      </w:divBdr>
    </w:div>
    <w:div w:id="1954709122">
      <w:bodyDiv w:val="1"/>
      <w:marLeft w:val="0"/>
      <w:marRight w:val="0"/>
      <w:marTop w:val="0"/>
      <w:marBottom w:val="0"/>
      <w:divBdr>
        <w:top w:val="none" w:sz="0" w:space="0" w:color="auto"/>
        <w:left w:val="none" w:sz="0" w:space="0" w:color="auto"/>
        <w:bottom w:val="none" w:sz="0" w:space="0" w:color="auto"/>
        <w:right w:val="none" w:sz="0" w:space="0" w:color="auto"/>
      </w:divBdr>
    </w:div>
    <w:div w:id="1955089890">
      <w:bodyDiv w:val="1"/>
      <w:marLeft w:val="0"/>
      <w:marRight w:val="0"/>
      <w:marTop w:val="0"/>
      <w:marBottom w:val="0"/>
      <w:divBdr>
        <w:top w:val="none" w:sz="0" w:space="0" w:color="auto"/>
        <w:left w:val="none" w:sz="0" w:space="0" w:color="auto"/>
        <w:bottom w:val="none" w:sz="0" w:space="0" w:color="auto"/>
        <w:right w:val="none" w:sz="0" w:space="0" w:color="auto"/>
      </w:divBdr>
    </w:div>
    <w:div w:id="1955356023">
      <w:bodyDiv w:val="1"/>
      <w:marLeft w:val="0"/>
      <w:marRight w:val="0"/>
      <w:marTop w:val="0"/>
      <w:marBottom w:val="0"/>
      <w:divBdr>
        <w:top w:val="none" w:sz="0" w:space="0" w:color="auto"/>
        <w:left w:val="none" w:sz="0" w:space="0" w:color="auto"/>
        <w:bottom w:val="none" w:sz="0" w:space="0" w:color="auto"/>
        <w:right w:val="none" w:sz="0" w:space="0" w:color="auto"/>
      </w:divBdr>
    </w:div>
    <w:div w:id="1955481408">
      <w:bodyDiv w:val="1"/>
      <w:marLeft w:val="0"/>
      <w:marRight w:val="0"/>
      <w:marTop w:val="0"/>
      <w:marBottom w:val="0"/>
      <w:divBdr>
        <w:top w:val="none" w:sz="0" w:space="0" w:color="auto"/>
        <w:left w:val="none" w:sz="0" w:space="0" w:color="auto"/>
        <w:bottom w:val="none" w:sz="0" w:space="0" w:color="auto"/>
        <w:right w:val="none" w:sz="0" w:space="0" w:color="auto"/>
      </w:divBdr>
    </w:div>
    <w:div w:id="1955669856">
      <w:bodyDiv w:val="1"/>
      <w:marLeft w:val="0"/>
      <w:marRight w:val="0"/>
      <w:marTop w:val="0"/>
      <w:marBottom w:val="0"/>
      <w:divBdr>
        <w:top w:val="none" w:sz="0" w:space="0" w:color="auto"/>
        <w:left w:val="none" w:sz="0" w:space="0" w:color="auto"/>
        <w:bottom w:val="none" w:sz="0" w:space="0" w:color="auto"/>
        <w:right w:val="none" w:sz="0" w:space="0" w:color="auto"/>
      </w:divBdr>
    </w:div>
    <w:div w:id="1955943772">
      <w:bodyDiv w:val="1"/>
      <w:marLeft w:val="0"/>
      <w:marRight w:val="0"/>
      <w:marTop w:val="0"/>
      <w:marBottom w:val="0"/>
      <w:divBdr>
        <w:top w:val="none" w:sz="0" w:space="0" w:color="auto"/>
        <w:left w:val="none" w:sz="0" w:space="0" w:color="auto"/>
        <w:bottom w:val="none" w:sz="0" w:space="0" w:color="auto"/>
        <w:right w:val="none" w:sz="0" w:space="0" w:color="auto"/>
      </w:divBdr>
    </w:div>
    <w:div w:id="1957254630">
      <w:bodyDiv w:val="1"/>
      <w:marLeft w:val="0"/>
      <w:marRight w:val="0"/>
      <w:marTop w:val="0"/>
      <w:marBottom w:val="0"/>
      <w:divBdr>
        <w:top w:val="none" w:sz="0" w:space="0" w:color="auto"/>
        <w:left w:val="none" w:sz="0" w:space="0" w:color="auto"/>
        <w:bottom w:val="none" w:sz="0" w:space="0" w:color="auto"/>
        <w:right w:val="none" w:sz="0" w:space="0" w:color="auto"/>
      </w:divBdr>
    </w:div>
    <w:div w:id="1958485294">
      <w:bodyDiv w:val="1"/>
      <w:marLeft w:val="0"/>
      <w:marRight w:val="0"/>
      <w:marTop w:val="0"/>
      <w:marBottom w:val="0"/>
      <w:divBdr>
        <w:top w:val="none" w:sz="0" w:space="0" w:color="auto"/>
        <w:left w:val="none" w:sz="0" w:space="0" w:color="auto"/>
        <w:bottom w:val="none" w:sz="0" w:space="0" w:color="auto"/>
        <w:right w:val="none" w:sz="0" w:space="0" w:color="auto"/>
      </w:divBdr>
    </w:div>
    <w:div w:id="1958634223">
      <w:bodyDiv w:val="1"/>
      <w:marLeft w:val="0"/>
      <w:marRight w:val="0"/>
      <w:marTop w:val="0"/>
      <w:marBottom w:val="0"/>
      <w:divBdr>
        <w:top w:val="none" w:sz="0" w:space="0" w:color="auto"/>
        <w:left w:val="none" w:sz="0" w:space="0" w:color="auto"/>
        <w:bottom w:val="none" w:sz="0" w:space="0" w:color="auto"/>
        <w:right w:val="none" w:sz="0" w:space="0" w:color="auto"/>
      </w:divBdr>
    </w:div>
    <w:div w:id="1960795245">
      <w:bodyDiv w:val="1"/>
      <w:marLeft w:val="0"/>
      <w:marRight w:val="0"/>
      <w:marTop w:val="0"/>
      <w:marBottom w:val="0"/>
      <w:divBdr>
        <w:top w:val="none" w:sz="0" w:space="0" w:color="auto"/>
        <w:left w:val="none" w:sz="0" w:space="0" w:color="auto"/>
        <w:bottom w:val="none" w:sz="0" w:space="0" w:color="auto"/>
        <w:right w:val="none" w:sz="0" w:space="0" w:color="auto"/>
      </w:divBdr>
    </w:div>
    <w:div w:id="1960991547">
      <w:bodyDiv w:val="1"/>
      <w:marLeft w:val="0"/>
      <w:marRight w:val="0"/>
      <w:marTop w:val="0"/>
      <w:marBottom w:val="0"/>
      <w:divBdr>
        <w:top w:val="none" w:sz="0" w:space="0" w:color="auto"/>
        <w:left w:val="none" w:sz="0" w:space="0" w:color="auto"/>
        <w:bottom w:val="none" w:sz="0" w:space="0" w:color="auto"/>
        <w:right w:val="none" w:sz="0" w:space="0" w:color="auto"/>
      </w:divBdr>
    </w:div>
    <w:div w:id="1961184403">
      <w:bodyDiv w:val="1"/>
      <w:marLeft w:val="0"/>
      <w:marRight w:val="0"/>
      <w:marTop w:val="0"/>
      <w:marBottom w:val="0"/>
      <w:divBdr>
        <w:top w:val="none" w:sz="0" w:space="0" w:color="auto"/>
        <w:left w:val="none" w:sz="0" w:space="0" w:color="auto"/>
        <w:bottom w:val="none" w:sz="0" w:space="0" w:color="auto"/>
        <w:right w:val="none" w:sz="0" w:space="0" w:color="auto"/>
      </w:divBdr>
    </w:div>
    <w:div w:id="1961298260">
      <w:bodyDiv w:val="1"/>
      <w:marLeft w:val="0"/>
      <w:marRight w:val="0"/>
      <w:marTop w:val="0"/>
      <w:marBottom w:val="0"/>
      <w:divBdr>
        <w:top w:val="none" w:sz="0" w:space="0" w:color="auto"/>
        <w:left w:val="none" w:sz="0" w:space="0" w:color="auto"/>
        <w:bottom w:val="none" w:sz="0" w:space="0" w:color="auto"/>
        <w:right w:val="none" w:sz="0" w:space="0" w:color="auto"/>
      </w:divBdr>
    </w:div>
    <w:div w:id="1961721117">
      <w:bodyDiv w:val="1"/>
      <w:marLeft w:val="0"/>
      <w:marRight w:val="0"/>
      <w:marTop w:val="0"/>
      <w:marBottom w:val="0"/>
      <w:divBdr>
        <w:top w:val="none" w:sz="0" w:space="0" w:color="auto"/>
        <w:left w:val="none" w:sz="0" w:space="0" w:color="auto"/>
        <w:bottom w:val="none" w:sz="0" w:space="0" w:color="auto"/>
        <w:right w:val="none" w:sz="0" w:space="0" w:color="auto"/>
      </w:divBdr>
    </w:div>
    <w:div w:id="1962027861">
      <w:bodyDiv w:val="1"/>
      <w:marLeft w:val="0"/>
      <w:marRight w:val="0"/>
      <w:marTop w:val="0"/>
      <w:marBottom w:val="0"/>
      <w:divBdr>
        <w:top w:val="none" w:sz="0" w:space="0" w:color="auto"/>
        <w:left w:val="none" w:sz="0" w:space="0" w:color="auto"/>
        <w:bottom w:val="none" w:sz="0" w:space="0" w:color="auto"/>
        <w:right w:val="none" w:sz="0" w:space="0" w:color="auto"/>
      </w:divBdr>
    </w:div>
    <w:div w:id="1962106935">
      <w:bodyDiv w:val="1"/>
      <w:marLeft w:val="0"/>
      <w:marRight w:val="0"/>
      <w:marTop w:val="0"/>
      <w:marBottom w:val="0"/>
      <w:divBdr>
        <w:top w:val="none" w:sz="0" w:space="0" w:color="auto"/>
        <w:left w:val="none" w:sz="0" w:space="0" w:color="auto"/>
        <w:bottom w:val="none" w:sz="0" w:space="0" w:color="auto"/>
        <w:right w:val="none" w:sz="0" w:space="0" w:color="auto"/>
      </w:divBdr>
    </w:div>
    <w:div w:id="1962415701">
      <w:bodyDiv w:val="1"/>
      <w:marLeft w:val="0"/>
      <w:marRight w:val="0"/>
      <w:marTop w:val="0"/>
      <w:marBottom w:val="0"/>
      <w:divBdr>
        <w:top w:val="none" w:sz="0" w:space="0" w:color="auto"/>
        <w:left w:val="none" w:sz="0" w:space="0" w:color="auto"/>
        <w:bottom w:val="none" w:sz="0" w:space="0" w:color="auto"/>
        <w:right w:val="none" w:sz="0" w:space="0" w:color="auto"/>
      </w:divBdr>
    </w:div>
    <w:div w:id="1962419064">
      <w:bodyDiv w:val="1"/>
      <w:marLeft w:val="0"/>
      <w:marRight w:val="0"/>
      <w:marTop w:val="0"/>
      <w:marBottom w:val="0"/>
      <w:divBdr>
        <w:top w:val="none" w:sz="0" w:space="0" w:color="auto"/>
        <w:left w:val="none" w:sz="0" w:space="0" w:color="auto"/>
        <w:bottom w:val="none" w:sz="0" w:space="0" w:color="auto"/>
        <w:right w:val="none" w:sz="0" w:space="0" w:color="auto"/>
      </w:divBdr>
    </w:div>
    <w:div w:id="1962684377">
      <w:bodyDiv w:val="1"/>
      <w:marLeft w:val="0"/>
      <w:marRight w:val="0"/>
      <w:marTop w:val="0"/>
      <w:marBottom w:val="0"/>
      <w:divBdr>
        <w:top w:val="none" w:sz="0" w:space="0" w:color="auto"/>
        <w:left w:val="none" w:sz="0" w:space="0" w:color="auto"/>
        <w:bottom w:val="none" w:sz="0" w:space="0" w:color="auto"/>
        <w:right w:val="none" w:sz="0" w:space="0" w:color="auto"/>
      </w:divBdr>
    </w:div>
    <w:div w:id="1962687619">
      <w:bodyDiv w:val="1"/>
      <w:marLeft w:val="0"/>
      <w:marRight w:val="0"/>
      <w:marTop w:val="0"/>
      <w:marBottom w:val="0"/>
      <w:divBdr>
        <w:top w:val="none" w:sz="0" w:space="0" w:color="auto"/>
        <w:left w:val="none" w:sz="0" w:space="0" w:color="auto"/>
        <w:bottom w:val="none" w:sz="0" w:space="0" w:color="auto"/>
        <w:right w:val="none" w:sz="0" w:space="0" w:color="auto"/>
      </w:divBdr>
    </w:div>
    <w:div w:id="1963220472">
      <w:bodyDiv w:val="1"/>
      <w:marLeft w:val="0"/>
      <w:marRight w:val="0"/>
      <w:marTop w:val="0"/>
      <w:marBottom w:val="0"/>
      <w:divBdr>
        <w:top w:val="none" w:sz="0" w:space="0" w:color="auto"/>
        <w:left w:val="none" w:sz="0" w:space="0" w:color="auto"/>
        <w:bottom w:val="none" w:sz="0" w:space="0" w:color="auto"/>
        <w:right w:val="none" w:sz="0" w:space="0" w:color="auto"/>
      </w:divBdr>
    </w:div>
    <w:div w:id="1963418895">
      <w:bodyDiv w:val="1"/>
      <w:marLeft w:val="0"/>
      <w:marRight w:val="0"/>
      <w:marTop w:val="0"/>
      <w:marBottom w:val="0"/>
      <w:divBdr>
        <w:top w:val="none" w:sz="0" w:space="0" w:color="auto"/>
        <w:left w:val="none" w:sz="0" w:space="0" w:color="auto"/>
        <w:bottom w:val="none" w:sz="0" w:space="0" w:color="auto"/>
        <w:right w:val="none" w:sz="0" w:space="0" w:color="auto"/>
      </w:divBdr>
    </w:div>
    <w:div w:id="1963684500">
      <w:bodyDiv w:val="1"/>
      <w:marLeft w:val="0"/>
      <w:marRight w:val="0"/>
      <w:marTop w:val="0"/>
      <w:marBottom w:val="0"/>
      <w:divBdr>
        <w:top w:val="none" w:sz="0" w:space="0" w:color="auto"/>
        <w:left w:val="none" w:sz="0" w:space="0" w:color="auto"/>
        <w:bottom w:val="none" w:sz="0" w:space="0" w:color="auto"/>
        <w:right w:val="none" w:sz="0" w:space="0" w:color="auto"/>
      </w:divBdr>
    </w:div>
    <w:div w:id="1963880993">
      <w:bodyDiv w:val="1"/>
      <w:marLeft w:val="0"/>
      <w:marRight w:val="0"/>
      <w:marTop w:val="0"/>
      <w:marBottom w:val="0"/>
      <w:divBdr>
        <w:top w:val="none" w:sz="0" w:space="0" w:color="auto"/>
        <w:left w:val="none" w:sz="0" w:space="0" w:color="auto"/>
        <w:bottom w:val="none" w:sz="0" w:space="0" w:color="auto"/>
        <w:right w:val="none" w:sz="0" w:space="0" w:color="auto"/>
      </w:divBdr>
    </w:div>
    <w:div w:id="1964144240">
      <w:bodyDiv w:val="1"/>
      <w:marLeft w:val="0"/>
      <w:marRight w:val="0"/>
      <w:marTop w:val="0"/>
      <w:marBottom w:val="0"/>
      <w:divBdr>
        <w:top w:val="none" w:sz="0" w:space="0" w:color="auto"/>
        <w:left w:val="none" w:sz="0" w:space="0" w:color="auto"/>
        <w:bottom w:val="none" w:sz="0" w:space="0" w:color="auto"/>
        <w:right w:val="none" w:sz="0" w:space="0" w:color="auto"/>
      </w:divBdr>
    </w:div>
    <w:div w:id="1966501278">
      <w:bodyDiv w:val="1"/>
      <w:marLeft w:val="0"/>
      <w:marRight w:val="0"/>
      <w:marTop w:val="0"/>
      <w:marBottom w:val="0"/>
      <w:divBdr>
        <w:top w:val="none" w:sz="0" w:space="0" w:color="auto"/>
        <w:left w:val="none" w:sz="0" w:space="0" w:color="auto"/>
        <w:bottom w:val="none" w:sz="0" w:space="0" w:color="auto"/>
        <w:right w:val="none" w:sz="0" w:space="0" w:color="auto"/>
      </w:divBdr>
    </w:div>
    <w:div w:id="1966547183">
      <w:bodyDiv w:val="1"/>
      <w:marLeft w:val="0"/>
      <w:marRight w:val="0"/>
      <w:marTop w:val="0"/>
      <w:marBottom w:val="0"/>
      <w:divBdr>
        <w:top w:val="none" w:sz="0" w:space="0" w:color="auto"/>
        <w:left w:val="none" w:sz="0" w:space="0" w:color="auto"/>
        <w:bottom w:val="none" w:sz="0" w:space="0" w:color="auto"/>
        <w:right w:val="none" w:sz="0" w:space="0" w:color="auto"/>
      </w:divBdr>
    </w:div>
    <w:div w:id="1966960624">
      <w:bodyDiv w:val="1"/>
      <w:marLeft w:val="0"/>
      <w:marRight w:val="0"/>
      <w:marTop w:val="0"/>
      <w:marBottom w:val="0"/>
      <w:divBdr>
        <w:top w:val="none" w:sz="0" w:space="0" w:color="auto"/>
        <w:left w:val="none" w:sz="0" w:space="0" w:color="auto"/>
        <w:bottom w:val="none" w:sz="0" w:space="0" w:color="auto"/>
        <w:right w:val="none" w:sz="0" w:space="0" w:color="auto"/>
      </w:divBdr>
    </w:div>
    <w:div w:id="1967422420">
      <w:bodyDiv w:val="1"/>
      <w:marLeft w:val="0"/>
      <w:marRight w:val="0"/>
      <w:marTop w:val="0"/>
      <w:marBottom w:val="0"/>
      <w:divBdr>
        <w:top w:val="none" w:sz="0" w:space="0" w:color="auto"/>
        <w:left w:val="none" w:sz="0" w:space="0" w:color="auto"/>
        <w:bottom w:val="none" w:sz="0" w:space="0" w:color="auto"/>
        <w:right w:val="none" w:sz="0" w:space="0" w:color="auto"/>
      </w:divBdr>
    </w:div>
    <w:div w:id="1968193859">
      <w:bodyDiv w:val="1"/>
      <w:marLeft w:val="0"/>
      <w:marRight w:val="0"/>
      <w:marTop w:val="0"/>
      <w:marBottom w:val="0"/>
      <w:divBdr>
        <w:top w:val="none" w:sz="0" w:space="0" w:color="auto"/>
        <w:left w:val="none" w:sz="0" w:space="0" w:color="auto"/>
        <w:bottom w:val="none" w:sz="0" w:space="0" w:color="auto"/>
        <w:right w:val="none" w:sz="0" w:space="0" w:color="auto"/>
      </w:divBdr>
    </w:div>
    <w:div w:id="1968733089">
      <w:bodyDiv w:val="1"/>
      <w:marLeft w:val="0"/>
      <w:marRight w:val="0"/>
      <w:marTop w:val="0"/>
      <w:marBottom w:val="0"/>
      <w:divBdr>
        <w:top w:val="none" w:sz="0" w:space="0" w:color="auto"/>
        <w:left w:val="none" w:sz="0" w:space="0" w:color="auto"/>
        <w:bottom w:val="none" w:sz="0" w:space="0" w:color="auto"/>
        <w:right w:val="none" w:sz="0" w:space="0" w:color="auto"/>
      </w:divBdr>
    </w:div>
    <w:div w:id="1969505784">
      <w:bodyDiv w:val="1"/>
      <w:marLeft w:val="0"/>
      <w:marRight w:val="0"/>
      <w:marTop w:val="0"/>
      <w:marBottom w:val="0"/>
      <w:divBdr>
        <w:top w:val="none" w:sz="0" w:space="0" w:color="auto"/>
        <w:left w:val="none" w:sz="0" w:space="0" w:color="auto"/>
        <w:bottom w:val="none" w:sz="0" w:space="0" w:color="auto"/>
        <w:right w:val="none" w:sz="0" w:space="0" w:color="auto"/>
      </w:divBdr>
    </w:div>
    <w:div w:id="1969697272">
      <w:bodyDiv w:val="1"/>
      <w:marLeft w:val="0"/>
      <w:marRight w:val="0"/>
      <w:marTop w:val="0"/>
      <w:marBottom w:val="0"/>
      <w:divBdr>
        <w:top w:val="none" w:sz="0" w:space="0" w:color="auto"/>
        <w:left w:val="none" w:sz="0" w:space="0" w:color="auto"/>
        <w:bottom w:val="none" w:sz="0" w:space="0" w:color="auto"/>
        <w:right w:val="none" w:sz="0" w:space="0" w:color="auto"/>
      </w:divBdr>
    </w:div>
    <w:div w:id="1969774611">
      <w:bodyDiv w:val="1"/>
      <w:marLeft w:val="0"/>
      <w:marRight w:val="0"/>
      <w:marTop w:val="0"/>
      <w:marBottom w:val="0"/>
      <w:divBdr>
        <w:top w:val="none" w:sz="0" w:space="0" w:color="auto"/>
        <w:left w:val="none" w:sz="0" w:space="0" w:color="auto"/>
        <w:bottom w:val="none" w:sz="0" w:space="0" w:color="auto"/>
        <w:right w:val="none" w:sz="0" w:space="0" w:color="auto"/>
      </w:divBdr>
    </w:div>
    <w:div w:id="1970012217">
      <w:bodyDiv w:val="1"/>
      <w:marLeft w:val="0"/>
      <w:marRight w:val="0"/>
      <w:marTop w:val="0"/>
      <w:marBottom w:val="0"/>
      <w:divBdr>
        <w:top w:val="none" w:sz="0" w:space="0" w:color="auto"/>
        <w:left w:val="none" w:sz="0" w:space="0" w:color="auto"/>
        <w:bottom w:val="none" w:sz="0" w:space="0" w:color="auto"/>
        <w:right w:val="none" w:sz="0" w:space="0" w:color="auto"/>
      </w:divBdr>
    </w:div>
    <w:div w:id="1970091155">
      <w:bodyDiv w:val="1"/>
      <w:marLeft w:val="0"/>
      <w:marRight w:val="0"/>
      <w:marTop w:val="0"/>
      <w:marBottom w:val="0"/>
      <w:divBdr>
        <w:top w:val="none" w:sz="0" w:space="0" w:color="auto"/>
        <w:left w:val="none" w:sz="0" w:space="0" w:color="auto"/>
        <w:bottom w:val="none" w:sz="0" w:space="0" w:color="auto"/>
        <w:right w:val="none" w:sz="0" w:space="0" w:color="auto"/>
      </w:divBdr>
    </w:div>
    <w:div w:id="1971089142">
      <w:bodyDiv w:val="1"/>
      <w:marLeft w:val="0"/>
      <w:marRight w:val="0"/>
      <w:marTop w:val="0"/>
      <w:marBottom w:val="0"/>
      <w:divBdr>
        <w:top w:val="none" w:sz="0" w:space="0" w:color="auto"/>
        <w:left w:val="none" w:sz="0" w:space="0" w:color="auto"/>
        <w:bottom w:val="none" w:sz="0" w:space="0" w:color="auto"/>
        <w:right w:val="none" w:sz="0" w:space="0" w:color="auto"/>
      </w:divBdr>
    </w:div>
    <w:div w:id="1971278055">
      <w:bodyDiv w:val="1"/>
      <w:marLeft w:val="0"/>
      <w:marRight w:val="0"/>
      <w:marTop w:val="0"/>
      <w:marBottom w:val="0"/>
      <w:divBdr>
        <w:top w:val="none" w:sz="0" w:space="0" w:color="auto"/>
        <w:left w:val="none" w:sz="0" w:space="0" w:color="auto"/>
        <w:bottom w:val="none" w:sz="0" w:space="0" w:color="auto"/>
        <w:right w:val="none" w:sz="0" w:space="0" w:color="auto"/>
      </w:divBdr>
    </w:div>
    <w:div w:id="1972125504">
      <w:bodyDiv w:val="1"/>
      <w:marLeft w:val="0"/>
      <w:marRight w:val="0"/>
      <w:marTop w:val="0"/>
      <w:marBottom w:val="0"/>
      <w:divBdr>
        <w:top w:val="none" w:sz="0" w:space="0" w:color="auto"/>
        <w:left w:val="none" w:sz="0" w:space="0" w:color="auto"/>
        <w:bottom w:val="none" w:sz="0" w:space="0" w:color="auto"/>
        <w:right w:val="none" w:sz="0" w:space="0" w:color="auto"/>
      </w:divBdr>
    </w:div>
    <w:div w:id="1972977305">
      <w:bodyDiv w:val="1"/>
      <w:marLeft w:val="0"/>
      <w:marRight w:val="0"/>
      <w:marTop w:val="0"/>
      <w:marBottom w:val="0"/>
      <w:divBdr>
        <w:top w:val="none" w:sz="0" w:space="0" w:color="auto"/>
        <w:left w:val="none" w:sz="0" w:space="0" w:color="auto"/>
        <w:bottom w:val="none" w:sz="0" w:space="0" w:color="auto"/>
        <w:right w:val="none" w:sz="0" w:space="0" w:color="auto"/>
      </w:divBdr>
    </w:div>
    <w:div w:id="1973056079">
      <w:bodyDiv w:val="1"/>
      <w:marLeft w:val="0"/>
      <w:marRight w:val="0"/>
      <w:marTop w:val="0"/>
      <w:marBottom w:val="0"/>
      <w:divBdr>
        <w:top w:val="none" w:sz="0" w:space="0" w:color="auto"/>
        <w:left w:val="none" w:sz="0" w:space="0" w:color="auto"/>
        <w:bottom w:val="none" w:sz="0" w:space="0" w:color="auto"/>
        <w:right w:val="none" w:sz="0" w:space="0" w:color="auto"/>
      </w:divBdr>
    </w:div>
    <w:div w:id="1973635769">
      <w:bodyDiv w:val="1"/>
      <w:marLeft w:val="0"/>
      <w:marRight w:val="0"/>
      <w:marTop w:val="0"/>
      <w:marBottom w:val="0"/>
      <w:divBdr>
        <w:top w:val="none" w:sz="0" w:space="0" w:color="auto"/>
        <w:left w:val="none" w:sz="0" w:space="0" w:color="auto"/>
        <w:bottom w:val="none" w:sz="0" w:space="0" w:color="auto"/>
        <w:right w:val="none" w:sz="0" w:space="0" w:color="auto"/>
      </w:divBdr>
    </w:div>
    <w:div w:id="1974360685">
      <w:bodyDiv w:val="1"/>
      <w:marLeft w:val="0"/>
      <w:marRight w:val="0"/>
      <w:marTop w:val="0"/>
      <w:marBottom w:val="0"/>
      <w:divBdr>
        <w:top w:val="none" w:sz="0" w:space="0" w:color="auto"/>
        <w:left w:val="none" w:sz="0" w:space="0" w:color="auto"/>
        <w:bottom w:val="none" w:sz="0" w:space="0" w:color="auto"/>
        <w:right w:val="none" w:sz="0" w:space="0" w:color="auto"/>
      </w:divBdr>
    </w:div>
    <w:div w:id="1974632447">
      <w:bodyDiv w:val="1"/>
      <w:marLeft w:val="0"/>
      <w:marRight w:val="0"/>
      <w:marTop w:val="0"/>
      <w:marBottom w:val="0"/>
      <w:divBdr>
        <w:top w:val="none" w:sz="0" w:space="0" w:color="auto"/>
        <w:left w:val="none" w:sz="0" w:space="0" w:color="auto"/>
        <w:bottom w:val="none" w:sz="0" w:space="0" w:color="auto"/>
        <w:right w:val="none" w:sz="0" w:space="0" w:color="auto"/>
      </w:divBdr>
    </w:div>
    <w:div w:id="1974677260">
      <w:bodyDiv w:val="1"/>
      <w:marLeft w:val="0"/>
      <w:marRight w:val="0"/>
      <w:marTop w:val="0"/>
      <w:marBottom w:val="0"/>
      <w:divBdr>
        <w:top w:val="none" w:sz="0" w:space="0" w:color="auto"/>
        <w:left w:val="none" w:sz="0" w:space="0" w:color="auto"/>
        <w:bottom w:val="none" w:sz="0" w:space="0" w:color="auto"/>
        <w:right w:val="none" w:sz="0" w:space="0" w:color="auto"/>
      </w:divBdr>
    </w:div>
    <w:div w:id="1975209940">
      <w:bodyDiv w:val="1"/>
      <w:marLeft w:val="0"/>
      <w:marRight w:val="0"/>
      <w:marTop w:val="0"/>
      <w:marBottom w:val="0"/>
      <w:divBdr>
        <w:top w:val="none" w:sz="0" w:space="0" w:color="auto"/>
        <w:left w:val="none" w:sz="0" w:space="0" w:color="auto"/>
        <w:bottom w:val="none" w:sz="0" w:space="0" w:color="auto"/>
        <w:right w:val="none" w:sz="0" w:space="0" w:color="auto"/>
      </w:divBdr>
    </w:div>
    <w:div w:id="1975869839">
      <w:bodyDiv w:val="1"/>
      <w:marLeft w:val="0"/>
      <w:marRight w:val="0"/>
      <w:marTop w:val="0"/>
      <w:marBottom w:val="0"/>
      <w:divBdr>
        <w:top w:val="none" w:sz="0" w:space="0" w:color="auto"/>
        <w:left w:val="none" w:sz="0" w:space="0" w:color="auto"/>
        <w:bottom w:val="none" w:sz="0" w:space="0" w:color="auto"/>
        <w:right w:val="none" w:sz="0" w:space="0" w:color="auto"/>
      </w:divBdr>
    </w:div>
    <w:div w:id="1975983696">
      <w:bodyDiv w:val="1"/>
      <w:marLeft w:val="0"/>
      <w:marRight w:val="0"/>
      <w:marTop w:val="0"/>
      <w:marBottom w:val="0"/>
      <w:divBdr>
        <w:top w:val="none" w:sz="0" w:space="0" w:color="auto"/>
        <w:left w:val="none" w:sz="0" w:space="0" w:color="auto"/>
        <w:bottom w:val="none" w:sz="0" w:space="0" w:color="auto"/>
        <w:right w:val="none" w:sz="0" w:space="0" w:color="auto"/>
      </w:divBdr>
    </w:div>
    <w:div w:id="1976716345">
      <w:bodyDiv w:val="1"/>
      <w:marLeft w:val="0"/>
      <w:marRight w:val="0"/>
      <w:marTop w:val="0"/>
      <w:marBottom w:val="0"/>
      <w:divBdr>
        <w:top w:val="none" w:sz="0" w:space="0" w:color="auto"/>
        <w:left w:val="none" w:sz="0" w:space="0" w:color="auto"/>
        <w:bottom w:val="none" w:sz="0" w:space="0" w:color="auto"/>
        <w:right w:val="none" w:sz="0" w:space="0" w:color="auto"/>
      </w:divBdr>
    </w:div>
    <w:div w:id="1976787008">
      <w:bodyDiv w:val="1"/>
      <w:marLeft w:val="0"/>
      <w:marRight w:val="0"/>
      <w:marTop w:val="0"/>
      <w:marBottom w:val="0"/>
      <w:divBdr>
        <w:top w:val="none" w:sz="0" w:space="0" w:color="auto"/>
        <w:left w:val="none" w:sz="0" w:space="0" w:color="auto"/>
        <w:bottom w:val="none" w:sz="0" w:space="0" w:color="auto"/>
        <w:right w:val="none" w:sz="0" w:space="0" w:color="auto"/>
      </w:divBdr>
    </w:div>
    <w:div w:id="1977291109">
      <w:bodyDiv w:val="1"/>
      <w:marLeft w:val="0"/>
      <w:marRight w:val="0"/>
      <w:marTop w:val="0"/>
      <w:marBottom w:val="0"/>
      <w:divBdr>
        <w:top w:val="none" w:sz="0" w:space="0" w:color="auto"/>
        <w:left w:val="none" w:sz="0" w:space="0" w:color="auto"/>
        <w:bottom w:val="none" w:sz="0" w:space="0" w:color="auto"/>
        <w:right w:val="none" w:sz="0" w:space="0" w:color="auto"/>
      </w:divBdr>
    </w:div>
    <w:div w:id="1978483843">
      <w:bodyDiv w:val="1"/>
      <w:marLeft w:val="0"/>
      <w:marRight w:val="0"/>
      <w:marTop w:val="0"/>
      <w:marBottom w:val="0"/>
      <w:divBdr>
        <w:top w:val="none" w:sz="0" w:space="0" w:color="auto"/>
        <w:left w:val="none" w:sz="0" w:space="0" w:color="auto"/>
        <w:bottom w:val="none" w:sz="0" w:space="0" w:color="auto"/>
        <w:right w:val="none" w:sz="0" w:space="0" w:color="auto"/>
      </w:divBdr>
    </w:div>
    <w:div w:id="1978996356">
      <w:bodyDiv w:val="1"/>
      <w:marLeft w:val="0"/>
      <w:marRight w:val="0"/>
      <w:marTop w:val="0"/>
      <w:marBottom w:val="0"/>
      <w:divBdr>
        <w:top w:val="none" w:sz="0" w:space="0" w:color="auto"/>
        <w:left w:val="none" w:sz="0" w:space="0" w:color="auto"/>
        <w:bottom w:val="none" w:sz="0" w:space="0" w:color="auto"/>
        <w:right w:val="none" w:sz="0" w:space="0" w:color="auto"/>
      </w:divBdr>
    </w:div>
    <w:div w:id="1980066379">
      <w:bodyDiv w:val="1"/>
      <w:marLeft w:val="0"/>
      <w:marRight w:val="0"/>
      <w:marTop w:val="0"/>
      <w:marBottom w:val="0"/>
      <w:divBdr>
        <w:top w:val="none" w:sz="0" w:space="0" w:color="auto"/>
        <w:left w:val="none" w:sz="0" w:space="0" w:color="auto"/>
        <w:bottom w:val="none" w:sz="0" w:space="0" w:color="auto"/>
        <w:right w:val="none" w:sz="0" w:space="0" w:color="auto"/>
      </w:divBdr>
    </w:div>
    <w:div w:id="1980568774">
      <w:bodyDiv w:val="1"/>
      <w:marLeft w:val="0"/>
      <w:marRight w:val="0"/>
      <w:marTop w:val="0"/>
      <w:marBottom w:val="0"/>
      <w:divBdr>
        <w:top w:val="none" w:sz="0" w:space="0" w:color="auto"/>
        <w:left w:val="none" w:sz="0" w:space="0" w:color="auto"/>
        <w:bottom w:val="none" w:sz="0" w:space="0" w:color="auto"/>
        <w:right w:val="none" w:sz="0" w:space="0" w:color="auto"/>
      </w:divBdr>
    </w:div>
    <w:div w:id="1980988906">
      <w:bodyDiv w:val="1"/>
      <w:marLeft w:val="0"/>
      <w:marRight w:val="0"/>
      <w:marTop w:val="0"/>
      <w:marBottom w:val="0"/>
      <w:divBdr>
        <w:top w:val="none" w:sz="0" w:space="0" w:color="auto"/>
        <w:left w:val="none" w:sz="0" w:space="0" w:color="auto"/>
        <w:bottom w:val="none" w:sz="0" w:space="0" w:color="auto"/>
        <w:right w:val="none" w:sz="0" w:space="0" w:color="auto"/>
      </w:divBdr>
    </w:div>
    <w:div w:id="1981762368">
      <w:bodyDiv w:val="1"/>
      <w:marLeft w:val="0"/>
      <w:marRight w:val="0"/>
      <w:marTop w:val="0"/>
      <w:marBottom w:val="0"/>
      <w:divBdr>
        <w:top w:val="none" w:sz="0" w:space="0" w:color="auto"/>
        <w:left w:val="none" w:sz="0" w:space="0" w:color="auto"/>
        <w:bottom w:val="none" w:sz="0" w:space="0" w:color="auto"/>
        <w:right w:val="none" w:sz="0" w:space="0" w:color="auto"/>
      </w:divBdr>
    </w:div>
    <w:div w:id="1981809017">
      <w:bodyDiv w:val="1"/>
      <w:marLeft w:val="0"/>
      <w:marRight w:val="0"/>
      <w:marTop w:val="0"/>
      <w:marBottom w:val="0"/>
      <w:divBdr>
        <w:top w:val="none" w:sz="0" w:space="0" w:color="auto"/>
        <w:left w:val="none" w:sz="0" w:space="0" w:color="auto"/>
        <w:bottom w:val="none" w:sz="0" w:space="0" w:color="auto"/>
        <w:right w:val="none" w:sz="0" w:space="0" w:color="auto"/>
      </w:divBdr>
    </w:div>
    <w:div w:id="1981885960">
      <w:bodyDiv w:val="1"/>
      <w:marLeft w:val="0"/>
      <w:marRight w:val="0"/>
      <w:marTop w:val="0"/>
      <w:marBottom w:val="0"/>
      <w:divBdr>
        <w:top w:val="none" w:sz="0" w:space="0" w:color="auto"/>
        <w:left w:val="none" w:sz="0" w:space="0" w:color="auto"/>
        <w:bottom w:val="none" w:sz="0" w:space="0" w:color="auto"/>
        <w:right w:val="none" w:sz="0" w:space="0" w:color="auto"/>
      </w:divBdr>
    </w:div>
    <w:div w:id="1983004293">
      <w:bodyDiv w:val="1"/>
      <w:marLeft w:val="0"/>
      <w:marRight w:val="0"/>
      <w:marTop w:val="0"/>
      <w:marBottom w:val="0"/>
      <w:divBdr>
        <w:top w:val="none" w:sz="0" w:space="0" w:color="auto"/>
        <w:left w:val="none" w:sz="0" w:space="0" w:color="auto"/>
        <w:bottom w:val="none" w:sz="0" w:space="0" w:color="auto"/>
        <w:right w:val="none" w:sz="0" w:space="0" w:color="auto"/>
      </w:divBdr>
    </w:div>
    <w:div w:id="1983538579">
      <w:bodyDiv w:val="1"/>
      <w:marLeft w:val="0"/>
      <w:marRight w:val="0"/>
      <w:marTop w:val="0"/>
      <w:marBottom w:val="0"/>
      <w:divBdr>
        <w:top w:val="none" w:sz="0" w:space="0" w:color="auto"/>
        <w:left w:val="none" w:sz="0" w:space="0" w:color="auto"/>
        <w:bottom w:val="none" w:sz="0" w:space="0" w:color="auto"/>
        <w:right w:val="none" w:sz="0" w:space="0" w:color="auto"/>
      </w:divBdr>
    </w:div>
    <w:div w:id="1983776463">
      <w:bodyDiv w:val="1"/>
      <w:marLeft w:val="0"/>
      <w:marRight w:val="0"/>
      <w:marTop w:val="0"/>
      <w:marBottom w:val="0"/>
      <w:divBdr>
        <w:top w:val="none" w:sz="0" w:space="0" w:color="auto"/>
        <w:left w:val="none" w:sz="0" w:space="0" w:color="auto"/>
        <w:bottom w:val="none" w:sz="0" w:space="0" w:color="auto"/>
        <w:right w:val="none" w:sz="0" w:space="0" w:color="auto"/>
      </w:divBdr>
    </w:div>
    <w:div w:id="1983801933">
      <w:bodyDiv w:val="1"/>
      <w:marLeft w:val="0"/>
      <w:marRight w:val="0"/>
      <w:marTop w:val="0"/>
      <w:marBottom w:val="0"/>
      <w:divBdr>
        <w:top w:val="none" w:sz="0" w:space="0" w:color="auto"/>
        <w:left w:val="none" w:sz="0" w:space="0" w:color="auto"/>
        <w:bottom w:val="none" w:sz="0" w:space="0" w:color="auto"/>
        <w:right w:val="none" w:sz="0" w:space="0" w:color="auto"/>
      </w:divBdr>
    </w:div>
    <w:div w:id="1984458776">
      <w:bodyDiv w:val="1"/>
      <w:marLeft w:val="0"/>
      <w:marRight w:val="0"/>
      <w:marTop w:val="0"/>
      <w:marBottom w:val="0"/>
      <w:divBdr>
        <w:top w:val="none" w:sz="0" w:space="0" w:color="auto"/>
        <w:left w:val="none" w:sz="0" w:space="0" w:color="auto"/>
        <w:bottom w:val="none" w:sz="0" w:space="0" w:color="auto"/>
        <w:right w:val="none" w:sz="0" w:space="0" w:color="auto"/>
      </w:divBdr>
    </w:div>
    <w:div w:id="1984579368">
      <w:bodyDiv w:val="1"/>
      <w:marLeft w:val="0"/>
      <w:marRight w:val="0"/>
      <w:marTop w:val="0"/>
      <w:marBottom w:val="0"/>
      <w:divBdr>
        <w:top w:val="none" w:sz="0" w:space="0" w:color="auto"/>
        <w:left w:val="none" w:sz="0" w:space="0" w:color="auto"/>
        <w:bottom w:val="none" w:sz="0" w:space="0" w:color="auto"/>
        <w:right w:val="none" w:sz="0" w:space="0" w:color="auto"/>
      </w:divBdr>
    </w:div>
    <w:div w:id="1984652727">
      <w:bodyDiv w:val="1"/>
      <w:marLeft w:val="0"/>
      <w:marRight w:val="0"/>
      <w:marTop w:val="0"/>
      <w:marBottom w:val="0"/>
      <w:divBdr>
        <w:top w:val="none" w:sz="0" w:space="0" w:color="auto"/>
        <w:left w:val="none" w:sz="0" w:space="0" w:color="auto"/>
        <w:bottom w:val="none" w:sz="0" w:space="0" w:color="auto"/>
        <w:right w:val="none" w:sz="0" w:space="0" w:color="auto"/>
      </w:divBdr>
    </w:div>
    <w:div w:id="1985158047">
      <w:bodyDiv w:val="1"/>
      <w:marLeft w:val="0"/>
      <w:marRight w:val="0"/>
      <w:marTop w:val="0"/>
      <w:marBottom w:val="0"/>
      <w:divBdr>
        <w:top w:val="none" w:sz="0" w:space="0" w:color="auto"/>
        <w:left w:val="none" w:sz="0" w:space="0" w:color="auto"/>
        <w:bottom w:val="none" w:sz="0" w:space="0" w:color="auto"/>
        <w:right w:val="none" w:sz="0" w:space="0" w:color="auto"/>
      </w:divBdr>
    </w:div>
    <w:div w:id="1985233794">
      <w:bodyDiv w:val="1"/>
      <w:marLeft w:val="0"/>
      <w:marRight w:val="0"/>
      <w:marTop w:val="0"/>
      <w:marBottom w:val="0"/>
      <w:divBdr>
        <w:top w:val="none" w:sz="0" w:space="0" w:color="auto"/>
        <w:left w:val="none" w:sz="0" w:space="0" w:color="auto"/>
        <w:bottom w:val="none" w:sz="0" w:space="0" w:color="auto"/>
        <w:right w:val="none" w:sz="0" w:space="0" w:color="auto"/>
      </w:divBdr>
    </w:div>
    <w:div w:id="1985350252">
      <w:bodyDiv w:val="1"/>
      <w:marLeft w:val="0"/>
      <w:marRight w:val="0"/>
      <w:marTop w:val="0"/>
      <w:marBottom w:val="0"/>
      <w:divBdr>
        <w:top w:val="none" w:sz="0" w:space="0" w:color="auto"/>
        <w:left w:val="none" w:sz="0" w:space="0" w:color="auto"/>
        <w:bottom w:val="none" w:sz="0" w:space="0" w:color="auto"/>
        <w:right w:val="none" w:sz="0" w:space="0" w:color="auto"/>
      </w:divBdr>
    </w:div>
    <w:div w:id="1985890308">
      <w:bodyDiv w:val="1"/>
      <w:marLeft w:val="0"/>
      <w:marRight w:val="0"/>
      <w:marTop w:val="0"/>
      <w:marBottom w:val="0"/>
      <w:divBdr>
        <w:top w:val="none" w:sz="0" w:space="0" w:color="auto"/>
        <w:left w:val="none" w:sz="0" w:space="0" w:color="auto"/>
        <w:bottom w:val="none" w:sz="0" w:space="0" w:color="auto"/>
        <w:right w:val="none" w:sz="0" w:space="0" w:color="auto"/>
      </w:divBdr>
    </w:div>
    <w:div w:id="1986087847">
      <w:bodyDiv w:val="1"/>
      <w:marLeft w:val="0"/>
      <w:marRight w:val="0"/>
      <w:marTop w:val="0"/>
      <w:marBottom w:val="0"/>
      <w:divBdr>
        <w:top w:val="none" w:sz="0" w:space="0" w:color="auto"/>
        <w:left w:val="none" w:sz="0" w:space="0" w:color="auto"/>
        <w:bottom w:val="none" w:sz="0" w:space="0" w:color="auto"/>
        <w:right w:val="none" w:sz="0" w:space="0" w:color="auto"/>
      </w:divBdr>
    </w:div>
    <w:div w:id="1986815314">
      <w:bodyDiv w:val="1"/>
      <w:marLeft w:val="0"/>
      <w:marRight w:val="0"/>
      <w:marTop w:val="0"/>
      <w:marBottom w:val="0"/>
      <w:divBdr>
        <w:top w:val="none" w:sz="0" w:space="0" w:color="auto"/>
        <w:left w:val="none" w:sz="0" w:space="0" w:color="auto"/>
        <w:bottom w:val="none" w:sz="0" w:space="0" w:color="auto"/>
        <w:right w:val="none" w:sz="0" w:space="0" w:color="auto"/>
      </w:divBdr>
    </w:div>
    <w:div w:id="1986858745">
      <w:bodyDiv w:val="1"/>
      <w:marLeft w:val="0"/>
      <w:marRight w:val="0"/>
      <w:marTop w:val="0"/>
      <w:marBottom w:val="0"/>
      <w:divBdr>
        <w:top w:val="none" w:sz="0" w:space="0" w:color="auto"/>
        <w:left w:val="none" w:sz="0" w:space="0" w:color="auto"/>
        <w:bottom w:val="none" w:sz="0" w:space="0" w:color="auto"/>
        <w:right w:val="none" w:sz="0" w:space="0" w:color="auto"/>
      </w:divBdr>
    </w:div>
    <w:div w:id="1986927537">
      <w:bodyDiv w:val="1"/>
      <w:marLeft w:val="0"/>
      <w:marRight w:val="0"/>
      <w:marTop w:val="0"/>
      <w:marBottom w:val="0"/>
      <w:divBdr>
        <w:top w:val="none" w:sz="0" w:space="0" w:color="auto"/>
        <w:left w:val="none" w:sz="0" w:space="0" w:color="auto"/>
        <w:bottom w:val="none" w:sz="0" w:space="0" w:color="auto"/>
        <w:right w:val="none" w:sz="0" w:space="0" w:color="auto"/>
      </w:divBdr>
    </w:div>
    <w:div w:id="1987006827">
      <w:bodyDiv w:val="1"/>
      <w:marLeft w:val="0"/>
      <w:marRight w:val="0"/>
      <w:marTop w:val="0"/>
      <w:marBottom w:val="0"/>
      <w:divBdr>
        <w:top w:val="none" w:sz="0" w:space="0" w:color="auto"/>
        <w:left w:val="none" w:sz="0" w:space="0" w:color="auto"/>
        <w:bottom w:val="none" w:sz="0" w:space="0" w:color="auto"/>
        <w:right w:val="none" w:sz="0" w:space="0" w:color="auto"/>
      </w:divBdr>
    </w:div>
    <w:div w:id="1987930581">
      <w:bodyDiv w:val="1"/>
      <w:marLeft w:val="0"/>
      <w:marRight w:val="0"/>
      <w:marTop w:val="0"/>
      <w:marBottom w:val="0"/>
      <w:divBdr>
        <w:top w:val="none" w:sz="0" w:space="0" w:color="auto"/>
        <w:left w:val="none" w:sz="0" w:space="0" w:color="auto"/>
        <w:bottom w:val="none" w:sz="0" w:space="0" w:color="auto"/>
        <w:right w:val="none" w:sz="0" w:space="0" w:color="auto"/>
      </w:divBdr>
    </w:div>
    <w:div w:id="1988780171">
      <w:bodyDiv w:val="1"/>
      <w:marLeft w:val="0"/>
      <w:marRight w:val="0"/>
      <w:marTop w:val="0"/>
      <w:marBottom w:val="0"/>
      <w:divBdr>
        <w:top w:val="none" w:sz="0" w:space="0" w:color="auto"/>
        <w:left w:val="none" w:sz="0" w:space="0" w:color="auto"/>
        <w:bottom w:val="none" w:sz="0" w:space="0" w:color="auto"/>
        <w:right w:val="none" w:sz="0" w:space="0" w:color="auto"/>
      </w:divBdr>
    </w:div>
    <w:div w:id="1988824619">
      <w:bodyDiv w:val="1"/>
      <w:marLeft w:val="0"/>
      <w:marRight w:val="0"/>
      <w:marTop w:val="0"/>
      <w:marBottom w:val="0"/>
      <w:divBdr>
        <w:top w:val="none" w:sz="0" w:space="0" w:color="auto"/>
        <w:left w:val="none" w:sz="0" w:space="0" w:color="auto"/>
        <w:bottom w:val="none" w:sz="0" w:space="0" w:color="auto"/>
        <w:right w:val="none" w:sz="0" w:space="0" w:color="auto"/>
      </w:divBdr>
    </w:div>
    <w:div w:id="1989043367">
      <w:bodyDiv w:val="1"/>
      <w:marLeft w:val="0"/>
      <w:marRight w:val="0"/>
      <w:marTop w:val="0"/>
      <w:marBottom w:val="0"/>
      <w:divBdr>
        <w:top w:val="none" w:sz="0" w:space="0" w:color="auto"/>
        <w:left w:val="none" w:sz="0" w:space="0" w:color="auto"/>
        <w:bottom w:val="none" w:sz="0" w:space="0" w:color="auto"/>
        <w:right w:val="none" w:sz="0" w:space="0" w:color="auto"/>
      </w:divBdr>
    </w:div>
    <w:div w:id="1989673853">
      <w:bodyDiv w:val="1"/>
      <w:marLeft w:val="0"/>
      <w:marRight w:val="0"/>
      <w:marTop w:val="0"/>
      <w:marBottom w:val="0"/>
      <w:divBdr>
        <w:top w:val="none" w:sz="0" w:space="0" w:color="auto"/>
        <w:left w:val="none" w:sz="0" w:space="0" w:color="auto"/>
        <w:bottom w:val="none" w:sz="0" w:space="0" w:color="auto"/>
        <w:right w:val="none" w:sz="0" w:space="0" w:color="auto"/>
      </w:divBdr>
    </w:div>
    <w:div w:id="1990284958">
      <w:bodyDiv w:val="1"/>
      <w:marLeft w:val="0"/>
      <w:marRight w:val="0"/>
      <w:marTop w:val="0"/>
      <w:marBottom w:val="0"/>
      <w:divBdr>
        <w:top w:val="none" w:sz="0" w:space="0" w:color="auto"/>
        <w:left w:val="none" w:sz="0" w:space="0" w:color="auto"/>
        <w:bottom w:val="none" w:sz="0" w:space="0" w:color="auto"/>
        <w:right w:val="none" w:sz="0" w:space="0" w:color="auto"/>
      </w:divBdr>
    </w:div>
    <w:div w:id="1990359809">
      <w:bodyDiv w:val="1"/>
      <w:marLeft w:val="0"/>
      <w:marRight w:val="0"/>
      <w:marTop w:val="0"/>
      <w:marBottom w:val="0"/>
      <w:divBdr>
        <w:top w:val="none" w:sz="0" w:space="0" w:color="auto"/>
        <w:left w:val="none" w:sz="0" w:space="0" w:color="auto"/>
        <w:bottom w:val="none" w:sz="0" w:space="0" w:color="auto"/>
        <w:right w:val="none" w:sz="0" w:space="0" w:color="auto"/>
      </w:divBdr>
    </w:div>
    <w:div w:id="1990549855">
      <w:bodyDiv w:val="1"/>
      <w:marLeft w:val="0"/>
      <w:marRight w:val="0"/>
      <w:marTop w:val="0"/>
      <w:marBottom w:val="0"/>
      <w:divBdr>
        <w:top w:val="none" w:sz="0" w:space="0" w:color="auto"/>
        <w:left w:val="none" w:sz="0" w:space="0" w:color="auto"/>
        <w:bottom w:val="none" w:sz="0" w:space="0" w:color="auto"/>
        <w:right w:val="none" w:sz="0" w:space="0" w:color="auto"/>
      </w:divBdr>
    </w:div>
    <w:div w:id="1992365855">
      <w:bodyDiv w:val="1"/>
      <w:marLeft w:val="0"/>
      <w:marRight w:val="0"/>
      <w:marTop w:val="0"/>
      <w:marBottom w:val="0"/>
      <w:divBdr>
        <w:top w:val="none" w:sz="0" w:space="0" w:color="auto"/>
        <w:left w:val="none" w:sz="0" w:space="0" w:color="auto"/>
        <w:bottom w:val="none" w:sz="0" w:space="0" w:color="auto"/>
        <w:right w:val="none" w:sz="0" w:space="0" w:color="auto"/>
      </w:divBdr>
    </w:div>
    <w:div w:id="1993170586">
      <w:bodyDiv w:val="1"/>
      <w:marLeft w:val="0"/>
      <w:marRight w:val="0"/>
      <w:marTop w:val="0"/>
      <w:marBottom w:val="0"/>
      <w:divBdr>
        <w:top w:val="none" w:sz="0" w:space="0" w:color="auto"/>
        <w:left w:val="none" w:sz="0" w:space="0" w:color="auto"/>
        <w:bottom w:val="none" w:sz="0" w:space="0" w:color="auto"/>
        <w:right w:val="none" w:sz="0" w:space="0" w:color="auto"/>
      </w:divBdr>
    </w:div>
    <w:div w:id="1993287976">
      <w:bodyDiv w:val="1"/>
      <w:marLeft w:val="0"/>
      <w:marRight w:val="0"/>
      <w:marTop w:val="0"/>
      <w:marBottom w:val="0"/>
      <w:divBdr>
        <w:top w:val="none" w:sz="0" w:space="0" w:color="auto"/>
        <w:left w:val="none" w:sz="0" w:space="0" w:color="auto"/>
        <w:bottom w:val="none" w:sz="0" w:space="0" w:color="auto"/>
        <w:right w:val="none" w:sz="0" w:space="0" w:color="auto"/>
      </w:divBdr>
    </w:div>
    <w:div w:id="1994605998">
      <w:bodyDiv w:val="1"/>
      <w:marLeft w:val="0"/>
      <w:marRight w:val="0"/>
      <w:marTop w:val="0"/>
      <w:marBottom w:val="0"/>
      <w:divBdr>
        <w:top w:val="none" w:sz="0" w:space="0" w:color="auto"/>
        <w:left w:val="none" w:sz="0" w:space="0" w:color="auto"/>
        <w:bottom w:val="none" w:sz="0" w:space="0" w:color="auto"/>
        <w:right w:val="none" w:sz="0" w:space="0" w:color="auto"/>
      </w:divBdr>
    </w:div>
    <w:div w:id="1994792542">
      <w:bodyDiv w:val="1"/>
      <w:marLeft w:val="0"/>
      <w:marRight w:val="0"/>
      <w:marTop w:val="0"/>
      <w:marBottom w:val="0"/>
      <w:divBdr>
        <w:top w:val="none" w:sz="0" w:space="0" w:color="auto"/>
        <w:left w:val="none" w:sz="0" w:space="0" w:color="auto"/>
        <w:bottom w:val="none" w:sz="0" w:space="0" w:color="auto"/>
        <w:right w:val="none" w:sz="0" w:space="0" w:color="auto"/>
      </w:divBdr>
    </w:div>
    <w:div w:id="1994870344">
      <w:bodyDiv w:val="1"/>
      <w:marLeft w:val="0"/>
      <w:marRight w:val="0"/>
      <w:marTop w:val="0"/>
      <w:marBottom w:val="0"/>
      <w:divBdr>
        <w:top w:val="none" w:sz="0" w:space="0" w:color="auto"/>
        <w:left w:val="none" w:sz="0" w:space="0" w:color="auto"/>
        <w:bottom w:val="none" w:sz="0" w:space="0" w:color="auto"/>
        <w:right w:val="none" w:sz="0" w:space="0" w:color="auto"/>
      </w:divBdr>
    </w:div>
    <w:div w:id="1996106588">
      <w:bodyDiv w:val="1"/>
      <w:marLeft w:val="0"/>
      <w:marRight w:val="0"/>
      <w:marTop w:val="0"/>
      <w:marBottom w:val="0"/>
      <w:divBdr>
        <w:top w:val="none" w:sz="0" w:space="0" w:color="auto"/>
        <w:left w:val="none" w:sz="0" w:space="0" w:color="auto"/>
        <w:bottom w:val="none" w:sz="0" w:space="0" w:color="auto"/>
        <w:right w:val="none" w:sz="0" w:space="0" w:color="auto"/>
      </w:divBdr>
    </w:div>
    <w:div w:id="1996178271">
      <w:bodyDiv w:val="1"/>
      <w:marLeft w:val="0"/>
      <w:marRight w:val="0"/>
      <w:marTop w:val="0"/>
      <w:marBottom w:val="0"/>
      <w:divBdr>
        <w:top w:val="none" w:sz="0" w:space="0" w:color="auto"/>
        <w:left w:val="none" w:sz="0" w:space="0" w:color="auto"/>
        <w:bottom w:val="none" w:sz="0" w:space="0" w:color="auto"/>
        <w:right w:val="none" w:sz="0" w:space="0" w:color="auto"/>
      </w:divBdr>
    </w:div>
    <w:div w:id="1996566236">
      <w:bodyDiv w:val="1"/>
      <w:marLeft w:val="0"/>
      <w:marRight w:val="0"/>
      <w:marTop w:val="0"/>
      <w:marBottom w:val="0"/>
      <w:divBdr>
        <w:top w:val="none" w:sz="0" w:space="0" w:color="auto"/>
        <w:left w:val="none" w:sz="0" w:space="0" w:color="auto"/>
        <w:bottom w:val="none" w:sz="0" w:space="0" w:color="auto"/>
        <w:right w:val="none" w:sz="0" w:space="0" w:color="auto"/>
      </w:divBdr>
    </w:div>
    <w:div w:id="1997101969">
      <w:bodyDiv w:val="1"/>
      <w:marLeft w:val="0"/>
      <w:marRight w:val="0"/>
      <w:marTop w:val="0"/>
      <w:marBottom w:val="0"/>
      <w:divBdr>
        <w:top w:val="none" w:sz="0" w:space="0" w:color="auto"/>
        <w:left w:val="none" w:sz="0" w:space="0" w:color="auto"/>
        <w:bottom w:val="none" w:sz="0" w:space="0" w:color="auto"/>
        <w:right w:val="none" w:sz="0" w:space="0" w:color="auto"/>
      </w:divBdr>
    </w:div>
    <w:div w:id="1997880111">
      <w:bodyDiv w:val="1"/>
      <w:marLeft w:val="0"/>
      <w:marRight w:val="0"/>
      <w:marTop w:val="0"/>
      <w:marBottom w:val="0"/>
      <w:divBdr>
        <w:top w:val="none" w:sz="0" w:space="0" w:color="auto"/>
        <w:left w:val="none" w:sz="0" w:space="0" w:color="auto"/>
        <w:bottom w:val="none" w:sz="0" w:space="0" w:color="auto"/>
        <w:right w:val="none" w:sz="0" w:space="0" w:color="auto"/>
      </w:divBdr>
    </w:div>
    <w:div w:id="1998342571">
      <w:bodyDiv w:val="1"/>
      <w:marLeft w:val="0"/>
      <w:marRight w:val="0"/>
      <w:marTop w:val="0"/>
      <w:marBottom w:val="0"/>
      <w:divBdr>
        <w:top w:val="none" w:sz="0" w:space="0" w:color="auto"/>
        <w:left w:val="none" w:sz="0" w:space="0" w:color="auto"/>
        <w:bottom w:val="none" w:sz="0" w:space="0" w:color="auto"/>
        <w:right w:val="none" w:sz="0" w:space="0" w:color="auto"/>
      </w:divBdr>
    </w:div>
    <w:div w:id="1998410731">
      <w:bodyDiv w:val="1"/>
      <w:marLeft w:val="0"/>
      <w:marRight w:val="0"/>
      <w:marTop w:val="0"/>
      <w:marBottom w:val="0"/>
      <w:divBdr>
        <w:top w:val="none" w:sz="0" w:space="0" w:color="auto"/>
        <w:left w:val="none" w:sz="0" w:space="0" w:color="auto"/>
        <w:bottom w:val="none" w:sz="0" w:space="0" w:color="auto"/>
        <w:right w:val="none" w:sz="0" w:space="0" w:color="auto"/>
      </w:divBdr>
    </w:div>
    <w:div w:id="1998458484">
      <w:bodyDiv w:val="1"/>
      <w:marLeft w:val="0"/>
      <w:marRight w:val="0"/>
      <w:marTop w:val="0"/>
      <w:marBottom w:val="0"/>
      <w:divBdr>
        <w:top w:val="none" w:sz="0" w:space="0" w:color="auto"/>
        <w:left w:val="none" w:sz="0" w:space="0" w:color="auto"/>
        <w:bottom w:val="none" w:sz="0" w:space="0" w:color="auto"/>
        <w:right w:val="none" w:sz="0" w:space="0" w:color="auto"/>
      </w:divBdr>
    </w:div>
    <w:div w:id="1998461060">
      <w:bodyDiv w:val="1"/>
      <w:marLeft w:val="0"/>
      <w:marRight w:val="0"/>
      <w:marTop w:val="0"/>
      <w:marBottom w:val="0"/>
      <w:divBdr>
        <w:top w:val="none" w:sz="0" w:space="0" w:color="auto"/>
        <w:left w:val="none" w:sz="0" w:space="0" w:color="auto"/>
        <w:bottom w:val="none" w:sz="0" w:space="0" w:color="auto"/>
        <w:right w:val="none" w:sz="0" w:space="0" w:color="auto"/>
      </w:divBdr>
    </w:div>
    <w:div w:id="1999260846">
      <w:bodyDiv w:val="1"/>
      <w:marLeft w:val="0"/>
      <w:marRight w:val="0"/>
      <w:marTop w:val="0"/>
      <w:marBottom w:val="0"/>
      <w:divBdr>
        <w:top w:val="none" w:sz="0" w:space="0" w:color="auto"/>
        <w:left w:val="none" w:sz="0" w:space="0" w:color="auto"/>
        <w:bottom w:val="none" w:sz="0" w:space="0" w:color="auto"/>
        <w:right w:val="none" w:sz="0" w:space="0" w:color="auto"/>
      </w:divBdr>
    </w:div>
    <w:div w:id="1999264857">
      <w:bodyDiv w:val="1"/>
      <w:marLeft w:val="0"/>
      <w:marRight w:val="0"/>
      <w:marTop w:val="0"/>
      <w:marBottom w:val="0"/>
      <w:divBdr>
        <w:top w:val="none" w:sz="0" w:space="0" w:color="auto"/>
        <w:left w:val="none" w:sz="0" w:space="0" w:color="auto"/>
        <w:bottom w:val="none" w:sz="0" w:space="0" w:color="auto"/>
        <w:right w:val="none" w:sz="0" w:space="0" w:color="auto"/>
      </w:divBdr>
    </w:div>
    <w:div w:id="1999383609">
      <w:bodyDiv w:val="1"/>
      <w:marLeft w:val="0"/>
      <w:marRight w:val="0"/>
      <w:marTop w:val="0"/>
      <w:marBottom w:val="0"/>
      <w:divBdr>
        <w:top w:val="none" w:sz="0" w:space="0" w:color="auto"/>
        <w:left w:val="none" w:sz="0" w:space="0" w:color="auto"/>
        <w:bottom w:val="none" w:sz="0" w:space="0" w:color="auto"/>
        <w:right w:val="none" w:sz="0" w:space="0" w:color="auto"/>
      </w:divBdr>
    </w:div>
    <w:div w:id="1999845341">
      <w:bodyDiv w:val="1"/>
      <w:marLeft w:val="0"/>
      <w:marRight w:val="0"/>
      <w:marTop w:val="0"/>
      <w:marBottom w:val="0"/>
      <w:divBdr>
        <w:top w:val="none" w:sz="0" w:space="0" w:color="auto"/>
        <w:left w:val="none" w:sz="0" w:space="0" w:color="auto"/>
        <w:bottom w:val="none" w:sz="0" w:space="0" w:color="auto"/>
        <w:right w:val="none" w:sz="0" w:space="0" w:color="auto"/>
      </w:divBdr>
    </w:div>
    <w:div w:id="1999923577">
      <w:bodyDiv w:val="1"/>
      <w:marLeft w:val="0"/>
      <w:marRight w:val="0"/>
      <w:marTop w:val="0"/>
      <w:marBottom w:val="0"/>
      <w:divBdr>
        <w:top w:val="none" w:sz="0" w:space="0" w:color="auto"/>
        <w:left w:val="none" w:sz="0" w:space="0" w:color="auto"/>
        <w:bottom w:val="none" w:sz="0" w:space="0" w:color="auto"/>
        <w:right w:val="none" w:sz="0" w:space="0" w:color="auto"/>
      </w:divBdr>
    </w:div>
    <w:div w:id="2000033274">
      <w:bodyDiv w:val="1"/>
      <w:marLeft w:val="0"/>
      <w:marRight w:val="0"/>
      <w:marTop w:val="0"/>
      <w:marBottom w:val="0"/>
      <w:divBdr>
        <w:top w:val="none" w:sz="0" w:space="0" w:color="auto"/>
        <w:left w:val="none" w:sz="0" w:space="0" w:color="auto"/>
        <w:bottom w:val="none" w:sz="0" w:space="0" w:color="auto"/>
        <w:right w:val="none" w:sz="0" w:space="0" w:color="auto"/>
      </w:divBdr>
    </w:div>
    <w:div w:id="2000185403">
      <w:bodyDiv w:val="1"/>
      <w:marLeft w:val="0"/>
      <w:marRight w:val="0"/>
      <w:marTop w:val="0"/>
      <w:marBottom w:val="0"/>
      <w:divBdr>
        <w:top w:val="none" w:sz="0" w:space="0" w:color="auto"/>
        <w:left w:val="none" w:sz="0" w:space="0" w:color="auto"/>
        <w:bottom w:val="none" w:sz="0" w:space="0" w:color="auto"/>
        <w:right w:val="none" w:sz="0" w:space="0" w:color="auto"/>
      </w:divBdr>
    </w:div>
    <w:div w:id="2000841557">
      <w:bodyDiv w:val="1"/>
      <w:marLeft w:val="0"/>
      <w:marRight w:val="0"/>
      <w:marTop w:val="0"/>
      <w:marBottom w:val="0"/>
      <w:divBdr>
        <w:top w:val="none" w:sz="0" w:space="0" w:color="auto"/>
        <w:left w:val="none" w:sz="0" w:space="0" w:color="auto"/>
        <w:bottom w:val="none" w:sz="0" w:space="0" w:color="auto"/>
        <w:right w:val="none" w:sz="0" w:space="0" w:color="auto"/>
      </w:divBdr>
    </w:div>
    <w:div w:id="2001040666">
      <w:bodyDiv w:val="1"/>
      <w:marLeft w:val="0"/>
      <w:marRight w:val="0"/>
      <w:marTop w:val="0"/>
      <w:marBottom w:val="0"/>
      <w:divBdr>
        <w:top w:val="none" w:sz="0" w:space="0" w:color="auto"/>
        <w:left w:val="none" w:sz="0" w:space="0" w:color="auto"/>
        <w:bottom w:val="none" w:sz="0" w:space="0" w:color="auto"/>
        <w:right w:val="none" w:sz="0" w:space="0" w:color="auto"/>
      </w:divBdr>
    </w:div>
    <w:div w:id="2001543012">
      <w:bodyDiv w:val="1"/>
      <w:marLeft w:val="0"/>
      <w:marRight w:val="0"/>
      <w:marTop w:val="0"/>
      <w:marBottom w:val="0"/>
      <w:divBdr>
        <w:top w:val="none" w:sz="0" w:space="0" w:color="auto"/>
        <w:left w:val="none" w:sz="0" w:space="0" w:color="auto"/>
        <w:bottom w:val="none" w:sz="0" w:space="0" w:color="auto"/>
        <w:right w:val="none" w:sz="0" w:space="0" w:color="auto"/>
      </w:divBdr>
    </w:div>
    <w:div w:id="2002003680">
      <w:bodyDiv w:val="1"/>
      <w:marLeft w:val="0"/>
      <w:marRight w:val="0"/>
      <w:marTop w:val="0"/>
      <w:marBottom w:val="0"/>
      <w:divBdr>
        <w:top w:val="none" w:sz="0" w:space="0" w:color="auto"/>
        <w:left w:val="none" w:sz="0" w:space="0" w:color="auto"/>
        <w:bottom w:val="none" w:sz="0" w:space="0" w:color="auto"/>
        <w:right w:val="none" w:sz="0" w:space="0" w:color="auto"/>
      </w:divBdr>
    </w:div>
    <w:div w:id="2002544656">
      <w:bodyDiv w:val="1"/>
      <w:marLeft w:val="0"/>
      <w:marRight w:val="0"/>
      <w:marTop w:val="0"/>
      <w:marBottom w:val="0"/>
      <w:divBdr>
        <w:top w:val="none" w:sz="0" w:space="0" w:color="auto"/>
        <w:left w:val="none" w:sz="0" w:space="0" w:color="auto"/>
        <w:bottom w:val="none" w:sz="0" w:space="0" w:color="auto"/>
        <w:right w:val="none" w:sz="0" w:space="0" w:color="auto"/>
      </w:divBdr>
    </w:div>
    <w:div w:id="2002585033">
      <w:bodyDiv w:val="1"/>
      <w:marLeft w:val="0"/>
      <w:marRight w:val="0"/>
      <w:marTop w:val="0"/>
      <w:marBottom w:val="0"/>
      <w:divBdr>
        <w:top w:val="none" w:sz="0" w:space="0" w:color="auto"/>
        <w:left w:val="none" w:sz="0" w:space="0" w:color="auto"/>
        <w:bottom w:val="none" w:sz="0" w:space="0" w:color="auto"/>
        <w:right w:val="none" w:sz="0" w:space="0" w:color="auto"/>
      </w:divBdr>
    </w:div>
    <w:div w:id="2003119408">
      <w:bodyDiv w:val="1"/>
      <w:marLeft w:val="0"/>
      <w:marRight w:val="0"/>
      <w:marTop w:val="0"/>
      <w:marBottom w:val="0"/>
      <w:divBdr>
        <w:top w:val="none" w:sz="0" w:space="0" w:color="auto"/>
        <w:left w:val="none" w:sz="0" w:space="0" w:color="auto"/>
        <w:bottom w:val="none" w:sz="0" w:space="0" w:color="auto"/>
        <w:right w:val="none" w:sz="0" w:space="0" w:color="auto"/>
      </w:divBdr>
    </w:div>
    <w:div w:id="2003775890">
      <w:bodyDiv w:val="1"/>
      <w:marLeft w:val="0"/>
      <w:marRight w:val="0"/>
      <w:marTop w:val="0"/>
      <w:marBottom w:val="0"/>
      <w:divBdr>
        <w:top w:val="none" w:sz="0" w:space="0" w:color="auto"/>
        <w:left w:val="none" w:sz="0" w:space="0" w:color="auto"/>
        <w:bottom w:val="none" w:sz="0" w:space="0" w:color="auto"/>
        <w:right w:val="none" w:sz="0" w:space="0" w:color="auto"/>
      </w:divBdr>
    </w:div>
    <w:div w:id="2004627721">
      <w:bodyDiv w:val="1"/>
      <w:marLeft w:val="0"/>
      <w:marRight w:val="0"/>
      <w:marTop w:val="0"/>
      <w:marBottom w:val="0"/>
      <w:divBdr>
        <w:top w:val="none" w:sz="0" w:space="0" w:color="auto"/>
        <w:left w:val="none" w:sz="0" w:space="0" w:color="auto"/>
        <w:bottom w:val="none" w:sz="0" w:space="0" w:color="auto"/>
        <w:right w:val="none" w:sz="0" w:space="0" w:color="auto"/>
      </w:divBdr>
    </w:div>
    <w:div w:id="2005208596">
      <w:bodyDiv w:val="1"/>
      <w:marLeft w:val="0"/>
      <w:marRight w:val="0"/>
      <w:marTop w:val="0"/>
      <w:marBottom w:val="0"/>
      <w:divBdr>
        <w:top w:val="none" w:sz="0" w:space="0" w:color="auto"/>
        <w:left w:val="none" w:sz="0" w:space="0" w:color="auto"/>
        <w:bottom w:val="none" w:sz="0" w:space="0" w:color="auto"/>
        <w:right w:val="none" w:sz="0" w:space="0" w:color="auto"/>
      </w:divBdr>
    </w:div>
    <w:div w:id="2005745913">
      <w:bodyDiv w:val="1"/>
      <w:marLeft w:val="0"/>
      <w:marRight w:val="0"/>
      <w:marTop w:val="0"/>
      <w:marBottom w:val="0"/>
      <w:divBdr>
        <w:top w:val="none" w:sz="0" w:space="0" w:color="auto"/>
        <w:left w:val="none" w:sz="0" w:space="0" w:color="auto"/>
        <w:bottom w:val="none" w:sz="0" w:space="0" w:color="auto"/>
        <w:right w:val="none" w:sz="0" w:space="0" w:color="auto"/>
      </w:divBdr>
    </w:div>
    <w:div w:id="2006283093">
      <w:bodyDiv w:val="1"/>
      <w:marLeft w:val="0"/>
      <w:marRight w:val="0"/>
      <w:marTop w:val="0"/>
      <w:marBottom w:val="0"/>
      <w:divBdr>
        <w:top w:val="none" w:sz="0" w:space="0" w:color="auto"/>
        <w:left w:val="none" w:sz="0" w:space="0" w:color="auto"/>
        <w:bottom w:val="none" w:sz="0" w:space="0" w:color="auto"/>
        <w:right w:val="none" w:sz="0" w:space="0" w:color="auto"/>
      </w:divBdr>
    </w:div>
    <w:div w:id="2006857871">
      <w:bodyDiv w:val="1"/>
      <w:marLeft w:val="0"/>
      <w:marRight w:val="0"/>
      <w:marTop w:val="0"/>
      <w:marBottom w:val="0"/>
      <w:divBdr>
        <w:top w:val="none" w:sz="0" w:space="0" w:color="auto"/>
        <w:left w:val="none" w:sz="0" w:space="0" w:color="auto"/>
        <w:bottom w:val="none" w:sz="0" w:space="0" w:color="auto"/>
        <w:right w:val="none" w:sz="0" w:space="0" w:color="auto"/>
      </w:divBdr>
    </w:div>
    <w:div w:id="2007203028">
      <w:bodyDiv w:val="1"/>
      <w:marLeft w:val="0"/>
      <w:marRight w:val="0"/>
      <w:marTop w:val="0"/>
      <w:marBottom w:val="0"/>
      <w:divBdr>
        <w:top w:val="none" w:sz="0" w:space="0" w:color="auto"/>
        <w:left w:val="none" w:sz="0" w:space="0" w:color="auto"/>
        <w:bottom w:val="none" w:sz="0" w:space="0" w:color="auto"/>
        <w:right w:val="none" w:sz="0" w:space="0" w:color="auto"/>
      </w:divBdr>
    </w:div>
    <w:div w:id="2007630332">
      <w:bodyDiv w:val="1"/>
      <w:marLeft w:val="0"/>
      <w:marRight w:val="0"/>
      <w:marTop w:val="0"/>
      <w:marBottom w:val="0"/>
      <w:divBdr>
        <w:top w:val="none" w:sz="0" w:space="0" w:color="auto"/>
        <w:left w:val="none" w:sz="0" w:space="0" w:color="auto"/>
        <w:bottom w:val="none" w:sz="0" w:space="0" w:color="auto"/>
        <w:right w:val="none" w:sz="0" w:space="0" w:color="auto"/>
      </w:divBdr>
    </w:div>
    <w:div w:id="2007856903">
      <w:bodyDiv w:val="1"/>
      <w:marLeft w:val="0"/>
      <w:marRight w:val="0"/>
      <w:marTop w:val="0"/>
      <w:marBottom w:val="0"/>
      <w:divBdr>
        <w:top w:val="none" w:sz="0" w:space="0" w:color="auto"/>
        <w:left w:val="none" w:sz="0" w:space="0" w:color="auto"/>
        <w:bottom w:val="none" w:sz="0" w:space="0" w:color="auto"/>
        <w:right w:val="none" w:sz="0" w:space="0" w:color="auto"/>
      </w:divBdr>
      <w:divsChild>
        <w:div w:id="28797964">
          <w:marLeft w:val="640"/>
          <w:marRight w:val="0"/>
          <w:marTop w:val="0"/>
          <w:marBottom w:val="0"/>
          <w:divBdr>
            <w:top w:val="none" w:sz="0" w:space="0" w:color="auto"/>
            <w:left w:val="none" w:sz="0" w:space="0" w:color="auto"/>
            <w:bottom w:val="none" w:sz="0" w:space="0" w:color="auto"/>
            <w:right w:val="none" w:sz="0" w:space="0" w:color="auto"/>
          </w:divBdr>
        </w:div>
        <w:div w:id="52656347">
          <w:marLeft w:val="640"/>
          <w:marRight w:val="0"/>
          <w:marTop w:val="0"/>
          <w:marBottom w:val="0"/>
          <w:divBdr>
            <w:top w:val="none" w:sz="0" w:space="0" w:color="auto"/>
            <w:left w:val="none" w:sz="0" w:space="0" w:color="auto"/>
            <w:bottom w:val="none" w:sz="0" w:space="0" w:color="auto"/>
            <w:right w:val="none" w:sz="0" w:space="0" w:color="auto"/>
          </w:divBdr>
        </w:div>
        <w:div w:id="88356511">
          <w:marLeft w:val="640"/>
          <w:marRight w:val="0"/>
          <w:marTop w:val="0"/>
          <w:marBottom w:val="0"/>
          <w:divBdr>
            <w:top w:val="none" w:sz="0" w:space="0" w:color="auto"/>
            <w:left w:val="none" w:sz="0" w:space="0" w:color="auto"/>
            <w:bottom w:val="none" w:sz="0" w:space="0" w:color="auto"/>
            <w:right w:val="none" w:sz="0" w:space="0" w:color="auto"/>
          </w:divBdr>
        </w:div>
        <w:div w:id="116335309">
          <w:marLeft w:val="640"/>
          <w:marRight w:val="0"/>
          <w:marTop w:val="0"/>
          <w:marBottom w:val="0"/>
          <w:divBdr>
            <w:top w:val="none" w:sz="0" w:space="0" w:color="auto"/>
            <w:left w:val="none" w:sz="0" w:space="0" w:color="auto"/>
            <w:bottom w:val="none" w:sz="0" w:space="0" w:color="auto"/>
            <w:right w:val="none" w:sz="0" w:space="0" w:color="auto"/>
          </w:divBdr>
        </w:div>
        <w:div w:id="141821188">
          <w:marLeft w:val="640"/>
          <w:marRight w:val="0"/>
          <w:marTop w:val="0"/>
          <w:marBottom w:val="0"/>
          <w:divBdr>
            <w:top w:val="none" w:sz="0" w:space="0" w:color="auto"/>
            <w:left w:val="none" w:sz="0" w:space="0" w:color="auto"/>
            <w:bottom w:val="none" w:sz="0" w:space="0" w:color="auto"/>
            <w:right w:val="none" w:sz="0" w:space="0" w:color="auto"/>
          </w:divBdr>
        </w:div>
        <w:div w:id="179976827">
          <w:marLeft w:val="640"/>
          <w:marRight w:val="0"/>
          <w:marTop w:val="0"/>
          <w:marBottom w:val="0"/>
          <w:divBdr>
            <w:top w:val="none" w:sz="0" w:space="0" w:color="auto"/>
            <w:left w:val="none" w:sz="0" w:space="0" w:color="auto"/>
            <w:bottom w:val="none" w:sz="0" w:space="0" w:color="auto"/>
            <w:right w:val="none" w:sz="0" w:space="0" w:color="auto"/>
          </w:divBdr>
        </w:div>
        <w:div w:id="193613813">
          <w:marLeft w:val="640"/>
          <w:marRight w:val="0"/>
          <w:marTop w:val="0"/>
          <w:marBottom w:val="0"/>
          <w:divBdr>
            <w:top w:val="none" w:sz="0" w:space="0" w:color="auto"/>
            <w:left w:val="none" w:sz="0" w:space="0" w:color="auto"/>
            <w:bottom w:val="none" w:sz="0" w:space="0" w:color="auto"/>
            <w:right w:val="none" w:sz="0" w:space="0" w:color="auto"/>
          </w:divBdr>
        </w:div>
        <w:div w:id="341854973">
          <w:marLeft w:val="640"/>
          <w:marRight w:val="0"/>
          <w:marTop w:val="0"/>
          <w:marBottom w:val="0"/>
          <w:divBdr>
            <w:top w:val="none" w:sz="0" w:space="0" w:color="auto"/>
            <w:left w:val="none" w:sz="0" w:space="0" w:color="auto"/>
            <w:bottom w:val="none" w:sz="0" w:space="0" w:color="auto"/>
            <w:right w:val="none" w:sz="0" w:space="0" w:color="auto"/>
          </w:divBdr>
        </w:div>
        <w:div w:id="443812958">
          <w:marLeft w:val="640"/>
          <w:marRight w:val="0"/>
          <w:marTop w:val="0"/>
          <w:marBottom w:val="0"/>
          <w:divBdr>
            <w:top w:val="none" w:sz="0" w:space="0" w:color="auto"/>
            <w:left w:val="none" w:sz="0" w:space="0" w:color="auto"/>
            <w:bottom w:val="none" w:sz="0" w:space="0" w:color="auto"/>
            <w:right w:val="none" w:sz="0" w:space="0" w:color="auto"/>
          </w:divBdr>
        </w:div>
        <w:div w:id="467480540">
          <w:marLeft w:val="640"/>
          <w:marRight w:val="0"/>
          <w:marTop w:val="0"/>
          <w:marBottom w:val="0"/>
          <w:divBdr>
            <w:top w:val="none" w:sz="0" w:space="0" w:color="auto"/>
            <w:left w:val="none" w:sz="0" w:space="0" w:color="auto"/>
            <w:bottom w:val="none" w:sz="0" w:space="0" w:color="auto"/>
            <w:right w:val="none" w:sz="0" w:space="0" w:color="auto"/>
          </w:divBdr>
        </w:div>
        <w:div w:id="584268243">
          <w:marLeft w:val="640"/>
          <w:marRight w:val="0"/>
          <w:marTop w:val="0"/>
          <w:marBottom w:val="0"/>
          <w:divBdr>
            <w:top w:val="none" w:sz="0" w:space="0" w:color="auto"/>
            <w:left w:val="none" w:sz="0" w:space="0" w:color="auto"/>
            <w:bottom w:val="none" w:sz="0" w:space="0" w:color="auto"/>
            <w:right w:val="none" w:sz="0" w:space="0" w:color="auto"/>
          </w:divBdr>
        </w:div>
        <w:div w:id="595333755">
          <w:marLeft w:val="640"/>
          <w:marRight w:val="0"/>
          <w:marTop w:val="0"/>
          <w:marBottom w:val="0"/>
          <w:divBdr>
            <w:top w:val="none" w:sz="0" w:space="0" w:color="auto"/>
            <w:left w:val="none" w:sz="0" w:space="0" w:color="auto"/>
            <w:bottom w:val="none" w:sz="0" w:space="0" w:color="auto"/>
            <w:right w:val="none" w:sz="0" w:space="0" w:color="auto"/>
          </w:divBdr>
        </w:div>
        <w:div w:id="704330006">
          <w:marLeft w:val="640"/>
          <w:marRight w:val="0"/>
          <w:marTop w:val="0"/>
          <w:marBottom w:val="0"/>
          <w:divBdr>
            <w:top w:val="none" w:sz="0" w:space="0" w:color="auto"/>
            <w:left w:val="none" w:sz="0" w:space="0" w:color="auto"/>
            <w:bottom w:val="none" w:sz="0" w:space="0" w:color="auto"/>
            <w:right w:val="none" w:sz="0" w:space="0" w:color="auto"/>
          </w:divBdr>
        </w:div>
        <w:div w:id="767042398">
          <w:marLeft w:val="640"/>
          <w:marRight w:val="0"/>
          <w:marTop w:val="0"/>
          <w:marBottom w:val="0"/>
          <w:divBdr>
            <w:top w:val="none" w:sz="0" w:space="0" w:color="auto"/>
            <w:left w:val="none" w:sz="0" w:space="0" w:color="auto"/>
            <w:bottom w:val="none" w:sz="0" w:space="0" w:color="auto"/>
            <w:right w:val="none" w:sz="0" w:space="0" w:color="auto"/>
          </w:divBdr>
        </w:div>
        <w:div w:id="900796721">
          <w:marLeft w:val="640"/>
          <w:marRight w:val="0"/>
          <w:marTop w:val="0"/>
          <w:marBottom w:val="0"/>
          <w:divBdr>
            <w:top w:val="none" w:sz="0" w:space="0" w:color="auto"/>
            <w:left w:val="none" w:sz="0" w:space="0" w:color="auto"/>
            <w:bottom w:val="none" w:sz="0" w:space="0" w:color="auto"/>
            <w:right w:val="none" w:sz="0" w:space="0" w:color="auto"/>
          </w:divBdr>
        </w:div>
        <w:div w:id="925500463">
          <w:marLeft w:val="640"/>
          <w:marRight w:val="0"/>
          <w:marTop w:val="0"/>
          <w:marBottom w:val="0"/>
          <w:divBdr>
            <w:top w:val="none" w:sz="0" w:space="0" w:color="auto"/>
            <w:left w:val="none" w:sz="0" w:space="0" w:color="auto"/>
            <w:bottom w:val="none" w:sz="0" w:space="0" w:color="auto"/>
            <w:right w:val="none" w:sz="0" w:space="0" w:color="auto"/>
          </w:divBdr>
        </w:div>
        <w:div w:id="1093238625">
          <w:marLeft w:val="640"/>
          <w:marRight w:val="0"/>
          <w:marTop w:val="0"/>
          <w:marBottom w:val="0"/>
          <w:divBdr>
            <w:top w:val="none" w:sz="0" w:space="0" w:color="auto"/>
            <w:left w:val="none" w:sz="0" w:space="0" w:color="auto"/>
            <w:bottom w:val="none" w:sz="0" w:space="0" w:color="auto"/>
            <w:right w:val="none" w:sz="0" w:space="0" w:color="auto"/>
          </w:divBdr>
        </w:div>
        <w:div w:id="1095709646">
          <w:marLeft w:val="640"/>
          <w:marRight w:val="0"/>
          <w:marTop w:val="0"/>
          <w:marBottom w:val="0"/>
          <w:divBdr>
            <w:top w:val="none" w:sz="0" w:space="0" w:color="auto"/>
            <w:left w:val="none" w:sz="0" w:space="0" w:color="auto"/>
            <w:bottom w:val="none" w:sz="0" w:space="0" w:color="auto"/>
            <w:right w:val="none" w:sz="0" w:space="0" w:color="auto"/>
          </w:divBdr>
        </w:div>
        <w:div w:id="1220240364">
          <w:marLeft w:val="640"/>
          <w:marRight w:val="0"/>
          <w:marTop w:val="0"/>
          <w:marBottom w:val="0"/>
          <w:divBdr>
            <w:top w:val="none" w:sz="0" w:space="0" w:color="auto"/>
            <w:left w:val="none" w:sz="0" w:space="0" w:color="auto"/>
            <w:bottom w:val="none" w:sz="0" w:space="0" w:color="auto"/>
            <w:right w:val="none" w:sz="0" w:space="0" w:color="auto"/>
          </w:divBdr>
        </w:div>
        <w:div w:id="1258246371">
          <w:marLeft w:val="640"/>
          <w:marRight w:val="0"/>
          <w:marTop w:val="0"/>
          <w:marBottom w:val="0"/>
          <w:divBdr>
            <w:top w:val="none" w:sz="0" w:space="0" w:color="auto"/>
            <w:left w:val="none" w:sz="0" w:space="0" w:color="auto"/>
            <w:bottom w:val="none" w:sz="0" w:space="0" w:color="auto"/>
            <w:right w:val="none" w:sz="0" w:space="0" w:color="auto"/>
          </w:divBdr>
        </w:div>
        <w:div w:id="1410270572">
          <w:marLeft w:val="640"/>
          <w:marRight w:val="0"/>
          <w:marTop w:val="0"/>
          <w:marBottom w:val="0"/>
          <w:divBdr>
            <w:top w:val="none" w:sz="0" w:space="0" w:color="auto"/>
            <w:left w:val="none" w:sz="0" w:space="0" w:color="auto"/>
            <w:bottom w:val="none" w:sz="0" w:space="0" w:color="auto"/>
            <w:right w:val="none" w:sz="0" w:space="0" w:color="auto"/>
          </w:divBdr>
        </w:div>
        <w:div w:id="1474907744">
          <w:marLeft w:val="640"/>
          <w:marRight w:val="0"/>
          <w:marTop w:val="0"/>
          <w:marBottom w:val="0"/>
          <w:divBdr>
            <w:top w:val="none" w:sz="0" w:space="0" w:color="auto"/>
            <w:left w:val="none" w:sz="0" w:space="0" w:color="auto"/>
            <w:bottom w:val="none" w:sz="0" w:space="0" w:color="auto"/>
            <w:right w:val="none" w:sz="0" w:space="0" w:color="auto"/>
          </w:divBdr>
        </w:div>
        <w:div w:id="1482313775">
          <w:marLeft w:val="640"/>
          <w:marRight w:val="0"/>
          <w:marTop w:val="0"/>
          <w:marBottom w:val="0"/>
          <w:divBdr>
            <w:top w:val="none" w:sz="0" w:space="0" w:color="auto"/>
            <w:left w:val="none" w:sz="0" w:space="0" w:color="auto"/>
            <w:bottom w:val="none" w:sz="0" w:space="0" w:color="auto"/>
            <w:right w:val="none" w:sz="0" w:space="0" w:color="auto"/>
          </w:divBdr>
        </w:div>
        <w:div w:id="1652057631">
          <w:marLeft w:val="640"/>
          <w:marRight w:val="0"/>
          <w:marTop w:val="0"/>
          <w:marBottom w:val="0"/>
          <w:divBdr>
            <w:top w:val="none" w:sz="0" w:space="0" w:color="auto"/>
            <w:left w:val="none" w:sz="0" w:space="0" w:color="auto"/>
            <w:bottom w:val="none" w:sz="0" w:space="0" w:color="auto"/>
            <w:right w:val="none" w:sz="0" w:space="0" w:color="auto"/>
          </w:divBdr>
        </w:div>
        <w:div w:id="1781339710">
          <w:marLeft w:val="640"/>
          <w:marRight w:val="0"/>
          <w:marTop w:val="0"/>
          <w:marBottom w:val="0"/>
          <w:divBdr>
            <w:top w:val="none" w:sz="0" w:space="0" w:color="auto"/>
            <w:left w:val="none" w:sz="0" w:space="0" w:color="auto"/>
            <w:bottom w:val="none" w:sz="0" w:space="0" w:color="auto"/>
            <w:right w:val="none" w:sz="0" w:space="0" w:color="auto"/>
          </w:divBdr>
        </w:div>
        <w:div w:id="1789814708">
          <w:marLeft w:val="640"/>
          <w:marRight w:val="0"/>
          <w:marTop w:val="0"/>
          <w:marBottom w:val="0"/>
          <w:divBdr>
            <w:top w:val="none" w:sz="0" w:space="0" w:color="auto"/>
            <w:left w:val="none" w:sz="0" w:space="0" w:color="auto"/>
            <w:bottom w:val="none" w:sz="0" w:space="0" w:color="auto"/>
            <w:right w:val="none" w:sz="0" w:space="0" w:color="auto"/>
          </w:divBdr>
        </w:div>
        <w:div w:id="1812482329">
          <w:marLeft w:val="640"/>
          <w:marRight w:val="0"/>
          <w:marTop w:val="0"/>
          <w:marBottom w:val="0"/>
          <w:divBdr>
            <w:top w:val="none" w:sz="0" w:space="0" w:color="auto"/>
            <w:left w:val="none" w:sz="0" w:space="0" w:color="auto"/>
            <w:bottom w:val="none" w:sz="0" w:space="0" w:color="auto"/>
            <w:right w:val="none" w:sz="0" w:space="0" w:color="auto"/>
          </w:divBdr>
        </w:div>
        <w:div w:id="2034258077">
          <w:marLeft w:val="640"/>
          <w:marRight w:val="0"/>
          <w:marTop w:val="0"/>
          <w:marBottom w:val="0"/>
          <w:divBdr>
            <w:top w:val="none" w:sz="0" w:space="0" w:color="auto"/>
            <w:left w:val="none" w:sz="0" w:space="0" w:color="auto"/>
            <w:bottom w:val="none" w:sz="0" w:space="0" w:color="auto"/>
            <w:right w:val="none" w:sz="0" w:space="0" w:color="auto"/>
          </w:divBdr>
        </w:div>
        <w:div w:id="2103837574">
          <w:marLeft w:val="640"/>
          <w:marRight w:val="0"/>
          <w:marTop w:val="0"/>
          <w:marBottom w:val="0"/>
          <w:divBdr>
            <w:top w:val="none" w:sz="0" w:space="0" w:color="auto"/>
            <w:left w:val="none" w:sz="0" w:space="0" w:color="auto"/>
            <w:bottom w:val="none" w:sz="0" w:space="0" w:color="auto"/>
            <w:right w:val="none" w:sz="0" w:space="0" w:color="auto"/>
          </w:divBdr>
        </w:div>
        <w:div w:id="2118864919">
          <w:marLeft w:val="640"/>
          <w:marRight w:val="0"/>
          <w:marTop w:val="0"/>
          <w:marBottom w:val="0"/>
          <w:divBdr>
            <w:top w:val="none" w:sz="0" w:space="0" w:color="auto"/>
            <w:left w:val="none" w:sz="0" w:space="0" w:color="auto"/>
            <w:bottom w:val="none" w:sz="0" w:space="0" w:color="auto"/>
            <w:right w:val="none" w:sz="0" w:space="0" w:color="auto"/>
          </w:divBdr>
        </w:div>
      </w:divsChild>
    </w:div>
    <w:div w:id="2007898551">
      <w:bodyDiv w:val="1"/>
      <w:marLeft w:val="0"/>
      <w:marRight w:val="0"/>
      <w:marTop w:val="0"/>
      <w:marBottom w:val="0"/>
      <w:divBdr>
        <w:top w:val="none" w:sz="0" w:space="0" w:color="auto"/>
        <w:left w:val="none" w:sz="0" w:space="0" w:color="auto"/>
        <w:bottom w:val="none" w:sz="0" w:space="0" w:color="auto"/>
        <w:right w:val="none" w:sz="0" w:space="0" w:color="auto"/>
      </w:divBdr>
    </w:div>
    <w:div w:id="2007972400">
      <w:bodyDiv w:val="1"/>
      <w:marLeft w:val="0"/>
      <w:marRight w:val="0"/>
      <w:marTop w:val="0"/>
      <w:marBottom w:val="0"/>
      <w:divBdr>
        <w:top w:val="none" w:sz="0" w:space="0" w:color="auto"/>
        <w:left w:val="none" w:sz="0" w:space="0" w:color="auto"/>
        <w:bottom w:val="none" w:sz="0" w:space="0" w:color="auto"/>
        <w:right w:val="none" w:sz="0" w:space="0" w:color="auto"/>
      </w:divBdr>
    </w:div>
    <w:div w:id="2008508226">
      <w:bodyDiv w:val="1"/>
      <w:marLeft w:val="0"/>
      <w:marRight w:val="0"/>
      <w:marTop w:val="0"/>
      <w:marBottom w:val="0"/>
      <w:divBdr>
        <w:top w:val="none" w:sz="0" w:space="0" w:color="auto"/>
        <w:left w:val="none" w:sz="0" w:space="0" w:color="auto"/>
        <w:bottom w:val="none" w:sz="0" w:space="0" w:color="auto"/>
        <w:right w:val="none" w:sz="0" w:space="0" w:color="auto"/>
      </w:divBdr>
    </w:div>
    <w:div w:id="2009941276">
      <w:bodyDiv w:val="1"/>
      <w:marLeft w:val="0"/>
      <w:marRight w:val="0"/>
      <w:marTop w:val="0"/>
      <w:marBottom w:val="0"/>
      <w:divBdr>
        <w:top w:val="none" w:sz="0" w:space="0" w:color="auto"/>
        <w:left w:val="none" w:sz="0" w:space="0" w:color="auto"/>
        <w:bottom w:val="none" w:sz="0" w:space="0" w:color="auto"/>
        <w:right w:val="none" w:sz="0" w:space="0" w:color="auto"/>
      </w:divBdr>
    </w:div>
    <w:div w:id="2010281431">
      <w:bodyDiv w:val="1"/>
      <w:marLeft w:val="0"/>
      <w:marRight w:val="0"/>
      <w:marTop w:val="0"/>
      <w:marBottom w:val="0"/>
      <w:divBdr>
        <w:top w:val="none" w:sz="0" w:space="0" w:color="auto"/>
        <w:left w:val="none" w:sz="0" w:space="0" w:color="auto"/>
        <w:bottom w:val="none" w:sz="0" w:space="0" w:color="auto"/>
        <w:right w:val="none" w:sz="0" w:space="0" w:color="auto"/>
      </w:divBdr>
    </w:div>
    <w:div w:id="2010791942">
      <w:bodyDiv w:val="1"/>
      <w:marLeft w:val="0"/>
      <w:marRight w:val="0"/>
      <w:marTop w:val="0"/>
      <w:marBottom w:val="0"/>
      <w:divBdr>
        <w:top w:val="none" w:sz="0" w:space="0" w:color="auto"/>
        <w:left w:val="none" w:sz="0" w:space="0" w:color="auto"/>
        <w:bottom w:val="none" w:sz="0" w:space="0" w:color="auto"/>
        <w:right w:val="none" w:sz="0" w:space="0" w:color="auto"/>
      </w:divBdr>
    </w:div>
    <w:div w:id="2010909998">
      <w:bodyDiv w:val="1"/>
      <w:marLeft w:val="0"/>
      <w:marRight w:val="0"/>
      <w:marTop w:val="0"/>
      <w:marBottom w:val="0"/>
      <w:divBdr>
        <w:top w:val="none" w:sz="0" w:space="0" w:color="auto"/>
        <w:left w:val="none" w:sz="0" w:space="0" w:color="auto"/>
        <w:bottom w:val="none" w:sz="0" w:space="0" w:color="auto"/>
        <w:right w:val="none" w:sz="0" w:space="0" w:color="auto"/>
      </w:divBdr>
    </w:div>
    <w:div w:id="2011517104">
      <w:bodyDiv w:val="1"/>
      <w:marLeft w:val="0"/>
      <w:marRight w:val="0"/>
      <w:marTop w:val="0"/>
      <w:marBottom w:val="0"/>
      <w:divBdr>
        <w:top w:val="none" w:sz="0" w:space="0" w:color="auto"/>
        <w:left w:val="none" w:sz="0" w:space="0" w:color="auto"/>
        <w:bottom w:val="none" w:sz="0" w:space="0" w:color="auto"/>
        <w:right w:val="none" w:sz="0" w:space="0" w:color="auto"/>
      </w:divBdr>
    </w:div>
    <w:div w:id="2011562227">
      <w:bodyDiv w:val="1"/>
      <w:marLeft w:val="0"/>
      <w:marRight w:val="0"/>
      <w:marTop w:val="0"/>
      <w:marBottom w:val="0"/>
      <w:divBdr>
        <w:top w:val="none" w:sz="0" w:space="0" w:color="auto"/>
        <w:left w:val="none" w:sz="0" w:space="0" w:color="auto"/>
        <w:bottom w:val="none" w:sz="0" w:space="0" w:color="auto"/>
        <w:right w:val="none" w:sz="0" w:space="0" w:color="auto"/>
      </w:divBdr>
    </w:div>
    <w:div w:id="2012217602">
      <w:bodyDiv w:val="1"/>
      <w:marLeft w:val="0"/>
      <w:marRight w:val="0"/>
      <w:marTop w:val="0"/>
      <w:marBottom w:val="0"/>
      <w:divBdr>
        <w:top w:val="none" w:sz="0" w:space="0" w:color="auto"/>
        <w:left w:val="none" w:sz="0" w:space="0" w:color="auto"/>
        <w:bottom w:val="none" w:sz="0" w:space="0" w:color="auto"/>
        <w:right w:val="none" w:sz="0" w:space="0" w:color="auto"/>
      </w:divBdr>
    </w:div>
    <w:div w:id="2012637102">
      <w:bodyDiv w:val="1"/>
      <w:marLeft w:val="0"/>
      <w:marRight w:val="0"/>
      <w:marTop w:val="0"/>
      <w:marBottom w:val="0"/>
      <w:divBdr>
        <w:top w:val="none" w:sz="0" w:space="0" w:color="auto"/>
        <w:left w:val="none" w:sz="0" w:space="0" w:color="auto"/>
        <w:bottom w:val="none" w:sz="0" w:space="0" w:color="auto"/>
        <w:right w:val="none" w:sz="0" w:space="0" w:color="auto"/>
      </w:divBdr>
      <w:divsChild>
        <w:div w:id="138377536">
          <w:marLeft w:val="640"/>
          <w:marRight w:val="0"/>
          <w:marTop w:val="0"/>
          <w:marBottom w:val="0"/>
          <w:divBdr>
            <w:top w:val="none" w:sz="0" w:space="0" w:color="auto"/>
            <w:left w:val="none" w:sz="0" w:space="0" w:color="auto"/>
            <w:bottom w:val="none" w:sz="0" w:space="0" w:color="auto"/>
            <w:right w:val="none" w:sz="0" w:space="0" w:color="auto"/>
          </w:divBdr>
        </w:div>
        <w:div w:id="453060789">
          <w:marLeft w:val="640"/>
          <w:marRight w:val="0"/>
          <w:marTop w:val="0"/>
          <w:marBottom w:val="0"/>
          <w:divBdr>
            <w:top w:val="none" w:sz="0" w:space="0" w:color="auto"/>
            <w:left w:val="none" w:sz="0" w:space="0" w:color="auto"/>
            <w:bottom w:val="none" w:sz="0" w:space="0" w:color="auto"/>
            <w:right w:val="none" w:sz="0" w:space="0" w:color="auto"/>
          </w:divBdr>
        </w:div>
        <w:div w:id="605574206">
          <w:marLeft w:val="640"/>
          <w:marRight w:val="0"/>
          <w:marTop w:val="0"/>
          <w:marBottom w:val="0"/>
          <w:divBdr>
            <w:top w:val="none" w:sz="0" w:space="0" w:color="auto"/>
            <w:left w:val="none" w:sz="0" w:space="0" w:color="auto"/>
            <w:bottom w:val="none" w:sz="0" w:space="0" w:color="auto"/>
            <w:right w:val="none" w:sz="0" w:space="0" w:color="auto"/>
          </w:divBdr>
        </w:div>
        <w:div w:id="804086270">
          <w:marLeft w:val="640"/>
          <w:marRight w:val="0"/>
          <w:marTop w:val="0"/>
          <w:marBottom w:val="0"/>
          <w:divBdr>
            <w:top w:val="none" w:sz="0" w:space="0" w:color="auto"/>
            <w:left w:val="none" w:sz="0" w:space="0" w:color="auto"/>
            <w:bottom w:val="none" w:sz="0" w:space="0" w:color="auto"/>
            <w:right w:val="none" w:sz="0" w:space="0" w:color="auto"/>
          </w:divBdr>
        </w:div>
        <w:div w:id="820579668">
          <w:marLeft w:val="640"/>
          <w:marRight w:val="0"/>
          <w:marTop w:val="0"/>
          <w:marBottom w:val="0"/>
          <w:divBdr>
            <w:top w:val="none" w:sz="0" w:space="0" w:color="auto"/>
            <w:left w:val="none" w:sz="0" w:space="0" w:color="auto"/>
            <w:bottom w:val="none" w:sz="0" w:space="0" w:color="auto"/>
            <w:right w:val="none" w:sz="0" w:space="0" w:color="auto"/>
          </w:divBdr>
        </w:div>
        <w:div w:id="833257158">
          <w:marLeft w:val="640"/>
          <w:marRight w:val="0"/>
          <w:marTop w:val="0"/>
          <w:marBottom w:val="0"/>
          <w:divBdr>
            <w:top w:val="none" w:sz="0" w:space="0" w:color="auto"/>
            <w:left w:val="none" w:sz="0" w:space="0" w:color="auto"/>
            <w:bottom w:val="none" w:sz="0" w:space="0" w:color="auto"/>
            <w:right w:val="none" w:sz="0" w:space="0" w:color="auto"/>
          </w:divBdr>
        </w:div>
        <w:div w:id="971515345">
          <w:marLeft w:val="640"/>
          <w:marRight w:val="0"/>
          <w:marTop w:val="0"/>
          <w:marBottom w:val="0"/>
          <w:divBdr>
            <w:top w:val="none" w:sz="0" w:space="0" w:color="auto"/>
            <w:left w:val="none" w:sz="0" w:space="0" w:color="auto"/>
            <w:bottom w:val="none" w:sz="0" w:space="0" w:color="auto"/>
            <w:right w:val="none" w:sz="0" w:space="0" w:color="auto"/>
          </w:divBdr>
        </w:div>
        <w:div w:id="972952475">
          <w:marLeft w:val="640"/>
          <w:marRight w:val="0"/>
          <w:marTop w:val="0"/>
          <w:marBottom w:val="0"/>
          <w:divBdr>
            <w:top w:val="none" w:sz="0" w:space="0" w:color="auto"/>
            <w:left w:val="none" w:sz="0" w:space="0" w:color="auto"/>
            <w:bottom w:val="none" w:sz="0" w:space="0" w:color="auto"/>
            <w:right w:val="none" w:sz="0" w:space="0" w:color="auto"/>
          </w:divBdr>
        </w:div>
        <w:div w:id="998073882">
          <w:marLeft w:val="640"/>
          <w:marRight w:val="0"/>
          <w:marTop w:val="0"/>
          <w:marBottom w:val="0"/>
          <w:divBdr>
            <w:top w:val="none" w:sz="0" w:space="0" w:color="auto"/>
            <w:left w:val="none" w:sz="0" w:space="0" w:color="auto"/>
            <w:bottom w:val="none" w:sz="0" w:space="0" w:color="auto"/>
            <w:right w:val="none" w:sz="0" w:space="0" w:color="auto"/>
          </w:divBdr>
        </w:div>
        <w:div w:id="1074661988">
          <w:marLeft w:val="640"/>
          <w:marRight w:val="0"/>
          <w:marTop w:val="0"/>
          <w:marBottom w:val="0"/>
          <w:divBdr>
            <w:top w:val="none" w:sz="0" w:space="0" w:color="auto"/>
            <w:left w:val="none" w:sz="0" w:space="0" w:color="auto"/>
            <w:bottom w:val="none" w:sz="0" w:space="0" w:color="auto"/>
            <w:right w:val="none" w:sz="0" w:space="0" w:color="auto"/>
          </w:divBdr>
        </w:div>
        <w:div w:id="1255673124">
          <w:marLeft w:val="640"/>
          <w:marRight w:val="0"/>
          <w:marTop w:val="0"/>
          <w:marBottom w:val="0"/>
          <w:divBdr>
            <w:top w:val="none" w:sz="0" w:space="0" w:color="auto"/>
            <w:left w:val="none" w:sz="0" w:space="0" w:color="auto"/>
            <w:bottom w:val="none" w:sz="0" w:space="0" w:color="auto"/>
            <w:right w:val="none" w:sz="0" w:space="0" w:color="auto"/>
          </w:divBdr>
        </w:div>
        <w:div w:id="1688094459">
          <w:marLeft w:val="640"/>
          <w:marRight w:val="0"/>
          <w:marTop w:val="0"/>
          <w:marBottom w:val="0"/>
          <w:divBdr>
            <w:top w:val="none" w:sz="0" w:space="0" w:color="auto"/>
            <w:left w:val="none" w:sz="0" w:space="0" w:color="auto"/>
            <w:bottom w:val="none" w:sz="0" w:space="0" w:color="auto"/>
            <w:right w:val="none" w:sz="0" w:space="0" w:color="auto"/>
          </w:divBdr>
        </w:div>
        <w:div w:id="2117477453">
          <w:marLeft w:val="640"/>
          <w:marRight w:val="0"/>
          <w:marTop w:val="0"/>
          <w:marBottom w:val="0"/>
          <w:divBdr>
            <w:top w:val="none" w:sz="0" w:space="0" w:color="auto"/>
            <w:left w:val="none" w:sz="0" w:space="0" w:color="auto"/>
            <w:bottom w:val="none" w:sz="0" w:space="0" w:color="auto"/>
            <w:right w:val="none" w:sz="0" w:space="0" w:color="auto"/>
          </w:divBdr>
        </w:div>
      </w:divsChild>
    </w:div>
    <w:div w:id="2012642106">
      <w:bodyDiv w:val="1"/>
      <w:marLeft w:val="0"/>
      <w:marRight w:val="0"/>
      <w:marTop w:val="0"/>
      <w:marBottom w:val="0"/>
      <w:divBdr>
        <w:top w:val="none" w:sz="0" w:space="0" w:color="auto"/>
        <w:left w:val="none" w:sz="0" w:space="0" w:color="auto"/>
        <w:bottom w:val="none" w:sz="0" w:space="0" w:color="auto"/>
        <w:right w:val="none" w:sz="0" w:space="0" w:color="auto"/>
      </w:divBdr>
      <w:divsChild>
        <w:div w:id="100150928">
          <w:marLeft w:val="640"/>
          <w:marRight w:val="0"/>
          <w:marTop w:val="0"/>
          <w:marBottom w:val="0"/>
          <w:divBdr>
            <w:top w:val="none" w:sz="0" w:space="0" w:color="auto"/>
            <w:left w:val="none" w:sz="0" w:space="0" w:color="auto"/>
            <w:bottom w:val="none" w:sz="0" w:space="0" w:color="auto"/>
            <w:right w:val="none" w:sz="0" w:space="0" w:color="auto"/>
          </w:divBdr>
        </w:div>
        <w:div w:id="421608527">
          <w:marLeft w:val="640"/>
          <w:marRight w:val="0"/>
          <w:marTop w:val="0"/>
          <w:marBottom w:val="0"/>
          <w:divBdr>
            <w:top w:val="none" w:sz="0" w:space="0" w:color="auto"/>
            <w:left w:val="none" w:sz="0" w:space="0" w:color="auto"/>
            <w:bottom w:val="none" w:sz="0" w:space="0" w:color="auto"/>
            <w:right w:val="none" w:sz="0" w:space="0" w:color="auto"/>
          </w:divBdr>
        </w:div>
        <w:div w:id="587807575">
          <w:marLeft w:val="640"/>
          <w:marRight w:val="0"/>
          <w:marTop w:val="0"/>
          <w:marBottom w:val="0"/>
          <w:divBdr>
            <w:top w:val="none" w:sz="0" w:space="0" w:color="auto"/>
            <w:left w:val="none" w:sz="0" w:space="0" w:color="auto"/>
            <w:bottom w:val="none" w:sz="0" w:space="0" w:color="auto"/>
            <w:right w:val="none" w:sz="0" w:space="0" w:color="auto"/>
          </w:divBdr>
        </w:div>
        <w:div w:id="742261586">
          <w:marLeft w:val="640"/>
          <w:marRight w:val="0"/>
          <w:marTop w:val="0"/>
          <w:marBottom w:val="0"/>
          <w:divBdr>
            <w:top w:val="none" w:sz="0" w:space="0" w:color="auto"/>
            <w:left w:val="none" w:sz="0" w:space="0" w:color="auto"/>
            <w:bottom w:val="none" w:sz="0" w:space="0" w:color="auto"/>
            <w:right w:val="none" w:sz="0" w:space="0" w:color="auto"/>
          </w:divBdr>
        </w:div>
        <w:div w:id="1075585748">
          <w:marLeft w:val="640"/>
          <w:marRight w:val="0"/>
          <w:marTop w:val="0"/>
          <w:marBottom w:val="0"/>
          <w:divBdr>
            <w:top w:val="none" w:sz="0" w:space="0" w:color="auto"/>
            <w:left w:val="none" w:sz="0" w:space="0" w:color="auto"/>
            <w:bottom w:val="none" w:sz="0" w:space="0" w:color="auto"/>
            <w:right w:val="none" w:sz="0" w:space="0" w:color="auto"/>
          </w:divBdr>
        </w:div>
        <w:div w:id="1186016281">
          <w:marLeft w:val="640"/>
          <w:marRight w:val="0"/>
          <w:marTop w:val="0"/>
          <w:marBottom w:val="0"/>
          <w:divBdr>
            <w:top w:val="none" w:sz="0" w:space="0" w:color="auto"/>
            <w:left w:val="none" w:sz="0" w:space="0" w:color="auto"/>
            <w:bottom w:val="none" w:sz="0" w:space="0" w:color="auto"/>
            <w:right w:val="none" w:sz="0" w:space="0" w:color="auto"/>
          </w:divBdr>
        </w:div>
        <w:div w:id="1539849833">
          <w:marLeft w:val="640"/>
          <w:marRight w:val="0"/>
          <w:marTop w:val="0"/>
          <w:marBottom w:val="0"/>
          <w:divBdr>
            <w:top w:val="none" w:sz="0" w:space="0" w:color="auto"/>
            <w:left w:val="none" w:sz="0" w:space="0" w:color="auto"/>
            <w:bottom w:val="none" w:sz="0" w:space="0" w:color="auto"/>
            <w:right w:val="none" w:sz="0" w:space="0" w:color="auto"/>
          </w:divBdr>
        </w:div>
        <w:div w:id="1655915626">
          <w:marLeft w:val="640"/>
          <w:marRight w:val="0"/>
          <w:marTop w:val="0"/>
          <w:marBottom w:val="0"/>
          <w:divBdr>
            <w:top w:val="none" w:sz="0" w:space="0" w:color="auto"/>
            <w:left w:val="none" w:sz="0" w:space="0" w:color="auto"/>
            <w:bottom w:val="none" w:sz="0" w:space="0" w:color="auto"/>
            <w:right w:val="none" w:sz="0" w:space="0" w:color="auto"/>
          </w:divBdr>
        </w:div>
        <w:div w:id="1673292220">
          <w:marLeft w:val="640"/>
          <w:marRight w:val="0"/>
          <w:marTop w:val="0"/>
          <w:marBottom w:val="0"/>
          <w:divBdr>
            <w:top w:val="none" w:sz="0" w:space="0" w:color="auto"/>
            <w:left w:val="none" w:sz="0" w:space="0" w:color="auto"/>
            <w:bottom w:val="none" w:sz="0" w:space="0" w:color="auto"/>
            <w:right w:val="none" w:sz="0" w:space="0" w:color="auto"/>
          </w:divBdr>
        </w:div>
        <w:div w:id="1713456219">
          <w:marLeft w:val="640"/>
          <w:marRight w:val="0"/>
          <w:marTop w:val="0"/>
          <w:marBottom w:val="0"/>
          <w:divBdr>
            <w:top w:val="none" w:sz="0" w:space="0" w:color="auto"/>
            <w:left w:val="none" w:sz="0" w:space="0" w:color="auto"/>
            <w:bottom w:val="none" w:sz="0" w:space="0" w:color="auto"/>
            <w:right w:val="none" w:sz="0" w:space="0" w:color="auto"/>
          </w:divBdr>
        </w:div>
        <w:div w:id="1813129978">
          <w:marLeft w:val="640"/>
          <w:marRight w:val="0"/>
          <w:marTop w:val="0"/>
          <w:marBottom w:val="0"/>
          <w:divBdr>
            <w:top w:val="none" w:sz="0" w:space="0" w:color="auto"/>
            <w:left w:val="none" w:sz="0" w:space="0" w:color="auto"/>
            <w:bottom w:val="none" w:sz="0" w:space="0" w:color="auto"/>
            <w:right w:val="none" w:sz="0" w:space="0" w:color="auto"/>
          </w:divBdr>
        </w:div>
        <w:div w:id="1847282720">
          <w:marLeft w:val="640"/>
          <w:marRight w:val="0"/>
          <w:marTop w:val="0"/>
          <w:marBottom w:val="0"/>
          <w:divBdr>
            <w:top w:val="none" w:sz="0" w:space="0" w:color="auto"/>
            <w:left w:val="none" w:sz="0" w:space="0" w:color="auto"/>
            <w:bottom w:val="none" w:sz="0" w:space="0" w:color="auto"/>
            <w:right w:val="none" w:sz="0" w:space="0" w:color="auto"/>
          </w:divBdr>
        </w:div>
        <w:div w:id="2026055949">
          <w:marLeft w:val="640"/>
          <w:marRight w:val="0"/>
          <w:marTop w:val="0"/>
          <w:marBottom w:val="0"/>
          <w:divBdr>
            <w:top w:val="none" w:sz="0" w:space="0" w:color="auto"/>
            <w:left w:val="none" w:sz="0" w:space="0" w:color="auto"/>
            <w:bottom w:val="none" w:sz="0" w:space="0" w:color="auto"/>
            <w:right w:val="none" w:sz="0" w:space="0" w:color="auto"/>
          </w:divBdr>
        </w:div>
      </w:divsChild>
    </w:div>
    <w:div w:id="2013946635">
      <w:bodyDiv w:val="1"/>
      <w:marLeft w:val="0"/>
      <w:marRight w:val="0"/>
      <w:marTop w:val="0"/>
      <w:marBottom w:val="0"/>
      <w:divBdr>
        <w:top w:val="none" w:sz="0" w:space="0" w:color="auto"/>
        <w:left w:val="none" w:sz="0" w:space="0" w:color="auto"/>
        <w:bottom w:val="none" w:sz="0" w:space="0" w:color="auto"/>
        <w:right w:val="none" w:sz="0" w:space="0" w:color="auto"/>
      </w:divBdr>
    </w:div>
    <w:div w:id="2015067274">
      <w:bodyDiv w:val="1"/>
      <w:marLeft w:val="0"/>
      <w:marRight w:val="0"/>
      <w:marTop w:val="0"/>
      <w:marBottom w:val="0"/>
      <w:divBdr>
        <w:top w:val="none" w:sz="0" w:space="0" w:color="auto"/>
        <w:left w:val="none" w:sz="0" w:space="0" w:color="auto"/>
        <w:bottom w:val="none" w:sz="0" w:space="0" w:color="auto"/>
        <w:right w:val="none" w:sz="0" w:space="0" w:color="auto"/>
      </w:divBdr>
    </w:div>
    <w:div w:id="2015254141">
      <w:bodyDiv w:val="1"/>
      <w:marLeft w:val="0"/>
      <w:marRight w:val="0"/>
      <w:marTop w:val="0"/>
      <w:marBottom w:val="0"/>
      <w:divBdr>
        <w:top w:val="none" w:sz="0" w:space="0" w:color="auto"/>
        <w:left w:val="none" w:sz="0" w:space="0" w:color="auto"/>
        <w:bottom w:val="none" w:sz="0" w:space="0" w:color="auto"/>
        <w:right w:val="none" w:sz="0" w:space="0" w:color="auto"/>
      </w:divBdr>
    </w:div>
    <w:div w:id="2015762663">
      <w:bodyDiv w:val="1"/>
      <w:marLeft w:val="0"/>
      <w:marRight w:val="0"/>
      <w:marTop w:val="0"/>
      <w:marBottom w:val="0"/>
      <w:divBdr>
        <w:top w:val="none" w:sz="0" w:space="0" w:color="auto"/>
        <w:left w:val="none" w:sz="0" w:space="0" w:color="auto"/>
        <w:bottom w:val="none" w:sz="0" w:space="0" w:color="auto"/>
        <w:right w:val="none" w:sz="0" w:space="0" w:color="auto"/>
      </w:divBdr>
    </w:div>
    <w:div w:id="2015767028">
      <w:bodyDiv w:val="1"/>
      <w:marLeft w:val="0"/>
      <w:marRight w:val="0"/>
      <w:marTop w:val="0"/>
      <w:marBottom w:val="0"/>
      <w:divBdr>
        <w:top w:val="none" w:sz="0" w:space="0" w:color="auto"/>
        <w:left w:val="none" w:sz="0" w:space="0" w:color="auto"/>
        <w:bottom w:val="none" w:sz="0" w:space="0" w:color="auto"/>
        <w:right w:val="none" w:sz="0" w:space="0" w:color="auto"/>
      </w:divBdr>
    </w:div>
    <w:div w:id="2015912560">
      <w:bodyDiv w:val="1"/>
      <w:marLeft w:val="0"/>
      <w:marRight w:val="0"/>
      <w:marTop w:val="0"/>
      <w:marBottom w:val="0"/>
      <w:divBdr>
        <w:top w:val="none" w:sz="0" w:space="0" w:color="auto"/>
        <w:left w:val="none" w:sz="0" w:space="0" w:color="auto"/>
        <w:bottom w:val="none" w:sz="0" w:space="0" w:color="auto"/>
        <w:right w:val="none" w:sz="0" w:space="0" w:color="auto"/>
      </w:divBdr>
    </w:div>
    <w:div w:id="2016496912">
      <w:bodyDiv w:val="1"/>
      <w:marLeft w:val="0"/>
      <w:marRight w:val="0"/>
      <w:marTop w:val="0"/>
      <w:marBottom w:val="0"/>
      <w:divBdr>
        <w:top w:val="none" w:sz="0" w:space="0" w:color="auto"/>
        <w:left w:val="none" w:sz="0" w:space="0" w:color="auto"/>
        <w:bottom w:val="none" w:sz="0" w:space="0" w:color="auto"/>
        <w:right w:val="none" w:sz="0" w:space="0" w:color="auto"/>
      </w:divBdr>
    </w:div>
    <w:div w:id="2017338529">
      <w:bodyDiv w:val="1"/>
      <w:marLeft w:val="0"/>
      <w:marRight w:val="0"/>
      <w:marTop w:val="0"/>
      <w:marBottom w:val="0"/>
      <w:divBdr>
        <w:top w:val="none" w:sz="0" w:space="0" w:color="auto"/>
        <w:left w:val="none" w:sz="0" w:space="0" w:color="auto"/>
        <w:bottom w:val="none" w:sz="0" w:space="0" w:color="auto"/>
        <w:right w:val="none" w:sz="0" w:space="0" w:color="auto"/>
      </w:divBdr>
    </w:div>
    <w:div w:id="2017612277">
      <w:bodyDiv w:val="1"/>
      <w:marLeft w:val="0"/>
      <w:marRight w:val="0"/>
      <w:marTop w:val="0"/>
      <w:marBottom w:val="0"/>
      <w:divBdr>
        <w:top w:val="none" w:sz="0" w:space="0" w:color="auto"/>
        <w:left w:val="none" w:sz="0" w:space="0" w:color="auto"/>
        <w:bottom w:val="none" w:sz="0" w:space="0" w:color="auto"/>
        <w:right w:val="none" w:sz="0" w:space="0" w:color="auto"/>
      </w:divBdr>
    </w:div>
    <w:div w:id="2017730771">
      <w:bodyDiv w:val="1"/>
      <w:marLeft w:val="0"/>
      <w:marRight w:val="0"/>
      <w:marTop w:val="0"/>
      <w:marBottom w:val="0"/>
      <w:divBdr>
        <w:top w:val="none" w:sz="0" w:space="0" w:color="auto"/>
        <w:left w:val="none" w:sz="0" w:space="0" w:color="auto"/>
        <w:bottom w:val="none" w:sz="0" w:space="0" w:color="auto"/>
        <w:right w:val="none" w:sz="0" w:space="0" w:color="auto"/>
      </w:divBdr>
    </w:div>
    <w:div w:id="2017927356">
      <w:bodyDiv w:val="1"/>
      <w:marLeft w:val="0"/>
      <w:marRight w:val="0"/>
      <w:marTop w:val="0"/>
      <w:marBottom w:val="0"/>
      <w:divBdr>
        <w:top w:val="none" w:sz="0" w:space="0" w:color="auto"/>
        <w:left w:val="none" w:sz="0" w:space="0" w:color="auto"/>
        <w:bottom w:val="none" w:sz="0" w:space="0" w:color="auto"/>
        <w:right w:val="none" w:sz="0" w:space="0" w:color="auto"/>
      </w:divBdr>
    </w:div>
    <w:div w:id="2018000274">
      <w:bodyDiv w:val="1"/>
      <w:marLeft w:val="0"/>
      <w:marRight w:val="0"/>
      <w:marTop w:val="0"/>
      <w:marBottom w:val="0"/>
      <w:divBdr>
        <w:top w:val="none" w:sz="0" w:space="0" w:color="auto"/>
        <w:left w:val="none" w:sz="0" w:space="0" w:color="auto"/>
        <w:bottom w:val="none" w:sz="0" w:space="0" w:color="auto"/>
        <w:right w:val="none" w:sz="0" w:space="0" w:color="auto"/>
      </w:divBdr>
    </w:div>
    <w:div w:id="2018313466">
      <w:bodyDiv w:val="1"/>
      <w:marLeft w:val="0"/>
      <w:marRight w:val="0"/>
      <w:marTop w:val="0"/>
      <w:marBottom w:val="0"/>
      <w:divBdr>
        <w:top w:val="none" w:sz="0" w:space="0" w:color="auto"/>
        <w:left w:val="none" w:sz="0" w:space="0" w:color="auto"/>
        <w:bottom w:val="none" w:sz="0" w:space="0" w:color="auto"/>
        <w:right w:val="none" w:sz="0" w:space="0" w:color="auto"/>
      </w:divBdr>
    </w:div>
    <w:div w:id="2018772941">
      <w:bodyDiv w:val="1"/>
      <w:marLeft w:val="0"/>
      <w:marRight w:val="0"/>
      <w:marTop w:val="0"/>
      <w:marBottom w:val="0"/>
      <w:divBdr>
        <w:top w:val="none" w:sz="0" w:space="0" w:color="auto"/>
        <w:left w:val="none" w:sz="0" w:space="0" w:color="auto"/>
        <w:bottom w:val="none" w:sz="0" w:space="0" w:color="auto"/>
        <w:right w:val="none" w:sz="0" w:space="0" w:color="auto"/>
      </w:divBdr>
    </w:div>
    <w:div w:id="2019041872">
      <w:bodyDiv w:val="1"/>
      <w:marLeft w:val="0"/>
      <w:marRight w:val="0"/>
      <w:marTop w:val="0"/>
      <w:marBottom w:val="0"/>
      <w:divBdr>
        <w:top w:val="none" w:sz="0" w:space="0" w:color="auto"/>
        <w:left w:val="none" w:sz="0" w:space="0" w:color="auto"/>
        <w:bottom w:val="none" w:sz="0" w:space="0" w:color="auto"/>
        <w:right w:val="none" w:sz="0" w:space="0" w:color="auto"/>
      </w:divBdr>
    </w:div>
    <w:div w:id="2019968148">
      <w:bodyDiv w:val="1"/>
      <w:marLeft w:val="0"/>
      <w:marRight w:val="0"/>
      <w:marTop w:val="0"/>
      <w:marBottom w:val="0"/>
      <w:divBdr>
        <w:top w:val="none" w:sz="0" w:space="0" w:color="auto"/>
        <w:left w:val="none" w:sz="0" w:space="0" w:color="auto"/>
        <w:bottom w:val="none" w:sz="0" w:space="0" w:color="auto"/>
        <w:right w:val="none" w:sz="0" w:space="0" w:color="auto"/>
      </w:divBdr>
    </w:div>
    <w:div w:id="2020346137">
      <w:bodyDiv w:val="1"/>
      <w:marLeft w:val="0"/>
      <w:marRight w:val="0"/>
      <w:marTop w:val="0"/>
      <w:marBottom w:val="0"/>
      <w:divBdr>
        <w:top w:val="none" w:sz="0" w:space="0" w:color="auto"/>
        <w:left w:val="none" w:sz="0" w:space="0" w:color="auto"/>
        <w:bottom w:val="none" w:sz="0" w:space="0" w:color="auto"/>
        <w:right w:val="none" w:sz="0" w:space="0" w:color="auto"/>
      </w:divBdr>
    </w:div>
    <w:div w:id="2020616970">
      <w:bodyDiv w:val="1"/>
      <w:marLeft w:val="0"/>
      <w:marRight w:val="0"/>
      <w:marTop w:val="0"/>
      <w:marBottom w:val="0"/>
      <w:divBdr>
        <w:top w:val="none" w:sz="0" w:space="0" w:color="auto"/>
        <w:left w:val="none" w:sz="0" w:space="0" w:color="auto"/>
        <w:bottom w:val="none" w:sz="0" w:space="0" w:color="auto"/>
        <w:right w:val="none" w:sz="0" w:space="0" w:color="auto"/>
      </w:divBdr>
    </w:div>
    <w:div w:id="2021000872">
      <w:bodyDiv w:val="1"/>
      <w:marLeft w:val="0"/>
      <w:marRight w:val="0"/>
      <w:marTop w:val="0"/>
      <w:marBottom w:val="0"/>
      <w:divBdr>
        <w:top w:val="none" w:sz="0" w:space="0" w:color="auto"/>
        <w:left w:val="none" w:sz="0" w:space="0" w:color="auto"/>
        <w:bottom w:val="none" w:sz="0" w:space="0" w:color="auto"/>
        <w:right w:val="none" w:sz="0" w:space="0" w:color="auto"/>
      </w:divBdr>
    </w:div>
    <w:div w:id="2021195819">
      <w:bodyDiv w:val="1"/>
      <w:marLeft w:val="0"/>
      <w:marRight w:val="0"/>
      <w:marTop w:val="0"/>
      <w:marBottom w:val="0"/>
      <w:divBdr>
        <w:top w:val="none" w:sz="0" w:space="0" w:color="auto"/>
        <w:left w:val="none" w:sz="0" w:space="0" w:color="auto"/>
        <w:bottom w:val="none" w:sz="0" w:space="0" w:color="auto"/>
        <w:right w:val="none" w:sz="0" w:space="0" w:color="auto"/>
      </w:divBdr>
    </w:div>
    <w:div w:id="2021272724">
      <w:bodyDiv w:val="1"/>
      <w:marLeft w:val="0"/>
      <w:marRight w:val="0"/>
      <w:marTop w:val="0"/>
      <w:marBottom w:val="0"/>
      <w:divBdr>
        <w:top w:val="none" w:sz="0" w:space="0" w:color="auto"/>
        <w:left w:val="none" w:sz="0" w:space="0" w:color="auto"/>
        <w:bottom w:val="none" w:sz="0" w:space="0" w:color="auto"/>
        <w:right w:val="none" w:sz="0" w:space="0" w:color="auto"/>
      </w:divBdr>
    </w:div>
    <w:div w:id="2021931051">
      <w:bodyDiv w:val="1"/>
      <w:marLeft w:val="0"/>
      <w:marRight w:val="0"/>
      <w:marTop w:val="0"/>
      <w:marBottom w:val="0"/>
      <w:divBdr>
        <w:top w:val="none" w:sz="0" w:space="0" w:color="auto"/>
        <w:left w:val="none" w:sz="0" w:space="0" w:color="auto"/>
        <w:bottom w:val="none" w:sz="0" w:space="0" w:color="auto"/>
        <w:right w:val="none" w:sz="0" w:space="0" w:color="auto"/>
      </w:divBdr>
    </w:div>
    <w:div w:id="2022003338">
      <w:bodyDiv w:val="1"/>
      <w:marLeft w:val="0"/>
      <w:marRight w:val="0"/>
      <w:marTop w:val="0"/>
      <w:marBottom w:val="0"/>
      <w:divBdr>
        <w:top w:val="none" w:sz="0" w:space="0" w:color="auto"/>
        <w:left w:val="none" w:sz="0" w:space="0" w:color="auto"/>
        <w:bottom w:val="none" w:sz="0" w:space="0" w:color="auto"/>
        <w:right w:val="none" w:sz="0" w:space="0" w:color="auto"/>
      </w:divBdr>
    </w:div>
    <w:div w:id="2022079697">
      <w:bodyDiv w:val="1"/>
      <w:marLeft w:val="0"/>
      <w:marRight w:val="0"/>
      <w:marTop w:val="0"/>
      <w:marBottom w:val="0"/>
      <w:divBdr>
        <w:top w:val="none" w:sz="0" w:space="0" w:color="auto"/>
        <w:left w:val="none" w:sz="0" w:space="0" w:color="auto"/>
        <w:bottom w:val="none" w:sz="0" w:space="0" w:color="auto"/>
        <w:right w:val="none" w:sz="0" w:space="0" w:color="auto"/>
      </w:divBdr>
    </w:div>
    <w:div w:id="2023163138">
      <w:bodyDiv w:val="1"/>
      <w:marLeft w:val="0"/>
      <w:marRight w:val="0"/>
      <w:marTop w:val="0"/>
      <w:marBottom w:val="0"/>
      <w:divBdr>
        <w:top w:val="none" w:sz="0" w:space="0" w:color="auto"/>
        <w:left w:val="none" w:sz="0" w:space="0" w:color="auto"/>
        <w:bottom w:val="none" w:sz="0" w:space="0" w:color="auto"/>
        <w:right w:val="none" w:sz="0" w:space="0" w:color="auto"/>
      </w:divBdr>
    </w:div>
    <w:div w:id="2023624620">
      <w:bodyDiv w:val="1"/>
      <w:marLeft w:val="0"/>
      <w:marRight w:val="0"/>
      <w:marTop w:val="0"/>
      <w:marBottom w:val="0"/>
      <w:divBdr>
        <w:top w:val="none" w:sz="0" w:space="0" w:color="auto"/>
        <w:left w:val="none" w:sz="0" w:space="0" w:color="auto"/>
        <w:bottom w:val="none" w:sz="0" w:space="0" w:color="auto"/>
        <w:right w:val="none" w:sz="0" w:space="0" w:color="auto"/>
      </w:divBdr>
    </w:div>
    <w:div w:id="2023820194">
      <w:bodyDiv w:val="1"/>
      <w:marLeft w:val="0"/>
      <w:marRight w:val="0"/>
      <w:marTop w:val="0"/>
      <w:marBottom w:val="0"/>
      <w:divBdr>
        <w:top w:val="none" w:sz="0" w:space="0" w:color="auto"/>
        <w:left w:val="none" w:sz="0" w:space="0" w:color="auto"/>
        <w:bottom w:val="none" w:sz="0" w:space="0" w:color="auto"/>
        <w:right w:val="none" w:sz="0" w:space="0" w:color="auto"/>
      </w:divBdr>
    </w:div>
    <w:div w:id="2024014258">
      <w:bodyDiv w:val="1"/>
      <w:marLeft w:val="0"/>
      <w:marRight w:val="0"/>
      <w:marTop w:val="0"/>
      <w:marBottom w:val="0"/>
      <w:divBdr>
        <w:top w:val="none" w:sz="0" w:space="0" w:color="auto"/>
        <w:left w:val="none" w:sz="0" w:space="0" w:color="auto"/>
        <w:bottom w:val="none" w:sz="0" w:space="0" w:color="auto"/>
        <w:right w:val="none" w:sz="0" w:space="0" w:color="auto"/>
      </w:divBdr>
    </w:div>
    <w:div w:id="2024553563">
      <w:bodyDiv w:val="1"/>
      <w:marLeft w:val="0"/>
      <w:marRight w:val="0"/>
      <w:marTop w:val="0"/>
      <w:marBottom w:val="0"/>
      <w:divBdr>
        <w:top w:val="none" w:sz="0" w:space="0" w:color="auto"/>
        <w:left w:val="none" w:sz="0" w:space="0" w:color="auto"/>
        <w:bottom w:val="none" w:sz="0" w:space="0" w:color="auto"/>
        <w:right w:val="none" w:sz="0" w:space="0" w:color="auto"/>
      </w:divBdr>
    </w:div>
    <w:div w:id="2024554304">
      <w:bodyDiv w:val="1"/>
      <w:marLeft w:val="0"/>
      <w:marRight w:val="0"/>
      <w:marTop w:val="0"/>
      <w:marBottom w:val="0"/>
      <w:divBdr>
        <w:top w:val="none" w:sz="0" w:space="0" w:color="auto"/>
        <w:left w:val="none" w:sz="0" w:space="0" w:color="auto"/>
        <w:bottom w:val="none" w:sz="0" w:space="0" w:color="auto"/>
        <w:right w:val="none" w:sz="0" w:space="0" w:color="auto"/>
      </w:divBdr>
    </w:div>
    <w:div w:id="2024672679">
      <w:bodyDiv w:val="1"/>
      <w:marLeft w:val="0"/>
      <w:marRight w:val="0"/>
      <w:marTop w:val="0"/>
      <w:marBottom w:val="0"/>
      <w:divBdr>
        <w:top w:val="none" w:sz="0" w:space="0" w:color="auto"/>
        <w:left w:val="none" w:sz="0" w:space="0" w:color="auto"/>
        <w:bottom w:val="none" w:sz="0" w:space="0" w:color="auto"/>
        <w:right w:val="none" w:sz="0" w:space="0" w:color="auto"/>
      </w:divBdr>
    </w:div>
    <w:div w:id="2025159848">
      <w:bodyDiv w:val="1"/>
      <w:marLeft w:val="0"/>
      <w:marRight w:val="0"/>
      <w:marTop w:val="0"/>
      <w:marBottom w:val="0"/>
      <w:divBdr>
        <w:top w:val="none" w:sz="0" w:space="0" w:color="auto"/>
        <w:left w:val="none" w:sz="0" w:space="0" w:color="auto"/>
        <w:bottom w:val="none" w:sz="0" w:space="0" w:color="auto"/>
        <w:right w:val="none" w:sz="0" w:space="0" w:color="auto"/>
      </w:divBdr>
    </w:div>
    <w:div w:id="2026638726">
      <w:bodyDiv w:val="1"/>
      <w:marLeft w:val="0"/>
      <w:marRight w:val="0"/>
      <w:marTop w:val="0"/>
      <w:marBottom w:val="0"/>
      <w:divBdr>
        <w:top w:val="none" w:sz="0" w:space="0" w:color="auto"/>
        <w:left w:val="none" w:sz="0" w:space="0" w:color="auto"/>
        <w:bottom w:val="none" w:sz="0" w:space="0" w:color="auto"/>
        <w:right w:val="none" w:sz="0" w:space="0" w:color="auto"/>
      </w:divBdr>
    </w:div>
    <w:div w:id="2026905720">
      <w:bodyDiv w:val="1"/>
      <w:marLeft w:val="0"/>
      <w:marRight w:val="0"/>
      <w:marTop w:val="0"/>
      <w:marBottom w:val="0"/>
      <w:divBdr>
        <w:top w:val="none" w:sz="0" w:space="0" w:color="auto"/>
        <w:left w:val="none" w:sz="0" w:space="0" w:color="auto"/>
        <w:bottom w:val="none" w:sz="0" w:space="0" w:color="auto"/>
        <w:right w:val="none" w:sz="0" w:space="0" w:color="auto"/>
      </w:divBdr>
    </w:div>
    <w:div w:id="2027053281">
      <w:bodyDiv w:val="1"/>
      <w:marLeft w:val="0"/>
      <w:marRight w:val="0"/>
      <w:marTop w:val="0"/>
      <w:marBottom w:val="0"/>
      <w:divBdr>
        <w:top w:val="none" w:sz="0" w:space="0" w:color="auto"/>
        <w:left w:val="none" w:sz="0" w:space="0" w:color="auto"/>
        <w:bottom w:val="none" w:sz="0" w:space="0" w:color="auto"/>
        <w:right w:val="none" w:sz="0" w:space="0" w:color="auto"/>
      </w:divBdr>
    </w:div>
    <w:div w:id="2027170774">
      <w:bodyDiv w:val="1"/>
      <w:marLeft w:val="0"/>
      <w:marRight w:val="0"/>
      <w:marTop w:val="0"/>
      <w:marBottom w:val="0"/>
      <w:divBdr>
        <w:top w:val="none" w:sz="0" w:space="0" w:color="auto"/>
        <w:left w:val="none" w:sz="0" w:space="0" w:color="auto"/>
        <w:bottom w:val="none" w:sz="0" w:space="0" w:color="auto"/>
        <w:right w:val="none" w:sz="0" w:space="0" w:color="auto"/>
      </w:divBdr>
    </w:div>
    <w:div w:id="2027750928">
      <w:bodyDiv w:val="1"/>
      <w:marLeft w:val="0"/>
      <w:marRight w:val="0"/>
      <w:marTop w:val="0"/>
      <w:marBottom w:val="0"/>
      <w:divBdr>
        <w:top w:val="none" w:sz="0" w:space="0" w:color="auto"/>
        <w:left w:val="none" w:sz="0" w:space="0" w:color="auto"/>
        <w:bottom w:val="none" w:sz="0" w:space="0" w:color="auto"/>
        <w:right w:val="none" w:sz="0" w:space="0" w:color="auto"/>
      </w:divBdr>
    </w:div>
    <w:div w:id="2028866097">
      <w:bodyDiv w:val="1"/>
      <w:marLeft w:val="0"/>
      <w:marRight w:val="0"/>
      <w:marTop w:val="0"/>
      <w:marBottom w:val="0"/>
      <w:divBdr>
        <w:top w:val="none" w:sz="0" w:space="0" w:color="auto"/>
        <w:left w:val="none" w:sz="0" w:space="0" w:color="auto"/>
        <w:bottom w:val="none" w:sz="0" w:space="0" w:color="auto"/>
        <w:right w:val="none" w:sz="0" w:space="0" w:color="auto"/>
      </w:divBdr>
    </w:div>
    <w:div w:id="2029672327">
      <w:bodyDiv w:val="1"/>
      <w:marLeft w:val="0"/>
      <w:marRight w:val="0"/>
      <w:marTop w:val="0"/>
      <w:marBottom w:val="0"/>
      <w:divBdr>
        <w:top w:val="none" w:sz="0" w:space="0" w:color="auto"/>
        <w:left w:val="none" w:sz="0" w:space="0" w:color="auto"/>
        <w:bottom w:val="none" w:sz="0" w:space="0" w:color="auto"/>
        <w:right w:val="none" w:sz="0" w:space="0" w:color="auto"/>
      </w:divBdr>
    </w:div>
    <w:div w:id="2029676864">
      <w:bodyDiv w:val="1"/>
      <w:marLeft w:val="0"/>
      <w:marRight w:val="0"/>
      <w:marTop w:val="0"/>
      <w:marBottom w:val="0"/>
      <w:divBdr>
        <w:top w:val="none" w:sz="0" w:space="0" w:color="auto"/>
        <w:left w:val="none" w:sz="0" w:space="0" w:color="auto"/>
        <w:bottom w:val="none" w:sz="0" w:space="0" w:color="auto"/>
        <w:right w:val="none" w:sz="0" w:space="0" w:color="auto"/>
      </w:divBdr>
    </w:div>
    <w:div w:id="2029869209">
      <w:bodyDiv w:val="1"/>
      <w:marLeft w:val="0"/>
      <w:marRight w:val="0"/>
      <w:marTop w:val="0"/>
      <w:marBottom w:val="0"/>
      <w:divBdr>
        <w:top w:val="none" w:sz="0" w:space="0" w:color="auto"/>
        <w:left w:val="none" w:sz="0" w:space="0" w:color="auto"/>
        <w:bottom w:val="none" w:sz="0" w:space="0" w:color="auto"/>
        <w:right w:val="none" w:sz="0" w:space="0" w:color="auto"/>
      </w:divBdr>
    </w:div>
    <w:div w:id="2030447688">
      <w:bodyDiv w:val="1"/>
      <w:marLeft w:val="0"/>
      <w:marRight w:val="0"/>
      <w:marTop w:val="0"/>
      <w:marBottom w:val="0"/>
      <w:divBdr>
        <w:top w:val="none" w:sz="0" w:space="0" w:color="auto"/>
        <w:left w:val="none" w:sz="0" w:space="0" w:color="auto"/>
        <w:bottom w:val="none" w:sz="0" w:space="0" w:color="auto"/>
        <w:right w:val="none" w:sz="0" w:space="0" w:color="auto"/>
      </w:divBdr>
    </w:div>
    <w:div w:id="2030524380">
      <w:bodyDiv w:val="1"/>
      <w:marLeft w:val="0"/>
      <w:marRight w:val="0"/>
      <w:marTop w:val="0"/>
      <w:marBottom w:val="0"/>
      <w:divBdr>
        <w:top w:val="none" w:sz="0" w:space="0" w:color="auto"/>
        <w:left w:val="none" w:sz="0" w:space="0" w:color="auto"/>
        <w:bottom w:val="none" w:sz="0" w:space="0" w:color="auto"/>
        <w:right w:val="none" w:sz="0" w:space="0" w:color="auto"/>
      </w:divBdr>
    </w:div>
    <w:div w:id="2030716233">
      <w:bodyDiv w:val="1"/>
      <w:marLeft w:val="0"/>
      <w:marRight w:val="0"/>
      <w:marTop w:val="0"/>
      <w:marBottom w:val="0"/>
      <w:divBdr>
        <w:top w:val="none" w:sz="0" w:space="0" w:color="auto"/>
        <w:left w:val="none" w:sz="0" w:space="0" w:color="auto"/>
        <w:bottom w:val="none" w:sz="0" w:space="0" w:color="auto"/>
        <w:right w:val="none" w:sz="0" w:space="0" w:color="auto"/>
      </w:divBdr>
    </w:div>
    <w:div w:id="2031294363">
      <w:bodyDiv w:val="1"/>
      <w:marLeft w:val="0"/>
      <w:marRight w:val="0"/>
      <w:marTop w:val="0"/>
      <w:marBottom w:val="0"/>
      <w:divBdr>
        <w:top w:val="none" w:sz="0" w:space="0" w:color="auto"/>
        <w:left w:val="none" w:sz="0" w:space="0" w:color="auto"/>
        <w:bottom w:val="none" w:sz="0" w:space="0" w:color="auto"/>
        <w:right w:val="none" w:sz="0" w:space="0" w:color="auto"/>
      </w:divBdr>
    </w:div>
    <w:div w:id="2032562229">
      <w:bodyDiv w:val="1"/>
      <w:marLeft w:val="0"/>
      <w:marRight w:val="0"/>
      <w:marTop w:val="0"/>
      <w:marBottom w:val="0"/>
      <w:divBdr>
        <w:top w:val="none" w:sz="0" w:space="0" w:color="auto"/>
        <w:left w:val="none" w:sz="0" w:space="0" w:color="auto"/>
        <w:bottom w:val="none" w:sz="0" w:space="0" w:color="auto"/>
        <w:right w:val="none" w:sz="0" w:space="0" w:color="auto"/>
      </w:divBdr>
    </w:div>
    <w:div w:id="2033221377">
      <w:bodyDiv w:val="1"/>
      <w:marLeft w:val="0"/>
      <w:marRight w:val="0"/>
      <w:marTop w:val="0"/>
      <w:marBottom w:val="0"/>
      <w:divBdr>
        <w:top w:val="none" w:sz="0" w:space="0" w:color="auto"/>
        <w:left w:val="none" w:sz="0" w:space="0" w:color="auto"/>
        <w:bottom w:val="none" w:sz="0" w:space="0" w:color="auto"/>
        <w:right w:val="none" w:sz="0" w:space="0" w:color="auto"/>
      </w:divBdr>
    </w:div>
    <w:div w:id="2033679356">
      <w:bodyDiv w:val="1"/>
      <w:marLeft w:val="0"/>
      <w:marRight w:val="0"/>
      <w:marTop w:val="0"/>
      <w:marBottom w:val="0"/>
      <w:divBdr>
        <w:top w:val="none" w:sz="0" w:space="0" w:color="auto"/>
        <w:left w:val="none" w:sz="0" w:space="0" w:color="auto"/>
        <w:bottom w:val="none" w:sz="0" w:space="0" w:color="auto"/>
        <w:right w:val="none" w:sz="0" w:space="0" w:color="auto"/>
      </w:divBdr>
    </w:div>
    <w:div w:id="2033679764">
      <w:bodyDiv w:val="1"/>
      <w:marLeft w:val="0"/>
      <w:marRight w:val="0"/>
      <w:marTop w:val="0"/>
      <w:marBottom w:val="0"/>
      <w:divBdr>
        <w:top w:val="none" w:sz="0" w:space="0" w:color="auto"/>
        <w:left w:val="none" w:sz="0" w:space="0" w:color="auto"/>
        <w:bottom w:val="none" w:sz="0" w:space="0" w:color="auto"/>
        <w:right w:val="none" w:sz="0" w:space="0" w:color="auto"/>
      </w:divBdr>
    </w:div>
    <w:div w:id="2033921245">
      <w:bodyDiv w:val="1"/>
      <w:marLeft w:val="0"/>
      <w:marRight w:val="0"/>
      <w:marTop w:val="0"/>
      <w:marBottom w:val="0"/>
      <w:divBdr>
        <w:top w:val="none" w:sz="0" w:space="0" w:color="auto"/>
        <w:left w:val="none" w:sz="0" w:space="0" w:color="auto"/>
        <w:bottom w:val="none" w:sz="0" w:space="0" w:color="auto"/>
        <w:right w:val="none" w:sz="0" w:space="0" w:color="auto"/>
      </w:divBdr>
    </w:div>
    <w:div w:id="2033922605">
      <w:bodyDiv w:val="1"/>
      <w:marLeft w:val="0"/>
      <w:marRight w:val="0"/>
      <w:marTop w:val="0"/>
      <w:marBottom w:val="0"/>
      <w:divBdr>
        <w:top w:val="none" w:sz="0" w:space="0" w:color="auto"/>
        <w:left w:val="none" w:sz="0" w:space="0" w:color="auto"/>
        <w:bottom w:val="none" w:sz="0" w:space="0" w:color="auto"/>
        <w:right w:val="none" w:sz="0" w:space="0" w:color="auto"/>
      </w:divBdr>
    </w:div>
    <w:div w:id="2034263741">
      <w:bodyDiv w:val="1"/>
      <w:marLeft w:val="0"/>
      <w:marRight w:val="0"/>
      <w:marTop w:val="0"/>
      <w:marBottom w:val="0"/>
      <w:divBdr>
        <w:top w:val="none" w:sz="0" w:space="0" w:color="auto"/>
        <w:left w:val="none" w:sz="0" w:space="0" w:color="auto"/>
        <w:bottom w:val="none" w:sz="0" w:space="0" w:color="auto"/>
        <w:right w:val="none" w:sz="0" w:space="0" w:color="auto"/>
      </w:divBdr>
    </w:div>
    <w:div w:id="2034572643">
      <w:bodyDiv w:val="1"/>
      <w:marLeft w:val="0"/>
      <w:marRight w:val="0"/>
      <w:marTop w:val="0"/>
      <w:marBottom w:val="0"/>
      <w:divBdr>
        <w:top w:val="none" w:sz="0" w:space="0" w:color="auto"/>
        <w:left w:val="none" w:sz="0" w:space="0" w:color="auto"/>
        <w:bottom w:val="none" w:sz="0" w:space="0" w:color="auto"/>
        <w:right w:val="none" w:sz="0" w:space="0" w:color="auto"/>
      </w:divBdr>
    </w:div>
    <w:div w:id="2034912513">
      <w:bodyDiv w:val="1"/>
      <w:marLeft w:val="0"/>
      <w:marRight w:val="0"/>
      <w:marTop w:val="0"/>
      <w:marBottom w:val="0"/>
      <w:divBdr>
        <w:top w:val="none" w:sz="0" w:space="0" w:color="auto"/>
        <w:left w:val="none" w:sz="0" w:space="0" w:color="auto"/>
        <w:bottom w:val="none" w:sz="0" w:space="0" w:color="auto"/>
        <w:right w:val="none" w:sz="0" w:space="0" w:color="auto"/>
      </w:divBdr>
    </w:div>
    <w:div w:id="2034914377">
      <w:bodyDiv w:val="1"/>
      <w:marLeft w:val="0"/>
      <w:marRight w:val="0"/>
      <w:marTop w:val="0"/>
      <w:marBottom w:val="0"/>
      <w:divBdr>
        <w:top w:val="none" w:sz="0" w:space="0" w:color="auto"/>
        <w:left w:val="none" w:sz="0" w:space="0" w:color="auto"/>
        <w:bottom w:val="none" w:sz="0" w:space="0" w:color="auto"/>
        <w:right w:val="none" w:sz="0" w:space="0" w:color="auto"/>
      </w:divBdr>
    </w:div>
    <w:div w:id="2035114041">
      <w:bodyDiv w:val="1"/>
      <w:marLeft w:val="0"/>
      <w:marRight w:val="0"/>
      <w:marTop w:val="0"/>
      <w:marBottom w:val="0"/>
      <w:divBdr>
        <w:top w:val="none" w:sz="0" w:space="0" w:color="auto"/>
        <w:left w:val="none" w:sz="0" w:space="0" w:color="auto"/>
        <w:bottom w:val="none" w:sz="0" w:space="0" w:color="auto"/>
        <w:right w:val="none" w:sz="0" w:space="0" w:color="auto"/>
      </w:divBdr>
    </w:div>
    <w:div w:id="2036036994">
      <w:bodyDiv w:val="1"/>
      <w:marLeft w:val="0"/>
      <w:marRight w:val="0"/>
      <w:marTop w:val="0"/>
      <w:marBottom w:val="0"/>
      <w:divBdr>
        <w:top w:val="none" w:sz="0" w:space="0" w:color="auto"/>
        <w:left w:val="none" w:sz="0" w:space="0" w:color="auto"/>
        <w:bottom w:val="none" w:sz="0" w:space="0" w:color="auto"/>
        <w:right w:val="none" w:sz="0" w:space="0" w:color="auto"/>
      </w:divBdr>
    </w:div>
    <w:div w:id="2036148593">
      <w:bodyDiv w:val="1"/>
      <w:marLeft w:val="0"/>
      <w:marRight w:val="0"/>
      <w:marTop w:val="0"/>
      <w:marBottom w:val="0"/>
      <w:divBdr>
        <w:top w:val="none" w:sz="0" w:space="0" w:color="auto"/>
        <w:left w:val="none" w:sz="0" w:space="0" w:color="auto"/>
        <w:bottom w:val="none" w:sz="0" w:space="0" w:color="auto"/>
        <w:right w:val="none" w:sz="0" w:space="0" w:color="auto"/>
      </w:divBdr>
    </w:div>
    <w:div w:id="2036348284">
      <w:bodyDiv w:val="1"/>
      <w:marLeft w:val="0"/>
      <w:marRight w:val="0"/>
      <w:marTop w:val="0"/>
      <w:marBottom w:val="0"/>
      <w:divBdr>
        <w:top w:val="none" w:sz="0" w:space="0" w:color="auto"/>
        <w:left w:val="none" w:sz="0" w:space="0" w:color="auto"/>
        <w:bottom w:val="none" w:sz="0" w:space="0" w:color="auto"/>
        <w:right w:val="none" w:sz="0" w:space="0" w:color="auto"/>
      </w:divBdr>
    </w:div>
    <w:div w:id="2037924608">
      <w:bodyDiv w:val="1"/>
      <w:marLeft w:val="0"/>
      <w:marRight w:val="0"/>
      <w:marTop w:val="0"/>
      <w:marBottom w:val="0"/>
      <w:divBdr>
        <w:top w:val="none" w:sz="0" w:space="0" w:color="auto"/>
        <w:left w:val="none" w:sz="0" w:space="0" w:color="auto"/>
        <w:bottom w:val="none" w:sz="0" w:space="0" w:color="auto"/>
        <w:right w:val="none" w:sz="0" w:space="0" w:color="auto"/>
      </w:divBdr>
    </w:div>
    <w:div w:id="2038003182">
      <w:bodyDiv w:val="1"/>
      <w:marLeft w:val="0"/>
      <w:marRight w:val="0"/>
      <w:marTop w:val="0"/>
      <w:marBottom w:val="0"/>
      <w:divBdr>
        <w:top w:val="none" w:sz="0" w:space="0" w:color="auto"/>
        <w:left w:val="none" w:sz="0" w:space="0" w:color="auto"/>
        <w:bottom w:val="none" w:sz="0" w:space="0" w:color="auto"/>
        <w:right w:val="none" w:sz="0" w:space="0" w:color="auto"/>
      </w:divBdr>
    </w:div>
    <w:div w:id="2038432507">
      <w:bodyDiv w:val="1"/>
      <w:marLeft w:val="0"/>
      <w:marRight w:val="0"/>
      <w:marTop w:val="0"/>
      <w:marBottom w:val="0"/>
      <w:divBdr>
        <w:top w:val="none" w:sz="0" w:space="0" w:color="auto"/>
        <w:left w:val="none" w:sz="0" w:space="0" w:color="auto"/>
        <w:bottom w:val="none" w:sz="0" w:space="0" w:color="auto"/>
        <w:right w:val="none" w:sz="0" w:space="0" w:color="auto"/>
      </w:divBdr>
    </w:div>
    <w:div w:id="2039308433">
      <w:bodyDiv w:val="1"/>
      <w:marLeft w:val="0"/>
      <w:marRight w:val="0"/>
      <w:marTop w:val="0"/>
      <w:marBottom w:val="0"/>
      <w:divBdr>
        <w:top w:val="none" w:sz="0" w:space="0" w:color="auto"/>
        <w:left w:val="none" w:sz="0" w:space="0" w:color="auto"/>
        <w:bottom w:val="none" w:sz="0" w:space="0" w:color="auto"/>
        <w:right w:val="none" w:sz="0" w:space="0" w:color="auto"/>
      </w:divBdr>
    </w:div>
    <w:div w:id="2039506308">
      <w:bodyDiv w:val="1"/>
      <w:marLeft w:val="0"/>
      <w:marRight w:val="0"/>
      <w:marTop w:val="0"/>
      <w:marBottom w:val="0"/>
      <w:divBdr>
        <w:top w:val="none" w:sz="0" w:space="0" w:color="auto"/>
        <w:left w:val="none" w:sz="0" w:space="0" w:color="auto"/>
        <w:bottom w:val="none" w:sz="0" w:space="0" w:color="auto"/>
        <w:right w:val="none" w:sz="0" w:space="0" w:color="auto"/>
      </w:divBdr>
    </w:div>
    <w:div w:id="2039625092">
      <w:bodyDiv w:val="1"/>
      <w:marLeft w:val="0"/>
      <w:marRight w:val="0"/>
      <w:marTop w:val="0"/>
      <w:marBottom w:val="0"/>
      <w:divBdr>
        <w:top w:val="none" w:sz="0" w:space="0" w:color="auto"/>
        <w:left w:val="none" w:sz="0" w:space="0" w:color="auto"/>
        <w:bottom w:val="none" w:sz="0" w:space="0" w:color="auto"/>
        <w:right w:val="none" w:sz="0" w:space="0" w:color="auto"/>
      </w:divBdr>
    </w:div>
    <w:div w:id="2039818926">
      <w:bodyDiv w:val="1"/>
      <w:marLeft w:val="0"/>
      <w:marRight w:val="0"/>
      <w:marTop w:val="0"/>
      <w:marBottom w:val="0"/>
      <w:divBdr>
        <w:top w:val="none" w:sz="0" w:space="0" w:color="auto"/>
        <w:left w:val="none" w:sz="0" w:space="0" w:color="auto"/>
        <w:bottom w:val="none" w:sz="0" w:space="0" w:color="auto"/>
        <w:right w:val="none" w:sz="0" w:space="0" w:color="auto"/>
      </w:divBdr>
    </w:div>
    <w:div w:id="2040201471">
      <w:bodyDiv w:val="1"/>
      <w:marLeft w:val="0"/>
      <w:marRight w:val="0"/>
      <w:marTop w:val="0"/>
      <w:marBottom w:val="0"/>
      <w:divBdr>
        <w:top w:val="none" w:sz="0" w:space="0" w:color="auto"/>
        <w:left w:val="none" w:sz="0" w:space="0" w:color="auto"/>
        <w:bottom w:val="none" w:sz="0" w:space="0" w:color="auto"/>
        <w:right w:val="none" w:sz="0" w:space="0" w:color="auto"/>
      </w:divBdr>
    </w:div>
    <w:div w:id="2040357337">
      <w:bodyDiv w:val="1"/>
      <w:marLeft w:val="0"/>
      <w:marRight w:val="0"/>
      <w:marTop w:val="0"/>
      <w:marBottom w:val="0"/>
      <w:divBdr>
        <w:top w:val="none" w:sz="0" w:space="0" w:color="auto"/>
        <w:left w:val="none" w:sz="0" w:space="0" w:color="auto"/>
        <w:bottom w:val="none" w:sz="0" w:space="0" w:color="auto"/>
        <w:right w:val="none" w:sz="0" w:space="0" w:color="auto"/>
      </w:divBdr>
    </w:div>
    <w:div w:id="2040620443">
      <w:bodyDiv w:val="1"/>
      <w:marLeft w:val="0"/>
      <w:marRight w:val="0"/>
      <w:marTop w:val="0"/>
      <w:marBottom w:val="0"/>
      <w:divBdr>
        <w:top w:val="none" w:sz="0" w:space="0" w:color="auto"/>
        <w:left w:val="none" w:sz="0" w:space="0" w:color="auto"/>
        <w:bottom w:val="none" w:sz="0" w:space="0" w:color="auto"/>
        <w:right w:val="none" w:sz="0" w:space="0" w:color="auto"/>
      </w:divBdr>
    </w:div>
    <w:div w:id="2040739519">
      <w:bodyDiv w:val="1"/>
      <w:marLeft w:val="0"/>
      <w:marRight w:val="0"/>
      <w:marTop w:val="0"/>
      <w:marBottom w:val="0"/>
      <w:divBdr>
        <w:top w:val="none" w:sz="0" w:space="0" w:color="auto"/>
        <w:left w:val="none" w:sz="0" w:space="0" w:color="auto"/>
        <w:bottom w:val="none" w:sz="0" w:space="0" w:color="auto"/>
        <w:right w:val="none" w:sz="0" w:space="0" w:color="auto"/>
      </w:divBdr>
    </w:div>
    <w:div w:id="2041003066">
      <w:bodyDiv w:val="1"/>
      <w:marLeft w:val="0"/>
      <w:marRight w:val="0"/>
      <w:marTop w:val="0"/>
      <w:marBottom w:val="0"/>
      <w:divBdr>
        <w:top w:val="none" w:sz="0" w:space="0" w:color="auto"/>
        <w:left w:val="none" w:sz="0" w:space="0" w:color="auto"/>
        <w:bottom w:val="none" w:sz="0" w:space="0" w:color="auto"/>
        <w:right w:val="none" w:sz="0" w:space="0" w:color="auto"/>
      </w:divBdr>
    </w:div>
    <w:div w:id="2041130174">
      <w:bodyDiv w:val="1"/>
      <w:marLeft w:val="0"/>
      <w:marRight w:val="0"/>
      <w:marTop w:val="0"/>
      <w:marBottom w:val="0"/>
      <w:divBdr>
        <w:top w:val="none" w:sz="0" w:space="0" w:color="auto"/>
        <w:left w:val="none" w:sz="0" w:space="0" w:color="auto"/>
        <w:bottom w:val="none" w:sz="0" w:space="0" w:color="auto"/>
        <w:right w:val="none" w:sz="0" w:space="0" w:color="auto"/>
      </w:divBdr>
    </w:div>
    <w:div w:id="2041320154">
      <w:bodyDiv w:val="1"/>
      <w:marLeft w:val="0"/>
      <w:marRight w:val="0"/>
      <w:marTop w:val="0"/>
      <w:marBottom w:val="0"/>
      <w:divBdr>
        <w:top w:val="none" w:sz="0" w:space="0" w:color="auto"/>
        <w:left w:val="none" w:sz="0" w:space="0" w:color="auto"/>
        <w:bottom w:val="none" w:sz="0" w:space="0" w:color="auto"/>
        <w:right w:val="none" w:sz="0" w:space="0" w:color="auto"/>
      </w:divBdr>
    </w:div>
    <w:div w:id="2041587941">
      <w:bodyDiv w:val="1"/>
      <w:marLeft w:val="0"/>
      <w:marRight w:val="0"/>
      <w:marTop w:val="0"/>
      <w:marBottom w:val="0"/>
      <w:divBdr>
        <w:top w:val="none" w:sz="0" w:space="0" w:color="auto"/>
        <w:left w:val="none" w:sz="0" w:space="0" w:color="auto"/>
        <w:bottom w:val="none" w:sz="0" w:space="0" w:color="auto"/>
        <w:right w:val="none" w:sz="0" w:space="0" w:color="auto"/>
      </w:divBdr>
    </w:div>
    <w:div w:id="2041659575">
      <w:bodyDiv w:val="1"/>
      <w:marLeft w:val="0"/>
      <w:marRight w:val="0"/>
      <w:marTop w:val="0"/>
      <w:marBottom w:val="0"/>
      <w:divBdr>
        <w:top w:val="none" w:sz="0" w:space="0" w:color="auto"/>
        <w:left w:val="none" w:sz="0" w:space="0" w:color="auto"/>
        <w:bottom w:val="none" w:sz="0" w:space="0" w:color="auto"/>
        <w:right w:val="none" w:sz="0" w:space="0" w:color="auto"/>
      </w:divBdr>
    </w:div>
    <w:div w:id="2041783238">
      <w:bodyDiv w:val="1"/>
      <w:marLeft w:val="0"/>
      <w:marRight w:val="0"/>
      <w:marTop w:val="0"/>
      <w:marBottom w:val="0"/>
      <w:divBdr>
        <w:top w:val="none" w:sz="0" w:space="0" w:color="auto"/>
        <w:left w:val="none" w:sz="0" w:space="0" w:color="auto"/>
        <w:bottom w:val="none" w:sz="0" w:space="0" w:color="auto"/>
        <w:right w:val="none" w:sz="0" w:space="0" w:color="auto"/>
      </w:divBdr>
    </w:div>
    <w:div w:id="2042242988">
      <w:bodyDiv w:val="1"/>
      <w:marLeft w:val="0"/>
      <w:marRight w:val="0"/>
      <w:marTop w:val="0"/>
      <w:marBottom w:val="0"/>
      <w:divBdr>
        <w:top w:val="none" w:sz="0" w:space="0" w:color="auto"/>
        <w:left w:val="none" w:sz="0" w:space="0" w:color="auto"/>
        <w:bottom w:val="none" w:sz="0" w:space="0" w:color="auto"/>
        <w:right w:val="none" w:sz="0" w:space="0" w:color="auto"/>
      </w:divBdr>
    </w:div>
    <w:div w:id="204350759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43938406">
      <w:bodyDiv w:val="1"/>
      <w:marLeft w:val="0"/>
      <w:marRight w:val="0"/>
      <w:marTop w:val="0"/>
      <w:marBottom w:val="0"/>
      <w:divBdr>
        <w:top w:val="none" w:sz="0" w:space="0" w:color="auto"/>
        <w:left w:val="none" w:sz="0" w:space="0" w:color="auto"/>
        <w:bottom w:val="none" w:sz="0" w:space="0" w:color="auto"/>
        <w:right w:val="none" w:sz="0" w:space="0" w:color="auto"/>
      </w:divBdr>
    </w:div>
    <w:div w:id="2044552121">
      <w:bodyDiv w:val="1"/>
      <w:marLeft w:val="0"/>
      <w:marRight w:val="0"/>
      <w:marTop w:val="0"/>
      <w:marBottom w:val="0"/>
      <w:divBdr>
        <w:top w:val="none" w:sz="0" w:space="0" w:color="auto"/>
        <w:left w:val="none" w:sz="0" w:space="0" w:color="auto"/>
        <w:bottom w:val="none" w:sz="0" w:space="0" w:color="auto"/>
        <w:right w:val="none" w:sz="0" w:space="0" w:color="auto"/>
      </w:divBdr>
    </w:div>
    <w:div w:id="2044742729">
      <w:bodyDiv w:val="1"/>
      <w:marLeft w:val="0"/>
      <w:marRight w:val="0"/>
      <w:marTop w:val="0"/>
      <w:marBottom w:val="0"/>
      <w:divBdr>
        <w:top w:val="none" w:sz="0" w:space="0" w:color="auto"/>
        <w:left w:val="none" w:sz="0" w:space="0" w:color="auto"/>
        <w:bottom w:val="none" w:sz="0" w:space="0" w:color="auto"/>
        <w:right w:val="none" w:sz="0" w:space="0" w:color="auto"/>
      </w:divBdr>
    </w:div>
    <w:div w:id="2046981825">
      <w:bodyDiv w:val="1"/>
      <w:marLeft w:val="0"/>
      <w:marRight w:val="0"/>
      <w:marTop w:val="0"/>
      <w:marBottom w:val="0"/>
      <w:divBdr>
        <w:top w:val="none" w:sz="0" w:space="0" w:color="auto"/>
        <w:left w:val="none" w:sz="0" w:space="0" w:color="auto"/>
        <w:bottom w:val="none" w:sz="0" w:space="0" w:color="auto"/>
        <w:right w:val="none" w:sz="0" w:space="0" w:color="auto"/>
      </w:divBdr>
    </w:div>
    <w:div w:id="2047294777">
      <w:bodyDiv w:val="1"/>
      <w:marLeft w:val="0"/>
      <w:marRight w:val="0"/>
      <w:marTop w:val="0"/>
      <w:marBottom w:val="0"/>
      <w:divBdr>
        <w:top w:val="none" w:sz="0" w:space="0" w:color="auto"/>
        <w:left w:val="none" w:sz="0" w:space="0" w:color="auto"/>
        <w:bottom w:val="none" w:sz="0" w:space="0" w:color="auto"/>
        <w:right w:val="none" w:sz="0" w:space="0" w:color="auto"/>
      </w:divBdr>
    </w:div>
    <w:div w:id="2047363854">
      <w:bodyDiv w:val="1"/>
      <w:marLeft w:val="0"/>
      <w:marRight w:val="0"/>
      <w:marTop w:val="0"/>
      <w:marBottom w:val="0"/>
      <w:divBdr>
        <w:top w:val="none" w:sz="0" w:space="0" w:color="auto"/>
        <w:left w:val="none" w:sz="0" w:space="0" w:color="auto"/>
        <w:bottom w:val="none" w:sz="0" w:space="0" w:color="auto"/>
        <w:right w:val="none" w:sz="0" w:space="0" w:color="auto"/>
      </w:divBdr>
    </w:div>
    <w:div w:id="2047481939">
      <w:bodyDiv w:val="1"/>
      <w:marLeft w:val="0"/>
      <w:marRight w:val="0"/>
      <w:marTop w:val="0"/>
      <w:marBottom w:val="0"/>
      <w:divBdr>
        <w:top w:val="none" w:sz="0" w:space="0" w:color="auto"/>
        <w:left w:val="none" w:sz="0" w:space="0" w:color="auto"/>
        <w:bottom w:val="none" w:sz="0" w:space="0" w:color="auto"/>
        <w:right w:val="none" w:sz="0" w:space="0" w:color="auto"/>
      </w:divBdr>
    </w:div>
    <w:div w:id="2047677227">
      <w:bodyDiv w:val="1"/>
      <w:marLeft w:val="0"/>
      <w:marRight w:val="0"/>
      <w:marTop w:val="0"/>
      <w:marBottom w:val="0"/>
      <w:divBdr>
        <w:top w:val="none" w:sz="0" w:space="0" w:color="auto"/>
        <w:left w:val="none" w:sz="0" w:space="0" w:color="auto"/>
        <w:bottom w:val="none" w:sz="0" w:space="0" w:color="auto"/>
        <w:right w:val="none" w:sz="0" w:space="0" w:color="auto"/>
      </w:divBdr>
    </w:div>
    <w:div w:id="2048095457">
      <w:bodyDiv w:val="1"/>
      <w:marLeft w:val="0"/>
      <w:marRight w:val="0"/>
      <w:marTop w:val="0"/>
      <w:marBottom w:val="0"/>
      <w:divBdr>
        <w:top w:val="none" w:sz="0" w:space="0" w:color="auto"/>
        <w:left w:val="none" w:sz="0" w:space="0" w:color="auto"/>
        <w:bottom w:val="none" w:sz="0" w:space="0" w:color="auto"/>
        <w:right w:val="none" w:sz="0" w:space="0" w:color="auto"/>
      </w:divBdr>
    </w:div>
    <w:div w:id="2048985705">
      <w:bodyDiv w:val="1"/>
      <w:marLeft w:val="0"/>
      <w:marRight w:val="0"/>
      <w:marTop w:val="0"/>
      <w:marBottom w:val="0"/>
      <w:divBdr>
        <w:top w:val="none" w:sz="0" w:space="0" w:color="auto"/>
        <w:left w:val="none" w:sz="0" w:space="0" w:color="auto"/>
        <w:bottom w:val="none" w:sz="0" w:space="0" w:color="auto"/>
        <w:right w:val="none" w:sz="0" w:space="0" w:color="auto"/>
      </w:divBdr>
    </w:div>
    <w:div w:id="2049332405">
      <w:bodyDiv w:val="1"/>
      <w:marLeft w:val="0"/>
      <w:marRight w:val="0"/>
      <w:marTop w:val="0"/>
      <w:marBottom w:val="0"/>
      <w:divBdr>
        <w:top w:val="none" w:sz="0" w:space="0" w:color="auto"/>
        <w:left w:val="none" w:sz="0" w:space="0" w:color="auto"/>
        <w:bottom w:val="none" w:sz="0" w:space="0" w:color="auto"/>
        <w:right w:val="none" w:sz="0" w:space="0" w:color="auto"/>
      </w:divBdr>
    </w:div>
    <w:div w:id="2049529068">
      <w:bodyDiv w:val="1"/>
      <w:marLeft w:val="0"/>
      <w:marRight w:val="0"/>
      <w:marTop w:val="0"/>
      <w:marBottom w:val="0"/>
      <w:divBdr>
        <w:top w:val="none" w:sz="0" w:space="0" w:color="auto"/>
        <w:left w:val="none" w:sz="0" w:space="0" w:color="auto"/>
        <w:bottom w:val="none" w:sz="0" w:space="0" w:color="auto"/>
        <w:right w:val="none" w:sz="0" w:space="0" w:color="auto"/>
      </w:divBdr>
    </w:div>
    <w:div w:id="2049841175">
      <w:bodyDiv w:val="1"/>
      <w:marLeft w:val="0"/>
      <w:marRight w:val="0"/>
      <w:marTop w:val="0"/>
      <w:marBottom w:val="0"/>
      <w:divBdr>
        <w:top w:val="none" w:sz="0" w:space="0" w:color="auto"/>
        <w:left w:val="none" w:sz="0" w:space="0" w:color="auto"/>
        <w:bottom w:val="none" w:sz="0" w:space="0" w:color="auto"/>
        <w:right w:val="none" w:sz="0" w:space="0" w:color="auto"/>
      </w:divBdr>
    </w:div>
    <w:div w:id="2049910060">
      <w:bodyDiv w:val="1"/>
      <w:marLeft w:val="0"/>
      <w:marRight w:val="0"/>
      <w:marTop w:val="0"/>
      <w:marBottom w:val="0"/>
      <w:divBdr>
        <w:top w:val="none" w:sz="0" w:space="0" w:color="auto"/>
        <w:left w:val="none" w:sz="0" w:space="0" w:color="auto"/>
        <w:bottom w:val="none" w:sz="0" w:space="0" w:color="auto"/>
        <w:right w:val="none" w:sz="0" w:space="0" w:color="auto"/>
      </w:divBdr>
    </w:div>
    <w:div w:id="2050035068">
      <w:bodyDiv w:val="1"/>
      <w:marLeft w:val="0"/>
      <w:marRight w:val="0"/>
      <w:marTop w:val="0"/>
      <w:marBottom w:val="0"/>
      <w:divBdr>
        <w:top w:val="none" w:sz="0" w:space="0" w:color="auto"/>
        <w:left w:val="none" w:sz="0" w:space="0" w:color="auto"/>
        <w:bottom w:val="none" w:sz="0" w:space="0" w:color="auto"/>
        <w:right w:val="none" w:sz="0" w:space="0" w:color="auto"/>
      </w:divBdr>
    </w:div>
    <w:div w:id="2050373503">
      <w:bodyDiv w:val="1"/>
      <w:marLeft w:val="0"/>
      <w:marRight w:val="0"/>
      <w:marTop w:val="0"/>
      <w:marBottom w:val="0"/>
      <w:divBdr>
        <w:top w:val="none" w:sz="0" w:space="0" w:color="auto"/>
        <w:left w:val="none" w:sz="0" w:space="0" w:color="auto"/>
        <w:bottom w:val="none" w:sz="0" w:space="0" w:color="auto"/>
        <w:right w:val="none" w:sz="0" w:space="0" w:color="auto"/>
      </w:divBdr>
    </w:div>
    <w:div w:id="2051032719">
      <w:bodyDiv w:val="1"/>
      <w:marLeft w:val="0"/>
      <w:marRight w:val="0"/>
      <w:marTop w:val="0"/>
      <w:marBottom w:val="0"/>
      <w:divBdr>
        <w:top w:val="none" w:sz="0" w:space="0" w:color="auto"/>
        <w:left w:val="none" w:sz="0" w:space="0" w:color="auto"/>
        <w:bottom w:val="none" w:sz="0" w:space="0" w:color="auto"/>
        <w:right w:val="none" w:sz="0" w:space="0" w:color="auto"/>
      </w:divBdr>
    </w:div>
    <w:div w:id="2051302516">
      <w:bodyDiv w:val="1"/>
      <w:marLeft w:val="0"/>
      <w:marRight w:val="0"/>
      <w:marTop w:val="0"/>
      <w:marBottom w:val="0"/>
      <w:divBdr>
        <w:top w:val="none" w:sz="0" w:space="0" w:color="auto"/>
        <w:left w:val="none" w:sz="0" w:space="0" w:color="auto"/>
        <w:bottom w:val="none" w:sz="0" w:space="0" w:color="auto"/>
        <w:right w:val="none" w:sz="0" w:space="0" w:color="auto"/>
      </w:divBdr>
    </w:div>
    <w:div w:id="2051490453">
      <w:bodyDiv w:val="1"/>
      <w:marLeft w:val="0"/>
      <w:marRight w:val="0"/>
      <w:marTop w:val="0"/>
      <w:marBottom w:val="0"/>
      <w:divBdr>
        <w:top w:val="none" w:sz="0" w:space="0" w:color="auto"/>
        <w:left w:val="none" w:sz="0" w:space="0" w:color="auto"/>
        <w:bottom w:val="none" w:sz="0" w:space="0" w:color="auto"/>
        <w:right w:val="none" w:sz="0" w:space="0" w:color="auto"/>
      </w:divBdr>
    </w:div>
    <w:div w:id="2052729553">
      <w:bodyDiv w:val="1"/>
      <w:marLeft w:val="0"/>
      <w:marRight w:val="0"/>
      <w:marTop w:val="0"/>
      <w:marBottom w:val="0"/>
      <w:divBdr>
        <w:top w:val="none" w:sz="0" w:space="0" w:color="auto"/>
        <w:left w:val="none" w:sz="0" w:space="0" w:color="auto"/>
        <w:bottom w:val="none" w:sz="0" w:space="0" w:color="auto"/>
        <w:right w:val="none" w:sz="0" w:space="0" w:color="auto"/>
      </w:divBdr>
    </w:div>
    <w:div w:id="2052806785">
      <w:bodyDiv w:val="1"/>
      <w:marLeft w:val="0"/>
      <w:marRight w:val="0"/>
      <w:marTop w:val="0"/>
      <w:marBottom w:val="0"/>
      <w:divBdr>
        <w:top w:val="none" w:sz="0" w:space="0" w:color="auto"/>
        <w:left w:val="none" w:sz="0" w:space="0" w:color="auto"/>
        <w:bottom w:val="none" w:sz="0" w:space="0" w:color="auto"/>
        <w:right w:val="none" w:sz="0" w:space="0" w:color="auto"/>
      </w:divBdr>
    </w:div>
    <w:div w:id="2052998712">
      <w:bodyDiv w:val="1"/>
      <w:marLeft w:val="0"/>
      <w:marRight w:val="0"/>
      <w:marTop w:val="0"/>
      <w:marBottom w:val="0"/>
      <w:divBdr>
        <w:top w:val="none" w:sz="0" w:space="0" w:color="auto"/>
        <w:left w:val="none" w:sz="0" w:space="0" w:color="auto"/>
        <w:bottom w:val="none" w:sz="0" w:space="0" w:color="auto"/>
        <w:right w:val="none" w:sz="0" w:space="0" w:color="auto"/>
      </w:divBdr>
    </w:div>
    <w:div w:id="2053845101">
      <w:bodyDiv w:val="1"/>
      <w:marLeft w:val="0"/>
      <w:marRight w:val="0"/>
      <w:marTop w:val="0"/>
      <w:marBottom w:val="0"/>
      <w:divBdr>
        <w:top w:val="none" w:sz="0" w:space="0" w:color="auto"/>
        <w:left w:val="none" w:sz="0" w:space="0" w:color="auto"/>
        <w:bottom w:val="none" w:sz="0" w:space="0" w:color="auto"/>
        <w:right w:val="none" w:sz="0" w:space="0" w:color="auto"/>
      </w:divBdr>
    </w:div>
    <w:div w:id="2053848725">
      <w:bodyDiv w:val="1"/>
      <w:marLeft w:val="0"/>
      <w:marRight w:val="0"/>
      <w:marTop w:val="0"/>
      <w:marBottom w:val="0"/>
      <w:divBdr>
        <w:top w:val="none" w:sz="0" w:space="0" w:color="auto"/>
        <w:left w:val="none" w:sz="0" w:space="0" w:color="auto"/>
        <w:bottom w:val="none" w:sz="0" w:space="0" w:color="auto"/>
        <w:right w:val="none" w:sz="0" w:space="0" w:color="auto"/>
      </w:divBdr>
    </w:div>
    <w:div w:id="2054111667">
      <w:bodyDiv w:val="1"/>
      <w:marLeft w:val="0"/>
      <w:marRight w:val="0"/>
      <w:marTop w:val="0"/>
      <w:marBottom w:val="0"/>
      <w:divBdr>
        <w:top w:val="none" w:sz="0" w:space="0" w:color="auto"/>
        <w:left w:val="none" w:sz="0" w:space="0" w:color="auto"/>
        <w:bottom w:val="none" w:sz="0" w:space="0" w:color="auto"/>
        <w:right w:val="none" w:sz="0" w:space="0" w:color="auto"/>
      </w:divBdr>
    </w:div>
    <w:div w:id="2054229814">
      <w:bodyDiv w:val="1"/>
      <w:marLeft w:val="0"/>
      <w:marRight w:val="0"/>
      <w:marTop w:val="0"/>
      <w:marBottom w:val="0"/>
      <w:divBdr>
        <w:top w:val="none" w:sz="0" w:space="0" w:color="auto"/>
        <w:left w:val="none" w:sz="0" w:space="0" w:color="auto"/>
        <w:bottom w:val="none" w:sz="0" w:space="0" w:color="auto"/>
        <w:right w:val="none" w:sz="0" w:space="0" w:color="auto"/>
      </w:divBdr>
    </w:div>
    <w:div w:id="2054305239">
      <w:bodyDiv w:val="1"/>
      <w:marLeft w:val="0"/>
      <w:marRight w:val="0"/>
      <w:marTop w:val="0"/>
      <w:marBottom w:val="0"/>
      <w:divBdr>
        <w:top w:val="none" w:sz="0" w:space="0" w:color="auto"/>
        <w:left w:val="none" w:sz="0" w:space="0" w:color="auto"/>
        <w:bottom w:val="none" w:sz="0" w:space="0" w:color="auto"/>
        <w:right w:val="none" w:sz="0" w:space="0" w:color="auto"/>
      </w:divBdr>
    </w:div>
    <w:div w:id="2054307213">
      <w:bodyDiv w:val="1"/>
      <w:marLeft w:val="0"/>
      <w:marRight w:val="0"/>
      <w:marTop w:val="0"/>
      <w:marBottom w:val="0"/>
      <w:divBdr>
        <w:top w:val="none" w:sz="0" w:space="0" w:color="auto"/>
        <w:left w:val="none" w:sz="0" w:space="0" w:color="auto"/>
        <w:bottom w:val="none" w:sz="0" w:space="0" w:color="auto"/>
        <w:right w:val="none" w:sz="0" w:space="0" w:color="auto"/>
      </w:divBdr>
    </w:div>
    <w:div w:id="2054378351">
      <w:bodyDiv w:val="1"/>
      <w:marLeft w:val="0"/>
      <w:marRight w:val="0"/>
      <w:marTop w:val="0"/>
      <w:marBottom w:val="0"/>
      <w:divBdr>
        <w:top w:val="none" w:sz="0" w:space="0" w:color="auto"/>
        <w:left w:val="none" w:sz="0" w:space="0" w:color="auto"/>
        <w:bottom w:val="none" w:sz="0" w:space="0" w:color="auto"/>
        <w:right w:val="none" w:sz="0" w:space="0" w:color="auto"/>
      </w:divBdr>
    </w:div>
    <w:div w:id="2054647942">
      <w:bodyDiv w:val="1"/>
      <w:marLeft w:val="0"/>
      <w:marRight w:val="0"/>
      <w:marTop w:val="0"/>
      <w:marBottom w:val="0"/>
      <w:divBdr>
        <w:top w:val="none" w:sz="0" w:space="0" w:color="auto"/>
        <w:left w:val="none" w:sz="0" w:space="0" w:color="auto"/>
        <w:bottom w:val="none" w:sz="0" w:space="0" w:color="auto"/>
        <w:right w:val="none" w:sz="0" w:space="0" w:color="auto"/>
      </w:divBdr>
    </w:div>
    <w:div w:id="2054958848">
      <w:bodyDiv w:val="1"/>
      <w:marLeft w:val="0"/>
      <w:marRight w:val="0"/>
      <w:marTop w:val="0"/>
      <w:marBottom w:val="0"/>
      <w:divBdr>
        <w:top w:val="none" w:sz="0" w:space="0" w:color="auto"/>
        <w:left w:val="none" w:sz="0" w:space="0" w:color="auto"/>
        <w:bottom w:val="none" w:sz="0" w:space="0" w:color="auto"/>
        <w:right w:val="none" w:sz="0" w:space="0" w:color="auto"/>
      </w:divBdr>
    </w:div>
    <w:div w:id="2055807269">
      <w:bodyDiv w:val="1"/>
      <w:marLeft w:val="0"/>
      <w:marRight w:val="0"/>
      <w:marTop w:val="0"/>
      <w:marBottom w:val="0"/>
      <w:divBdr>
        <w:top w:val="none" w:sz="0" w:space="0" w:color="auto"/>
        <w:left w:val="none" w:sz="0" w:space="0" w:color="auto"/>
        <w:bottom w:val="none" w:sz="0" w:space="0" w:color="auto"/>
        <w:right w:val="none" w:sz="0" w:space="0" w:color="auto"/>
      </w:divBdr>
    </w:div>
    <w:div w:id="2056735821">
      <w:bodyDiv w:val="1"/>
      <w:marLeft w:val="0"/>
      <w:marRight w:val="0"/>
      <w:marTop w:val="0"/>
      <w:marBottom w:val="0"/>
      <w:divBdr>
        <w:top w:val="none" w:sz="0" w:space="0" w:color="auto"/>
        <w:left w:val="none" w:sz="0" w:space="0" w:color="auto"/>
        <w:bottom w:val="none" w:sz="0" w:space="0" w:color="auto"/>
        <w:right w:val="none" w:sz="0" w:space="0" w:color="auto"/>
      </w:divBdr>
    </w:div>
    <w:div w:id="2056849702">
      <w:bodyDiv w:val="1"/>
      <w:marLeft w:val="0"/>
      <w:marRight w:val="0"/>
      <w:marTop w:val="0"/>
      <w:marBottom w:val="0"/>
      <w:divBdr>
        <w:top w:val="none" w:sz="0" w:space="0" w:color="auto"/>
        <w:left w:val="none" w:sz="0" w:space="0" w:color="auto"/>
        <w:bottom w:val="none" w:sz="0" w:space="0" w:color="auto"/>
        <w:right w:val="none" w:sz="0" w:space="0" w:color="auto"/>
      </w:divBdr>
    </w:div>
    <w:div w:id="2056924007">
      <w:bodyDiv w:val="1"/>
      <w:marLeft w:val="0"/>
      <w:marRight w:val="0"/>
      <w:marTop w:val="0"/>
      <w:marBottom w:val="0"/>
      <w:divBdr>
        <w:top w:val="none" w:sz="0" w:space="0" w:color="auto"/>
        <w:left w:val="none" w:sz="0" w:space="0" w:color="auto"/>
        <w:bottom w:val="none" w:sz="0" w:space="0" w:color="auto"/>
        <w:right w:val="none" w:sz="0" w:space="0" w:color="auto"/>
      </w:divBdr>
    </w:div>
    <w:div w:id="2057463011">
      <w:bodyDiv w:val="1"/>
      <w:marLeft w:val="0"/>
      <w:marRight w:val="0"/>
      <w:marTop w:val="0"/>
      <w:marBottom w:val="0"/>
      <w:divBdr>
        <w:top w:val="none" w:sz="0" w:space="0" w:color="auto"/>
        <w:left w:val="none" w:sz="0" w:space="0" w:color="auto"/>
        <w:bottom w:val="none" w:sz="0" w:space="0" w:color="auto"/>
        <w:right w:val="none" w:sz="0" w:space="0" w:color="auto"/>
      </w:divBdr>
    </w:div>
    <w:div w:id="2058972027">
      <w:bodyDiv w:val="1"/>
      <w:marLeft w:val="0"/>
      <w:marRight w:val="0"/>
      <w:marTop w:val="0"/>
      <w:marBottom w:val="0"/>
      <w:divBdr>
        <w:top w:val="none" w:sz="0" w:space="0" w:color="auto"/>
        <w:left w:val="none" w:sz="0" w:space="0" w:color="auto"/>
        <w:bottom w:val="none" w:sz="0" w:space="0" w:color="auto"/>
        <w:right w:val="none" w:sz="0" w:space="0" w:color="auto"/>
      </w:divBdr>
      <w:divsChild>
        <w:div w:id="2083788811">
          <w:marLeft w:val="0"/>
          <w:marRight w:val="0"/>
          <w:marTop w:val="0"/>
          <w:marBottom w:val="0"/>
          <w:divBdr>
            <w:top w:val="none" w:sz="0" w:space="0" w:color="auto"/>
            <w:left w:val="none" w:sz="0" w:space="0" w:color="auto"/>
            <w:bottom w:val="none" w:sz="0" w:space="0" w:color="auto"/>
            <w:right w:val="none" w:sz="0" w:space="0" w:color="auto"/>
          </w:divBdr>
          <w:divsChild>
            <w:div w:id="1893033978">
              <w:marLeft w:val="0"/>
              <w:marRight w:val="0"/>
              <w:marTop w:val="0"/>
              <w:marBottom w:val="0"/>
              <w:divBdr>
                <w:top w:val="none" w:sz="0" w:space="0" w:color="auto"/>
                <w:left w:val="none" w:sz="0" w:space="0" w:color="auto"/>
                <w:bottom w:val="none" w:sz="0" w:space="0" w:color="auto"/>
                <w:right w:val="none" w:sz="0" w:space="0" w:color="auto"/>
              </w:divBdr>
              <w:divsChild>
                <w:div w:id="701128670">
                  <w:marLeft w:val="0"/>
                  <w:marRight w:val="0"/>
                  <w:marTop w:val="0"/>
                  <w:marBottom w:val="0"/>
                  <w:divBdr>
                    <w:top w:val="none" w:sz="0" w:space="0" w:color="auto"/>
                    <w:left w:val="none" w:sz="0" w:space="0" w:color="auto"/>
                    <w:bottom w:val="none" w:sz="0" w:space="0" w:color="auto"/>
                    <w:right w:val="none" w:sz="0" w:space="0" w:color="auto"/>
                  </w:divBdr>
                  <w:divsChild>
                    <w:div w:id="1852258669">
                      <w:marLeft w:val="0"/>
                      <w:marRight w:val="0"/>
                      <w:marTop w:val="0"/>
                      <w:marBottom w:val="0"/>
                      <w:divBdr>
                        <w:top w:val="none" w:sz="0" w:space="0" w:color="auto"/>
                        <w:left w:val="none" w:sz="0" w:space="0" w:color="auto"/>
                        <w:bottom w:val="none" w:sz="0" w:space="0" w:color="auto"/>
                        <w:right w:val="none" w:sz="0" w:space="0" w:color="auto"/>
                      </w:divBdr>
                      <w:divsChild>
                        <w:div w:id="609317418">
                          <w:marLeft w:val="0"/>
                          <w:marRight w:val="0"/>
                          <w:marTop w:val="0"/>
                          <w:marBottom w:val="0"/>
                          <w:divBdr>
                            <w:top w:val="none" w:sz="0" w:space="0" w:color="auto"/>
                            <w:left w:val="none" w:sz="0" w:space="0" w:color="auto"/>
                            <w:bottom w:val="none" w:sz="0" w:space="0" w:color="auto"/>
                            <w:right w:val="none" w:sz="0" w:space="0" w:color="auto"/>
                          </w:divBdr>
                          <w:divsChild>
                            <w:div w:id="1111782609">
                              <w:marLeft w:val="0"/>
                              <w:marRight w:val="0"/>
                              <w:marTop w:val="0"/>
                              <w:marBottom w:val="0"/>
                              <w:divBdr>
                                <w:top w:val="none" w:sz="0" w:space="0" w:color="auto"/>
                                <w:left w:val="none" w:sz="0" w:space="0" w:color="auto"/>
                                <w:bottom w:val="none" w:sz="0" w:space="0" w:color="auto"/>
                                <w:right w:val="none" w:sz="0" w:space="0" w:color="auto"/>
                              </w:divBdr>
                              <w:divsChild>
                                <w:div w:id="19974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25362">
      <w:bodyDiv w:val="1"/>
      <w:marLeft w:val="0"/>
      <w:marRight w:val="0"/>
      <w:marTop w:val="0"/>
      <w:marBottom w:val="0"/>
      <w:divBdr>
        <w:top w:val="none" w:sz="0" w:space="0" w:color="auto"/>
        <w:left w:val="none" w:sz="0" w:space="0" w:color="auto"/>
        <w:bottom w:val="none" w:sz="0" w:space="0" w:color="auto"/>
        <w:right w:val="none" w:sz="0" w:space="0" w:color="auto"/>
      </w:divBdr>
    </w:div>
    <w:div w:id="2059938365">
      <w:bodyDiv w:val="1"/>
      <w:marLeft w:val="0"/>
      <w:marRight w:val="0"/>
      <w:marTop w:val="0"/>
      <w:marBottom w:val="0"/>
      <w:divBdr>
        <w:top w:val="none" w:sz="0" w:space="0" w:color="auto"/>
        <w:left w:val="none" w:sz="0" w:space="0" w:color="auto"/>
        <w:bottom w:val="none" w:sz="0" w:space="0" w:color="auto"/>
        <w:right w:val="none" w:sz="0" w:space="0" w:color="auto"/>
      </w:divBdr>
    </w:div>
    <w:div w:id="2060353123">
      <w:bodyDiv w:val="1"/>
      <w:marLeft w:val="0"/>
      <w:marRight w:val="0"/>
      <w:marTop w:val="0"/>
      <w:marBottom w:val="0"/>
      <w:divBdr>
        <w:top w:val="none" w:sz="0" w:space="0" w:color="auto"/>
        <w:left w:val="none" w:sz="0" w:space="0" w:color="auto"/>
        <w:bottom w:val="none" w:sz="0" w:space="0" w:color="auto"/>
        <w:right w:val="none" w:sz="0" w:space="0" w:color="auto"/>
      </w:divBdr>
    </w:div>
    <w:div w:id="2061634996">
      <w:bodyDiv w:val="1"/>
      <w:marLeft w:val="0"/>
      <w:marRight w:val="0"/>
      <w:marTop w:val="0"/>
      <w:marBottom w:val="0"/>
      <w:divBdr>
        <w:top w:val="none" w:sz="0" w:space="0" w:color="auto"/>
        <w:left w:val="none" w:sz="0" w:space="0" w:color="auto"/>
        <w:bottom w:val="none" w:sz="0" w:space="0" w:color="auto"/>
        <w:right w:val="none" w:sz="0" w:space="0" w:color="auto"/>
      </w:divBdr>
    </w:div>
    <w:div w:id="2062168675">
      <w:bodyDiv w:val="1"/>
      <w:marLeft w:val="0"/>
      <w:marRight w:val="0"/>
      <w:marTop w:val="0"/>
      <w:marBottom w:val="0"/>
      <w:divBdr>
        <w:top w:val="none" w:sz="0" w:space="0" w:color="auto"/>
        <w:left w:val="none" w:sz="0" w:space="0" w:color="auto"/>
        <w:bottom w:val="none" w:sz="0" w:space="0" w:color="auto"/>
        <w:right w:val="none" w:sz="0" w:space="0" w:color="auto"/>
      </w:divBdr>
    </w:div>
    <w:div w:id="2062826786">
      <w:bodyDiv w:val="1"/>
      <w:marLeft w:val="0"/>
      <w:marRight w:val="0"/>
      <w:marTop w:val="0"/>
      <w:marBottom w:val="0"/>
      <w:divBdr>
        <w:top w:val="none" w:sz="0" w:space="0" w:color="auto"/>
        <w:left w:val="none" w:sz="0" w:space="0" w:color="auto"/>
        <w:bottom w:val="none" w:sz="0" w:space="0" w:color="auto"/>
        <w:right w:val="none" w:sz="0" w:space="0" w:color="auto"/>
      </w:divBdr>
    </w:div>
    <w:div w:id="2062903479">
      <w:bodyDiv w:val="1"/>
      <w:marLeft w:val="0"/>
      <w:marRight w:val="0"/>
      <w:marTop w:val="0"/>
      <w:marBottom w:val="0"/>
      <w:divBdr>
        <w:top w:val="none" w:sz="0" w:space="0" w:color="auto"/>
        <w:left w:val="none" w:sz="0" w:space="0" w:color="auto"/>
        <w:bottom w:val="none" w:sz="0" w:space="0" w:color="auto"/>
        <w:right w:val="none" w:sz="0" w:space="0" w:color="auto"/>
      </w:divBdr>
    </w:div>
    <w:div w:id="2063018267">
      <w:bodyDiv w:val="1"/>
      <w:marLeft w:val="0"/>
      <w:marRight w:val="0"/>
      <w:marTop w:val="0"/>
      <w:marBottom w:val="0"/>
      <w:divBdr>
        <w:top w:val="none" w:sz="0" w:space="0" w:color="auto"/>
        <w:left w:val="none" w:sz="0" w:space="0" w:color="auto"/>
        <w:bottom w:val="none" w:sz="0" w:space="0" w:color="auto"/>
        <w:right w:val="none" w:sz="0" w:space="0" w:color="auto"/>
      </w:divBdr>
    </w:div>
    <w:div w:id="2063169516">
      <w:bodyDiv w:val="1"/>
      <w:marLeft w:val="0"/>
      <w:marRight w:val="0"/>
      <w:marTop w:val="0"/>
      <w:marBottom w:val="0"/>
      <w:divBdr>
        <w:top w:val="none" w:sz="0" w:space="0" w:color="auto"/>
        <w:left w:val="none" w:sz="0" w:space="0" w:color="auto"/>
        <w:bottom w:val="none" w:sz="0" w:space="0" w:color="auto"/>
        <w:right w:val="none" w:sz="0" w:space="0" w:color="auto"/>
      </w:divBdr>
    </w:div>
    <w:div w:id="2063363025">
      <w:bodyDiv w:val="1"/>
      <w:marLeft w:val="0"/>
      <w:marRight w:val="0"/>
      <w:marTop w:val="0"/>
      <w:marBottom w:val="0"/>
      <w:divBdr>
        <w:top w:val="none" w:sz="0" w:space="0" w:color="auto"/>
        <w:left w:val="none" w:sz="0" w:space="0" w:color="auto"/>
        <w:bottom w:val="none" w:sz="0" w:space="0" w:color="auto"/>
        <w:right w:val="none" w:sz="0" w:space="0" w:color="auto"/>
      </w:divBdr>
    </w:div>
    <w:div w:id="2064450256">
      <w:bodyDiv w:val="1"/>
      <w:marLeft w:val="0"/>
      <w:marRight w:val="0"/>
      <w:marTop w:val="0"/>
      <w:marBottom w:val="0"/>
      <w:divBdr>
        <w:top w:val="none" w:sz="0" w:space="0" w:color="auto"/>
        <w:left w:val="none" w:sz="0" w:space="0" w:color="auto"/>
        <w:bottom w:val="none" w:sz="0" w:space="0" w:color="auto"/>
        <w:right w:val="none" w:sz="0" w:space="0" w:color="auto"/>
      </w:divBdr>
    </w:div>
    <w:div w:id="2064717106">
      <w:bodyDiv w:val="1"/>
      <w:marLeft w:val="0"/>
      <w:marRight w:val="0"/>
      <w:marTop w:val="0"/>
      <w:marBottom w:val="0"/>
      <w:divBdr>
        <w:top w:val="none" w:sz="0" w:space="0" w:color="auto"/>
        <w:left w:val="none" w:sz="0" w:space="0" w:color="auto"/>
        <w:bottom w:val="none" w:sz="0" w:space="0" w:color="auto"/>
        <w:right w:val="none" w:sz="0" w:space="0" w:color="auto"/>
      </w:divBdr>
    </w:div>
    <w:div w:id="2065595856">
      <w:bodyDiv w:val="1"/>
      <w:marLeft w:val="0"/>
      <w:marRight w:val="0"/>
      <w:marTop w:val="0"/>
      <w:marBottom w:val="0"/>
      <w:divBdr>
        <w:top w:val="none" w:sz="0" w:space="0" w:color="auto"/>
        <w:left w:val="none" w:sz="0" w:space="0" w:color="auto"/>
        <w:bottom w:val="none" w:sz="0" w:space="0" w:color="auto"/>
        <w:right w:val="none" w:sz="0" w:space="0" w:color="auto"/>
      </w:divBdr>
    </w:div>
    <w:div w:id="2065787095">
      <w:bodyDiv w:val="1"/>
      <w:marLeft w:val="0"/>
      <w:marRight w:val="0"/>
      <w:marTop w:val="0"/>
      <w:marBottom w:val="0"/>
      <w:divBdr>
        <w:top w:val="none" w:sz="0" w:space="0" w:color="auto"/>
        <w:left w:val="none" w:sz="0" w:space="0" w:color="auto"/>
        <w:bottom w:val="none" w:sz="0" w:space="0" w:color="auto"/>
        <w:right w:val="none" w:sz="0" w:space="0" w:color="auto"/>
      </w:divBdr>
    </w:div>
    <w:div w:id="2066222482">
      <w:bodyDiv w:val="1"/>
      <w:marLeft w:val="0"/>
      <w:marRight w:val="0"/>
      <w:marTop w:val="0"/>
      <w:marBottom w:val="0"/>
      <w:divBdr>
        <w:top w:val="none" w:sz="0" w:space="0" w:color="auto"/>
        <w:left w:val="none" w:sz="0" w:space="0" w:color="auto"/>
        <w:bottom w:val="none" w:sz="0" w:space="0" w:color="auto"/>
        <w:right w:val="none" w:sz="0" w:space="0" w:color="auto"/>
      </w:divBdr>
    </w:div>
    <w:div w:id="2066294747">
      <w:bodyDiv w:val="1"/>
      <w:marLeft w:val="0"/>
      <w:marRight w:val="0"/>
      <w:marTop w:val="0"/>
      <w:marBottom w:val="0"/>
      <w:divBdr>
        <w:top w:val="none" w:sz="0" w:space="0" w:color="auto"/>
        <w:left w:val="none" w:sz="0" w:space="0" w:color="auto"/>
        <w:bottom w:val="none" w:sz="0" w:space="0" w:color="auto"/>
        <w:right w:val="none" w:sz="0" w:space="0" w:color="auto"/>
      </w:divBdr>
    </w:div>
    <w:div w:id="2066297582">
      <w:bodyDiv w:val="1"/>
      <w:marLeft w:val="0"/>
      <w:marRight w:val="0"/>
      <w:marTop w:val="0"/>
      <w:marBottom w:val="0"/>
      <w:divBdr>
        <w:top w:val="none" w:sz="0" w:space="0" w:color="auto"/>
        <w:left w:val="none" w:sz="0" w:space="0" w:color="auto"/>
        <w:bottom w:val="none" w:sz="0" w:space="0" w:color="auto"/>
        <w:right w:val="none" w:sz="0" w:space="0" w:color="auto"/>
      </w:divBdr>
    </w:div>
    <w:div w:id="2066566925">
      <w:bodyDiv w:val="1"/>
      <w:marLeft w:val="0"/>
      <w:marRight w:val="0"/>
      <w:marTop w:val="0"/>
      <w:marBottom w:val="0"/>
      <w:divBdr>
        <w:top w:val="none" w:sz="0" w:space="0" w:color="auto"/>
        <w:left w:val="none" w:sz="0" w:space="0" w:color="auto"/>
        <w:bottom w:val="none" w:sz="0" w:space="0" w:color="auto"/>
        <w:right w:val="none" w:sz="0" w:space="0" w:color="auto"/>
      </w:divBdr>
    </w:div>
    <w:div w:id="2067220367">
      <w:bodyDiv w:val="1"/>
      <w:marLeft w:val="0"/>
      <w:marRight w:val="0"/>
      <w:marTop w:val="0"/>
      <w:marBottom w:val="0"/>
      <w:divBdr>
        <w:top w:val="none" w:sz="0" w:space="0" w:color="auto"/>
        <w:left w:val="none" w:sz="0" w:space="0" w:color="auto"/>
        <w:bottom w:val="none" w:sz="0" w:space="0" w:color="auto"/>
        <w:right w:val="none" w:sz="0" w:space="0" w:color="auto"/>
      </w:divBdr>
    </w:div>
    <w:div w:id="2067486824">
      <w:bodyDiv w:val="1"/>
      <w:marLeft w:val="0"/>
      <w:marRight w:val="0"/>
      <w:marTop w:val="0"/>
      <w:marBottom w:val="0"/>
      <w:divBdr>
        <w:top w:val="none" w:sz="0" w:space="0" w:color="auto"/>
        <w:left w:val="none" w:sz="0" w:space="0" w:color="auto"/>
        <w:bottom w:val="none" w:sz="0" w:space="0" w:color="auto"/>
        <w:right w:val="none" w:sz="0" w:space="0" w:color="auto"/>
      </w:divBdr>
    </w:div>
    <w:div w:id="2067869071">
      <w:bodyDiv w:val="1"/>
      <w:marLeft w:val="0"/>
      <w:marRight w:val="0"/>
      <w:marTop w:val="0"/>
      <w:marBottom w:val="0"/>
      <w:divBdr>
        <w:top w:val="none" w:sz="0" w:space="0" w:color="auto"/>
        <w:left w:val="none" w:sz="0" w:space="0" w:color="auto"/>
        <w:bottom w:val="none" w:sz="0" w:space="0" w:color="auto"/>
        <w:right w:val="none" w:sz="0" w:space="0" w:color="auto"/>
      </w:divBdr>
    </w:div>
    <w:div w:id="2067875322">
      <w:bodyDiv w:val="1"/>
      <w:marLeft w:val="0"/>
      <w:marRight w:val="0"/>
      <w:marTop w:val="0"/>
      <w:marBottom w:val="0"/>
      <w:divBdr>
        <w:top w:val="none" w:sz="0" w:space="0" w:color="auto"/>
        <w:left w:val="none" w:sz="0" w:space="0" w:color="auto"/>
        <w:bottom w:val="none" w:sz="0" w:space="0" w:color="auto"/>
        <w:right w:val="none" w:sz="0" w:space="0" w:color="auto"/>
      </w:divBdr>
    </w:div>
    <w:div w:id="2069330206">
      <w:bodyDiv w:val="1"/>
      <w:marLeft w:val="0"/>
      <w:marRight w:val="0"/>
      <w:marTop w:val="0"/>
      <w:marBottom w:val="0"/>
      <w:divBdr>
        <w:top w:val="none" w:sz="0" w:space="0" w:color="auto"/>
        <w:left w:val="none" w:sz="0" w:space="0" w:color="auto"/>
        <w:bottom w:val="none" w:sz="0" w:space="0" w:color="auto"/>
        <w:right w:val="none" w:sz="0" w:space="0" w:color="auto"/>
      </w:divBdr>
    </w:div>
    <w:div w:id="2070834738">
      <w:bodyDiv w:val="1"/>
      <w:marLeft w:val="0"/>
      <w:marRight w:val="0"/>
      <w:marTop w:val="0"/>
      <w:marBottom w:val="0"/>
      <w:divBdr>
        <w:top w:val="none" w:sz="0" w:space="0" w:color="auto"/>
        <w:left w:val="none" w:sz="0" w:space="0" w:color="auto"/>
        <w:bottom w:val="none" w:sz="0" w:space="0" w:color="auto"/>
        <w:right w:val="none" w:sz="0" w:space="0" w:color="auto"/>
      </w:divBdr>
    </w:div>
    <w:div w:id="2071924797">
      <w:bodyDiv w:val="1"/>
      <w:marLeft w:val="0"/>
      <w:marRight w:val="0"/>
      <w:marTop w:val="0"/>
      <w:marBottom w:val="0"/>
      <w:divBdr>
        <w:top w:val="none" w:sz="0" w:space="0" w:color="auto"/>
        <w:left w:val="none" w:sz="0" w:space="0" w:color="auto"/>
        <w:bottom w:val="none" w:sz="0" w:space="0" w:color="auto"/>
        <w:right w:val="none" w:sz="0" w:space="0" w:color="auto"/>
      </w:divBdr>
    </w:div>
    <w:div w:id="2072726160">
      <w:bodyDiv w:val="1"/>
      <w:marLeft w:val="0"/>
      <w:marRight w:val="0"/>
      <w:marTop w:val="0"/>
      <w:marBottom w:val="0"/>
      <w:divBdr>
        <w:top w:val="none" w:sz="0" w:space="0" w:color="auto"/>
        <w:left w:val="none" w:sz="0" w:space="0" w:color="auto"/>
        <w:bottom w:val="none" w:sz="0" w:space="0" w:color="auto"/>
        <w:right w:val="none" w:sz="0" w:space="0" w:color="auto"/>
      </w:divBdr>
      <w:divsChild>
        <w:div w:id="150366072">
          <w:marLeft w:val="640"/>
          <w:marRight w:val="0"/>
          <w:marTop w:val="0"/>
          <w:marBottom w:val="0"/>
          <w:divBdr>
            <w:top w:val="none" w:sz="0" w:space="0" w:color="auto"/>
            <w:left w:val="none" w:sz="0" w:space="0" w:color="auto"/>
            <w:bottom w:val="none" w:sz="0" w:space="0" w:color="auto"/>
            <w:right w:val="none" w:sz="0" w:space="0" w:color="auto"/>
          </w:divBdr>
        </w:div>
        <w:div w:id="313338827">
          <w:marLeft w:val="640"/>
          <w:marRight w:val="0"/>
          <w:marTop w:val="0"/>
          <w:marBottom w:val="0"/>
          <w:divBdr>
            <w:top w:val="none" w:sz="0" w:space="0" w:color="auto"/>
            <w:left w:val="none" w:sz="0" w:space="0" w:color="auto"/>
            <w:bottom w:val="none" w:sz="0" w:space="0" w:color="auto"/>
            <w:right w:val="none" w:sz="0" w:space="0" w:color="auto"/>
          </w:divBdr>
        </w:div>
        <w:div w:id="499081280">
          <w:marLeft w:val="640"/>
          <w:marRight w:val="0"/>
          <w:marTop w:val="0"/>
          <w:marBottom w:val="0"/>
          <w:divBdr>
            <w:top w:val="none" w:sz="0" w:space="0" w:color="auto"/>
            <w:left w:val="none" w:sz="0" w:space="0" w:color="auto"/>
            <w:bottom w:val="none" w:sz="0" w:space="0" w:color="auto"/>
            <w:right w:val="none" w:sz="0" w:space="0" w:color="auto"/>
          </w:divBdr>
        </w:div>
        <w:div w:id="623315790">
          <w:marLeft w:val="640"/>
          <w:marRight w:val="0"/>
          <w:marTop w:val="0"/>
          <w:marBottom w:val="0"/>
          <w:divBdr>
            <w:top w:val="none" w:sz="0" w:space="0" w:color="auto"/>
            <w:left w:val="none" w:sz="0" w:space="0" w:color="auto"/>
            <w:bottom w:val="none" w:sz="0" w:space="0" w:color="auto"/>
            <w:right w:val="none" w:sz="0" w:space="0" w:color="auto"/>
          </w:divBdr>
        </w:div>
        <w:div w:id="655690953">
          <w:marLeft w:val="640"/>
          <w:marRight w:val="0"/>
          <w:marTop w:val="0"/>
          <w:marBottom w:val="0"/>
          <w:divBdr>
            <w:top w:val="none" w:sz="0" w:space="0" w:color="auto"/>
            <w:left w:val="none" w:sz="0" w:space="0" w:color="auto"/>
            <w:bottom w:val="none" w:sz="0" w:space="0" w:color="auto"/>
            <w:right w:val="none" w:sz="0" w:space="0" w:color="auto"/>
          </w:divBdr>
        </w:div>
        <w:div w:id="713971625">
          <w:marLeft w:val="640"/>
          <w:marRight w:val="0"/>
          <w:marTop w:val="0"/>
          <w:marBottom w:val="0"/>
          <w:divBdr>
            <w:top w:val="none" w:sz="0" w:space="0" w:color="auto"/>
            <w:left w:val="none" w:sz="0" w:space="0" w:color="auto"/>
            <w:bottom w:val="none" w:sz="0" w:space="0" w:color="auto"/>
            <w:right w:val="none" w:sz="0" w:space="0" w:color="auto"/>
          </w:divBdr>
        </w:div>
        <w:div w:id="777263629">
          <w:marLeft w:val="640"/>
          <w:marRight w:val="0"/>
          <w:marTop w:val="0"/>
          <w:marBottom w:val="0"/>
          <w:divBdr>
            <w:top w:val="none" w:sz="0" w:space="0" w:color="auto"/>
            <w:left w:val="none" w:sz="0" w:space="0" w:color="auto"/>
            <w:bottom w:val="none" w:sz="0" w:space="0" w:color="auto"/>
            <w:right w:val="none" w:sz="0" w:space="0" w:color="auto"/>
          </w:divBdr>
        </w:div>
        <w:div w:id="808665748">
          <w:marLeft w:val="640"/>
          <w:marRight w:val="0"/>
          <w:marTop w:val="0"/>
          <w:marBottom w:val="0"/>
          <w:divBdr>
            <w:top w:val="none" w:sz="0" w:space="0" w:color="auto"/>
            <w:left w:val="none" w:sz="0" w:space="0" w:color="auto"/>
            <w:bottom w:val="none" w:sz="0" w:space="0" w:color="auto"/>
            <w:right w:val="none" w:sz="0" w:space="0" w:color="auto"/>
          </w:divBdr>
        </w:div>
        <w:div w:id="889271903">
          <w:marLeft w:val="640"/>
          <w:marRight w:val="0"/>
          <w:marTop w:val="0"/>
          <w:marBottom w:val="0"/>
          <w:divBdr>
            <w:top w:val="none" w:sz="0" w:space="0" w:color="auto"/>
            <w:left w:val="none" w:sz="0" w:space="0" w:color="auto"/>
            <w:bottom w:val="none" w:sz="0" w:space="0" w:color="auto"/>
            <w:right w:val="none" w:sz="0" w:space="0" w:color="auto"/>
          </w:divBdr>
        </w:div>
        <w:div w:id="938875188">
          <w:marLeft w:val="640"/>
          <w:marRight w:val="0"/>
          <w:marTop w:val="0"/>
          <w:marBottom w:val="0"/>
          <w:divBdr>
            <w:top w:val="none" w:sz="0" w:space="0" w:color="auto"/>
            <w:left w:val="none" w:sz="0" w:space="0" w:color="auto"/>
            <w:bottom w:val="none" w:sz="0" w:space="0" w:color="auto"/>
            <w:right w:val="none" w:sz="0" w:space="0" w:color="auto"/>
          </w:divBdr>
        </w:div>
        <w:div w:id="1060666748">
          <w:marLeft w:val="640"/>
          <w:marRight w:val="0"/>
          <w:marTop w:val="0"/>
          <w:marBottom w:val="0"/>
          <w:divBdr>
            <w:top w:val="none" w:sz="0" w:space="0" w:color="auto"/>
            <w:left w:val="none" w:sz="0" w:space="0" w:color="auto"/>
            <w:bottom w:val="none" w:sz="0" w:space="0" w:color="auto"/>
            <w:right w:val="none" w:sz="0" w:space="0" w:color="auto"/>
          </w:divBdr>
        </w:div>
        <w:div w:id="1540512934">
          <w:marLeft w:val="640"/>
          <w:marRight w:val="0"/>
          <w:marTop w:val="0"/>
          <w:marBottom w:val="0"/>
          <w:divBdr>
            <w:top w:val="none" w:sz="0" w:space="0" w:color="auto"/>
            <w:left w:val="none" w:sz="0" w:space="0" w:color="auto"/>
            <w:bottom w:val="none" w:sz="0" w:space="0" w:color="auto"/>
            <w:right w:val="none" w:sz="0" w:space="0" w:color="auto"/>
          </w:divBdr>
        </w:div>
        <w:div w:id="1848205758">
          <w:marLeft w:val="640"/>
          <w:marRight w:val="0"/>
          <w:marTop w:val="0"/>
          <w:marBottom w:val="0"/>
          <w:divBdr>
            <w:top w:val="none" w:sz="0" w:space="0" w:color="auto"/>
            <w:left w:val="none" w:sz="0" w:space="0" w:color="auto"/>
            <w:bottom w:val="none" w:sz="0" w:space="0" w:color="auto"/>
            <w:right w:val="none" w:sz="0" w:space="0" w:color="auto"/>
          </w:divBdr>
        </w:div>
        <w:div w:id="1871991628">
          <w:marLeft w:val="640"/>
          <w:marRight w:val="0"/>
          <w:marTop w:val="0"/>
          <w:marBottom w:val="0"/>
          <w:divBdr>
            <w:top w:val="none" w:sz="0" w:space="0" w:color="auto"/>
            <w:left w:val="none" w:sz="0" w:space="0" w:color="auto"/>
            <w:bottom w:val="none" w:sz="0" w:space="0" w:color="auto"/>
            <w:right w:val="none" w:sz="0" w:space="0" w:color="auto"/>
          </w:divBdr>
        </w:div>
        <w:div w:id="2101216608">
          <w:marLeft w:val="640"/>
          <w:marRight w:val="0"/>
          <w:marTop w:val="0"/>
          <w:marBottom w:val="0"/>
          <w:divBdr>
            <w:top w:val="none" w:sz="0" w:space="0" w:color="auto"/>
            <w:left w:val="none" w:sz="0" w:space="0" w:color="auto"/>
            <w:bottom w:val="none" w:sz="0" w:space="0" w:color="auto"/>
            <w:right w:val="none" w:sz="0" w:space="0" w:color="auto"/>
          </w:divBdr>
        </w:div>
        <w:div w:id="2106605537">
          <w:marLeft w:val="640"/>
          <w:marRight w:val="0"/>
          <w:marTop w:val="0"/>
          <w:marBottom w:val="0"/>
          <w:divBdr>
            <w:top w:val="none" w:sz="0" w:space="0" w:color="auto"/>
            <w:left w:val="none" w:sz="0" w:space="0" w:color="auto"/>
            <w:bottom w:val="none" w:sz="0" w:space="0" w:color="auto"/>
            <w:right w:val="none" w:sz="0" w:space="0" w:color="auto"/>
          </w:divBdr>
        </w:div>
      </w:divsChild>
    </w:div>
    <w:div w:id="2072925186">
      <w:bodyDiv w:val="1"/>
      <w:marLeft w:val="0"/>
      <w:marRight w:val="0"/>
      <w:marTop w:val="0"/>
      <w:marBottom w:val="0"/>
      <w:divBdr>
        <w:top w:val="none" w:sz="0" w:space="0" w:color="auto"/>
        <w:left w:val="none" w:sz="0" w:space="0" w:color="auto"/>
        <w:bottom w:val="none" w:sz="0" w:space="0" w:color="auto"/>
        <w:right w:val="none" w:sz="0" w:space="0" w:color="auto"/>
      </w:divBdr>
    </w:div>
    <w:div w:id="2073234564">
      <w:bodyDiv w:val="1"/>
      <w:marLeft w:val="0"/>
      <w:marRight w:val="0"/>
      <w:marTop w:val="0"/>
      <w:marBottom w:val="0"/>
      <w:divBdr>
        <w:top w:val="none" w:sz="0" w:space="0" w:color="auto"/>
        <w:left w:val="none" w:sz="0" w:space="0" w:color="auto"/>
        <w:bottom w:val="none" w:sz="0" w:space="0" w:color="auto"/>
        <w:right w:val="none" w:sz="0" w:space="0" w:color="auto"/>
      </w:divBdr>
    </w:div>
    <w:div w:id="2073771207">
      <w:bodyDiv w:val="1"/>
      <w:marLeft w:val="0"/>
      <w:marRight w:val="0"/>
      <w:marTop w:val="0"/>
      <w:marBottom w:val="0"/>
      <w:divBdr>
        <w:top w:val="none" w:sz="0" w:space="0" w:color="auto"/>
        <w:left w:val="none" w:sz="0" w:space="0" w:color="auto"/>
        <w:bottom w:val="none" w:sz="0" w:space="0" w:color="auto"/>
        <w:right w:val="none" w:sz="0" w:space="0" w:color="auto"/>
      </w:divBdr>
    </w:div>
    <w:div w:id="2073771451">
      <w:bodyDiv w:val="1"/>
      <w:marLeft w:val="0"/>
      <w:marRight w:val="0"/>
      <w:marTop w:val="0"/>
      <w:marBottom w:val="0"/>
      <w:divBdr>
        <w:top w:val="none" w:sz="0" w:space="0" w:color="auto"/>
        <w:left w:val="none" w:sz="0" w:space="0" w:color="auto"/>
        <w:bottom w:val="none" w:sz="0" w:space="0" w:color="auto"/>
        <w:right w:val="none" w:sz="0" w:space="0" w:color="auto"/>
      </w:divBdr>
    </w:div>
    <w:div w:id="2074161810">
      <w:bodyDiv w:val="1"/>
      <w:marLeft w:val="0"/>
      <w:marRight w:val="0"/>
      <w:marTop w:val="0"/>
      <w:marBottom w:val="0"/>
      <w:divBdr>
        <w:top w:val="none" w:sz="0" w:space="0" w:color="auto"/>
        <w:left w:val="none" w:sz="0" w:space="0" w:color="auto"/>
        <w:bottom w:val="none" w:sz="0" w:space="0" w:color="auto"/>
        <w:right w:val="none" w:sz="0" w:space="0" w:color="auto"/>
      </w:divBdr>
    </w:div>
    <w:div w:id="2074311316">
      <w:bodyDiv w:val="1"/>
      <w:marLeft w:val="0"/>
      <w:marRight w:val="0"/>
      <w:marTop w:val="0"/>
      <w:marBottom w:val="0"/>
      <w:divBdr>
        <w:top w:val="none" w:sz="0" w:space="0" w:color="auto"/>
        <w:left w:val="none" w:sz="0" w:space="0" w:color="auto"/>
        <w:bottom w:val="none" w:sz="0" w:space="0" w:color="auto"/>
        <w:right w:val="none" w:sz="0" w:space="0" w:color="auto"/>
      </w:divBdr>
    </w:div>
    <w:div w:id="2074967526">
      <w:bodyDiv w:val="1"/>
      <w:marLeft w:val="0"/>
      <w:marRight w:val="0"/>
      <w:marTop w:val="0"/>
      <w:marBottom w:val="0"/>
      <w:divBdr>
        <w:top w:val="none" w:sz="0" w:space="0" w:color="auto"/>
        <w:left w:val="none" w:sz="0" w:space="0" w:color="auto"/>
        <w:bottom w:val="none" w:sz="0" w:space="0" w:color="auto"/>
        <w:right w:val="none" w:sz="0" w:space="0" w:color="auto"/>
      </w:divBdr>
    </w:div>
    <w:div w:id="2075277453">
      <w:bodyDiv w:val="1"/>
      <w:marLeft w:val="0"/>
      <w:marRight w:val="0"/>
      <w:marTop w:val="0"/>
      <w:marBottom w:val="0"/>
      <w:divBdr>
        <w:top w:val="none" w:sz="0" w:space="0" w:color="auto"/>
        <w:left w:val="none" w:sz="0" w:space="0" w:color="auto"/>
        <w:bottom w:val="none" w:sz="0" w:space="0" w:color="auto"/>
        <w:right w:val="none" w:sz="0" w:space="0" w:color="auto"/>
      </w:divBdr>
    </w:div>
    <w:div w:id="2075657218">
      <w:bodyDiv w:val="1"/>
      <w:marLeft w:val="0"/>
      <w:marRight w:val="0"/>
      <w:marTop w:val="0"/>
      <w:marBottom w:val="0"/>
      <w:divBdr>
        <w:top w:val="none" w:sz="0" w:space="0" w:color="auto"/>
        <w:left w:val="none" w:sz="0" w:space="0" w:color="auto"/>
        <w:bottom w:val="none" w:sz="0" w:space="0" w:color="auto"/>
        <w:right w:val="none" w:sz="0" w:space="0" w:color="auto"/>
      </w:divBdr>
    </w:div>
    <w:div w:id="2075810141">
      <w:bodyDiv w:val="1"/>
      <w:marLeft w:val="0"/>
      <w:marRight w:val="0"/>
      <w:marTop w:val="0"/>
      <w:marBottom w:val="0"/>
      <w:divBdr>
        <w:top w:val="none" w:sz="0" w:space="0" w:color="auto"/>
        <w:left w:val="none" w:sz="0" w:space="0" w:color="auto"/>
        <w:bottom w:val="none" w:sz="0" w:space="0" w:color="auto"/>
        <w:right w:val="none" w:sz="0" w:space="0" w:color="auto"/>
      </w:divBdr>
    </w:div>
    <w:div w:id="2076320361">
      <w:bodyDiv w:val="1"/>
      <w:marLeft w:val="0"/>
      <w:marRight w:val="0"/>
      <w:marTop w:val="0"/>
      <w:marBottom w:val="0"/>
      <w:divBdr>
        <w:top w:val="none" w:sz="0" w:space="0" w:color="auto"/>
        <w:left w:val="none" w:sz="0" w:space="0" w:color="auto"/>
        <w:bottom w:val="none" w:sz="0" w:space="0" w:color="auto"/>
        <w:right w:val="none" w:sz="0" w:space="0" w:color="auto"/>
      </w:divBdr>
    </w:div>
    <w:div w:id="2076968615">
      <w:bodyDiv w:val="1"/>
      <w:marLeft w:val="0"/>
      <w:marRight w:val="0"/>
      <w:marTop w:val="0"/>
      <w:marBottom w:val="0"/>
      <w:divBdr>
        <w:top w:val="none" w:sz="0" w:space="0" w:color="auto"/>
        <w:left w:val="none" w:sz="0" w:space="0" w:color="auto"/>
        <w:bottom w:val="none" w:sz="0" w:space="0" w:color="auto"/>
        <w:right w:val="none" w:sz="0" w:space="0" w:color="auto"/>
      </w:divBdr>
    </w:div>
    <w:div w:id="2077045595">
      <w:bodyDiv w:val="1"/>
      <w:marLeft w:val="0"/>
      <w:marRight w:val="0"/>
      <w:marTop w:val="0"/>
      <w:marBottom w:val="0"/>
      <w:divBdr>
        <w:top w:val="none" w:sz="0" w:space="0" w:color="auto"/>
        <w:left w:val="none" w:sz="0" w:space="0" w:color="auto"/>
        <w:bottom w:val="none" w:sz="0" w:space="0" w:color="auto"/>
        <w:right w:val="none" w:sz="0" w:space="0" w:color="auto"/>
      </w:divBdr>
    </w:div>
    <w:div w:id="2078043092">
      <w:bodyDiv w:val="1"/>
      <w:marLeft w:val="0"/>
      <w:marRight w:val="0"/>
      <w:marTop w:val="0"/>
      <w:marBottom w:val="0"/>
      <w:divBdr>
        <w:top w:val="none" w:sz="0" w:space="0" w:color="auto"/>
        <w:left w:val="none" w:sz="0" w:space="0" w:color="auto"/>
        <w:bottom w:val="none" w:sz="0" w:space="0" w:color="auto"/>
        <w:right w:val="none" w:sz="0" w:space="0" w:color="auto"/>
      </w:divBdr>
    </w:div>
    <w:div w:id="2078628889">
      <w:bodyDiv w:val="1"/>
      <w:marLeft w:val="0"/>
      <w:marRight w:val="0"/>
      <w:marTop w:val="0"/>
      <w:marBottom w:val="0"/>
      <w:divBdr>
        <w:top w:val="none" w:sz="0" w:space="0" w:color="auto"/>
        <w:left w:val="none" w:sz="0" w:space="0" w:color="auto"/>
        <w:bottom w:val="none" w:sz="0" w:space="0" w:color="auto"/>
        <w:right w:val="none" w:sz="0" w:space="0" w:color="auto"/>
      </w:divBdr>
    </w:div>
    <w:div w:id="2078891299">
      <w:bodyDiv w:val="1"/>
      <w:marLeft w:val="0"/>
      <w:marRight w:val="0"/>
      <w:marTop w:val="0"/>
      <w:marBottom w:val="0"/>
      <w:divBdr>
        <w:top w:val="none" w:sz="0" w:space="0" w:color="auto"/>
        <w:left w:val="none" w:sz="0" w:space="0" w:color="auto"/>
        <w:bottom w:val="none" w:sz="0" w:space="0" w:color="auto"/>
        <w:right w:val="none" w:sz="0" w:space="0" w:color="auto"/>
      </w:divBdr>
    </w:div>
    <w:div w:id="2079281831">
      <w:bodyDiv w:val="1"/>
      <w:marLeft w:val="0"/>
      <w:marRight w:val="0"/>
      <w:marTop w:val="0"/>
      <w:marBottom w:val="0"/>
      <w:divBdr>
        <w:top w:val="none" w:sz="0" w:space="0" w:color="auto"/>
        <w:left w:val="none" w:sz="0" w:space="0" w:color="auto"/>
        <w:bottom w:val="none" w:sz="0" w:space="0" w:color="auto"/>
        <w:right w:val="none" w:sz="0" w:space="0" w:color="auto"/>
      </w:divBdr>
    </w:div>
    <w:div w:id="2079479345">
      <w:bodyDiv w:val="1"/>
      <w:marLeft w:val="0"/>
      <w:marRight w:val="0"/>
      <w:marTop w:val="0"/>
      <w:marBottom w:val="0"/>
      <w:divBdr>
        <w:top w:val="none" w:sz="0" w:space="0" w:color="auto"/>
        <w:left w:val="none" w:sz="0" w:space="0" w:color="auto"/>
        <w:bottom w:val="none" w:sz="0" w:space="0" w:color="auto"/>
        <w:right w:val="none" w:sz="0" w:space="0" w:color="auto"/>
      </w:divBdr>
    </w:div>
    <w:div w:id="2079547734">
      <w:bodyDiv w:val="1"/>
      <w:marLeft w:val="0"/>
      <w:marRight w:val="0"/>
      <w:marTop w:val="0"/>
      <w:marBottom w:val="0"/>
      <w:divBdr>
        <w:top w:val="none" w:sz="0" w:space="0" w:color="auto"/>
        <w:left w:val="none" w:sz="0" w:space="0" w:color="auto"/>
        <w:bottom w:val="none" w:sz="0" w:space="0" w:color="auto"/>
        <w:right w:val="none" w:sz="0" w:space="0" w:color="auto"/>
      </w:divBdr>
    </w:div>
    <w:div w:id="2080209111">
      <w:bodyDiv w:val="1"/>
      <w:marLeft w:val="0"/>
      <w:marRight w:val="0"/>
      <w:marTop w:val="0"/>
      <w:marBottom w:val="0"/>
      <w:divBdr>
        <w:top w:val="none" w:sz="0" w:space="0" w:color="auto"/>
        <w:left w:val="none" w:sz="0" w:space="0" w:color="auto"/>
        <w:bottom w:val="none" w:sz="0" w:space="0" w:color="auto"/>
        <w:right w:val="none" w:sz="0" w:space="0" w:color="auto"/>
      </w:divBdr>
    </w:div>
    <w:div w:id="2080320742">
      <w:bodyDiv w:val="1"/>
      <w:marLeft w:val="0"/>
      <w:marRight w:val="0"/>
      <w:marTop w:val="0"/>
      <w:marBottom w:val="0"/>
      <w:divBdr>
        <w:top w:val="none" w:sz="0" w:space="0" w:color="auto"/>
        <w:left w:val="none" w:sz="0" w:space="0" w:color="auto"/>
        <w:bottom w:val="none" w:sz="0" w:space="0" w:color="auto"/>
        <w:right w:val="none" w:sz="0" w:space="0" w:color="auto"/>
      </w:divBdr>
    </w:div>
    <w:div w:id="2080639700">
      <w:bodyDiv w:val="1"/>
      <w:marLeft w:val="0"/>
      <w:marRight w:val="0"/>
      <w:marTop w:val="0"/>
      <w:marBottom w:val="0"/>
      <w:divBdr>
        <w:top w:val="none" w:sz="0" w:space="0" w:color="auto"/>
        <w:left w:val="none" w:sz="0" w:space="0" w:color="auto"/>
        <w:bottom w:val="none" w:sz="0" w:space="0" w:color="auto"/>
        <w:right w:val="none" w:sz="0" w:space="0" w:color="auto"/>
      </w:divBdr>
    </w:div>
    <w:div w:id="2081246404">
      <w:bodyDiv w:val="1"/>
      <w:marLeft w:val="0"/>
      <w:marRight w:val="0"/>
      <w:marTop w:val="0"/>
      <w:marBottom w:val="0"/>
      <w:divBdr>
        <w:top w:val="none" w:sz="0" w:space="0" w:color="auto"/>
        <w:left w:val="none" w:sz="0" w:space="0" w:color="auto"/>
        <w:bottom w:val="none" w:sz="0" w:space="0" w:color="auto"/>
        <w:right w:val="none" w:sz="0" w:space="0" w:color="auto"/>
      </w:divBdr>
    </w:div>
    <w:div w:id="2081250235">
      <w:bodyDiv w:val="1"/>
      <w:marLeft w:val="0"/>
      <w:marRight w:val="0"/>
      <w:marTop w:val="0"/>
      <w:marBottom w:val="0"/>
      <w:divBdr>
        <w:top w:val="none" w:sz="0" w:space="0" w:color="auto"/>
        <w:left w:val="none" w:sz="0" w:space="0" w:color="auto"/>
        <w:bottom w:val="none" w:sz="0" w:space="0" w:color="auto"/>
        <w:right w:val="none" w:sz="0" w:space="0" w:color="auto"/>
      </w:divBdr>
      <w:divsChild>
        <w:div w:id="168494600">
          <w:marLeft w:val="640"/>
          <w:marRight w:val="0"/>
          <w:marTop w:val="0"/>
          <w:marBottom w:val="0"/>
          <w:divBdr>
            <w:top w:val="none" w:sz="0" w:space="0" w:color="auto"/>
            <w:left w:val="none" w:sz="0" w:space="0" w:color="auto"/>
            <w:bottom w:val="none" w:sz="0" w:space="0" w:color="auto"/>
            <w:right w:val="none" w:sz="0" w:space="0" w:color="auto"/>
          </w:divBdr>
        </w:div>
      </w:divsChild>
    </w:div>
    <w:div w:id="2081320900">
      <w:bodyDiv w:val="1"/>
      <w:marLeft w:val="0"/>
      <w:marRight w:val="0"/>
      <w:marTop w:val="0"/>
      <w:marBottom w:val="0"/>
      <w:divBdr>
        <w:top w:val="none" w:sz="0" w:space="0" w:color="auto"/>
        <w:left w:val="none" w:sz="0" w:space="0" w:color="auto"/>
        <w:bottom w:val="none" w:sz="0" w:space="0" w:color="auto"/>
        <w:right w:val="none" w:sz="0" w:space="0" w:color="auto"/>
      </w:divBdr>
    </w:div>
    <w:div w:id="2081518759">
      <w:bodyDiv w:val="1"/>
      <w:marLeft w:val="0"/>
      <w:marRight w:val="0"/>
      <w:marTop w:val="0"/>
      <w:marBottom w:val="0"/>
      <w:divBdr>
        <w:top w:val="none" w:sz="0" w:space="0" w:color="auto"/>
        <w:left w:val="none" w:sz="0" w:space="0" w:color="auto"/>
        <w:bottom w:val="none" w:sz="0" w:space="0" w:color="auto"/>
        <w:right w:val="none" w:sz="0" w:space="0" w:color="auto"/>
      </w:divBdr>
    </w:div>
    <w:div w:id="2081563641">
      <w:bodyDiv w:val="1"/>
      <w:marLeft w:val="0"/>
      <w:marRight w:val="0"/>
      <w:marTop w:val="0"/>
      <w:marBottom w:val="0"/>
      <w:divBdr>
        <w:top w:val="none" w:sz="0" w:space="0" w:color="auto"/>
        <w:left w:val="none" w:sz="0" w:space="0" w:color="auto"/>
        <w:bottom w:val="none" w:sz="0" w:space="0" w:color="auto"/>
        <w:right w:val="none" w:sz="0" w:space="0" w:color="auto"/>
      </w:divBdr>
    </w:div>
    <w:div w:id="2081714588">
      <w:bodyDiv w:val="1"/>
      <w:marLeft w:val="0"/>
      <w:marRight w:val="0"/>
      <w:marTop w:val="0"/>
      <w:marBottom w:val="0"/>
      <w:divBdr>
        <w:top w:val="none" w:sz="0" w:space="0" w:color="auto"/>
        <w:left w:val="none" w:sz="0" w:space="0" w:color="auto"/>
        <w:bottom w:val="none" w:sz="0" w:space="0" w:color="auto"/>
        <w:right w:val="none" w:sz="0" w:space="0" w:color="auto"/>
      </w:divBdr>
    </w:div>
    <w:div w:id="2083212666">
      <w:bodyDiv w:val="1"/>
      <w:marLeft w:val="0"/>
      <w:marRight w:val="0"/>
      <w:marTop w:val="0"/>
      <w:marBottom w:val="0"/>
      <w:divBdr>
        <w:top w:val="none" w:sz="0" w:space="0" w:color="auto"/>
        <w:left w:val="none" w:sz="0" w:space="0" w:color="auto"/>
        <w:bottom w:val="none" w:sz="0" w:space="0" w:color="auto"/>
        <w:right w:val="none" w:sz="0" w:space="0" w:color="auto"/>
      </w:divBdr>
    </w:div>
    <w:div w:id="2084525417">
      <w:bodyDiv w:val="1"/>
      <w:marLeft w:val="0"/>
      <w:marRight w:val="0"/>
      <w:marTop w:val="0"/>
      <w:marBottom w:val="0"/>
      <w:divBdr>
        <w:top w:val="none" w:sz="0" w:space="0" w:color="auto"/>
        <w:left w:val="none" w:sz="0" w:space="0" w:color="auto"/>
        <w:bottom w:val="none" w:sz="0" w:space="0" w:color="auto"/>
        <w:right w:val="none" w:sz="0" w:space="0" w:color="auto"/>
      </w:divBdr>
    </w:div>
    <w:div w:id="2084598872">
      <w:bodyDiv w:val="1"/>
      <w:marLeft w:val="0"/>
      <w:marRight w:val="0"/>
      <w:marTop w:val="0"/>
      <w:marBottom w:val="0"/>
      <w:divBdr>
        <w:top w:val="none" w:sz="0" w:space="0" w:color="auto"/>
        <w:left w:val="none" w:sz="0" w:space="0" w:color="auto"/>
        <w:bottom w:val="none" w:sz="0" w:space="0" w:color="auto"/>
        <w:right w:val="none" w:sz="0" w:space="0" w:color="auto"/>
      </w:divBdr>
    </w:div>
    <w:div w:id="2085027847">
      <w:bodyDiv w:val="1"/>
      <w:marLeft w:val="0"/>
      <w:marRight w:val="0"/>
      <w:marTop w:val="0"/>
      <w:marBottom w:val="0"/>
      <w:divBdr>
        <w:top w:val="none" w:sz="0" w:space="0" w:color="auto"/>
        <w:left w:val="none" w:sz="0" w:space="0" w:color="auto"/>
        <w:bottom w:val="none" w:sz="0" w:space="0" w:color="auto"/>
        <w:right w:val="none" w:sz="0" w:space="0" w:color="auto"/>
      </w:divBdr>
    </w:div>
    <w:div w:id="2085107045">
      <w:bodyDiv w:val="1"/>
      <w:marLeft w:val="0"/>
      <w:marRight w:val="0"/>
      <w:marTop w:val="0"/>
      <w:marBottom w:val="0"/>
      <w:divBdr>
        <w:top w:val="none" w:sz="0" w:space="0" w:color="auto"/>
        <w:left w:val="none" w:sz="0" w:space="0" w:color="auto"/>
        <w:bottom w:val="none" w:sz="0" w:space="0" w:color="auto"/>
        <w:right w:val="none" w:sz="0" w:space="0" w:color="auto"/>
      </w:divBdr>
    </w:div>
    <w:div w:id="2085254808">
      <w:bodyDiv w:val="1"/>
      <w:marLeft w:val="0"/>
      <w:marRight w:val="0"/>
      <w:marTop w:val="0"/>
      <w:marBottom w:val="0"/>
      <w:divBdr>
        <w:top w:val="none" w:sz="0" w:space="0" w:color="auto"/>
        <w:left w:val="none" w:sz="0" w:space="0" w:color="auto"/>
        <w:bottom w:val="none" w:sz="0" w:space="0" w:color="auto"/>
        <w:right w:val="none" w:sz="0" w:space="0" w:color="auto"/>
      </w:divBdr>
    </w:div>
    <w:div w:id="2085447041">
      <w:bodyDiv w:val="1"/>
      <w:marLeft w:val="0"/>
      <w:marRight w:val="0"/>
      <w:marTop w:val="0"/>
      <w:marBottom w:val="0"/>
      <w:divBdr>
        <w:top w:val="none" w:sz="0" w:space="0" w:color="auto"/>
        <w:left w:val="none" w:sz="0" w:space="0" w:color="auto"/>
        <w:bottom w:val="none" w:sz="0" w:space="0" w:color="auto"/>
        <w:right w:val="none" w:sz="0" w:space="0" w:color="auto"/>
      </w:divBdr>
    </w:div>
    <w:div w:id="2085761971">
      <w:bodyDiv w:val="1"/>
      <w:marLeft w:val="0"/>
      <w:marRight w:val="0"/>
      <w:marTop w:val="0"/>
      <w:marBottom w:val="0"/>
      <w:divBdr>
        <w:top w:val="none" w:sz="0" w:space="0" w:color="auto"/>
        <w:left w:val="none" w:sz="0" w:space="0" w:color="auto"/>
        <w:bottom w:val="none" w:sz="0" w:space="0" w:color="auto"/>
        <w:right w:val="none" w:sz="0" w:space="0" w:color="auto"/>
      </w:divBdr>
    </w:div>
    <w:div w:id="2085881015">
      <w:bodyDiv w:val="1"/>
      <w:marLeft w:val="0"/>
      <w:marRight w:val="0"/>
      <w:marTop w:val="0"/>
      <w:marBottom w:val="0"/>
      <w:divBdr>
        <w:top w:val="none" w:sz="0" w:space="0" w:color="auto"/>
        <w:left w:val="none" w:sz="0" w:space="0" w:color="auto"/>
        <w:bottom w:val="none" w:sz="0" w:space="0" w:color="auto"/>
        <w:right w:val="none" w:sz="0" w:space="0" w:color="auto"/>
      </w:divBdr>
    </w:div>
    <w:div w:id="2086030929">
      <w:bodyDiv w:val="1"/>
      <w:marLeft w:val="0"/>
      <w:marRight w:val="0"/>
      <w:marTop w:val="0"/>
      <w:marBottom w:val="0"/>
      <w:divBdr>
        <w:top w:val="none" w:sz="0" w:space="0" w:color="auto"/>
        <w:left w:val="none" w:sz="0" w:space="0" w:color="auto"/>
        <w:bottom w:val="none" w:sz="0" w:space="0" w:color="auto"/>
        <w:right w:val="none" w:sz="0" w:space="0" w:color="auto"/>
      </w:divBdr>
    </w:div>
    <w:div w:id="2086567862">
      <w:bodyDiv w:val="1"/>
      <w:marLeft w:val="0"/>
      <w:marRight w:val="0"/>
      <w:marTop w:val="0"/>
      <w:marBottom w:val="0"/>
      <w:divBdr>
        <w:top w:val="none" w:sz="0" w:space="0" w:color="auto"/>
        <w:left w:val="none" w:sz="0" w:space="0" w:color="auto"/>
        <w:bottom w:val="none" w:sz="0" w:space="0" w:color="auto"/>
        <w:right w:val="none" w:sz="0" w:space="0" w:color="auto"/>
      </w:divBdr>
    </w:div>
    <w:div w:id="2087146020">
      <w:bodyDiv w:val="1"/>
      <w:marLeft w:val="0"/>
      <w:marRight w:val="0"/>
      <w:marTop w:val="0"/>
      <w:marBottom w:val="0"/>
      <w:divBdr>
        <w:top w:val="none" w:sz="0" w:space="0" w:color="auto"/>
        <w:left w:val="none" w:sz="0" w:space="0" w:color="auto"/>
        <w:bottom w:val="none" w:sz="0" w:space="0" w:color="auto"/>
        <w:right w:val="none" w:sz="0" w:space="0" w:color="auto"/>
      </w:divBdr>
    </w:div>
    <w:div w:id="2087611613">
      <w:bodyDiv w:val="1"/>
      <w:marLeft w:val="0"/>
      <w:marRight w:val="0"/>
      <w:marTop w:val="0"/>
      <w:marBottom w:val="0"/>
      <w:divBdr>
        <w:top w:val="none" w:sz="0" w:space="0" w:color="auto"/>
        <w:left w:val="none" w:sz="0" w:space="0" w:color="auto"/>
        <w:bottom w:val="none" w:sz="0" w:space="0" w:color="auto"/>
        <w:right w:val="none" w:sz="0" w:space="0" w:color="auto"/>
      </w:divBdr>
    </w:div>
    <w:div w:id="2087677713">
      <w:bodyDiv w:val="1"/>
      <w:marLeft w:val="0"/>
      <w:marRight w:val="0"/>
      <w:marTop w:val="0"/>
      <w:marBottom w:val="0"/>
      <w:divBdr>
        <w:top w:val="none" w:sz="0" w:space="0" w:color="auto"/>
        <w:left w:val="none" w:sz="0" w:space="0" w:color="auto"/>
        <w:bottom w:val="none" w:sz="0" w:space="0" w:color="auto"/>
        <w:right w:val="none" w:sz="0" w:space="0" w:color="auto"/>
      </w:divBdr>
    </w:div>
    <w:div w:id="2088452260">
      <w:bodyDiv w:val="1"/>
      <w:marLeft w:val="0"/>
      <w:marRight w:val="0"/>
      <w:marTop w:val="0"/>
      <w:marBottom w:val="0"/>
      <w:divBdr>
        <w:top w:val="none" w:sz="0" w:space="0" w:color="auto"/>
        <w:left w:val="none" w:sz="0" w:space="0" w:color="auto"/>
        <w:bottom w:val="none" w:sz="0" w:space="0" w:color="auto"/>
        <w:right w:val="none" w:sz="0" w:space="0" w:color="auto"/>
      </w:divBdr>
    </w:div>
    <w:div w:id="2089035165">
      <w:bodyDiv w:val="1"/>
      <w:marLeft w:val="0"/>
      <w:marRight w:val="0"/>
      <w:marTop w:val="0"/>
      <w:marBottom w:val="0"/>
      <w:divBdr>
        <w:top w:val="none" w:sz="0" w:space="0" w:color="auto"/>
        <w:left w:val="none" w:sz="0" w:space="0" w:color="auto"/>
        <w:bottom w:val="none" w:sz="0" w:space="0" w:color="auto"/>
        <w:right w:val="none" w:sz="0" w:space="0" w:color="auto"/>
      </w:divBdr>
    </w:div>
    <w:div w:id="2091077145">
      <w:bodyDiv w:val="1"/>
      <w:marLeft w:val="0"/>
      <w:marRight w:val="0"/>
      <w:marTop w:val="0"/>
      <w:marBottom w:val="0"/>
      <w:divBdr>
        <w:top w:val="none" w:sz="0" w:space="0" w:color="auto"/>
        <w:left w:val="none" w:sz="0" w:space="0" w:color="auto"/>
        <w:bottom w:val="none" w:sz="0" w:space="0" w:color="auto"/>
        <w:right w:val="none" w:sz="0" w:space="0" w:color="auto"/>
      </w:divBdr>
    </w:div>
    <w:div w:id="2091416226">
      <w:bodyDiv w:val="1"/>
      <w:marLeft w:val="0"/>
      <w:marRight w:val="0"/>
      <w:marTop w:val="0"/>
      <w:marBottom w:val="0"/>
      <w:divBdr>
        <w:top w:val="none" w:sz="0" w:space="0" w:color="auto"/>
        <w:left w:val="none" w:sz="0" w:space="0" w:color="auto"/>
        <w:bottom w:val="none" w:sz="0" w:space="0" w:color="auto"/>
        <w:right w:val="none" w:sz="0" w:space="0" w:color="auto"/>
      </w:divBdr>
    </w:div>
    <w:div w:id="2092849423">
      <w:bodyDiv w:val="1"/>
      <w:marLeft w:val="0"/>
      <w:marRight w:val="0"/>
      <w:marTop w:val="0"/>
      <w:marBottom w:val="0"/>
      <w:divBdr>
        <w:top w:val="none" w:sz="0" w:space="0" w:color="auto"/>
        <w:left w:val="none" w:sz="0" w:space="0" w:color="auto"/>
        <w:bottom w:val="none" w:sz="0" w:space="0" w:color="auto"/>
        <w:right w:val="none" w:sz="0" w:space="0" w:color="auto"/>
      </w:divBdr>
    </w:div>
    <w:div w:id="2092852171">
      <w:bodyDiv w:val="1"/>
      <w:marLeft w:val="0"/>
      <w:marRight w:val="0"/>
      <w:marTop w:val="0"/>
      <w:marBottom w:val="0"/>
      <w:divBdr>
        <w:top w:val="none" w:sz="0" w:space="0" w:color="auto"/>
        <w:left w:val="none" w:sz="0" w:space="0" w:color="auto"/>
        <w:bottom w:val="none" w:sz="0" w:space="0" w:color="auto"/>
        <w:right w:val="none" w:sz="0" w:space="0" w:color="auto"/>
      </w:divBdr>
    </w:div>
    <w:div w:id="2093434005">
      <w:bodyDiv w:val="1"/>
      <w:marLeft w:val="0"/>
      <w:marRight w:val="0"/>
      <w:marTop w:val="0"/>
      <w:marBottom w:val="0"/>
      <w:divBdr>
        <w:top w:val="none" w:sz="0" w:space="0" w:color="auto"/>
        <w:left w:val="none" w:sz="0" w:space="0" w:color="auto"/>
        <w:bottom w:val="none" w:sz="0" w:space="0" w:color="auto"/>
        <w:right w:val="none" w:sz="0" w:space="0" w:color="auto"/>
      </w:divBdr>
    </w:div>
    <w:div w:id="2093891511">
      <w:bodyDiv w:val="1"/>
      <w:marLeft w:val="0"/>
      <w:marRight w:val="0"/>
      <w:marTop w:val="0"/>
      <w:marBottom w:val="0"/>
      <w:divBdr>
        <w:top w:val="none" w:sz="0" w:space="0" w:color="auto"/>
        <w:left w:val="none" w:sz="0" w:space="0" w:color="auto"/>
        <w:bottom w:val="none" w:sz="0" w:space="0" w:color="auto"/>
        <w:right w:val="none" w:sz="0" w:space="0" w:color="auto"/>
      </w:divBdr>
    </w:div>
    <w:div w:id="2094013883">
      <w:bodyDiv w:val="1"/>
      <w:marLeft w:val="0"/>
      <w:marRight w:val="0"/>
      <w:marTop w:val="0"/>
      <w:marBottom w:val="0"/>
      <w:divBdr>
        <w:top w:val="none" w:sz="0" w:space="0" w:color="auto"/>
        <w:left w:val="none" w:sz="0" w:space="0" w:color="auto"/>
        <w:bottom w:val="none" w:sz="0" w:space="0" w:color="auto"/>
        <w:right w:val="none" w:sz="0" w:space="0" w:color="auto"/>
      </w:divBdr>
    </w:div>
    <w:div w:id="2094202920">
      <w:bodyDiv w:val="1"/>
      <w:marLeft w:val="0"/>
      <w:marRight w:val="0"/>
      <w:marTop w:val="0"/>
      <w:marBottom w:val="0"/>
      <w:divBdr>
        <w:top w:val="none" w:sz="0" w:space="0" w:color="auto"/>
        <w:left w:val="none" w:sz="0" w:space="0" w:color="auto"/>
        <w:bottom w:val="none" w:sz="0" w:space="0" w:color="auto"/>
        <w:right w:val="none" w:sz="0" w:space="0" w:color="auto"/>
      </w:divBdr>
    </w:div>
    <w:div w:id="2094890698">
      <w:bodyDiv w:val="1"/>
      <w:marLeft w:val="0"/>
      <w:marRight w:val="0"/>
      <w:marTop w:val="0"/>
      <w:marBottom w:val="0"/>
      <w:divBdr>
        <w:top w:val="none" w:sz="0" w:space="0" w:color="auto"/>
        <w:left w:val="none" w:sz="0" w:space="0" w:color="auto"/>
        <w:bottom w:val="none" w:sz="0" w:space="0" w:color="auto"/>
        <w:right w:val="none" w:sz="0" w:space="0" w:color="auto"/>
      </w:divBdr>
    </w:div>
    <w:div w:id="2094935039">
      <w:bodyDiv w:val="1"/>
      <w:marLeft w:val="0"/>
      <w:marRight w:val="0"/>
      <w:marTop w:val="0"/>
      <w:marBottom w:val="0"/>
      <w:divBdr>
        <w:top w:val="none" w:sz="0" w:space="0" w:color="auto"/>
        <w:left w:val="none" w:sz="0" w:space="0" w:color="auto"/>
        <w:bottom w:val="none" w:sz="0" w:space="0" w:color="auto"/>
        <w:right w:val="none" w:sz="0" w:space="0" w:color="auto"/>
      </w:divBdr>
    </w:div>
    <w:div w:id="2095206510">
      <w:bodyDiv w:val="1"/>
      <w:marLeft w:val="0"/>
      <w:marRight w:val="0"/>
      <w:marTop w:val="0"/>
      <w:marBottom w:val="0"/>
      <w:divBdr>
        <w:top w:val="none" w:sz="0" w:space="0" w:color="auto"/>
        <w:left w:val="none" w:sz="0" w:space="0" w:color="auto"/>
        <w:bottom w:val="none" w:sz="0" w:space="0" w:color="auto"/>
        <w:right w:val="none" w:sz="0" w:space="0" w:color="auto"/>
      </w:divBdr>
    </w:div>
    <w:div w:id="2095277689">
      <w:bodyDiv w:val="1"/>
      <w:marLeft w:val="0"/>
      <w:marRight w:val="0"/>
      <w:marTop w:val="0"/>
      <w:marBottom w:val="0"/>
      <w:divBdr>
        <w:top w:val="none" w:sz="0" w:space="0" w:color="auto"/>
        <w:left w:val="none" w:sz="0" w:space="0" w:color="auto"/>
        <w:bottom w:val="none" w:sz="0" w:space="0" w:color="auto"/>
        <w:right w:val="none" w:sz="0" w:space="0" w:color="auto"/>
      </w:divBdr>
    </w:div>
    <w:div w:id="2095317953">
      <w:bodyDiv w:val="1"/>
      <w:marLeft w:val="0"/>
      <w:marRight w:val="0"/>
      <w:marTop w:val="0"/>
      <w:marBottom w:val="0"/>
      <w:divBdr>
        <w:top w:val="none" w:sz="0" w:space="0" w:color="auto"/>
        <w:left w:val="none" w:sz="0" w:space="0" w:color="auto"/>
        <w:bottom w:val="none" w:sz="0" w:space="0" w:color="auto"/>
        <w:right w:val="none" w:sz="0" w:space="0" w:color="auto"/>
      </w:divBdr>
    </w:div>
    <w:div w:id="2095664590">
      <w:bodyDiv w:val="1"/>
      <w:marLeft w:val="0"/>
      <w:marRight w:val="0"/>
      <w:marTop w:val="0"/>
      <w:marBottom w:val="0"/>
      <w:divBdr>
        <w:top w:val="none" w:sz="0" w:space="0" w:color="auto"/>
        <w:left w:val="none" w:sz="0" w:space="0" w:color="auto"/>
        <w:bottom w:val="none" w:sz="0" w:space="0" w:color="auto"/>
        <w:right w:val="none" w:sz="0" w:space="0" w:color="auto"/>
      </w:divBdr>
    </w:div>
    <w:div w:id="2097359089">
      <w:bodyDiv w:val="1"/>
      <w:marLeft w:val="0"/>
      <w:marRight w:val="0"/>
      <w:marTop w:val="0"/>
      <w:marBottom w:val="0"/>
      <w:divBdr>
        <w:top w:val="none" w:sz="0" w:space="0" w:color="auto"/>
        <w:left w:val="none" w:sz="0" w:space="0" w:color="auto"/>
        <w:bottom w:val="none" w:sz="0" w:space="0" w:color="auto"/>
        <w:right w:val="none" w:sz="0" w:space="0" w:color="auto"/>
      </w:divBdr>
    </w:div>
    <w:div w:id="2098286096">
      <w:bodyDiv w:val="1"/>
      <w:marLeft w:val="0"/>
      <w:marRight w:val="0"/>
      <w:marTop w:val="0"/>
      <w:marBottom w:val="0"/>
      <w:divBdr>
        <w:top w:val="none" w:sz="0" w:space="0" w:color="auto"/>
        <w:left w:val="none" w:sz="0" w:space="0" w:color="auto"/>
        <w:bottom w:val="none" w:sz="0" w:space="0" w:color="auto"/>
        <w:right w:val="none" w:sz="0" w:space="0" w:color="auto"/>
      </w:divBdr>
    </w:div>
    <w:div w:id="2098743357">
      <w:bodyDiv w:val="1"/>
      <w:marLeft w:val="0"/>
      <w:marRight w:val="0"/>
      <w:marTop w:val="0"/>
      <w:marBottom w:val="0"/>
      <w:divBdr>
        <w:top w:val="none" w:sz="0" w:space="0" w:color="auto"/>
        <w:left w:val="none" w:sz="0" w:space="0" w:color="auto"/>
        <w:bottom w:val="none" w:sz="0" w:space="0" w:color="auto"/>
        <w:right w:val="none" w:sz="0" w:space="0" w:color="auto"/>
      </w:divBdr>
    </w:div>
    <w:div w:id="2098867182">
      <w:bodyDiv w:val="1"/>
      <w:marLeft w:val="0"/>
      <w:marRight w:val="0"/>
      <w:marTop w:val="0"/>
      <w:marBottom w:val="0"/>
      <w:divBdr>
        <w:top w:val="none" w:sz="0" w:space="0" w:color="auto"/>
        <w:left w:val="none" w:sz="0" w:space="0" w:color="auto"/>
        <w:bottom w:val="none" w:sz="0" w:space="0" w:color="auto"/>
        <w:right w:val="none" w:sz="0" w:space="0" w:color="auto"/>
      </w:divBdr>
    </w:div>
    <w:div w:id="2100364464">
      <w:bodyDiv w:val="1"/>
      <w:marLeft w:val="0"/>
      <w:marRight w:val="0"/>
      <w:marTop w:val="0"/>
      <w:marBottom w:val="0"/>
      <w:divBdr>
        <w:top w:val="none" w:sz="0" w:space="0" w:color="auto"/>
        <w:left w:val="none" w:sz="0" w:space="0" w:color="auto"/>
        <w:bottom w:val="none" w:sz="0" w:space="0" w:color="auto"/>
        <w:right w:val="none" w:sz="0" w:space="0" w:color="auto"/>
      </w:divBdr>
    </w:div>
    <w:div w:id="2100711802">
      <w:bodyDiv w:val="1"/>
      <w:marLeft w:val="0"/>
      <w:marRight w:val="0"/>
      <w:marTop w:val="0"/>
      <w:marBottom w:val="0"/>
      <w:divBdr>
        <w:top w:val="none" w:sz="0" w:space="0" w:color="auto"/>
        <w:left w:val="none" w:sz="0" w:space="0" w:color="auto"/>
        <w:bottom w:val="none" w:sz="0" w:space="0" w:color="auto"/>
        <w:right w:val="none" w:sz="0" w:space="0" w:color="auto"/>
      </w:divBdr>
    </w:div>
    <w:div w:id="2100832382">
      <w:bodyDiv w:val="1"/>
      <w:marLeft w:val="0"/>
      <w:marRight w:val="0"/>
      <w:marTop w:val="0"/>
      <w:marBottom w:val="0"/>
      <w:divBdr>
        <w:top w:val="none" w:sz="0" w:space="0" w:color="auto"/>
        <w:left w:val="none" w:sz="0" w:space="0" w:color="auto"/>
        <w:bottom w:val="none" w:sz="0" w:space="0" w:color="auto"/>
        <w:right w:val="none" w:sz="0" w:space="0" w:color="auto"/>
      </w:divBdr>
    </w:div>
    <w:div w:id="2101026858">
      <w:bodyDiv w:val="1"/>
      <w:marLeft w:val="0"/>
      <w:marRight w:val="0"/>
      <w:marTop w:val="0"/>
      <w:marBottom w:val="0"/>
      <w:divBdr>
        <w:top w:val="none" w:sz="0" w:space="0" w:color="auto"/>
        <w:left w:val="none" w:sz="0" w:space="0" w:color="auto"/>
        <w:bottom w:val="none" w:sz="0" w:space="0" w:color="auto"/>
        <w:right w:val="none" w:sz="0" w:space="0" w:color="auto"/>
      </w:divBdr>
    </w:div>
    <w:div w:id="2101288281">
      <w:bodyDiv w:val="1"/>
      <w:marLeft w:val="0"/>
      <w:marRight w:val="0"/>
      <w:marTop w:val="0"/>
      <w:marBottom w:val="0"/>
      <w:divBdr>
        <w:top w:val="none" w:sz="0" w:space="0" w:color="auto"/>
        <w:left w:val="none" w:sz="0" w:space="0" w:color="auto"/>
        <w:bottom w:val="none" w:sz="0" w:space="0" w:color="auto"/>
        <w:right w:val="none" w:sz="0" w:space="0" w:color="auto"/>
      </w:divBdr>
    </w:div>
    <w:div w:id="2101365301">
      <w:bodyDiv w:val="1"/>
      <w:marLeft w:val="0"/>
      <w:marRight w:val="0"/>
      <w:marTop w:val="0"/>
      <w:marBottom w:val="0"/>
      <w:divBdr>
        <w:top w:val="none" w:sz="0" w:space="0" w:color="auto"/>
        <w:left w:val="none" w:sz="0" w:space="0" w:color="auto"/>
        <w:bottom w:val="none" w:sz="0" w:space="0" w:color="auto"/>
        <w:right w:val="none" w:sz="0" w:space="0" w:color="auto"/>
      </w:divBdr>
    </w:div>
    <w:div w:id="2101370142">
      <w:bodyDiv w:val="1"/>
      <w:marLeft w:val="0"/>
      <w:marRight w:val="0"/>
      <w:marTop w:val="0"/>
      <w:marBottom w:val="0"/>
      <w:divBdr>
        <w:top w:val="none" w:sz="0" w:space="0" w:color="auto"/>
        <w:left w:val="none" w:sz="0" w:space="0" w:color="auto"/>
        <w:bottom w:val="none" w:sz="0" w:space="0" w:color="auto"/>
        <w:right w:val="none" w:sz="0" w:space="0" w:color="auto"/>
      </w:divBdr>
    </w:div>
    <w:div w:id="2101756898">
      <w:bodyDiv w:val="1"/>
      <w:marLeft w:val="0"/>
      <w:marRight w:val="0"/>
      <w:marTop w:val="0"/>
      <w:marBottom w:val="0"/>
      <w:divBdr>
        <w:top w:val="none" w:sz="0" w:space="0" w:color="auto"/>
        <w:left w:val="none" w:sz="0" w:space="0" w:color="auto"/>
        <w:bottom w:val="none" w:sz="0" w:space="0" w:color="auto"/>
        <w:right w:val="none" w:sz="0" w:space="0" w:color="auto"/>
      </w:divBdr>
    </w:div>
    <w:div w:id="2102526849">
      <w:bodyDiv w:val="1"/>
      <w:marLeft w:val="0"/>
      <w:marRight w:val="0"/>
      <w:marTop w:val="0"/>
      <w:marBottom w:val="0"/>
      <w:divBdr>
        <w:top w:val="none" w:sz="0" w:space="0" w:color="auto"/>
        <w:left w:val="none" w:sz="0" w:space="0" w:color="auto"/>
        <w:bottom w:val="none" w:sz="0" w:space="0" w:color="auto"/>
        <w:right w:val="none" w:sz="0" w:space="0" w:color="auto"/>
      </w:divBdr>
    </w:div>
    <w:div w:id="2102793854">
      <w:bodyDiv w:val="1"/>
      <w:marLeft w:val="0"/>
      <w:marRight w:val="0"/>
      <w:marTop w:val="0"/>
      <w:marBottom w:val="0"/>
      <w:divBdr>
        <w:top w:val="none" w:sz="0" w:space="0" w:color="auto"/>
        <w:left w:val="none" w:sz="0" w:space="0" w:color="auto"/>
        <w:bottom w:val="none" w:sz="0" w:space="0" w:color="auto"/>
        <w:right w:val="none" w:sz="0" w:space="0" w:color="auto"/>
      </w:divBdr>
    </w:div>
    <w:div w:id="2102872206">
      <w:bodyDiv w:val="1"/>
      <w:marLeft w:val="0"/>
      <w:marRight w:val="0"/>
      <w:marTop w:val="0"/>
      <w:marBottom w:val="0"/>
      <w:divBdr>
        <w:top w:val="none" w:sz="0" w:space="0" w:color="auto"/>
        <w:left w:val="none" w:sz="0" w:space="0" w:color="auto"/>
        <w:bottom w:val="none" w:sz="0" w:space="0" w:color="auto"/>
        <w:right w:val="none" w:sz="0" w:space="0" w:color="auto"/>
      </w:divBdr>
    </w:div>
    <w:div w:id="2103063686">
      <w:bodyDiv w:val="1"/>
      <w:marLeft w:val="0"/>
      <w:marRight w:val="0"/>
      <w:marTop w:val="0"/>
      <w:marBottom w:val="0"/>
      <w:divBdr>
        <w:top w:val="none" w:sz="0" w:space="0" w:color="auto"/>
        <w:left w:val="none" w:sz="0" w:space="0" w:color="auto"/>
        <w:bottom w:val="none" w:sz="0" w:space="0" w:color="auto"/>
        <w:right w:val="none" w:sz="0" w:space="0" w:color="auto"/>
      </w:divBdr>
    </w:div>
    <w:div w:id="2103672750">
      <w:bodyDiv w:val="1"/>
      <w:marLeft w:val="0"/>
      <w:marRight w:val="0"/>
      <w:marTop w:val="0"/>
      <w:marBottom w:val="0"/>
      <w:divBdr>
        <w:top w:val="none" w:sz="0" w:space="0" w:color="auto"/>
        <w:left w:val="none" w:sz="0" w:space="0" w:color="auto"/>
        <w:bottom w:val="none" w:sz="0" w:space="0" w:color="auto"/>
        <w:right w:val="none" w:sz="0" w:space="0" w:color="auto"/>
      </w:divBdr>
    </w:div>
    <w:div w:id="2103990676">
      <w:bodyDiv w:val="1"/>
      <w:marLeft w:val="0"/>
      <w:marRight w:val="0"/>
      <w:marTop w:val="0"/>
      <w:marBottom w:val="0"/>
      <w:divBdr>
        <w:top w:val="none" w:sz="0" w:space="0" w:color="auto"/>
        <w:left w:val="none" w:sz="0" w:space="0" w:color="auto"/>
        <w:bottom w:val="none" w:sz="0" w:space="0" w:color="auto"/>
        <w:right w:val="none" w:sz="0" w:space="0" w:color="auto"/>
      </w:divBdr>
    </w:div>
    <w:div w:id="2105026058">
      <w:bodyDiv w:val="1"/>
      <w:marLeft w:val="0"/>
      <w:marRight w:val="0"/>
      <w:marTop w:val="0"/>
      <w:marBottom w:val="0"/>
      <w:divBdr>
        <w:top w:val="none" w:sz="0" w:space="0" w:color="auto"/>
        <w:left w:val="none" w:sz="0" w:space="0" w:color="auto"/>
        <w:bottom w:val="none" w:sz="0" w:space="0" w:color="auto"/>
        <w:right w:val="none" w:sz="0" w:space="0" w:color="auto"/>
      </w:divBdr>
    </w:div>
    <w:div w:id="2105176707">
      <w:bodyDiv w:val="1"/>
      <w:marLeft w:val="0"/>
      <w:marRight w:val="0"/>
      <w:marTop w:val="0"/>
      <w:marBottom w:val="0"/>
      <w:divBdr>
        <w:top w:val="none" w:sz="0" w:space="0" w:color="auto"/>
        <w:left w:val="none" w:sz="0" w:space="0" w:color="auto"/>
        <w:bottom w:val="none" w:sz="0" w:space="0" w:color="auto"/>
        <w:right w:val="none" w:sz="0" w:space="0" w:color="auto"/>
      </w:divBdr>
    </w:div>
    <w:div w:id="2105179670">
      <w:bodyDiv w:val="1"/>
      <w:marLeft w:val="0"/>
      <w:marRight w:val="0"/>
      <w:marTop w:val="0"/>
      <w:marBottom w:val="0"/>
      <w:divBdr>
        <w:top w:val="none" w:sz="0" w:space="0" w:color="auto"/>
        <w:left w:val="none" w:sz="0" w:space="0" w:color="auto"/>
        <w:bottom w:val="none" w:sz="0" w:space="0" w:color="auto"/>
        <w:right w:val="none" w:sz="0" w:space="0" w:color="auto"/>
      </w:divBdr>
    </w:div>
    <w:div w:id="2105611086">
      <w:bodyDiv w:val="1"/>
      <w:marLeft w:val="0"/>
      <w:marRight w:val="0"/>
      <w:marTop w:val="0"/>
      <w:marBottom w:val="0"/>
      <w:divBdr>
        <w:top w:val="none" w:sz="0" w:space="0" w:color="auto"/>
        <w:left w:val="none" w:sz="0" w:space="0" w:color="auto"/>
        <w:bottom w:val="none" w:sz="0" w:space="0" w:color="auto"/>
        <w:right w:val="none" w:sz="0" w:space="0" w:color="auto"/>
      </w:divBdr>
    </w:div>
    <w:div w:id="2105763530">
      <w:bodyDiv w:val="1"/>
      <w:marLeft w:val="0"/>
      <w:marRight w:val="0"/>
      <w:marTop w:val="0"/>
      <w:marBottom w:val="0"/>
      <w:divBdr>
        <w:top w:val="none" w:sz="0" w:space="0" w:color="auto"/>
        <w:left w:val="none" w:sz="0" w:space="0" w:color="auto"/>
        <w:bottom w:val="none" w:sz="0" w:space="0" w:color="auto"/>
        <w:right w:val="none" w:sz="0" w:space="0" w:color="auto"/>
      </w:divBdr>
    </w:div>
    <w:div w:id="2106614413">
      <w:bodyDiv w:val="1"/>
      <w:marLeft w:val="0"/>
      <w:marRight w:val="0"/>
      <w:marTop w:val="0"/>
      <w:marBottom w:val="0"/>
      <w:divBdr>
        <w:top w:val="none" w:sz="0" w:space="0" w:color="auto"/>
        <w:left w:val="none" w:sz="0" w:space="0" w:color="auto"/>
        <w:bottom w:val="none" w:sz="0" w:space="0" w:color="auto"/>
        <w:right w:val="none" w:sz="0" w:space="0" w:color="auto"/>
      </w:divBdr>
    </w:div>
    <w:div w:id="2107386457">
      <w:bodyDiv w:val="1"/>
      <w:marLeft w:val="0"/>
      <w:marRight w:val="0"/>
      <w:marTop w:val="0"/>
      <w:marBottom w:val="0"/>
      <w:divBdr>
        <w:top w:val="none" w:sz="0" w:space="0" w:color="auto"/>
        <w:left w:val="none" w:sz="0" w:space="0" w:color="auto"/>
        <w:bottom w:val="none" w:sz="0" w:space="0" w:color="auto"/>
        <w:right w:val="none" w:sz="0" w:space="0" w:color="auto"/>
      </w:divBdr>
    </w:div>
    <w:div w:id="2107580382">
      <w:bodyDiv w:val="1"/>
      <w:marLeft w:val="0"/>
      <w:marRight w:val="0"/>
      <w:marTop w:val="0"/>
      <w:marBottom w:val="0"/>
      <w:divBdr>
        <w:top w:val="none" w:sz="0" w:space="0" w:color="auto"/>
        <w:left w:val="none" w:sz="0" w:space="0" w:color="auto"/>
        <w:bottom w:val="none" w:sz="0" w:space="0" w:color="auto"/>
        <w:right w:val="none" w:sz="0" w:space="0" w:color="auto"/>
      </w:divBdr>
    </w:div>
    <w:div w:id="2107722390">
      <w:bodyDiv w:val="1"/>
      <w:marLeft w:val="0"/>
      <w:marRight w:val="0"/>
      <w:marTop w:val="0"/>
      <w:marBottom w:val="0"/>
      <w:divBdr>
        <w:top w:val="none" w:sz="0" w:space="0" w:color="auto"/>
        <w:left w:val="none" w:sz="0" w:space="0" w:color="auto"/>
        <w:bottom w:val="none" w:sz="0" w:space="0" w:color="auto"/>
        <w:right w:val="none" w:sz="0" w:space="0" w:color="auto"/>
      </w:divBdr>
    </w:div>
    <w:div w:id="2109150896">
      <w:bodyDiv w:val="1"/>
      <w:marLeft w:val="0"/>
      <w:marRight w:val="0"/>
      <w:marTop w:val="0"/>
      <w:marBottom w:val="0"/>
      <w:divBdr>
        <w:top w:val="none" w:sz="0" w:space="0" w:color="auto"/>
        <w:left w:val="none" w:sz="0" w:space="0" w:color="auto"/>
        <w:bottom w:val="none" w:sz="0" w:space="0" w:color="auto"/>
        <w:right w:val="none" w:sz="0" w:space="0" w:color="auto"/>
      </w:divBdr>
    </w:div>
    <w:div w:id="2109499789">
      <w:bodyDiv w:val="1"/>
      <w:marLeft w:val="0"/>
      <w:marRight w:val="0"/>
      <w:marTop w:val="0"/>
      <w:marBottom w:val="0"/>
      <w:divBdr>
        <w:top w:val="none" w:sz="0" w:space="0" w:color="auto"/>
        <w:left w:val="none" w:sz="0" w:space="0" w:color="auto"/>
        <w:bottom w:val="none" w:sz="0" w:space="0" w:color="auto"/>
        <w:right w:val="none" w:sz="0" w:space="0" w:color="auto"/>
      </w:divBdr>
    </w:div>
    <w:div w:id="2109961997">
      <w:bodyDiv w:val="1"/>
      <w:marLeft w:val="0"/>
      <w:marRight w:val="0"/>
      <w:marTop w:val="0"/>
      <w:marBottom w:val="0"/>
      <w:divBdr>
        <w:top w:val="none" w:sz="0" w:space="0" w:color="auto"/>
        <w:left w:val="none" w:sz="0" w:space="0" w:color="auto"/>
        <w:bottom w:val="none" w:sz="0" w:space="0" w:color="auto"/>
        <w:right w:val="none" w:sz="0" w:space="0" w:color="auto"/>
      </w:divBdr>
    </w:div>
    <w:div w:id="2110657364">
      <w:bodyDiv w:val="1"/>
      <w:marLeft w:val="0"/>
      <w:marRight w:val="0"/>
      <w:marTop w:val="0"/>
      <w:marBottom w:val="0"/>
      <w:divBdr>
        <w:top w:val="none" w:sz="0" w:space="0" w:color="auto"/>
        <w:left w:val="none" w:sz="0" w:space="0" w:color="auto"/>
        <w:bottom w:val="none" w:sz="0" w:space="0" w:color="auto"/>
        <w:right w:val="none" w:sz="0" w:space="0" w:color="auto"/>
      </w:divBdr>
    </w:div>
    <w:div w:id="2110927681">
      <w:bodyDiv w:val="1"/>
      <w:marLeft w:val="0"/>
      <w:marRight w:val="0"/>
      <w:marTop w:val="0"/>
      <w:marBottom w:val="0"/>
      <w:divBdr>
        <w:top w:val="none" w:sz="0" w:space="0" w:color="auto"/>
        <w:left w:val="none" w:sz="0" w:space="0" w:color="auto"/>
        <w:bottom w:val="none" w:sz="0" w:space="0" w:color="auto"/>
        <w:right w:val="none" w:sz="0" w:space="0" w:color="auto"/>
      </w:divBdr>
    </w:div>
    <w:div w:id="2111121766">
      <w:bodyDiv w:val="1"/>
      <w:marLeft w:val="0"/>
      <w:marRight w:val="0"/>
      <w:marTop w:val="0"/>
      <w:marBottom w:val="0"/>
      <w:divBdr>
        <w:top w:val="none" w:sz="0" w:space="0" w:color="auto"/>
        <w:left w:val="none" w:sz="0" w:space="0" w:color="auto"/>
        <w:bottom w:val="none" w:sz="0" w:space="0" w:color="auto"/>
        <w:right w:val="none" w:sz="0" w:space="0" w:color="auto"/>
      </w:divBdr>
    </w:div>
    <w:div w:id="2111195762">
      <w:bodyDiv w:val="1"/>
      <w:marLeft w:val="0"/>
      <w:marRight w:val="0"/>
      <w:marTop w:val="0"/>
      <w:marBottom w:val="0"/>
      <w:divBdr>
        <w:top w:val="none" w:sz="0" w:space="0" w:color="auto"/>
        <w:left w:val="none" w:sz="0" w:space="0" w:color="auto"/>
        <w:bottom w:val="none" w:sz="0" w:space="0" w:color="auto"/>
        <w:right w:val="none" w:sz="0" w:space="0" w:color="auto"/>
      </w:divBdr>
    </w:div>
    <w:div w:id="2111462496">
      <w:bodyDiv w:val="1"/>
      <w:marLeft w:val="0"/>
      <w:marRight w:val="0"/>
      <w:marTop w:val="0"/>
      <w:marBottom w:val="0"/>
      <w:divBdr>
        <w:top w:val="none" w:sz="0" w:space="0" w:color="auto"/>
        <w:left w:val="none" w:sz="0" w:space="0" w:color="auto"/>
        <w:bottom w:val="none" w:sz="0" w:space="0" w:color="auto"/>
        <w:right w:val="none" w:sz="0" w:space="0" w:color="auto"/>
      </w:divBdr>
    </w:div>
    <w:div w:id="2113085502">
      <w:bodyDiv w:val="1"/>
      <w:marLeft w:val="0"/>
      <w:marRight w:val="0"/>
      <w:marTop w:val="0"/>
      <w:marBottom w:val="0"/>
      <w:divBdr>
        <w:top w:val="none" w:sz="0" w:space="0" w:color="auto"/>
        <w:left w:val="none" w:sz="0" w:space="0" w:color="auto"/>
        <w:bottom w:val="none" w:sz="0" w:space="0" w:color="auto"/>
        <w:right w:val="none" w:sz="0" w:space="0" w:color="auto"/>
      </w:divBdr>
      <w:divsChild>
        <w:div w:id="102002362">
          <w:marLeft w:val="640"/>
          <w:marRight w:val="0"/>
          <w:marTop w:val="0"/>
          <w:marBottom w:val="0"/>
          <w:divBdr>
            <w:top w:val="none" w:sz="0" w:space="0" w:color="auto"/>
            <w:left w:val="none" w:sz="0" w:space="0" w:color="auto"/>
            <w:bottom w:val="none" w:sz="0" w:space="0" w:color="auto"/>
            <w:right w:val="none" w:sz="0" w:space="0" w:color="auto"/>
          </w:divBdr>
        </w:div>
        <w:div w:id="133331459">
          <w:marLeft w:val="640"/>
          <w:marRight w:val="0"/>
          <w:marTop w:val="0"/>
          <w:marBottom w:val="0"/>
          <w:divBdr>
            <w:top w:val="none" w:sz="0" w:space="0" w:color="auto"/>
            <w:left w:val="none" w:sz="0" w:space="0" w:color="auto"/>
            <w:bottom w:val="none" w:sz="0" w:space="0" w:color="auto"/>
            <w:right w:val="none" w:sz="0" w:space="0" w:color="auto"/>
          </w:divBdr>
        </w:div>
        <w:div w:id="698314913">
          <w:marLeft w:val="640"/>
          <w:marRight w:val="0"/>
          <w:marTop w:val="0"/>
          <w:marBottom w:val="0"/>
          <w:divBdr>
            <w:top w:val="none" w:sz="0" w:space="0" w:color="auto"/>
            <w:left w:val="none" w:sz="0" w:space="0" w:color="auto"/>
            <w:bottom w:val="none" w:sz="0" w:space="0" w:color="auto"/>
            <w:right w:val="none" w:sz="0" w:space="0" w:color="auto"/>
          </w:divBdr>
        </w:div>
        <w:div w:id="966812264">
          <w:marLeft w:val="640"/>
          <w:marRight w:val="0"/>
          <w:marTop w:val="0"/>
          <w:marBottom w:val="0"/>
          <w:divBdr>
            <w:top w:val="none" w:sz="0" w:space="0" w:color="auto"/>
            <w:left w:val="none" w:sz="0" w:space="0" w:color="auto"/>
            <w:bottom w:val="none" w:sz="0" w:space="0" w:color="auto"/>
            <w:right w:val="none" w:sz="0" w:space="0" w:color="auto"/>
          </w:divBdr>
        </w:div>
        <w:div w:id="1003780079">
          <w:marLeft w:val="640"/>
          <w:marRight w:val="0"/>
          <w:marTop w:val="0"/>
          <w:marBottom w:val="0"/>
          <w:divBdr>
            <w:top w:val="none" w:sz="0" w:space="0" w:color="auto"/>
            <w:left w:val="none" w:sz="0" w:space="0" w:color="auto"/>
            <w:bottom w:val="none" w:sz="0" w:space="0" w:color="auto"/>
            <w:right w:val="none" w:sz="0" w:space="0" w:color="auto"/>
          </w:divBdr>
        </w:div>
        <w:div w:id="1029068672">
          <w:marLeft w:val="640"/>
          <w:marRight w:val="0"/>
          <w:marTop w:val="0"/>
          <w:marBottom w:val="0"/>
          <w:divBdr>
            <w:top w:val="none" w:sz="0" w:space="0" w:color="auto"/>
            <w:left w:val="none" w:sz="0" w:space="0" w:color="auto"/>
            <w:bottom w:val="none" w:sz="0" w:space="0" w:color="auto"/>
            <w:right w:val="none" w:sz="0" w:space="0" w:color="auto"/>
          </w:divBdr>
        </w:div>
        <w:div w:id="1162624991">
          <w:marLeft w:val="640"/>
          <w:marRight w:val="0"/>
          <w:marTop w:val="0"/>
          <w:marBottom w:val="0"/>
          <w:divBdr>
            <w:top w:val="none" w:sz="0" w:space="0" w:color="auto"/>
            <w:left w:val="none" w:sz="0" w:space="0" w:color="auto"/>
            <w:bottom w:val="none" w:sz="0" w:space="0" w:color="auto"/>
            <w:right w:val="none" w:sz="0" w:space="0" w:color="auto"/>
          </w:divBdr>
        </w:div>
        <w:div w:id="1185830509">
          <w:marLeft w:val="640"/>
          <w:marRight w:val="0"/>
          <w:marTop w:val="0"/>
          <w:marBottom w:val="0"/>
          <w:divBdr>
            <w:top w:val="none" w:sz="0" w:space="0" w:color="auto"/>
            <w:left w:val="none" w:sz="0" w:space="0" w:color="auto"/>
            <w:bottom w:val="none" w:sz="0" w:space="0" w:color="auto"/>
            <w:right w:val="none" w:sz="0" w:space="0" w:color="auto"/>
          </w:divBdr>
        </w:div>
        <w:div w:id="1290748701">
          <w:marLeft w:val="640"/>
          <w:marRight w:val="0"/>
          <w:marTop w:val="0"/>
          <w:marBottom w:val="0"/>
          <w:divBdr>
            <w:top w:val="none" w:sz="0" w:space="0" w:color="auto"/>
            <w:left w:val="none" w:sz="0" w:space="0" w:color="auto"/>
            <w:bottom w:val="none" w:sz="0" w:space="0" w:color="auto"/>
            <w:right w:val="none" w:sz="0" w:space="0" w:color="auto"/>
          </w:divBdr>
        </w:div>
        <w:div w:id="1561744998">
          <w:marLeft w:val="640"/>
          <w:marRight w:val="0"/>
          <w:marTop w:val="0"/>
          <w:marBottom w:val="0"/>
          <w:divBdr>
            <w:top w:val="none" w:sz="0" w:space="0" w:color="auto"/>
            <w:left w:val="none" w:sz="0" w:space="0" w:color="auto"/>
            <w:bottom w:val="none" w:sz="0" w:space="0" w:color="auto"/>
            <w:right w:val="none" w:sz="0" w:space="0" w:color="auto"/>
          </w:divBdr>
        </w:div>
        <w:div w:id="1564095303">
          <w:marLeft w:val="640"/>
          <w:marRight w:val="0"/>
          <w:marTop w:val="0"/>
          <w:marBottom w:val="0"/>
          <w:divBdr>
            <w:top w:val="none" w:sz="0" w:space="0" w:color="auto"/>
            <w:left w:val="none" w:sz="0" w:space="0" w:color="auto"/>
            <w:bottom w:val="none" w:sz="0" w:space="0" w:color="auto"/>
            <w:right w:val="none" w:sz="0" w:space="0" w:color="auto"/>
          </w:divBdr>
        </w:div>
        <w:div w:id="1816675081">
          <w:marLeft w:val="640"/>
          <w:marRight w:val="0"/>
          <w:marTop w:val="0"/>
          <w:marBottom w:val="0"/>
          <w:divBdr>
            <w:top w:val="none" w:sz="0" w:space="0" w:color="auto"/>
            <w:left w:val="none" w:sz="0" w:space="0" w:color="auto"/>
            <w:bottom w:val="none" w:sz="0" w:space="0" w:color="auto"/>
            <w:right w:val="none" w:sz="0" w:space="0" w:color="auto"/>
          </w:divBdr>
        </w:div>
        <w:div w:id="2119524531">
          <w:marLeft w:val="640"/>
          <w:marRight w:val="0"/>
          <w:marTop w:val="0"/>
          <w:marBottom w:val="0"/>
          <w:divBdr>
            <w:top w:val="none" w:sz="0" w:space="0" w:color="auto"/>
            <w:left w:val="none" w:sz="0" w:space="0" w:color="auto"/>
            <w:bottom w:val="none" w:sz="0" w:space="0" w:color="auto"/>
            <w:right w:val="none" w:sz="0" w:space="0" w:color="auto"/>
          </w:divBdr>
        </w:div>
      </w:divsChild>
    </w:div>
    <w:div w:id="2113503043">
      <w:bodyDiv w:val="1"/>
      <w:marLeft w:val="0"/>
      <w:marRight w:val="0"/>
      <w:marTop w:val="0"/>
      <w:marBottom w:val="0"/>
      <w:divBdr>
        <w:top w:val="none" w:sz="0" w:space="0" w:color="auto"/>
        <w:left w:val="none" w:sz="0" w:space="0" w:color="auto"/>
        <w:bottom w:val="none" w:sz="0" w:space="0" w:color="auto"/>
        <w:right w:val="none" w:sz="0" w:space="0" w:color="auto"/>
      </w:divBdr>
    </w:div>
    <w:div w:id="2113892869">
      <w:bodyDiv w:val="1"/>
      <w:marLeft w:val="0"/>
      <w:marRight w:val="0"/>
      <w:marTop w:val="0"/>
      <w:marBottom w:val="0"/>
      <w:divBdr>
        <w:top w:val="none" w:sz="0" w:space="0" w:color="auto"/>
        <w:left w:val="none" w:sz="0" w:space="0" w:color="auto"/>
        <w:bottom w:val="none" w:sz="0" w:space="0" w:color="auto"/>
        <w:right w:val="none" w:sz="0" w:space="0" w:color="auto"/>
      </w:divBdr>
    </w:div>
    <w:div w:id="2114278581">
      <w:bodyDiv w:val="1"/>
      <w:marLeft w:val="0"/>
      <w:marRight w:val="0"/>
      <w:marTop w:val="0"/>
      <w:marBottom w:val="0"/>
      <w:divBdr>
        <w:top w:val="none" w:sz="0" w:space="0" w:color="auto"/>
        <w:left w:val="none" w:sz="0" w:space="0" w:color="auto"/>
        <w:bottom w:val="none" w:sz="0" w:space="0" w:color="auto"/>
        <w:right w:val="none" w:sz="0" w:space="0" w:color="auto"/>
      </w:divBdr>
    </w:div>
    <w:div w:id="2114279182">
      <w:bodyDiv w:val="1"/>
      <w:marLeft w:val="0"/>
      <w:marRight w:val="0"/>
      <w:marTop w:val="0"/>
      <w:marBottom w:val="0"/>
      <w:divBdr>
        <w:top w:val="none" w:sz="0" w:space="0" w:color="auto"/>
        <w:left w:val="none" w:sz="0" w:space="0" w:color="auto"/>
        <w:bottom w:val="none" w:sz="0" w:space="0" w:color="auto"/>
        <w:right w:val="none" w:sz="0" w:space="0" w:color="auto"/>
      </w:divBdr>
    </w:div>
    <w:div w:id="2114324323">
      <w:bodyDiv w:val="1"/>
      <w:marLeft w:val="0"/>
      <w:marRight w:val="0"/>
      <w:marTop w:val="0"/>
      <w:marBottom w:val="0"/>
      <w:divBdr>
        <w:top w:val="none" w:sz="0" w:space="0" w:color="auto"/>
        <w:left w:val="none" w:sz="0" w:space="0" w:color="auto"/>
        <w:bottom w:val="none" w:sz="0" w:space="0" w:color="auto"/>
        <w:right w:val="none" w:sz="0" w:space="0" w:color="auto"/>
      </w:divBdr>
    </w:div>
    <w:div w:id="2114350954">
      <w:bodyDiv w:val="1"/>
      <w:marLeft w:val="0"/>
      <w:marRight w:val="0"/>
      <w:marTop w:val="0"/>
      <w:marBottom w:val="0"/>
      <w:divBdr>
        <w:top w:val="none" w:sz="0" w:space="0" w:color="auto"/>
        <w:left w:val="none" w:sz="0" w:space="0" w:color="auto"/>
        <w:bottom w:val="none" w:sz="0" w:space="0" w:color="auto"/>
        <w:right w:val="none" w:sz="0" w:space="0" w:color="auto"/>
      </w:divBdr>
    </w:div>
    <w:div w:id="2114740739">
      <w:bodyDiv w:val="1"/>
      <w:marLeft w:val="0"/>
      <w:marRight w:val="0"/>
      <w:marTop w:val="0"/>
      <w:marBottom w:val="0"/>
      <w:divBdr>
        <w:top w:val="none" w:sz="0" w:space="0" w:color="auto"/>
        <w:left w:val="none" w:sz="0" w:space="0" w:color="auto"/>
        <w:bottom w:val="none" w:sz="0" w:space="0" w:color="auto"/>
        <w:right w:val="none" w:sz="0" w:space="0" w:color="auto"/>
      </w:divBdr>
    </w:div>
    <w:div w:id="2114979591">
      <w:bodyDiv w:val="1"/>
      <w:marLeft w:val="0"/>
      <w:marRight w:val="0"/>
      <w:marTop w:val="0"/>
      <w:marBottom w:val="0"/>
      <w:divBdr>
        <w:top w:val="none" w:sz="0" w:space="0" w:color="auto"/>
        <w:left w:val="none" w:sz="0" w:space="0" w:color="auto"/>
        <w:bottom w:val="none" w:sz="0" w:space="0" w:color="auto"/>
        <w:right w:val="none" w:sz="0" w:space="0" w:color="auto"/>
      </w:divBdr>
    </w:div>
    <w:div w:id="2115592679">
      <w:bodyDiv w:val="1"/>
      <w:marLeft w:val="0"/>
      <w:marRight w:val="0"/>
      <w:marTop w:val="0"/>
      <w:marBottom w:val="0"/>
      <w:divBdr>
        <w:top w:val="none" w:sz="0" w:space="0" w:color="auto"/>
        <w:left w:val="none" w:sz="0" w:space="0" w:color="auto"/>
        <w:bottom w:val="none" w:sz="0" w:space="0" w:color="auto"/>
        <w:right w:val="none" w:sz="0" w:space="0" w:color="auto"/>
      </w:divBdr>
    </w:div>
    <w:div w:id="2116174949">
      <w:bodyDiv w:val="1"/>
      <w:marLeft w:val="0"/>
      <w:marRight w:val="0"/>
      <w:marTop w:val="0"/>
      <w:marBottom w:val="0"/>
      <w:divBdr>
        <w:top w:val="none" w:sz="0" w:space="0" w:color="auto"/>
        <w:left w:val="none" w:sz="0" w:space="0" w:color="auto"/>
        <w:bottom w:val="none" w:sz="0" w:space="0" w:color="auto"/>
        <w:right w:val="none" w:sz="0" w:space="0" w:color="auto"/>
      </w:divBdr>
    </w:div>
    <w:div w:id="2116974141">
      <w:bodyDiv w:val="1"/>
      <w:marLeft w:val="0"/>
      <w:marRight w:val="0"/>
      <w:marTop w:val="0"/>
      <w:marBottom w:val="0"/>
      <w:divBdr>
        <w:top w:val="none" w:sz="0" w:space="0" w:color="auto"/>
        <w:left w:val="none" w:sz="0" w:space="0" w:color="auto"/>
        <w:bottom w:val="none" w:sz="0" w:space="0" w:color="auto"/>
        <w:right w:val="none" w:sz="0" w:space="0" w:color="auto"/>
      </w:divBdr>
    </w:div>
    <w:div w:id="2117408154">
      <w:bodyDiv w:val="1"/>
      <w:marLeft w:val="0"/>
      <w:marRight w:val="0"/>
      <w:marTop w:val="0"/>
      <w:marBottom w:val="0"/>
      <w:divBdr>
        <w:top w:val="none" w:sz="0" w:space="0" w:color="auto"/>
        <w:left w:val="none" w:sz="0" w:space="0" w:color="auto"/>
        <w:bottom w:val="none" w:sz="0" w:space="0" w:color="auto"/>
        <w:right w:val="none" w:sz="0" w:space="0" w:color="auto"/>
      </w:divBdr>
    </w:div>
    <w:div w:id="2118064680">
      <w:bodyDiv w:val="1"/>
      <w:marLeft w:val="0"/>
      <w:marRight w:val="0"/>
      <w:marTop w:val="0"/>
      <w:marBottom w:val="0"/>
      <w:divBdr>
        <w:top w:val="none" w:sz="0" w:space="0" w:color="auto"/>
        <w:left w:val="none" w:sz="0" w:space="0" w:color="auto"/>
        <w:bottom w:val="none" w:sz="0" w:space="0" w:color="auto"/>
        <w:right w:val="none" w:sz="0" w:space="0" w:color="auto"/>
      </w:divBdr>
    </w:div>
    <w:div w:id="2119442396">
      <w:bodyDiv w:val="1"/>
      <w:marLeft w:val="0"/>
      <w:marRight w:val="0"/>
      <w:marTop w:val="0"/>
      <w:marBottom w:val="0"/>
      <w:divBdr>
        <w:top w:val="none" w:sz="0" w:space="0" w:color="auto"/>
        <w:left w:val="none" w:sz="0" w:space="0" w:color="auto"/>
        <w:bottom w:val="none" w:sz="0" w:space="0" w:color="auto"/>
        <w:right w:val="none" w:sz="0" w:space="0" w:color="auto"/>
      </w:divBdr>
    </w:div>
    <w:div w:id="2120173198">
      <w:bodyDiv w:val="1"/>
      <w:marLeft w:val="0"/>
      <w:marRight w:val="0"/>
      <w:marTop w:val="0"/>
      <w:marBottom w:val="0"/>
      <w:divBdr>
        <w:top w:val="none" w:sz="0" w:space="0" w:color="auto"/>
        <w:left w:val="none" w:sz="0" w:space="0" w:color="auto"/>
        <w:bottom w:val="none" w:sz="0" w:space="0" w:color="auto"/>
        <w:right w:val="none" w:sz="0" w:space="0" w:color="auto"/>
      </w:divBdr>
    </w:div>
    <w:div w:id="2120293344">
      <w:bodyDiv w:val="1"/>
      <w:marLeft w:val="0"/>
      <w:marRight w:val="0"/>
      <w:marTop w:val="0"/>
      <w:marBottom w:val="0"/>
      <w:divBdr>
        <w:top w:val="none" w:sz="0" w:space="0" w:color="auto"/>
        <w:left w:val="none" w:sz="0" w:space="0" w:color="auto"/>
        <w:bottom w:val="none" w:sz="0" w:space="0" w:color="auto"/>
        <w:right w:val="none" w:sz="0" w:space="0" w:color="auto"/>
      </w:divBdr>
    </w:div>
    <w:div w:id="2120374630">
      <w:bodyDiv w:val="1"/>
      <w:marLeft w:val="0"/>
      <w:marRight w:val="0"/>
      <w:marTop w:val="0"/>
      <w:marBottom w:val="0"/>
      <w:divBdr>
        <w:top w:val="none" w:sz="0" w:space="0" w:color="auto"/>
        <w:left w:val="none" w:sz="0" w:space="0" w:color="auto"/>
        <w:bottom w:val="none" w:sz="0" w:space="0" w:color="auto"/>
        <w:right w:val="none" w:sz="0" w:space="0" w:color="auto"/>
      </w:divBdr>
    </w:div>
    <w:div w:id="2120445650">
      <w:bodyDiv w:val="1"/>
      <w:marLeft w:val="0"/>
      <w:marRight w:val="0"/>
      <w:marTop w:val="0"/>
      <w:marBottom w:val="0"/>
      <w:divBdr>
        <w:top w:val="none" w:sz="0" w:space="0" w:color="auto"/>
        <w:left w:val="none" w:sz="0" w:space="0" w:color="auto"/>
        <w:bottom w:val="none" w:sz="0" w:space="0" w:color="auto"/>
        <w:right w:val="none" w:sz="0" w:space="0" w:color="auto"/>
      </w:divBdr>
    </w:div>
    <w:div w:id="2121029336">
      <w:bodyDiv w:val="1"/>
      <w:marLeft w:val="0"/>
      <w:marRight w:val="0"/>
      <w:marTop w:val="0"/>
      <w:marBottom w:val="0"/>
      <w:divBdr>
        <w:top w:val="none" w:sz="0" w:space="0" w:color="auto"/>
        <w:left w:val="none" w:sz="0" w:space="0" w:color="auto"/>
        <w:bottom w:val="none" w:sz="0" w:space="0" w:color="auto"/>
        <w:right w:val="none" w:sz="0" w:space="0" w:color="auto"/>
      </w:divBdr>
    </w:div>
    <w:div w:id="2121146578">
      <w:bodyDiv w:val="1"/>
      <w:marLeft w:val="0"/>
      <w:marRight w:val="0"/>
      <w:marTop w:val="0"/>
      <w:marBottom w:val="0"/>
      <w:divBdr>
        <w:top w:val="none" w:sz="0" w:space="0" w:color="auto"/>
        <w:left w:val="none" w:sz="0" w:space="0" w:color="auto"/>
        <w:bottom w:val="none" w:sz="0" w:space="0" w:color="auto"/>
        <w:right w:val="none" w:sz="0" w:space="0" w:color="auto"/>
      </w:divBdr>
    </w:div>
    <w:div w:id="2122454469">
      <w:bodyDiv w:val="1"/>
      <w:marLeft w:val="0"/>
      <w:marRight w:val="0"/>
      <w:marTop w:val="0"/>
      <w:marBottom w:val="0"/>
      <w:divBdr>
        <w:top w:val="none" w:sz="0" w:space="0" w:color="auto"/>
        <w:left w:val="none" w:sz="0" w:space="0" w:color="auto"/>
        <w:bottom w:val="none" w:sz="0" w:space="0" w:color="auto"/>
        <w:right w:val="none" w:sz="0" w:space="0" w:color="auto"/>
      </w:divBdr>
    </w:div>
    <w:div w:id="2123497976">
      <w:bodyDiv w:val="1"/>
      <w:marLeft w:val="0"/>
      <w:marRight w:val="0"/>
      <w:marTop w:val="0"/>
      <w:marBottom w:val="0"/>
      <w:divBdr>
        <w:top w:val="none" w:sz="0" w:space="0" w:color="auto"/>
        <w:left w:val="none" w:sz="0" w:space="0" w:color="auto"/>
        <w:bottom w:val="none" w:sz="0" w:space="0" w:color="auto"/>
        <w:right w:val="none" w:sz="0" w:space="0" w:color="auto"/>
      </w:divBdr>
    </w:div>
    <w:div w:id="2123726163">
      <w:bodyDiv w:val="1"/>
      <w:marLeft w:val="0"/>
      <w:marRight w:val="0"/>
      <w:marTop w:val="0"/>
      <w:marBottom w:val="0"/>
      <w:divBdr>
        <w:top w:val="none" w:sz="0" w:space="0" w:color="auto"/>
        <w:left w:val="none" w:sz="0" w:space="0" w:color="auto"/>
        <w:bottom w:val="none" w:sz="0" w:space="0" w:color="auto"/>
        <w:right w:val="none" w:sz="0" w:space="0" w:color="auto"/>
      </w:divBdr>
    </w:div>
    <w:div w:id="2124306115">
      <w:bodyDiv w:val="1"/>
      <w:marLeft w:val="0"/>
      <w:marRight w:val="0"/>
      <w:marTop w:val="0"/>
      <w:marBottom w:val="0"/>
      <w:divBdr>
        <w:top w:val="none" w:sz="0" w:space="0" w:color="auto"/>
        <w:left w:val="none" w:sz="0" w:space="0" w:color="auto"/>
        <w:bottom w:val="none" w:sz="0" w:space="0" w:color="auto"/>
        <w:right w:val="none" w:sz="0" w:space="0" w:color="auto"/>
      </w:divBdr>
    </w:div>
    <w:div w:id="2124566260">
      <w:bodyDiv w:val="1"/>
      <w:marLeft w:val="0"/>
      <w:marRight w:val="0"/>
      <w:marTop w:val="0"/>
      <w:marBottom w:val="0"/>
      <w:divBdr>
        <w:top w:val="none" w:sz="0" w:space="0" w:color="auto"/>
        <w:left w:val="none" w:sz="0" w:space="0" w:color="auto"/>
        <w:bottom w:val="none" w:sz="0" w:space="0" w:color="auto"/>
        <w:right w:val="none" w:sz="0" w:space="0" w:color="auto"/>
      </w:divBdr>
    </w:div>
    <w:div w:id="2124837654">
      <w:bodyDiv w:val="1"/>
      <w:marLeft w:val="0"/>
      <w:marRight w:val="0"/>
      <w:marTop w:val="0"/>
      <w:marBottom w:val="0"/>
      <w:divBdr>
        <w:top w:val="none" w:sz="0" w:space="0" w:color="auto"/>
        <w:left w:val="none" w:sz="0" w:space="0" w:color="auto"/>
        <w:bottom w:val="none" w:sz="0" w:space="0" w:color="auto"/>
        <w:right w:val="none" w:sz="0" w:space="0" w:color="auto"/>
      </w:divBdr>
    </w:div>
    <w:div w:id="2125149320">
      <w:bodyDiv w:val="1"/>
      <w:marLeft w:val="0"/>
      <w:marRight w:val="0"/>
      <w:marTop w:val="0"/>
      <w:marBottom w:val="0"/>
      <w:divBdr>
        <w:top w:val="none" w:sz="0" w:space="0" w:color="auto"/>
        <w:left w:val="none" w:sz="0" w:space="0" w:color="auto"/>
        <w:bottom w:val="none" w:sz="0" w:space="0" w:color="auto"/>
        <w:right w:val="none" w:sz="0" w:space="0" w:color="auto"/>
      </w:divBdr>
    </w:div>
    <w:div w:id="2125221827">
      <w:bodyDiv w:val="1"/>
      <w:marLeft w:val="0"/>
      <w:marRight w:val="0"/>
      <w:marTop w:val="0"/>
      <w:marBottom w:val="0"/>
      <w:divBdr>
        <w:top w:val="none" w:sz="0" w:space="0" w:color="auto"/>
        <w:left w:val="none" w:sz="0" w:space="0" w:color="auto"/>
        <w:bottom w:val="none" w:sz="0" w:space="0" w:color="auto"/>
        <w:right w:val="none" w:sz="0" w:space="0" w:color="auto"/>
      </w:divBdr>
    </w:div>
    <w:div w:id="2125611736">
      <w:bodyDiv w:val="1"/>
      <w:marLeft w:val="0"/>
      <w:marRight w:val="0"/>
      <w:marTop w:val="0"/>
      <w:marBottom w:val="0"/>
      <w:divBdr>
        <w:top w:val="none" w:sz="0" w:space="0" w:color="auto"/>
        <w:left w:val="none" w:sz="0" w:space="0" w:color="auto"/>
        <w:bottom w:val="none" w:sz="0" w:space="0" w:color="auto"/>
        <w:right w:val="none" w:sz="0" w:space="0" w:color="auto"/>
      </w:divBdr>
      <w:divsChild>
        <w:div w:id="75245356">
          <w:marLeft w:val="640"/>
          <w:marRight w:val="0"/>
          <w:marTop w:val="0"/>
          <w:marBottom w:val="0"/>
          <w:divBdr>
            <w:top w:val="none" w:sz="0" w:space="0" w:color="auto"/>
            <w:left w:val="none" w:sz="0" w:space="0" w:color="auto"/>
            <w:bottom w:val="none" w:sz="0" w:space="0" w:color="auto"/>
            <w:right w:val="none" w:sz="0" w:space="0" w:color="auto"/>
          </w:divBdr>
        </w:div>
        <w:div w:id="441271588">
          <w:marLeft w:val="640"/>
          <w:marRight w:val="0"/>
          <w:marTop w:val="0"/>
          <w:marBottom w:val="0"/>
          <w:divBdr>
            <w:top w:val="none" w:sz="0" w:space="0" w:color="auto"/>
            <w:left w:val="none" w:sz="0" w:space="0" w:color="auto"/>
            <w:bottom w:val="none" w:sz="0" w:space="0" w:color="auto"/>
            <w:right w:val="none" w:sz="0" w:space="0" w:color="auto"/>
          </w:divBdr>
        </w:div>
        <w:div w:id="520824868">
          <w:marLeft w:val="640"/>
          <w:marRight w:val="0"/>
          <w:marTop w:val="0"/>
          <w:marBottom w:val="0"/>
          <w:divBdr>
            <w:top w:val="none" w:sz="0" w:space="0" w:color="auto"/>
            <w:left w:val="none" w:sz="0" w:space="0" w:color="auto"/>
            <w:bottom w:val="none" w:sz="0" w:space="0" w:color="auto"/>
            <w:right w:val="none" w:sz="0" w:space="0" w:color="auto"/>
          </w:divBdr>
        </w:div>
        <w:div w:id="567811396">
          <w:marLeft w:val="640"/>
          <w:marRight w:val="0"/>
          <w:marTop w:val="0"/>
          <w:marBottom w:val="0"/>
          <w:divBdr>
            <w:top w:val="none" w:sz="0" w:space="0" w:color="auto"/>
            <w:left w:val="none" w:sz="0" w:space="0" w:color="auto"/>
            <w:bottom w:val="none" w:sz="0" w:space="0" w:color="auto"/>
            <w:right w:val="none" w:sz="0" w:space="0" w:color="auto"/>
          </w:divBdr>
        </w:div>
        <w:div w:id="622856033">
          <w:marLeft w:val="640"/>
          <w:marRight w:val="0"/>
          <w:marTop w:val="0"/>
          <w:marBottom w:val="0"/>
          <w:divBdr>
            <w:top w:val="none" w:sz="0" w:space="0" w:color="auto"/>
            <w:left w:val="none" w:sz="0" w:space="0" w:color="auto"/>
            <w:bottom w:val="none" w:sz="0" w:space="0" w:color="auto"/>
            <w:right w:val="none" w:sz="0" w:space="0" w:color="auto"/>
          </w:divBdr>
        </w:div>
        <w:div w:id="639506497">
          <w:marLeft w:val="640"/>
          <w:marRight w:val="0"/>
          <w:marTop w:val="0"/>
          <w:marBottom w:val="0"/>
          <w:divBdr>
            <w:top w:val="none" w:sz="0" w:space="0" w:color="auto"/>
            <w:left w:val="none" w:sz="0" w:space="0" w:color="auto"/>
            <w:bottom w:val="none" w:sz="0" w:space="0" w:color="auto"/>
            <w:right w:val="none" w:sz="0" w:space="0" w:color="auto"/>
          </w:divBdr>
        </w:div>
        <w:div w:id="803351044">
          <w:marLeft w:val="640"/>
          <w:marRight w:val="0"/>
          <w:marTop w:val="0"/>
          <w:marBottom w:val="0"/>
          <w:divBdr>
            <w:top w:val="none" w:sz="0" w:space="0" w:color="auto"/>
            <w:left w:val="none" w:sz="0" w:space="0" w:color="auto"/>
            <w:bottom w:val="none" w:sz="0" w:space="0" w:color="auto"/>
            <w:right w:val="none" w:sz="0" w:space="0" w:color="auto"/>
          </w:divBdr>
        </w:div>
        <w:div w:id="903488289">
          <w:marLeft w:val="640"/>
          <w:marRight w:val="0"/>
          <w:marTop w:val="0"/>
          <w:marBottom w:val="0"/>
          <w:divBdr>
            <w:top w:val="none" w:sz="0" w:space="0" w:color="auto"/>
            <w:left w:val="none" w:sz="0" w:space="0" w:color="auto"/>
            <w:bottom w:val="none" w:sz="0" w:space="0" w:color="auto"/>
            <w:right w:val="none" w:sz="0" w:space="0" w:color="auto"/>
          </w:divBdr>
        </w:div>
        <w:div w:id="982853647">
          <w:marLeft w:val="640"/>
          <w:marRight w:val="0"/>
          <w:marTop w:val="0"/>
          <w:marBottom w:val="0"/>
          <w:divBdr>
            <w:top w:val="none" w:sz="0" w:space="0" w:color="auto"/>
            <w:left w:val="none" w:sz="0" w:space="0" w:color="auto"/>
            <w:bottom w:val="none" w:sz="0" w:space="0" w:color="auto"/>
            <w:right w:val="none" w:sz="0" w:space="0" w:color="auto"/>
          </w:divBdr>
        </w:div>
        <w:div w:id="998272275">
          <w:marLeft w:val="640"/>
          <w:marRight w:val="0"/>
          <w:marTop w:val="0"/>
          <w:marBottom w:val="0"/>
          <w:divBdr>
            <w:top w:val="none" w:sz="0" w:space="0" w:color="auto"/>
            <w:left w:val="none" w:sz="0" w:space="0" w:color="auto"/>
            <w:bottom w:val="none" w:sz="0" w:space="0" w:color="auto"/>
            <w:right w:val="none" w:sz="0" w:space="0" w:color="auto"/>
          </w:divBdr>
        </w:div>
        <w:div w:id="1039355723">
          <w:marLeft w:val="640"/>
          <w:marRight w:val="0"/>
          <w:marTop w:val="0"/>
          <w:marBottom w:val="0"/>
          <w:divBdr>
            <w:top w:val="none" w:sz="0" w:space="0" w:color="auto"/>
            <w:left w:val="none" w:sz="0" w:space="0" w:color="auto"/>
            <w:bottom w:val="none" w:sz="0" w:space="0" w:color="auto"/>
            <w:right w:val="none" w:sz="0" w:space="0" w:color="auto"/>
          </w:divBdr>
        </w:div>
        <w:div w:id="1109086607">
          <w:marLeft w:val="640"/>
          <w:marRight w:val="0"/>
          <w:marTop w:val="0"/>
          <w:marBottom w:val="0"/>
          <w:divBdr>
            <w:top w:val="none" w:sz="0" w:space="0" w:color="auto"/>
            <w:left w:val="none" w:sz="0" w:space="0" w:color="auto"/>
            <w:bottom w:val="none" w:sz="0" w:space="0" w:color="auto"/>
            <w:right w:val="none" w:sz="0" w:space="0" w:color="auto"/>
          </w:divBdr>
        </w:div>
        <w:div w:id="1115903711">
          <w:marLeft w:val="640"/>
          <w:marRight w:val="0"/>
          <w:marTop w:val="0"/>
          <w:marBottom w:val="0"/>
          <w:divBdr>
            <w:top w:val="none" w:sz="0" w:space="0" w:color="auto"/>
            <w:left w:val="none" w:sz="0" w:space="0" w:color="auto"/>
            <w:bottom w:val="none" w:sz="0" w:space="0" w:color="auto"/>
            <w:right w:val="none" w:sz="0" w:space="0" w:color="auto"/>
          </w:divBdr>
        </w:div>
        <w:div w:id="1175536591">
          <w:marLeft w:val="640"/>
          <w:marRight w:val="0"/>
          <w:marTop w:val="0"/>
          <w:marBottom w:val="0"/>
          <w:divBdr>
            <w:top w:val="none" w:sz="0" w:space="0" w:color="auto"/>
            <w:left w:val="none" w:sz="0" w:space="0" w:color="auto"/>
            <w:bottom w:val="none" w:sz="0" w:space="0" w:color="auto"/>
            <w:right w:val="none" w:sz="0" w:space="0" w:color="auto"/>
          </w:divBdr>
        </w:div>
        <w:div w:id="1205562817">
          <w:marLeft w:val="640"/>
          <w:marRight w:val="0"/>
          <w:marTop w:val="0"/>
          <w:marBottom w:val="0"/>
          <w:divBdr>
            <w:top w:val="none" w:sz="0" w:space="0" w:color="auto"/>
            <w:left w:val="none" w:sz="0" w:space="0" w:color="auto"/>
            <w:bottom w:val="none" w:sz="0" w:space="0" w:color="auto"/>
            <w:right w:val="none" w:sz="0" w:space="0" w:color="auto"/>
          </w:divBdr>
        </w:div>
        <w:div w:id="1267467788">
          <w:marLeft w:val="640"/>
          <w:marRight w:val="0"/>
          <w:marTop w:val="0"/>
          <w:marBottom w:val="0"/>
          <w:divBdr>
            <w:top w:val="none" w:sz="0" w:space="0" w:color="auto"/>
            <w:left w:val="none" w:sz="0" w:space="0" w:color="auto"/>
            <w:bottom w:val="none" w:sz="0" w:space="0" w:color="auto"/>
            <w:right w:val="none" w:sz="0" w:space="0" w:color="auto"/>
          </w:divBdr>
        </w:div>
        <w:div w:id="1335303212">
          <w:marLeft w:val="640"/>
          <w:marRight w:val="0"/>
          <w:marTop w:val="0"/>
          <w:marBottom w:val="0"/>
          <w:divBdr>
            <w:top w:val="none" w:sz="0" w:space="0" w:color="auto"/>
            <w:left w:val="none" w:sz="0" w:space="0" w:color="auto"/>
            <w:bottom w:val="none" w:sz="0" w:space="0" w:color="auto"/>
            <w:right w:val="none" w:sz="0" w:space="0" w:color="auto"/>
          </w:divBdr>
        </w:div>
        <w:div w:id="1419717039">
          <w:marLeft w:val="640"/>
          <w:marRight w:val="0"/>
          <w:marTop w:val="0"/>
          <w:marBottom w:val="0"/>
          <w:divBdr>
            <w:top w:val="none" w:sz="0" w:space="0" w:color="auto"/>
            <w:left w:val="none" w:sz="0" w:space="0" w:color="auto"/>
            <w:bottom w:val="none" w:sz="0" w:space="0" w:color="auto"/>
            <w:right w:val="none" w:sz="0" w:space="0" w:color="auto"/>
          </w:divBdr>
        </w:div>
        <w:div w:id="1547452842">
          <w:marLeft w:val="640"/>
          <w:marRight w:val="0"/>
          <w:marTop w:val="0"/>
          <w:marBottom w:val="0"/>
          <w:divBdr>
            <w:top w:val="none" w:sz="0" w:space="0" w:color="auto"/>
            <w:left w:val="none" w:sz="0" w:space="0" w:color="auto"/>
            <w:bottom w:val="none" w:sz="0" w:space="0" w:color="auto"/>
            <w:right w:val="none" w:sz="0" w:space="0" w:color="auto"/>
          </w:divBdr>
        </w:div>
        <w:div w:id="1557470386">
          <w:marLeft w:val="640"/>
          <w:marRight w:val="0"/>
          <w:marTop w:val="0"/>
          <w:marBottom w:val="0"/>
          <w:divBdr>
            <w:top w:val="none" w:sz="0" w:space="0" w:color="auto"/>
            <w:left w:val="none" w:sz="0" w:space="0" w:color="auto"/>
            <w:bottom w:val="none" w:sz="0" w:space="0" w:color="auto"/>
            <w:right w:val="none" w:sz="0" w:space="0" w:color="auto"/>
          </w:divBdr>
        </w:div>
        <w:div w:id="1703894701">
          <w:marLeft w:val="640"/>
          <w:marRight w:val="0"/>
          <w:marTop w:val="0"/>
          <w:marBottom w:val="0"/>
          <w:divBdr>
            <w:top w:val="none" w:sz="0" w:space="0" w:color="auto"/>
            <w:left w:val="none" w:sz="0" w:space="0" w:color="auto"/>
            <w:bottom w:val="none" w:sz="0" w:space="0" w:color="auto"/>
            <w:right w:val="none" w:sz="0" w:space="0" w:color="auto"/>
          </w:divBdr>
        </w:div>
        <w:div w:id="1727676858">
          <w:marLeft w:val="640"/>
          <w:marRight w:val="0"/>
          <w:marTop w:val="0"/>
          <w:marBottom w:val="0"/>
          <w:divBdr>
            <w:top w:val="none" w:sz="0" w:space="0" w:color="auto"/>
            <w:left w:val="none" w:sz="0" w:space="0" w:color="auto"/>
            <w:bottom w:val="none" w:sz="0" w:space="0" w:color="auto"/>
            <w:right w:val="none" w:sz="0" w:space="0" w:color="auto"/>
          </w:divBdr>
        </w:div>
        <w:div w:id="1729642088">
          <w:marLeft w:val="640"/>
          <w:marRight w:val="0"/>
          <w:marTop w:val="0"/>
          <w:marBottom w:val="0"/>
          <w:divBdr>
            <w:top w:val="none" w:sz="0" w:space="0" w:color="auto"/>
            <w:left w:val="none" w:sz="0" w:space="0" w:color="auto"/>
            <w:bottom w:val="none" w:sz="0" w:space="0" w:color="auto"/>
            <w:right w:val="none" w:sz="0" w:space="0" w:color="auto"/>
          </w:divBdr>
        </w:div>
        <w:div w:id="1755080733">
          <w:marLeft w:val="640"/>
          <w:marRight w:val="0"/>
          <w:marTop w:val="0"/>
          <w:marBottom w:val="0"/>
          <w:divBdr>
            <w:top w:val="none" w:sz="0" w:space="0" w:color="auto"/>
            <w:left w:val="none" w:sz="0" w:space="0" w:color="auto"/>
            <w:bottom w:val="none" w:sz="0" w:space="0" w:color="auto"/>
            <w:right w:val="none" w:sz="0" w:space="0" w:color="auto"/>
          </w:divBdr>
        </w:div>
        <w:div w:id="1827555282">
          <w:marLeft w:val="640"/>
          <w:marRight w:val="0"/>
          <w:marTop w:val="0"/>
          <w:marBottom w:val="0"/>
          <w:divBdr>
            <w:top w:val="none" w:sz="0" w:space="0" w:color="auto"/>
            <w:left w:val="none" w:sz="0" w:space="0" w:color="auto"/>
            <w:bottom w:val="none" w:sz="0" w:space="0" w:color="auto"/>
            <w:right w:val="none" w:sz="0" w:space="0" w:color="auto"/>
          </w:divBdr>
        </w:div>
        <w:div w:id="1842818654">
          <w:marLeft w:val="640"/>
          <w:marRight w:val="0"/>
          <w:marTop w:val="0"/>
          <w:marBottom w:val="0"/>
          <w:divBdr>
            <w:top w:val="none" w:sz="0" w:space="0" w:color="auto"/>
            <w:left w:val="none" w:sz="0" w:space="0" w:color="auto"/>
            <w:bottom w:val="none" w:sz="0" w:space="0" w:color="auto"/>
            <w:right w:val="none" w:sz="0" w:space="0" w:color="auto"/>
          </w:divBdr>
        </w:div>
        <w:div w:id="1866601106">
          <w:marLeft w:val="640"/>
          <w:marRight w:val="0"/>
          <w:marTop w:val="0"/>
          <w:marBottom w:val="0"/>
          <w:divBdr>
            <w:top w:val="none" w:sz="0" w:space="0" w:color="auto"/>
            <w:left w:val="none" w:sz="0" w:space="0" w:color="auto"/>
            <w:bottom w:val="none" w:sz="0" w:space="0" w:color="auto"/>
            <w:right w:val="none" w:sz="0" w:space="0" w:color="auto"/>
          </w:divBdr>
        </w:div>
        <w:div w:id="1927181595">
          <w:marLeft w:val="640"/>
          <w:marRight w:val="0"/>
          <w:marTop w:val="0"/>
          <w:marBottom w:val="0"/>
          <w:divBdr>
            <w:top w:val="none" w:sz="0" w:space="0" w:color="auto"/>
            <w:left w:val="none" w:sz="0" w:space="0" w:color="auto"/>
            <w:bottom w:val="none" w:sz="0" w:space="0" w:color="auto"/>
            <w:right w:val="none" w:sz="0" w:space="0" w:color="auto"/>
          </w:divBdr>
        </w:div>
        <w:div w:id="1929774860">
          <w:marLeft w:val="640"/>
          <w:marRight w:val="0"/>
          <w:marTop w:val="0"/>
          <w:marBottom w:val="0"/>
          <w:divBdr>
            <w:top w:val="none" w:sz="0" w:space="0" w:color="auto"/>
            <w:left w:val="none" w:sz="0" w:space="0" w:color="auto"/>
            <w:bottom w:val="none" w:sz="0" w:space="0" w:color="auto"/>
            <w:right w:val="none" w:sz="0" w:space="0" w:color="auto"/>
          </w:divBdr>
        </w:div>
        <w:div w:id="1955014415">
          <w:marLeft w:val="640"/>
          <w:marRight w:val="0"/>
          <w:marTop w:val="0"/>
          <w:marBottom w:val="0"/>
          <w:divBdr>
            <w:top w:val="none" w:sz="0" w:space="0" w:color="auto"/>
            <w:left w:val="none" w:sz="0" w:space="0" w:color="auto"/>
            <w:bottom w:val="none" w:sz="0" w:space="0" w:color="auto"/>
            <w:right w:val="none" w:sz="0" w:space="0" w:color="auto"/>
          </w:divBdr>
        </w:div>
        <w:div w:id="2038309291">
          <w:marLeft w:val="640"/>
          <w:marRight w:val="0"/>
          <w:marTop w:val="0"/>
          <w:marBottom w:val="0"/>
          <w:divBdr>
            <w:top w:val="none" w:sz="0" w:space="0" w:color="auto"/>
            <w:left w:val="none" w:sz="0" w:space="0" w:color="auto"/>
            <w:bottom w:val="none" w:sz="0" w:space="0" w:color="auto"/>
            <w:right w:val="none" w:sz="0" w:space="0" w:color="auto"/>
          </w:divBdr>
        </w:div>
        <w:div w:id="2096659119">
          <w:marLeft w:val="640"/>
          <w:marRight w:val="0"/>
          <w:marTop w:val="0"/>
          <w:marBottom w:val="0"/>
          <w:divBdr>
            <w:top w:val="none" w:sz="0" w:space="0" w:color="auto"/>
            <w:left w:val="none" w:sz="0" w:space="0" w:color="auto"/>
            <w:bottom w:val="none" w:sz="0" w:space="0" w:color="auto"/>
            <w:right w:val="none" w:sz="0" w:space="0" w:color="auto"/>
          </w:divBdr>
        </w:div>
      </w:divsChild>
    </w:div>
    <w:div w:id="2125877372">
      <w:bodyDiv w:val="1"/>
      <w:marLeft w:val="0"/>
      <w:marRight w:val="0"/>
      <w:marTop w:val="0"/>
      <w:marBottom w:val="0"/>
      <w:divBdr>
        <w:top w:val="none" w:sz="0" w:space="0" w:color="auto"/>
        <w:left w:val="none" w:sz="0" w:space="0" w:color="auto"/>
        <w:bottom w:val="none" w:sz="0" w:space="0" w:color="auto"/>
        <w:right w:val="none" w:sz="0" w:space="0" w:color="auto"/>
      </w:divBdr>
    </w:div>
    <w:div w:id="2125954606">
      <w:bodyDiv w:val="1"/>
      <w:marLeft w:val="0"/>
      <w:marRight w:val="0"/>
      <w:marTop w:val="0"/>
      <w:marBottom w:val="0"/>
      <w:divBdr>
        <w:top w:val="none" w:sz="0" w:space="0" w:color="auto"/>
        <w:left w:val="none" w:sz="0" w:space="0" w:color="auto"/>
        <w:bottom w:val="none" w:sz="0" w:space="0" w:color="auto"/>
        <w:right w:val="none" w:sz="0" w:space="0" w:color="auto"/>
      </w:divBdr>
    </w:div>
    <w:div w:id="2126145388">
      <w:bodyDiv w:val="1"/>
      <w:marLeft w:val="0"/>
      <w:marRight w:val="0"/>
      <w:marTop w:val="0"/>
      <w:marBottom w:val="0"/>
      <w:divBdr>
        <w:top w:val="none" w:sz="0" w:space="0" w:color="auto"/>
        <w:left w:val="none" w:sz="0" w:space="0" w:color="auto"/>
        <w:bottom w:val="none" w:sz="0" w:space="0" w:color="auto"/>
        <w:right w:val="none" w:sz="0" w:space="0" w:color="auto"/>
      </w:divBdr>
    </w:div>
    <w:div w:id="2126149688">
      <w:bodyDiv w:val="1"/>
      <w:marLeft w:val="0"/>
      <w:marRight w:val="0"/>
      <w:marTop w:val="0"/>
      <w:marBottom w:val="0"/>
      <w:divBdr>
        <w:top w:val="none" w:sz="0" w:space="0" w:color="auto"/>
        <w:left w:val="none" w:sz="0" w:space="0" w:color="auto"/>
        <w:bottom w:val="none" w:sz="0" w:space="0" w:color="auto"/>
        <w:right w:val="none" w:sz="0" w:space="0" w:color="auto"/>
      </w:divBdr>
    </w:div>
    <w:div w:id="2126457709">
      <w:bodyDiv w:val="1"/>
      <w:marLeft w:val="0"/>
      <w:marRight w:val="0"/>
      <w:marTop w:val="0"/>
      <w:marBottom w:val="0"/>
      <w:divBdr>
        <w:top w:val="none" w:sz="0" w:space="0" w:color="auto"/>
        <w:left w:val="none" w:sz="0" w:space="0" w:color="auto"/>
        <w:bottom w:val="none" w:sz="0" w:space="0" w:color="auto"/>
        <w:right w:val="none" w:sz="0" w:space="0" w:color="auto"/>
      </w:divBdr>
    </w:div>
    <w:div w:id="2127002327">
      <w:bodyDiv w:val="1"/>
      <w:marLeft w:val="0"/>
      <w:marRight w:val="0"/>
      <w:marTop w:val="0"/>
      <w:marBottom w:val="0"/>
      <w:divBdr>
        <w:top w:val="none" w:sz="0" w:space="0" w:color="auto"/>
        <w:left w:val="none" w:sz="0" w:space="0" w:color="auto"/>
        <w:bottom w:val="none" w:sz="0" w:space="0" w:color="auto"/>
        <w:right w:val="none" w:sz="0" w:space="0" w:color="auto"/>
      </w:divBdr>
    </w:div>
    <w:div w:id="2127920056">
      <w:bodyDiv w:val="1"/>
      <w:marLeft w:val="0"/>
      <w:marRight w:val="0"/>
      <w:marTop w:val="0"/>
      <w:marBottom w:val="0"/>
      <w:divBdr>
        <w:top w:val="none" w:sz="0" w:space="0" w:color="auto"/>
        <w:left w:val="none" w:sz="0" w:space="0" w:color="auto"/>
        <w:bottom w:val="none" w:sz="0" w:space="0" w:color="auto"/>
        <w:right w:val="none" w:sz="0" w:space="0" w:color="auto"/>
      </w:divBdr>
    </w:div>
    <w:div w:id="2128116941">
      <w:bodyDiv w:val="1"/>
      <w:marLeft w:val="0"/>
      <w:marRight w:val="0"/>
      <w:marTop w:val="0"/>
      <w:marBottom w:val="0"/>
      <w:divBdr>
        <w:top w:val="none" w:sz="0" w:space="0" w:color="auto"/>
        <w:left w:val="none" w:sz="0" w:space="0" w:color="auto"/>
        <w:bottom w:val="none" w:sz="0" w:space="0" w:color="auto"/>
        <w:right w:val="none" w:sz="0" w:space="0" w:color="auto"/>
      </w:divBdr>
    </w:div>
    <w:div w:id="2128229231">
      <w:bodyDiv w:val="1"/>
      <w:marLeft w:val="0"/>
      <w:marRight w:val="0"/>
      <w:marTop w:val="0"/>
      <w:marBottom w:val="0"/>
      <w:divBdr>
        <w:top w:val="none" w:sz="0" w:space="0" w:color="auto"/>
        <w:left w:val="none" w:sz="0" w:space="0" w:color="auto"/>
        <w:bottom w:val="none" w:sz="0" w:space="0" w:color="auto"/>
        <w:right w:val="none" w:sz="0" w:space="0" w:color="auto"/>
      </w:divBdr>
    </w:div>
    <w:div w:id="2128309862">
      <w:bodyDiv w:val="1"/>
      <w:marLeft w:val="0"/>
      <w:marRight w:val="0"/>
      <w:marTop w:val="0"/>
      <w:marBottom w:val="0"/>
      <w:divBdr>
        <w:top w:val="none" w:sz="0" w:space="0" w:color="auto"/>
        <w:left w:val="none" w:sz="0" w:space="0" w:color="auto"/>
        <w:bottom w:val="none" w:sz="0" w:space="0" w:color="auto"/>
        <w:right w:val="none" w:sz="0" w:space="0" w:color="auto"/>
      </w:divBdr>
    </w:div>
    <w:div w:id="2128353278">
      <w:bodyDiv w:val="1"/>
      <w:marLeft w:val="0"/>
      <w:marRight w:val="0"/>
      <w:marTop w:val="0"/>
      <w:marBottom w:val="0"/>
      <w:divBdr>
        <w:top w:val="none" w:sz="0" w:space="0" w:color="auto"/>
        <w:left w:val="none" w:sz="0" w:space="0" w:color="auto"/>
        <w:bottom w:val="none" w:sz="0" w:space="0" w:color="auto"/>
        <w:right w:val="none" w:sz="0" w:space="0" w:color="auto"/>
      </w:divBdr>
      <w:divsChild>
        <w:div w:id="64881198">
          <w:marLeft w:val="640"/>
          <w:marRight w:val="0"/>
          <w:marTop w:val="0"/>
          <w:marBottom w:val="0"/>
          <w:divBdr>
            <w:top w:val="none" w:sz="0" w:space="0" w:color="auto"/>
            <w:left w:val="none" w:sz="0" w:space="0" w:color="auto"/>
            <w:bottom w:val="none" w:sz="0" w:space="0" w:color="auto"/>
            <w:right w:val="none" w:sz="0" w:space="0" w:color="auto"/>
          </w:divBdr>
        </w:div>
        <w:div w:id="81492338">
          <w:marLeft w:val="640"/>
          <w:marRight w:val="0"/>
          <w:marTop w:val="0"/>
          <w:marBottom w:val="0"/>
          <w:divBdr>
            <w:top w:val="none" w:sz="0" w:space="0" w:color="auto"/>
            <w:left w:val="none" w:sz="0" w:space="0" w:color="auto"/>
            <w:bottom w:val="none" w:sz="0" w:space="0" w:color="auto"/>
            <w:right w:val="none" w:sz="0" w:space="0" w:color="auto"/>
          </w:divBdr>
        </w:div>
        <w:div w:id="280697533">
          <w:marLeft w:val="640"/>
          <w:marRight w:val="0"/>
          <w:marTop w:val="0"/>
          <w:marBottom w:val="0"/>
          <w:divBdr>
            <w:top w:val="none" w:sz="0" w:space="0" w:color="auto"/>
            <w:left w:val="none" w:sz="0" w:space="0" w:color="auto"/>
            <w:bottom w:val="none" w:sz="0" w:space="0" w:color="auto"/>
            <w:right w:val="none" w:sz="0" w:space="0" w:color="auto"/>
          </w:divBdr>
        </w:div>
        <w:div w:id="509292979">
          <w:marLeft w:val="640"/>
          <w:marRight w:val="0"/>
          <w:marTop w:val="0"/>
          <w:marBottom w:val="0"/>
          <w:divBdr>
            <w:top w:val="none" w:sz="0" w:space="0" w:color="auto"/>
            <w:left w:val="none" w:sz="0" w:space="0" w:color="auto"/>
            <w:bottom w:val="none" w:sz="0" w:space="0" w:color="auto"/>
            <w:right w:val="none" w:sz="0" w:space="0" w:color="auto"/>
          </w:divBdr>
        </w:div>
        <w:div w:id="641732288">
          <w:marLeft w:val="640"/>
          <w:marRight w:val="0"/>
          <w:marTop w:val="0"/>
          <w:marBottom w:val="0"/>
          <w:divBdr>
            <w:top w:val="none" w:sz="0" w:space="0" w:color="auto"/>
            <w:left w:val="none" w:sz="0" w:space="0" w:color="auto"/>
            <w:bottom w:val="none" w:sz="0" w:space="0" w:color="auto"/>
            <w:right w:val="none" w:sz="0" w:space="0" w:color="auto"/>
          </w:divBdr>
        </w:div>
        <w:div w:id="798761724">
          <w:marLeft w:val="640"/>
          <w:marRight w:val="0"/>
          <w:marTop w:val="0"/>
          <w:marBottom w:val="0"/>
          <w:divBdr>
            <w:top w:val="none" w:sz="0" w:space="0" w:color="auto"/>
            <w:left w:val="none" w:sz="0" w:space="0" w:color="auto"/>
            <w:bottom w:val="none" w:sz="0" w:space="0" w:color="auto"/>
            <w:right w:val="none" w:sz="0" w:space="0" w:color="auto"/>
          </w:divBdr>
        </w:div>
        <w:div w:id="934436786">
          <w:marLeft w:val="640"/>
          <w:marRight w:val="0"/>
          <w:marTop w:val="0"/>
          <w:marBottom w:val="0"/>
          <w:divBdr>
            <w:top w:val="none" w:sz="0" w:space="0" w:color="auto"/>
            <w:left w:val="none" w:sz="0" w:space="0" w:color="auto"/>
            <w:bottom w:val="none" w:sz="0" w:space="0" w:color="auto"/>
            <w:right w:val="none" w:sz="0" w:space="0" w:color="auto"/>
          </w:divBdr>
        </w:div>
        <w:div w:id="945427013">
          <w:marLeft w:val="640"/>
          <w:marRight w:val="0"/>
          <w:marTop w:val="0"/>
          <w:marBottom w:val="0"/>
          <w:divBdr>
            <w:top w:val="none" w:sz="0" w:space="0" w:color="auto"/>
            <w:left w:val="none" w:sz="0" w:space="0" w:color="auto"/>
            <w:bottom w:val="none" w:sz="0" w:space="0" w:color="auto"/>
            <w:right w:val="none" w:sz="0" w:space="0" w:color="auto"/>
          </w:divBdr>
        </w:div>
        <w:div w:id="1007245754">
          <w:marLeft w:val="640"/>
          <w:marRight w:val="0"/>
          <w:marTop w:val="0"/>
          <w:marBottom w:val="0"/>
          <w:divBdr>
            <w:top w:val="none" w:sz="0" w:space="0" w:color="auto"/>
            <w:left w:val="none" w:sz="0" w:space="0" w:color="auto"/>
            <w:bottom w:val="none" w:sz="0" w:space="0" w:color="auto"/>
            <w:right w:val="none" w:sz="0" w:space="0" w:color="auto"/>
          </w:divBdr>
        </w:div>
        <w:div w:id="1056658634">
          <w:marLeft w:val="640"/>
          <w:marRight w:val="0"/>
          <w:marTop w:val="0"/>
          <w:marBottom w:val="0"/>
          <w:divBdr>
            <w:top w:val="none" w:sz="0" w:space="0" w:color="auto"/>
            <w:left w:val="none" w:sz="0" w:space="0" w:color="auto"/>
            <w:bottom w:val="none" w:sz="0" w:space="0" w:color="auto"/>
            <w:right w:val="none" w:sz="0" w:space="0" w:color="auto"/>
          </w:divBdr>
        </w:div>
        <w:div w:id="1203247060">
          <w:marLeft w:val="640"/>
          <w:marRight w:val="0"/>
          <w:marTop w:val="0"/>
          <w:marBottom w:val="0"/>
          <w:divBdr>
            <w:top w:val="none" w:sz="0" w:space="0" w:color="auto"/>
            <w:left w:val="none" w:sz="0" w:space="0" w:color="auto"/>
            <w:bottom w:val="none" w:sz="0" w:space="0" w:color="auto"/>
            <w:right w:val="none" w:sz="0" w:space="0" w:color="auto"/>
          </w:divBdr>
        </w:div>
        <w:div w:id="1352688197">
          <w:marLeft w:val="640"/>
          <w:marRight w:val="0"/>
          <w:marTop w:val="0"/>
          <w:marBottom w:val="0"/>
          <w:divBdr>
            <w:top w:val="none" w:sz="0" w:space="0" w:color="auto"/>
            <w:left w:val="none" w:sz="0" w:space="0" w:color="auto"/>
            <w:bottom w:val="none" w:sz="0" w:space="0" w:color="auto"/>
            <w:right w:val="none" w:sz="0" w:space="0" w:color="auto"/>
          </w:divBdr>
        </w:div>
        <w:div w:id="1410543198">
          <w:marLeft w:val="640"/>
          <w:marRight w:val="0"/>
          <w:marTop w:val="0"/>
          <w:marBottom w:val="0"/>
          <w:divBdr>
            <w:top w:val="none" w:sz="0" w:space="0" w:color="auto"/>
            <w:left w:val="none" w:sz="0" w:space="0" w:color="auto"/>
            <w:bottom w:val="none" w:sz="0" w:space="0" w:color="auto"/>
            <w:right w:val="none" w:sz="0" w:space="0" w:color="auto"/>
          </w:divBdr>
        </w:div>
        <w:div w:id="1492022100">
          <w:marLeft w:val="640"/>
          <w:marRight w:val="0"/>
          <w:marTop w:val="0"/>
          <w:marBottom w:val="0"/>
          <w:divBdr>
            <w:top w:val="none" w:sz="0" w:space="0" w:color="auto"/>
            <w:left w:val="none" w:sz="0" w:space="0" w:color="auto"/>
            <w:bottom w:val="none" w:sz="0" w:space="0" w:color="auto"/>
            <w:right w:val="none" w:sz="0" w:space="0" w:color="auto"/>
          </w:divBdr>
        </w:div>
        <w:div w:id="1527522665">
          <w:marLeft w:val="640"/>
          <w:marRight w:val="0"/>
          <w:marTop w:val="0"/>
          <w:marBottom w:val="0"/>
          <w:divBdr>
            <w:top w:val="none" w:sz="0" w:space="0" w:color="auto"/>
            <w:left w:val="none" w:sz="0" w:space="0" w:color="auto"/>
            <w:bottom w:val="none" w:sz="0" w:space="0" w:color="auto"/>
            <w:right w:val="none" w:sz="0" w:space="0" w:color="auto"/>
          </w:divBdr>
        </w:div>
        <w:div w:id="1590963734">
          <w:marLeft w:val="640"/>
          <w:marRight w:val="0"/>
          <w:marTop w:val="0"/>
          <w:marBottom w:val="0"/>
          <w:divBdr>
            <w:top w:val="none" w:sz="0" w:space="0" w:color="auto"/>
            <w:left w:val="none" w:sz="0" w:space="0" w:color="auto"/>
            <w:bottom w:val="none" w:sz="0" w:space="0" w:color="auto"/>
            <w:right w:val="none" w:sz="0" w:space="0" w:color="auto"/>
          </w:divBdr>
        </w:div>
        <w:div w:id="1617828357">
          <w:marLeft w:val="640"/>
          <w:marRight w:val="0"/>
          <w:marTop w:val="0"/>
          <w:marBottom w:val="0"/>
          <w:divBdr>
            <w:top w:val="none" w:sz="0" w:space="0" w:color="auto"/>
            <w:left w:val="none" w:sz="0" w:space="0" w:color="auto"/>
            <w:bottom w:val="none" w:sz="0" w:space="0" w:color="auto"/>
            <w:right w:val="none" w:sz="0" w:space="0" w:color="auto"/>
          </w:divBdr>
        </w:div>
        <w:div w:id="1620912678">
          <w:marLeft w:val="640"/>
          <w:marRight w:val="0"/>
          <w:marTop w:val="0"/>
          <w:marBottom w:val="0"/>
          <w:divBdr>
            <w:top w:val="none" w:sz="0" w:space="0" w:color="auto"/>
            <w:left w:val="none" w:sz="0" w:space="0" w:color="auto"/>
            <w:bottom w:val="none" w:sz="0" w:space="0" w:color="auto"/>
            <w:right w:val="none" w:sz="0" w:space="0" w:color="auto"/>
          </w:divBdr>
        </w:div>
        <w:div w:id="1650673351">
          <w:marLeft w:val="640"/>
          <w:marRight w:val="0"/>
          <w:marTop w:val="0"/>
          <w:marBottom w:val="0"/>
          <w:divBdr>
            <w:top w:val="none" w:sz="0" w:space="0" w:color="auto"/>
            <w:left w:val="none" w:sz="0" w:space="0" w:color="auto"/>
            <w:bottom w:val="none" w:sz="0" w:space="0" w:color="auto"/>
            <w:right w:val="none" w:sz="0" w:space="0" w:color="auto"/>
          </w:divBdr>
        </w:div>
        <w:div w:id="1726761689">
          <w:marLeft w:val="640"/>
          <w:marRight w:val="0"/>
          <w:marTop w:val="0"/>
          <w:marBottom w:val="0"/>
          <w:divBdr>
            <w:top w:val="none" w:sz="0" w:space="0" w:color="auto"/>
            <w:left w:val="none" w:sz="0" w:space="0" w:color="auto"/>
            <w:bottom w:val="none" w:sz="0" w:space="0" w:color="auto"/>
            <w:right w:val="none" w:sz="0" w:space="0" w:color="auto"/>
          </w:divBdr>
        </w:div>
        <w:div w:id="1740128935">
          <w:marLeft w:val="640"/>
          <w:marRight w:val="0"/>
          <w:marTop w:val="0"/>
          <w:marBottom w:val="0"/>
          <w:divBdr>
            <w:top w:val="none" w:sz="0" w:space="0" w:color="auto"/>
            <w:left w:val="none" w:sz="0" w:space="0" w:color="auto"/>
            <w:bottom w:val="none" w:sz="0" w:space="0" w:color="auto"/>
            <w:right w:val="none" w:sz="0" w:space="0" w:color="auto"/>
          </w:divBdr>
        </w:div>
        <w:div w:id="2107264808">
          <w:marLeft w:val="640"/>
          <w:marRight w:val="0"/>
          <w:marTop w:val="0"/>
          <w:marBottom w:val="0"/>
          <w:divBdr>
            <w:top w:val="none" w:sz="0" w:space="0" w:color="auto"/>
            <w:left w:val="none" w:sz="0" w:space="0" w:color="auto"/>
            <w:bottom w:val="none" w:sz="0" w:space="0" w:color="auto"/>
            <w:right w:val="none" w:sz="0" w:space="0" w:color="auto"/>
          </w:divBdr>
        </w:div>
      </w:divsChild>
    </w:div>
    <w:div w:id="2128355394">
      <w:bodyDiv w:val="1"/>
      <w:marLeft w:val="0"/>
      <w:marRight w:val="0"/>
      <w:marTop w:val="0"/>
      <w:marBottom w:val="0"/>
      <w:divBdr>
        <w:top w:val="none" w:sz="0" w:space="0" w:color="auto"/>
        <w:left w:val="none" w:sz="0" w:space="0" w:color="auto"/>
        <w:bottom w:val="none" w:sz="0" w:space="0" w:color="auto"/>
        <w:right w:val="none" w:sz="0" w:space="0" w:color="auto"/>
      </w:divBdr>
    </w:div>
    <w:div w:id="2128769751">
      <w:bodyDiv w:val="1"/>
      <w:marLeft w:val="0"/>
      <w:marRight w:val="0"/>
      <w:marTop w:val="0"/>
      <w:marBottom w:val="0"/>
      <w:divBdr>
        <w:top w:val="none" w:sz="0" w:space="0" w:color="auto"/>
        <w:left w:val="none" w:sz="0" w:space="0" w:color="auto"/>
        <w:bottom w:val="none" w:sz="0" w:space="0" w:color="auto"/>
        <w:right w:val="none" w:sz="0" w:space="0" w:color="auto"/>
      </w:divBdr>
    </w:div>
    <w:div w:id="2128770700">
      <w:bodyDiv w:val="1"/>
      <w:marLeft w:val="0"/>
      <w:marRight w:val="0"/>
      <w:marTop w:val="0"/>
      <w:marBottom w:val="0"/>
      <w:divBdr>
        <w:top w:val="none" w:sz="0" w:space="0" w:color="auto"/>
        <w:left w:val="none" w:sz="0" w:space="0" w:color="auto"/>
        <w:bottom w:val="none" w:sz="0" w:space="0" w:color="auto"/>
        <w:right w:val="none" w:sz="0" w:space="0" w:color="auto"/>
      </w:divBdr>
    </w:div>
    <w:div w:id="2129085505">
      <w:bodyDiv w:val="1"/>
      <w:marLeft w:val="0"/>
      <w:marRight w:val="0"/>
      <w:marTop w:val="0"/>
      <w:marBottom w:val="0"/>
      <w:divBdr>
        <w:top w:val="none" w:sz="0" w:space="0" w:color="auto"/>
        <w:left w:val="none" w:sz="0" w:space="0" w:color="auto"/>
        <w:bottom w:val="none" w:sz="0" w:space="0" w:color="auto"/>
        <w:right w:val="none" w:sz="0" w:space="0" w:color="auto"/>
      </w:divBdr>
    </w:div>
    <w:div w:id="2129201841">
      <w:bodyDiv w:val="1"/>
      <w:marLeft w:val="0"/>
      <w:marRight w:val="0"/>
      <w:marTop w:val="0"/>
      <w:marBottom w:val="0"/>
      <w:divBdr>
        <w:top w:val="none" w:sz="0" w:space="0" w:color="auto"/>
        <w:left w:val="none" w:sz="0" w:space="0" w:color="auto"/>
        <w:bottom w:val="none" w:sz="0" w:space="0" w:color="auto"/>
        <w:right w:val="none" w:sz="0" w:space="0" w:color="auto"/>
      </w:divBdr>
    </w:div>
    <w:div w:id="2129272727">
      <w:bodyDiv w:val="1"/>
      <w:marLeft w:val="0"/>
      <w:marRight w:val="0"/>
      <w:marTop w:val="0"/>
      <w:marBottom w:val="0"/>
      <w:divBdr>
        <w:top w:val="none" w:sz="0" w:space="0" w:color="auto"/>
        <w:left w:val="none" w:sz="0" w:space="0" w:color="auto"/>
        <w:bottom w:val="none" w:sz="0" w:space="0" w:color="auto"/>
        <w:right w:val="none" w:sz="0" w:space="0" w:color="auto"/>
      </w:divBdr>
    </w:div>
    <w:div w:id="2129396347">
      <w:bodyDiv w:val="1"/>
      <w:marLeft w:val="0"/>
      <w:marRight w:val="0"/>
      <w:marTop w:val="0"/>
      <w:marBottom w:val="0"/>
      <w:divBdr>
        <w:top w:val="none" w:sz="0" w:space="0" w:color="auto"/>
        <w:left w:val="none" w:sz="0" w:space="0" w:color="auto"/>
        <w:bottom w:val="none" w:sz="0" w:space="0" w:color="auto"/>
        <w:right w:val="none" w:sz="0" w:space="0" w:color="auto"/>
      </w:divBdr>
    </w:div>
    <w:div w:id="2129547118">
      <w:bodyDiv w:val="1"/>
      <w:marLeft w:val="0"/>
      <w:marRight w:val="0"/>
      <w:marTop w:val="0"/>
      <w:marBottom w:val="0"/>
      <w:divBdr>
        <w:top w:val="none" w:sz="0" w:space="0" w:color="auto"/>
        <w:left w:val="none" w:sz="0" w:space="0" w:color="auto"/>
        <w:bottom w:val="none" w:sz="0" w:space="0" w:color="auto"/>
        <w:right w:val="none" w:sz="0" w:space="0" w:color="auto"/>
      </w:divBdr>
    </w:div>
    <w:div w:id="2129662506">
      <w:bodyDiv w:val="1"/>
      <w:marLeft w:val="0"/>
      <w:marRight w:val="0"/>
      <w:marTop w:val="0"/>
      <w:marBottom w:val="0"/>
      <w:divBdr>
        <w:top w:val="none" w:sz="0" w:space="0" w:color="auto"/>
        <w:left w:val="none" w:sz="0" w:space="0" w:color="auto"/>
        <w:bottom w:val="none" w:sz="0" w:space="0" w:color="auto"/>
        <w:right w:val="none" w:sz="0" w:space="0" w:color="auto"/>
      </w:divBdr>
    </w:div>
    <w:div w:id="2129667042">
      <w:bodyDiv w:val="1"/>
      <w:marLeft w:val="0"/>
      <w:marRight w:val="0"/>
      <w:marTop w:val="0"/>
      <w:marBottom w:val="0"/>
      <w:divBdr>
        <w:top w:val="none" w:sz="0" w:space="0" w:color="auto"/>
        <w:left w:val="none" w:sz="0" w:space="0" w:color="auto"/>
        <w:bottom w:val="none" w:sz="0" w:space="0" w:color="auto"/>
        <w:right w:val="none" w:sz="0" w:space="0" w:color="auto"/>
      </w:divBdr>
    </w:div>
    <w:div w:id="2130659912">
      <w:bodyDiv w:val="1"/>
      <w:marLeft w:val="0"/>
      <w:marRight w:val="0"/>
      <w:marTop w:val="0"/>
      <w:marBottom w:val="0"/>
      <w:divBdr>
        <w:top w:val="none" w:sz="0" w:space="0" w:color="auto"/>
        <w:left w:val="none" w:sz="0" w:space="0" w:color="auto"/>
        <w:bottom w:val="none" w:sz="0" w:space="0" w:color="auto"/>
        <w:right w:val="none" w:sz="0" w:space="0" w:color="auto"/>
      </w:divBdr>
    </w:div>
    <w:div w:id="2130706485">
      <w:bodyDiv w:val="1"/>
      <w:marLeft w:val="0"/>
      <w:marRight w:val="0"/>
      <w:marTop w:val="0"/>
      <w:marBottom w:val="0"/>
      <w:divBdr>
        <w:top w:val="none" w:sz="0" w:space="0" w:color="auto"/>
        <w:left w:val="none" w:sz="0" w:space="0" w:color="auto"/>
        <w:bottom w:val="none" w:sz="0" w:space="0" w:color="auto"/>
        <w:right w:val="none" w:sz="0" w:space="0" w:color="auto"/>
      </w:divBdr>
    </w:div>
    <w:div w:id="2130707358">
      <w:bodyDiv w:val="1"/>
      <w:marLeft w:val="0"/>
      <w:marRight w:val="0"/>
      <w:marTop w:val="0"/>
      <w:marBottom w:val="0"/>
      <w:divBdr>
        <w:top w:val="none" w:sz="0" w:space="0" w:color="auto"/>
        <w:left w:val="none" w:sz="0" w:space="0" w:color="auto"/>
        <w:bottom w:val="none" w:sz="0" w:space="0" w:color="auto"/>
        <w:right w:val="none" w:sz="0" w:space="0" w:color="auto"/>
      </w:divBdr>
    </w:div>
    <w:div w:id="2130774747">
      <w:bodyDiv w:val="1"/>
      <w:marLeft w:val="0"/>
      <w:marRight w:val="0"/>
      <w:marTop w:val="0"/>
      <w:marBottom w:val="0"/>
      <w:divBdr>
        <w:top w:val="none" w:sz="0" w:space="0" w:color="auto"/>
        <w:left w:val="none" w:sz="0" w:space="0" w:color="auto"/>
        <w:bottom w:val="none" w:sz="0" w:space="0" w:color="auto"/>
        <w:right w:val="none" w:sz="0" w:space="0" w:color="auto"/>
      </w:divBdr>
    </w:div>
    <w:div w:id="2131044351">
      <w:bodyDiv w:val="1"/>
      <w:marLeft w:val="0"/>
      <w:marRight w:val="0"/>
      <w:marTop w:val="0"/>
      <w:marBottom w:val="0"/>
      <w:divBdr>
        <w:top w:val="none" w:sz="0" w:space="0" w:color="auto"/>
        <w:left w:val="none" w:sz="0" w:space="0" w:color="auto"/>
        <w:bottom w:val="none" w:sz="0" w:space="0" w:color="auto"/>
        <w:right w:val="none" w:sz="0" w:space="0" w:color="auto"/>
      </w:divBdr>
    </w:div>
    <w:div w:id="2131320894">
      <w:bodyDiv w:val="1"/>
      <w:marLeft w:val="0"/>
      <w:marRight w:val="0"/>
      <w:marTop w:val="0"/>
      <w:marBottom w:val="0"/>
      <w:divBdr>
        <w:top w:val="none" w:sz="0" w:space="0" w:color="auto"/>
        <w:left w:val="none" w:sz="0" w:space="0" w:color="auto"/>
        <w:bottom w:val="none" w:sz="0" w:space="0" w:color="auto"/>
        <w:right w:val="none" w:sz="0" w:space="0" w:color="auto"/>
      </w:divBdr>
    </w:div>
    <w:div w:id="2131585186">
      <w:bodyDiv w:val="1"/>
      <w:marLeft w:val="0"/>
      <w:marRight w:val="0"/>
      <w:marTop w:val="0"/>
      <w:marBottom w:val="0"/>
      <w:divBdr>
        <w:top w:val="none" w:sz="0" w:space="0" w:color="auto"/>
        <w:left w:val="none" w:sz="0" w:space="0" w:color="auto"/>
        <w:bottom w:val="none" w:sz="0" w:space="0" w:color="auto"/>
        <w:right w:val="none" w:sz="0" w:space="0" w:color="auto"/>
      </w:divBdr>
    </w:div>
    <w:div w:id="2131820707">
      <w:bodyDiv w:val="1"/>
      <w:marLeft w:val="0"/>
      <w:marRight w:val="0"/>
      <w:marTop w:val="0"/>
      <w:marBottom w:val="0"/>
      <w:divBdr>
        <w:top w:val="none" w:sz="0" w:space="0" w:color="auto"/>
        <w:left w:val="none" w:sz="0" w:space="0" w:color="auto"/>
        <w:bottom w:val="none" w:sz="0" w:space="0" w:color="auto"/>
        <w:right w:val="none" w:sz="0" w:space="0" w:color="auto"/>
      </w:divBdr>
    </w:div>
    <w:div w:id="2131976795">
      <w:bodyDiv w:val="1"/>
      <w:marLeft w:val="0"/>
      <w:marRight w:val="0"/>
      <w:marTop w:val="0"/>
      <w:marBottom w:val="0"/>
      <w:divBdr>
        <w:top w:val="none" w:sz="0" w:space="0" w:color="auto"/>
        <w:left w:val="none" w:sz="0" w:space="0" w:color="auto"/>
        <w:bottom w:val="none" w:sz="0" w:space="0" w:color="auto"/>
        <w:right w:val="none" w:sz="0" w:space="0" w:color="auto"/>
      </w:divBdr>
    </w:div>
    <w:div w:id="2132049524">
      <w:bodyDiv w:val="1"/>
      <w:marLeft w:val="0"/>
      <w:marRight w:val="0"/>
      <w:marTop w:val="0"/>
      <w:marBottom w:val="0"/>
      <w:divBdr>
        <w:top w:val="none" w:sz="0" w:space="0" w:color="auto"/>
        <w:left w:val="none" w:sz="0" w:space="0" w:color="auto"/>
        <w:bottom w:val="none" w:sz="0" w:space="0" w:color="auto"/>
        <w:right w:val="none" w:sz="0" w:space="0" w:color="auto"/>
      </w:divBdr>
    </w:div>
    <w:div w:id="2132089345">
      <w:bodyDiv w:val="1"/>
      <w:marLeft w:val="0"/>
      <w:marRight w:val="0"/>
      <w:marTop w:val="0"/>
      <w:marBottom w:val="0"/>
      <w:divBdr>
        <w:top w:val="none" w:sz="0" w:space="0" w:color="auto"/>
        <w:left w:val="none" w:sz="0" w:space="0" w:color="auto"/>
        <w:bottom w:val="none" w:sz="0" w:space="0" w:color="auto"/>
        <w:right w:val="none" w:sz="0" w:space="0" w:color="auto"/>
      </w:divBdr>
    </w:div>
    <w:div w:id="2132744641">
      <w:bodyDiv w:val="1"/>
      <w:marLeft w:val="0"/>
      <w:marRight w:val="0"/>
      <w:marTop w:val="0"/>
      <w:marBottom w:val="0"/>
      <w:divBdr>
        <w:top w:val="none" w:sz="0" w:space="0" w:color="auto"/>
        <w:left w:val="none" w:sz="0" w:space="0" w:color="auto"/>
        <w:bottom w:val="none" w:sz="0" w:space="0" w:color="auto"/>
        <w:right w:val="none" w:sz="0" w:space="0" w:color="auto"/>
      </w:divBdr>
    </w:div>
    <w:div w:id="2133555834">
      <w:bodyDiv w:val="1"/>
      <w:marLeft w:val="0"/>
      <w:marRight w:val="0"/>
      <w:marTop w:val="0"/>
      <w:marBottom w:val="0"/>
      <w:divBdr>
        <w:top w:val="none" w:sz="0" w:space="0" w:color="auto"/>
        <w:left w:val="none" w:sz="0" w:space="0" w:color="auto"/>
        <w:bottom w:val="none" w:sz="0" w:space="0" w:color="auto"/>
        <w:right w:val="none" w:sz="0" w:space="0" w:color="auto"/>
      </w:divBdr>
    </w:div>
    <w:div w:id="2133596850">
      <w:bodyDiv w:val="1"/>
      <w:marLeft w:val="0"/>
      <w:marRight w:val="0"/>
      <w:marTop w:val="0"/>
      <w:marBottom w:val="0"/>
      <w:divBdr>
        <w:top w:val="none" w:sz="0" w:space="0" w:color="auto"/>
        <w:left w:val="none" w:sz="0" w:space="0" w:color="auto"/>
        <w:bottom w:val="none" w:sz="0" w:space="0" w:color="auto"/>
        <w:right w:val="none" w:sz="0" w:space="0" w:color="auto"/>
      </w:divBdr>
    </w:div>
    <w:div w:id="2133747726">
      <w:bodyDiv w:val="1"/>
      <w:marLeft w:val="0"/>
      <w:marRight w:val="0"/>
      <w:marTop w:val="0"/>
      <w:marBottom w:val="0"/>
      <w:divBdr>
        <w:top w:val="none" w:sz="0" w:space="0" w:color="auto"/>
        <w:left w:val="none" w:sz="0" w:space="0" w:color="auto"/>
        <w:bottom w:val="none" w:sz="0" w:space="0" w:color="auto"/>
        <w:right w:val="none" w:sz="0" w:space="0" w:color="auto"/>
      </w:divBdr>
    </w:div>
    <w:div w:id="2135714282">
      <w:bodyDiv w:val="1"/>
      <w:marLeft w:val="0"/>
      <w:marRight w:val="0"/>
      <w:marTop w:val="0"/>
      <w:marBottom w:val="0"/>
      <w:divBdr>
        <w:top w:val="none" w:sz="0" w:space="0" w:color="auto"/>
        <w:left w:val="none" w:sz="0" w:space="0" w:color="auto"/>
        <w:bottom w:val="none" w:sz="0" w:space="0" w:color="auto"/>
        <w:right w:val="none" w:sz="0" w:space="0" w:color="auto"/>
      </w:divBdr>
    </w:div>
    <w:div w:id="2137025764">
      <w:bodyDiv w:val="1"/>
      <w:marLeft w:val="0"/>
      <w:marRight w:val="0"/>
      <w:marTop w:val="0"/>
      <w:marBottom w:val="0"/>
      <w:divBdr>
        <w:top w:val="none" w:sz="0" w:space="0" w:color="auto"/>
        <w:left w:val="none" w:sz="0" w:space="0" w:color="auto"/>
        <w:bottom w:val="none" w:sz="0" w:space="0" w:color="auto"/>
        <w:right w:val="none" w:sz="0" w:space="0" w:color="auto"/>
      </w:divBdr>
    </w:div>
    <w:div w:id="2137095261">
      <w:bodyDiv w:val="1"/>
      <w:marLeft w:val="0"/>
      <w:marRight w:val="0"/>
      <w:marTop w:val="0"/>
      <w:marBottom w:val="0"/>
      <w:divBdr>
        <w:top w:val="none" w:sz="0" w:space="0" w:color="auto"/>
        <w:left w:val="none" w:sz="0" w:space="0" w:color="auto"/>
        <w:bottom w:val="none" w:sz="0" w:space="0" w:color="auto"/>
        <w:right w:val="none" w:sz="0" w:space="0" w:color="auto"/>
      </w:divBdr>
    </w:div>
    <w:div w:id="2138177718">
      <w:bodyDiv w:val="1"/>
      <w:marLeft w:val="0"/>
      <w:marRight w:val="0"/>
      <w:marTop w:val="0"/>
      <w:marBottom w:val="0"/>
      <w:divBdr>
        <w:top w:val="none" w:sz="0" w:space="0" w:color="auto"/>
        <w:left w:val="none" w:sz="0" w:space="0" w:color="auto"/>
        <w:bottom w:val="none" w:sz="0" w:space="0" w:color="auto"/>
        <w:right w:val="none" w:sz="0" w:space="0" w:color="auto"/>
      </w:divBdr>
    </w:div>
    <w:div w:id="2138330891">
      <w:bodyDiv w:val="1"/>
      <w:marLeft w:val="0"/>
      <w:marRight w:val="0"/>
      <w:marTop w:val="0"/>
      <w:marBottom w:val="0"/>
      <w:divBdr>
        <w:top w:val="none" w:sz="0" w:space="0" w:color="auto"/>
        <w:left w:val="none" w:sz="0" w:space="0" w:color="auto"/>
        <w:bottom w:val="none" w:sz="0" w:space="0" w:color="auto"/>
        <w:right w:val="none" w:sz="0" w:space="0" w:color="auto"/>
      </w:divBdr>
    </w:div>
    <w:div w:id="2138526884">
      <w:bodyDiv w:val="1"/>
      <w:marLeft w:val="0"/>
      <w:marRight w:val="0"/>
      <w:marTop w:val="0"/>
      <w:marBottom w:val="0"/>
      <w:divBdr>
        <w:top w:val="none" w:sz="0" w:space="0" w:color="auto"/>
        <w:left w:val="none" w:sz="0" w:space="0" w:color="auto"/>
        <w:bottom w:val="none" w:sz="0" w:space="0" w:color="auto"/>
        <w:right w:val="none" w:sz="0" w:space="0" w:color="auto"/>
      </w:divBdr>
    </w:div>
    <w:div w:id="2139908654">
      <w:bodyDiv w:val="1"/>
      <w:marLeft w:val="0"/>
      <w:marRight w:val="0"/>
      <w:marTop w:val="0"/>
      <w:marBottom w:val="0"/>
      <w:divBdr>
        <w:top w:val="none" w:sz="0" w:space="0" w:color="auto"/>
        <w:left w:val="none" w:sz="0" w:space="0" w:color="auto"/>
        <w:bottom w:val="none" w:sz="0" w:space="0" w:color="auto"/>
        <w:right w:val="none" w:sz="0" w:space="0" w:color="auto"/>
      </w:divBdr>
    </w:div>
    <w:div w:id="2139954043">
      <w:bodyDiv w:val="1"/>
      <w:marLeft w:val="0"/>
      <w:marRight w:val="0"/>
      <w:marTop w:val="0"/>
      <w:marBottom w:val="0"/>
      <w:divBdr>
        <w:top w:val="none" w:sz="0" w:space="0" w:color="auto"/>
        <w:left w:val="none" w:sz="0" w:space="0" w:color="auto"/>
        <w:bottom w:val="none" w:sz="0" w:space="0" w:color="auto"/>
        <w:right w:val="none" w:sz="0" w:space="0" w:color="auto"/>
      </w:divBdr>
    </w:div>
    <w:div w:id="2140299077">
      <w:bodyDiv w:val="1"/>
      <w:marLeft w:val="0"/>
      <w:marRight w:val="0"/>
      <w:marTop w:val="0"/>
      <w:marBottom w:val="0"/>
      <w:divBdr>
        <w:top w:val="none" w:sz="0" w:space="0" w:color="auto"/>
        <w:left w:val="none" w:sz="0" w:space="0" w:color="auto"/>
        <w:bottom w:val="none" w:sz="0" w:space="0" w:color="auto"/>
        <w:right w:val="none" w:sz="0" w:space="0" w:color="auto"/>
      </w:divBdr>
    </w:div>
    <w:div w:id="2140492559">
      <w:bodyDiv w:val="1"/>
      <w:marLeft w:val="0"/>
      <w:marRight w:val="0"/>
      <w:marTop w:val="0"/>
      <w:marBottom w:val="0"/>
      <w:divBdr>
        <w:top w:val="none" w:sz="0" w:space="0" w:color="auto"/>
        <w:left w:val="none" w:sz="0" w:space="0" w:color="auto"/>
        <w:bottom w:val="none" w:sz="0" w:space="0" w:color="auto"/>
        <w:right w:val="none" w:sz="0" w:space="0" w:color="auto"/>
      </w:divBdr>
    </w:div>
    <w:div w:id="2140688040">
      <w:bodyDiv w:val="1"/>
      <w:marLeft w:val="0"/>
      <w:marRight w:val="0"/>
      <w:marTop w:val="0"/>
      <w:marBottom w:val="0"/>
      <w:divBdr>
        <w:top w:val="none" w:sz="0" w:space="0" w:color="auto"/>
        <w:left w:val="none" w:sz="0" w:space="0" w:color="auto"/>
        <w:bottom w:val="none" w:sz="0" w:space="0" w:color="auto"/>
        <w:right w:val="none" w:sz="0" w:space="0" w:color="auto"/>
      </w:divBdr>
    </w:div>
    <w:div w:id="2140803003">
      <w:bodyDiv w:val="1"/>
      <w:marLeft w:val="0"/>
      <w:marRight w:val="0"/>
      <w:marTop w:val="0"/>
      <w:marBottom w:val="0"/>
      <w:divBdr>
        <w:top w:val="none" w:sz="0" w:space="0" w:color="auto"/>
        <w:left w:val="none" w:sz="0" w:space="0" w:color="auto"/>
        <w:bottom w:val="none" w:sz="0" w:space="0" w:color="auto"/>
        <w:right w:val="none" w:sz="0" w:space="0" w:color="auto"/>
      </w:divBdr>
    </w:div>
    <w:div w:id="2140950679">
      <w:bodyDiv w:val="1"/>
      <w:marLeft w:val="0"/>
      <w:marRight w:val="0"/>
      <w:marTop w:val="0"/>
      <w:marBottom w:val="0"/>
      <w:divBdr>
        <w:top w:val="none" w:sz="0" w:space="0" w:color="auto"/>
        <w:left w:val="none" w:sz="0" w:space="0" w:color="auto"/>
        <w:bottom w:val="none" w:sz="0" w:space="0" w:color="auto"/>
        <w:right w:val="none" w:sz="0" w:space="0" w:color="auto"/>
      </w:divBdr>
    </w:div>
    <w:div w:id="2142337889">
      <w:bodyDiv w:val="1"/>
      <w:marLeft w:val="0"/>
      <w:marRight w:val="0"/>
      <w:marTop w:val="0"/>
      <w:marBottom w:val="0"/>
      <w:divBdr>
        <w:top w:val="none" w:sz="0" w:space="0" w:color="auto"/>
        <w:left w:val="none" w:sz="0" w:space="0" w:color="auto"/>
        <w:bottom w:val="none" w:sz="0" w:space="0" w:color="auto"/>
        <w:right w:val="none" w:sz="0" w:space="0" w:color="auto"/>
      </w:divBdr>
    </w:div>
    <w:div w:id="2142379915">
      <w:bodyDiv w:val="1"/>
      <w:marLeft w:val="0"/>
      <w:marRight w:val="0"/>
      <w:marTop w:val="0"/>
      <w:marBottom w:val="0"/>
      <w:divBdr>
        <w:top w:val="none" w:sz="0" w:space="0" w:color="auto"/>
        <w:left w:val="none" w:sz="0" w:space="0" w:color="auto"/>
        <w:bottom w:val="none" w:sz="0" w:space="0" w:color="auto"/>
        <w:right w:val="none" w:sz="0" w:space="0" w:color="auto"/>
      </w:divBdr>
    </w:div>
    <w:div w:id="2142841351">
      <w:bodyDiv w:val="1"/>
      <w:marLeft w:val="0"/>
      <w:marRight w:val="0"/>
      <w:marTop w:val="0"/>
      <w:marBottom w:val="0"/>
      <w:divBdr>
        <w:top w:val="none" w:sz="0" w:space="0" w:color="auto"/>
        <w:left w:val="none" w:sz="0" w:space="0" w:color="auto"/>
        <w:bottom w:val="none" w:sz="0" w:space="0" w:color="auto"/>
        <w:right w:val="none" w:sz="0" w:space="0" w:color="auto"/>
      </w:divBdr>
    </w:div>
    <w:div w:id="2143496006">
      <w:bodyDiv w:val="1"/>
      <w:marLeft w:val="0"/>
      <w:marRight w:val="0"/>
      <w:marTop w:val="0"/>
      <w:marBottom w:val="0"/>
      <w:divBdr>
        <w:top w:val="none" w:sz="0" w:space="0" w:color="auto"/>
        <w:left w:val="none" w:sz="0" w:space="0" w:color="auto"/>
        <w:bottom w:val="none" w:sz="0" w:space="0" w:color="auto"/>
        <w:right w:val="none" w:sz="0" w:space="0" w:color="auto"/>
      </w:divBdr>
    </w:div>
    <w:div w:id="2143845095">
      <w:bodyDiv w:val="1"/>
      <w:marLeft w:val="0"/>
      <w:marRight w:val="0"/>
      <w:marTop w:val="0"/>
      <w:marBottom w:val="0"/>
      <w:divBdr>
        <w:top w:val="none" w:sz="0" w:space="0" w:color="auto"/>
        <w:left w:val="none" w:sz="0" w:space="0" w:color="auto"/>
        <w:bottom w:val="none" w:sz="0" w:space="0" w:color="auto"/>
        <w:right w:val="none" w:sz="0" w:space="0" w:color="auto"/>
      </w:divBdr>
    </w:div>
    <w:div w:id="2144272464">
      <w:bodyDiv w:val="1"/>
      <w:marLeft w:val="0"/>
      <w:marRight w:val="0"/>
      <w:marTop w:val="0"/>
      <w:marBottom w:val="0"/>
      <w:divBdr>
        <w:top w:val="none" w:sz="0" w:space="0" w:color="auto"/>
        <w:left w:val="none" w:sz="0" w:space="0" w:color="auto"/>
        <w:bottom w:val="none" w:sz="0" w:space="0" w:color="auto"/>
        <w:right w:val="none" w:sz="0" w:space="0" w:color="auto"/>
      </w:divBdr>
    </w:div>
    <w:div w:id="2144273490">
      <w:bodyDiv w:val="1"/>
      <w:marLeft w:val="0"/>
      <w:marRight w:val="0"/>
      <w:marTop w:val="0"/>
      <w:marBottom w:val="0"/>
      <w:divBdr>
        <w:top w:val="none" w:sz="0" w:space="0" w:color="auto"/>
        <w:left w:val="none" w:sz="0" w:space="0" w:color="auto"/>
        <w:bottom w:val="none" w:sz="0" w:space="0" w:color="auto"/>
        <w:right w:val="none" w:sz="0" w:space="0" w:color="auto"/>
      </w:divBdr>
    </w:div>
    <w:div w:id="2145080529">
      <w:bodyDiv w:val="1"/>
      <w:marLeft w:val="0"/>
      <w:marRight w:val="0"/>
      <w:marTop w:val="0"/>
      <w:marBottom w:val="0"/>
      <w:divBdr>
        <w:top w:val="none" w:sz="0" w:space="0" w:color="auto"/>
        <w:left w:val="none" w:sz="0" w:space="0" w:color="auto"/>
        <w:bottom w:val="none" w:sz="0" w:space="0" w:color="auto"/>
        <w:right w:val="none" w:sz="0" w:space="0" w:color="auto"/>
      </w:divBdr>
    </w:div>
    <w:div w:id="2145808487">
      <w:bodyDiv w:val="1"/>
      <w:marLeft w:val="0"/>
      <w:marRight w:val="0"/>
      <w:marTop w:val="0"/>
      <w:marBottom w:val="0"/>
      <w:divBdr>
        <w:top w:val="none" w:sz="0" w:space="0" w:color="auto"/>
        <w:left w:val="none" w:sz="0" w:space="0" w:color="auto"/>
        <w:bottom w:val="none" w:sz="0" w:space="0" w:color="auto"/>
        <w:right w:val="none" w:sz="0" w:space="0" w:color="auto"/>
      </w:divBdr>
    </w:div>
    <w:div w:id="2146004931">
      <w:bodyDiv w:val="1"/>
      <w:marLeft w:val="0"/>
      <w:marRight w:val="0"/>
      <w:marTop w:val="0"/>
      <w:marBottom w:val="0"/>
      <w:divBdr>
        <w:top w:val="none" w:sz="0" w:space="0" w:color="auto"/>
        <w:left w:val="none" w:sz="0" w:space="0" w:color="auto"/>
        <w:bottom w:val="none" w:sz="0" w:space="0" w:color="auto"/>
        <w:right w:val="none" w:sz="0" w:space="0" w:color="auto"/>
      </w:divBdr>
    </w:div>
    <w:div w:id="2146115096">
      <w:bodyDiv w:val="1"/>
      <w:marLeft w:val="0"/>
      <w:marRight w:val="0"/>
      <w:marTop w:val="0"/>
      <w:marBottom w:val="0"/>
      <w:divBdr>
        <w:top w:val="none" w:sz="0" w:space="0" w:color="auto"/>
        <w:left w:val="none" w:sz="0" w:space="0" w:color="auto"/>
        <w:bottom w:val="none" w:sz="0" w:space="0" w:color="auto"/>
        <w:right w:val="none" w:sz="0" w:space="0" w:color="auto"/>
      </w:divBdr>
    </w:div>
    <w:div w:id="2146198477">
      <w:bodyDiv w:val="1"/>
      <w:marLeft w:val="0"/>
      <w:marRight w:val="0"/>
      <w:marTop w:val="0"/>
      <w:marBottom w:val="0"/>
      <w:divBdr>
        <w:top w:val="none" w:sz="0" w:space="0" w:color="auto"/>
        <w:left w:val="none" w:sz="0" w:space="0" w:color="auto"/>
        <w:bottom w:val="none" w:sz="0" w:space="0" w:color="auto"/>
        <w:right w:val="none" w:sz="0" w:space="0" w:color="auto"/>
      </w:divBdr>
    </w:div>
    <w:div w:id="2146266367">
      <w:bodyDiv w:val="1"/>
      <w:marLeft w:val="0"/>
      <w:marRight w:val="0"/>
      <w:marTop w:val="0"/>
      <w:marBottom w:val="0"/>
      <w:divBdr>
        <w:top w:val="none" w:sz="0" w:space="0" w:color="auto"/>
        <w:left w:val="none" w:sz="0" w:space="0" w:color="auto"/>
        <w:bottom w:val="none" w:sz="0" w:space="0" w:color="auto"/>
        <w:right w:val="none" w:sz="0" w:space="0" w:color="auto"/>
      </w:divBdr>
    </w:div>
    <w:div w:id="2146854683">
      <w:bodyDiv w:val="1"/>
      <w:marLeft w:val="0"/>
      <w:marRight w:val="0"/>
      <w:marTop w:val="0"/>
      <w:marBottom w:val="0"/>
      <w:divBdr>
        <w:top w:val="none" w:sz="0" w:space="0" w:color="auto"/>
        <w:left w:val="none" w:sz="0" w:space="0" w:color="auto"/>
        <w:bottom w:val="none" w:sz="0" w:space="0" w:color="auto"/>
        <w:right w:val="none" w:sz="0" w:space="0" w:color="auto"/>
      </w:divBdr>
    </w:div>
    <w:div w:id="2147161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504/IJSPM.2022.128289" TargetMode="External"/><Relationship Id="rId26" Type="http://schemas.openxmlformats.org/officeDocument/2006/relationships/hyperlink" Target="https://doi.org/10.1038/nclimate1783" TargetMode="External"/><Relationship Id="rId3" Type="http://schemas.openxmlformats.org/officeDocument/2006/relationships/styles" Target="styles.xml"/><Relationship Id="rId21" Type="http://schemas.openxmlformats.org/officeDocument/2006/relationships/hyperlink" Target="https://doi.org/10.1145/2976749.297834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l.acm.org/doi/10.1145/3308897.3308956" TargetMode="External"/><Relationship Id="rId25" Type="http://schemas.openxmlformats.org/officeDocument/2006/relationships/hyperlink" Target="https://doi.org/10.1109/COMST.2020.2969706" TargetMode="External"/><Relationship Id="rId33" Type="http://schemas.openxmlformats.org/officeDocument/2006/relationships/hyperlink" Target="https://doi.org/10.1016/j.patter.2022.100633" TargetMode="External"/><Relationship Id="rId2" Type="http://schemas.openxmlformats.org/officeDocument/2006/relationships/numbering" Target="numbering.xml"/><Relationship Id="rId16" Type="http://schemas.openxmlformats.org/officeDocument/2006/relationships/hyperlink" Target="https://doi.org/10.1016/j.joule.2019.05.012" TargetMode="External"/><Relationship Id="rId20" Type="http://schemas.openxmlformats.org/officeDocument/2006/relationships/hyperlink" Target="https://doi.org/10.1109/TNSE.2023.3282916" TargetMode="External"/><Relationship Id="rId29" Type="http://schemas.openxmlformats.org/officeDocument/2006/relationships/hyperlink" Target="https://doi.org/10.1007/978-3-662-53357-4_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INFCOM.2001.916651" TargetMode="External"/><Relationship Id="rId32" Type="http://schemas.openxmlformats.org/officeDocument/2006/relationships/hyperlink" Target="https://doi.org/10.1080/17445760.2024.2352740" TargetMode="External"/><Relationship Id="rId5" Type="http://schemas.openxmlformats.org/officeDocument/2006/relationships/webSettings" Target="webSettings.xml"/><Relationship Id="rId15" Type="http://schemas.openxmlformats.org/officeDocument/2006/relationships/hyperlink" Target="https://doi.org/10.1016/j.joule.2018.04.016" TargetMode="External"/><Relationship Id="rId23" Type="http://schemas.openxmlformats.org/officeDocument/2006/relationships/hyperlink" Target="https://doi.org/10.1109/WETSEB.2019.00009" TargetMode="External"/><Relationship Id="rId28" Type="http://schemas.openxmlformats.org/officeDocument/2006/relationships/hyperlink" Target="https://doi.org/10.1007/s12599-020-00656-x" TargetMode="External"/><Relationship Id="rId10" Type="http://schemas.openxmlformats.org/officeDocument/2006/relationships/image" Target="media/image3.png"/><Relationship Id="rId19" Type="http://schemas.openxmlformats.org/officeDocument/2006/relationships/hyperlink" Target="https://doi.org/10.1109/INFCOMW.2019.8845253" TargetMode="External"/><Relationship Id="rId31" Type="http://schemas.openxmlformats.org/officeDocument/2006/relationships/hyperlink" Target="https://doi.org/10.1109/QRS-C55045.2021.001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4108/icst.simutools.2011.245534" TargetMode="External"/><Relationship Id="rId27" Type="http://schemas.openxmlformats.org/officeDocument/2006/relationships/hyperlink" Target="https://doi.org/10.1016/j.joule.2019.02.007" TargetMode="External"/><Relationship Id="rId30" Type="http://schemas.openxmlformats.org/officeDocument/2006/relationships/hyperlink" Target="https://github.com/raedrasheed/BlockSim" TargetMode="External"/><Relationship Id="rId35"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3FFE34E-1CC3-461A-BC91-88295F9E9558}">
  <we:reference id="wa200000368" version="1.0.0.0" store="ar-SA"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10C579F-A2F1-4B7B-8C57-45DAE68CF1D5}">
  <we:reference id="wa104382081" version="1.55.1.0" store="en-US" storeType="OMEX"/>
  <we:alternateReferences>
    <we:reference id="wa104382081" version="1.55.1.0" store="" storeType="OMEX"/>
  </we:alternateReferences>
  <we:properties>
    <we:property name="MENDELEY_CITATIONS" value="[{&quot;citationID&quot;:&quot;MENDELEY_CITATION_e7a3d6a6-10d8-4231-9a5e-2a538465b63d&quot;,&quot;properties&quot;:{&quot;noteIndex&quot;:0},&quot;isEdited&quot;:false,&quot;manualOverride&quot;:{&quot;isManuallyOverridden&quot;:false,&quot;citeprocText&quot;:&quot;[1]&quot;,&quot;manualOverrideText&quot;:&quot;&quot;},&quot;citationTag&quot;:&quot;MENDELEY_CITATION_v3_eyJjaXRhdGlvbklEIjoiTUVOREVMRVlfQ0lUQVRJT05fZTdhM2Q2YTYtMTBkOC00MjMxLTlhNWUtMmE1Mzg0NjViNjNk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3cf7e4e3-e2b1-4d96-af13-4304837396e7&quot;,&quot;properties&quot;:{&quot;noteIndex&quot;:0},&quot;isEdited&quot;:false,&quot;manualOverride&quot;:{&quot;isManuallyOverridden&quot;:false,&quot;citeprocText&quot;:&quot;[1]&quot;,&quot;manualOverrideText&quot;:&quot;&quot;},&quot;citationTag&quot;:&quot;MENDELEY_CITATION_v3_eyJjaXRhdGlvbklEIjoiTUVOREVMRVlfQ0lUQVRJT05fM2NmN2U0ZTMtZTJiMS00ZDk2LWFmMTMtNDMwNDgzNzM5NmU3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39e634e6-3b97-4941-b541-9e77cb4b6bea&quot;,&quot;properties&quot;:{&quot;noteIndex&quot;:0},&quot;isEdited&quot;:false,&quot;manualOverride&quot;:{&quot;isManuallyOverridden&quot;:false,&quot;citeprocText&quot;:&quot;[1]&quot;,&quot;manualOverrideText&quot;:&quot;&quot;},&quot;citationTag&quot;:&quot;MENDELEY_CITATION_v3_eyJjaXRhdGlvbklEIjoiTUVOREVMRVlfQ0lUQVRJT05fMzllNjM0ZTYtM2I5Ny00OTQxLWI1NDEtOWU3N2NiNGI2YmVh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e23481cb-48bf-442f-9273-76aaa0bd4e2e&quot;,&quot;properties&quot;:{&quot;noteIndex&quot;:0},&quot;isEdited&quot;:false,&quot;manualOverride&quot;:{&quot;isManuallyOverridden&quot;:false,&quot;citeprocText&quot;:&quot;[2]&quot;,&quot;manualOverrideText&quot;:&quot;&quot;},&quot;citationTag&quot;:&quot;MENDELEY_CITATION_v3_eyJjaXRhdGlvbklEIjoiTUVOREVMRVlfQ0lUQVRJT05fZTIzNDgxY2ItNDhiZi00NDJmLTkyNzMtNzZhYWEwYmQ0ZTJl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f36334bc-d96f-4169-9a30-726a048c386f&quot;,&quot;properties&quot;:{&quot;noteIndex&quot;:0},&quot;isEdited&quot;:false,&quot;manualOverride&quot;:{&quot;isManuallyOverridden&quot;:false,&quot;citeprocText&quot;:&quot;[3]&quot;,&quot;manualOverrideText&quot;:&quot;&quot;},&quot;citationTag&quot;:&quot;MENDELEY_CITATION_v3_eyJjaXRhdGlvbklEIjoiTUVOREVMRVlfQ0lUQVRJT05fZjM2MzM0YmMtZDk2Zi00MTY5LTlhMzAtNzI2YTA0OGMzODZm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X1dfQ==&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citationID&quot;:&quot;MENDELEY_CITATION_2bf1b7c3-cbbe-400c-ab3f-24d4305277d0&quot;,&quot;properties&quot;:{&quot;noteIndex&quot;:0},&quot;isEdited&quot;:false,&quot;manualOverride&quot;:{&quot;isManuallyOverridden&quot;:false,&quot;citeprocText&quot;:&quot;[4]&quot;,&quot;manualOverrideText&quot;:&quot;&quot;},&quot;citationTag&quot;:&quot;MENDELEY_CITATION_v3_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&quot;,&quot;citationItems&quot;:[{&quot;id&quot;:&quot;d40bf7c3-f14e-3130-be6f-867aa14f0943&quot;,&quot;itemData&quot;:{&quot;type&quot;:&quot;article-journal&quot;,&quot;id&quot;:&quot;d40bf7c3-f14e-3130-be6f-867aa14f0943&quot;,&quot;title&quot;:&quot;Bitcoin: A Peer-to-Peer Electronic Cash System&quot;,&quot;author&quot;:[{&quot;family&quot;:&quot;Nakamoto&quot;,&quot;given&quot;:&quot;Satoshi&quot;,&quot;parse-names&quot;:false,&quot;dropping-particle&quot;:&quot;&quot;,&quot;non-dropping-particle&quot;:&quot;&quot;}],&quot;accessed&quot;:{&quot;date-parts&quot;:[[2025,1,3]]},&quot;URL&quot;:&quot;www.bitcoin.org&quot;,&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11f564c-fae7-47ae-9c8e-ff931755f000&quot;,&quot;properties&quot;:{&quot;noteIndex&quot;:0},&quot;isEdited&quot;:false,&quot;manualOverride&quot;:{&quot;isManuallyOverridden&quot;:false,&quot;citeprocText&quot;:&quot;[5]&quot;,&quot;manualOverrideText&quot;:&quot;&quot;},&quot;citationTag&quot;:&quot;MENDELEY_CITATION_v3_eyJjaXRhdGlvbklEIjoiTUVOREVMRVlfQ0lUQVRJT05fYzExZjU2NGMtZmFlNy00N2FlLTljOGUtZmY5MzE3NTVmMDAw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7edfea85-6384-475e-873c-15a0c632d53b&quot;,&quot;properties&quot;:{&quot;noteIndex&quot;:0},&quot;isEdited&quot;:false,&quot;manualOverride&quot;:{&quot;isManuallyOverridden&quot;:false,&quot;citeprocText&quot;:&quot;[6]&quot;,&quot;manualOverrideText&quot;:&quot;&quot;},&quot;citationTag&quot;:&quot;MENDELEY_CITATION_v3_eyJjaXRhdGlvbklEIjoiTUVOREVMRVlfQ0lUQVRJT05fN2VkZmVhODUtNjM4NC00NzVlLTg3M2MtMTVhMGM2MzJkNTNi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db7dca0a-3643-4a02-aa6a-856dfc174c69&quot;,&quot;properties&quot;:{&quot;noteIndex&quot;:0},&quot;isEdited&quot;:false,&quot;manualOverride&quot;:{&quot;isManuallyOverridden&quot;:false,&quot;citeprocText&quot;:&quot;[7]&quot;,&quot;manualOverrideText&quot;:&quot;&quot;},&quot;citationTag&quot;:&quot;MENDELEY_CITATION_v3_eyJjaXRhdGlvbklEIjoiTUVOREVMRVlfQ0lUQVRJT05fZGI3ZGNhMGEtMzY0My00YTAyLWFhNmEtODU2ZGZjMTc0YzY5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8c14f8c5-373d-4d1d-b60d-0bdc185aa0bf&quot;,&quot;properties&quot;:{&quot;noteIndex&quot;:0},&quot;isEdited&quot;:false,&quot;manualOverride&quot;:{&quot;isManuallyOverridden&quot;:false,&quot;citeprocText&quot;:&quot;[8]&quot;,&quot;manualOverrideText&quot;:&quot;&quot;},&quot;citationTag&quot;:&quot;MENDELEY_CITATION_v3_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&quot;,&quot;citationItems&quot;:[{&quot;id&quot;:&quot;41193cd9-aadd-3cd1-820d-9bdf2c0c20a0&quot;,&quot;itemData&quot;:{&quot;type&quot;:&quot;webpage&quot;,&quot;id&quot;:&quot;41193cd9-aadd-3cd1-820d-9bdf2c0c20a0&quot;,&quot;title&quot;:&quot;Delegated Proof of Stake (DPOS) — BitShares Documentation documentation&quot;,&quot;accessed&quot;:{&quot;date-parts&quot;:[[2025,1,3]]},&quot;URL&quot;:&quot;https://how.bitshares.works/en/master/technology/dpos.html&quot;,&quot;container-title-short&quot;:&quot;&quot;},&quot;isTemporary&quot;:false}]},{&quot;citationID&quot;:&quot;MENDELEY_CITATION_79d252c2-fc8c-449d-9398-b2d17eb43b48&quot;,&quot;properties&quot;:{&quot;noteIndex&quot;:0},&quot;isEdited&quot;:false,&quot;manualOverride&quot;:{&quot;isManuallyOverridden&quot;:false,&quot;citeprocText&quot;:&quot;[9]&quot;,&quot;manualOverrideText&quot;:&quot;&quot;},&quot;citationTag&quot;:&quot;MENDELEY_CITATION_v3_eyJjaXRhdGlvbklEIjoiTUVOREVMRVlfQ0lUQVRJT05fNzlkMjUyYzItZmM4Yy00NDlkLTkzOTgtYjJkMTdlYjQzYjQ4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37b8357a-b78b-4532-ad2b-57118917e2e8&quot;,&quot;properties&quot;:{&quot;noteIndex&quot;:0},&quot;isEdited&quot;:false,&quot;manualOverride&quot;:{&quot;isManuallyOverridden&quot;:false,&quot;citeprocText&quot;:&quot;[10]&quot;,&quot;manualOverrideText&quot;:&quot;&quot;},&quot;citationTag&quot;:&quot;MENDELEY_CITATION_v3_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&quot;,&quot;citationItems&quot;:[{&quot;id&quot;:&quot;467d18c0-25ef-387f-9a9d-dbf478d556bc&quot;,&quot;itemData&quot;:{&quot;type&quot;:&quot;webpage&quot;,&quot;id&quot;:&quot;467d18c0-25ef-387f-9a9d-dbf478d556bc&quot;,&quot;title&quot;:&quot;Hyperledger Foundation&quot;,&quot;accessed&quot;:{&quot;date-parts&quot;:[[2025,1,3]]},&quot;URL&quot;:&quot;https://www.hyperledger.org/&quot;,&quot;container-title-short&quot;:&quot;&quot;},&quot;isTemporary&quot;:false,&quot;suppress-author&quot;:false,&quot;composite&quot;:false,&quot;author-only&quot;:false}]},{&quot;citationID&quot;:&quot;MENDELEY_CITATION_6cd555a4-173a-4606-a7bd-2c63c529ffab&quot;,&quot;properties&quot;:{&quot;noteIndex&quot;:0},&quot;isEdited&quot;:false,&quot;manualOverride&quot;:{&quot;isManuallyOverridden&quot;:false,&quot;citeprocText&quot;:&quot;[11]&quot;,&quot;manualOverrideText&quot;:&quot;&quot;},&quot;citationTag&quot;:&quot;MENDELEY_CITATION_v3_eyJjaXRhdGlvbklEIjoiTUVOREVMRVlfQ0lUQVRJT05fNmNkNTU1YTQtMTczYS00NjA2LWE3YmQtMmM2M2M1MjlmZmFi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d96b0b71-1d2e-4e48-a185-adfb373220a4&quot;,&quot;properties&quot;:{&quot;noteIndex&quot;:0},&quot;isEdited&quot;:false,&quot;manualOverride&quot;:{&quot;isManuallyOverridden&quot;:false,&quot;citeprocText&quot;:&quot;[12]&quot;,&quot;manualOverrideText&quot;:&quot;&quot;},&quot;citationTag&quot;:&quot;MENDELEY_CITATION_v3_eyJjaXRhdGlvbklEIjoiTUVOREVMRVlfQ0lUQVRJT05fZDk2YjBiNzEtMWQyZS00ZTQ4LWExODUtYWRmYjM3MzIyMGE0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bfd7428a-498a-4738-bbba-1d3a222fe774&quot;,&quot;properties&quot;:{&quot;noteIndex&quot;:0},&quot;isEdited&quot;:false,&quot;manualOverride&quot;:{&quot;isManuallyOverridden&quot;:false,&quot;citeprocText&quot;:&quot;[13]&quot;,&quot;manualOverrideText&quot;:&quot;&quot;},&quot;citationTag&quot;:&quot;MENDELEY_CITATION_v3_eyJjaXRhdGlvbklEIjoiTUVOREVMRVlfQ0lUQVRJT05fYmZkNzQyOGEtNDk4YS00NzM4LWJiYmEtMWQzYTIyMmZlNzc0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fc81082d-1cf1-4cb8-b089-8422cde43f4b&quot;,&quot;properties&quot;:{&quot;noteIndex&quot;:0},&quot;isEdited&quot;:false,&quot;manualOverride&quot;:{&quot;isManuallyOverridden&quot;:false,&quot;citeprocText&quot;:&quot;[14]&quot;,&quot;manualOverrideText&quot;:&quot;&quot;},&quot;citationTag&quot;:&quot;MENDELEY_CITATION_v3_eyJjaXRhdGlvbklEIjoiTUVOREVMRVlfQ0lUQVRJT05fZmM4MTA4MmQtMWNmMS00Y2I4LWIwODktODQyMmNkZTQzZjRi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5906f811-db0d-415d-8b0e-71138f94ae0d&quot;,&quot;properties&quot;:{&quot;noteIndex&quot;:0},&quot;isEdited&quot;:false,&quot;manualOverride&quot;:{&quot;isManuallyOverridden&quot;:false,&quot;citeprocText&quot;:&quot;[14]&quot;,&quot;manualOverrideText&quot;:&quot;&quot;},&quot;citationTag&quot;:&quot;MENDELEY_CITATION_v3_eyJjaXRhdGlvbklEIjoiTUVOREVMRVlfQ0lUQVRJT05fNTkwNmY4MTEtZGIwZC00MTVkLThiMGUtNzExMzhmOTRhZTBk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6f65af85-39a6-42e5-8f20-44173ed8be0f&quot;,&quot;properties&quot;:{&quot;noteIndex&quot;:0},&quot;isEdited&quot;:false,&quot;manualOverride&quot;:{&quot;isManuallyOverridden&quot;:false,&quot;citeprocText&quot;:&quot;[14]&quot;,&quot;manualOverrideText&quot;:&quot;&quot;},&quot;citationTag&quot;:&quot;MENDELEY_CITATION_v3_eyJjaXRhdGlvbklEIjoiTUVOREVMRVlfQ0lUQVRJT05fNmY2NWFmODUtMzlhNi00MmU1LThmMjAtNDQxNzNlZDhiZTBm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060ae08f-2a3d-494f-8dfc-d4078c73e320&quot;,&quot;properties&quot;:{&quot;noteIndex&quot;:0},&quot;isEdited&quot;:false,&quot;manualOverride&quot;:{&quot;isManuallyOverridden&quot;:false,&quot;citeprocText&quot;:&quot;[15]&quot;,&quot;manualOverrideText&quot;:&quot;&quot;},&quot;citationTag&quot;:&quot;MENDELEY_CITATION_v3_eyJjaXRhdGlvbklEIjoiTUVOREVMRVlfQ0lUQVRJT05fMDYwYWUwOGYtMmEzZC00OTRmLThkZmMtZDQwNzhjNzNlMzIw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2c1f8d99-edea-499e-941e-144cc0641e6f&quot;,&quot;properties&quot;:{&quot;noteIndex&quot;:0},&quot;isEdited&quot;:false,&quot;manualOverride&quot;:{&quot;isManuallyOverridden&quot;:false,&quot;citeprocText&quot;:&quot;[15]&quot;,&quot;manualOverrideText&quot;:&quot;&quot;},&quot;citationTag&quot;:&quot;MENDELEY_CITATION_v3_eyJjaXRhdGlvbklEIjoiTUVOREVMRVlfQ0lUQVRJT05fMmMxZjhkOTktZWRlYS00OTllLTk0MWUtMTQ0Y2MwNjQxZTZm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ce19dfbe-8fc5-466a-959b-77670907d900&quot;,&quot;properties&quot;:{&quot;noteIndex&quot;:0},&quot;isEdited&quot;:false,&quot;manualOverride&quot;:{&quot;isManuallyOverridden&quot;:false,&quot;citeprocText&quot;:&quot;[15]&quot;,&quot;manualOverrideText&quot;:&quot;&quot;},&quot;citationTag&quot;:&quot;MENDELEY_CITATION_v3_eyJjaXRhdGlvbklEIjoiTUVOREVMRVlfQ0lUQVRJT05fY2UxOWRmYmUtOGZjNS00NjZhLTk1OWItNzc2NzA5MDdkOTAw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768fb1e9-5e4f-4d54-bf64-da40b66a49c8&quot;,&quot;properties&quot;:{&quot;noteIndex&quot;:0},&quot;isEdited&quot;:false,&quot;manualOverride&quot;:{&quot;isManuallyOverridden&quot;:false,&quot;citeprocText&quot;:&quot;[16]&quot;,&quot;manualOverrideText&quot;:&quot;&quot;},&quot;citationTag&quot;:&quot;MENDELEY_CITATION_v3_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&quot;,&quot;citationItems&quot;:[{&quot;id&quot;:&quot;f697c26b-93cb-380c-9592-e4218c054c9f&quot;,&quot;itemData&quot;:{&quot;type&quot;:&quot;article-journal&quot;,&quot;id&quot;:&quot;f697c26b-93cb-380c-9592-e4218c054c9f&quot;,&quot;title&quot;:&quot;Blockchain-based decentralized power dispatching model for power grids integrated with renewable energy and flexible load&quot;,&quot;author&quot;:[{&quot;family&quot;:&quot;Xu&quot;,&quot;given&quot;:&quot;L&quot;,&quot;parse-names&quot;:false,&quot;dropping-particle&quot;:&quot;&quot;,&quot;non-dropping-particle&quot;:&quot;&quot;},{&quot;family&quot;:&quot;Yu&quot;,&quot;given&quot;:&quot;D&quot;,&quot;parse-names&quot;:false,&quot;dropping-particle&quot;:&quot;&quot;,&quot;non-dropping-particle&quot;:&quot;&quot;},{&quot;family&quot;:&quot;Zhou&quot;,&quot;given&quot;:&quot;J&quot;,&quot;parse-names&quot;:false,&quot;dropping-particle&quot;:&quot;&quot;,&quot;non-dropping-particle&quot;:&quot;&quot;},{&quot;family&quot;:&quot;Processes&quot;,&quot;given&quot;:&quot;C Jin -&quot;,&quot;parse-names&quot;:false,&quot;dropping-particle&quot;:&quot;&quot;,&quot;non-dropping-particle&quot;:&quot;&quot;},{&quot;family&quot;:&quot;2023&quot;,&quot;given&quot;:&quot;undefined&quot;,&quot;parse-names&quot;:false,&quot;dropping-particle&quot;:&quot;&quot;,&quot;non-dropping-particle&quot;:&quot;&quot;}],&quot;container-title&quot;:&quot;mdpi.comL Xu, D Yu, J Zhou, C JinProcesses, 2023•mdpi.com&quot;,&quot;accessed&quot;:{&quot;date-parts&quot;:[[2025,1,3]]},&quot;DOI&quot;:&quot;10.3390/pr11061673&quot;,&quot;URL&quot;:&quot;https://www.mdpi.com/2227-9717/11/6/1673&quot;,&quot;issued&quot;:{&quot;date-parts&quot;:[[2023]]},&quot;abstract&quot;:&quot;To cope with the energy crisis and environmental pollution, the future development of the power system has to change towards a clean, low-carbon, flexible, and diversified direction. This paper proposes a decentralized power dispatching model based on blockchain technology to address the problems of uncertainty, privacy, security, and reliability in power dispatching systems containing renewable energy and flexible loads. Considering the uncertainty of wind, photovoltaic, and flexible load integration into the power grid, the total generation costs of the system are established, and the smart contracts of the decentralized power dispatching are proposed. The proof of work (PoW) consensus mechanism is improved in this paper. The hash operation that must be repeated in the PoW algorithm is replaced by an optimized computation process using a blockchain-based genetic algorithm (BD-GA). The proof of work-load-genetic algorithm-based (PoW-GAD) consensus algorithm is proposed. The decentralized power dispatching model and improved consensus algorithms' effectiveness was confirmed by simulation. The power dispatching method in this paper reduces the system cost and increases wind and photovoltaic usage. The improved PoW-GAD algorithm, while inheriting the security features of the PoW algorithm, adapts to the blockchain-based decentralized dispatching structure and enhances system security.&quot;,&quot;container-title-short&quot;:&quot;&quot;},&quot;isTemporary&quot;:false,&quot;suppress-author&quot;:false,&quot;composite&quot;:false,&quot;author-only&quot;:false}]},{&quot;citationID&quot;:&quot;MENDELEY_CITATION_26b49fa3-2294-4c4d-84c9-307580b3d75e&quot;,&quot;properties&quot;:{&quot;noteIndex&quot;:0},&quot;isEdited&quot;:false,&quot;manualOverride&quot;:{&quot;isManuallyOverridden&quot;:false,&quot;citeprocText&quot;:&quot;[17]&quot;,&quot;manualOverrideText&quot;:&quot;&quot;},&quot;citationTag&quot;:&quot;MENDELEY_CITATION_v3_eyJjaXRhdGlvbklEIjoiTUVOREVMRVlfQ0lUQVRJT05fMjZiNDlmYTMtMjI5NC00YzRkLTg0YzktMzA3NTgwYjNkNzVl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1c657679-1dcf-4372-acc1-ce9d6199699c&quot;,&quot;properties&quot;:{&quot;noteIndex&quot;:0},&quot;isEdited&quot;:false,&quot;manualOverride&quot;:{&quot;isManuallyOverridden&quot;:false,&quot;citeprocText&quot;:&quot;[18]&quot;,&quot;manualOverrideText&quot;:&quot;&quot;},&quot;citationTag&quot;:&quot;MENDELEY_CITATION_v3_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&quot;,&quot;citationItems&quot;:[{&quot;id&quot;:&quot;ad7827c6-3fed-3a03-85b2-bb00bac188a3&quot;,&quot;itemData&quot;:{&quot;type&quot;:&quot;article-journal&quot;,&quot;id&quot;:&quot;ad7827c6-3fed-3a03-85b2-bb00bac188a3&quot;,&quot;title&quot;:&quot;The impact of blockchain technology on human resource management&quot;,&quot;author&quot;:[{&quot;family&quot;:&quot;Atay&quot;,&quot;given&quot;:&quot;E&quot;,&quot;parse-names&quot;:false,&quot;dropping-particle&quot;:&quot;&quot;,&quot;non-dropping-particle&quot;:&quot;&quot;},{&quot;family&quot;:&quot;e&quot;,&quot;given&quot;:&quot;JLYT Tong - Handbook of research on social impacts of&quot;,&quot;parse-names&quot;:false,&quot;dropping-particle&quot;:&quot;&quot;,&quot;non-dropping-particle&quot;:&quot;&quot;},{&quot;family&quot;:&quot;2022&quot;,&quot;given&quot;:&quot;undefined&quot;,&quot;parse-names&quot;:false,&quot;dropping-particle&quot;:&quot;&quot;,&quot;non-dropping-particle&quot;:&quot;&quot;}],&quot;container-title&quot;:&quot;igi-global.comE Atay, JLYT TongHandbook of research on social impacts of e-payment and blockchain, 2022•igi-global.com&quot;,&quot;accessed&quot;:{&quot;date-parts&quot;:[[2025,1,3]]},&quot;URL&quot;:&quot;https://www.igi-global.com/chapter/the-impact-of-blockchain-technology-on-human-resource-management/293863&quot;,&quot;container-title-short&quot;:&quot;&quot;},&quot;isTemporary&quot;:false,&quot;suppress-author&quot;:false,&quot;composite&quot;:false,&quot;author-only&quot;:false}]},{&quot;citationID&quot;:&quot;MENDELEY_CITATION_3a367141-8340-4c17-87f3-d9a3757b67b6&quot;,&quot;properties&quot;:{&quot;noteIndex&quot;:0},&quot;isEdited&quot;:false,&quot;manualOverride&quot;:{&quot;isManuallyOverridden&quot;:false,&quot;citeprocText&quot;:&quot;[2]&quot;,&quot;manualOverrideText&quot;:&quot;&quot;},&quot;citationTag&quot;:&quot;MENDELEY_CITATION_v3_eyJjaXRhdGlvbklEIjoiTUVOREVMRVlfQ0lUQVRJT05fM2EzNjcxNDEtODM0MC00YzE3LTg3ZjMtZDlhMzc1N2I2N2I2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17b13903-26bd-4eee-92d4-d01c46df013a&quot;,&quot;properties&quot;:{&quot;noteIndex&quot;:0},&quot;isEdited&quot;:false,&quot;manualOverride&quot;:{&quot;isManuallyOverridden&quot;:false,&quot;citeprocText&quot;:&quot;[3]&quot;,&quot;manualOverrideText&quot;:&quot;&quot;},&quot;citationTag&quot;:&quot;MENDELEY_CITATION_v3_eyJjaXRhdGlvbklEIjoiTUVOREVMRVlfQ0lUQVRJT05fMTdiMTM5MDMtMjZiZC00ZWVlLTkyZDQtZDAxYzQ2ZGYwMTNh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X1dfQ==&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citationID&quot;:&quot;MENDELEY_CITATION_997acbbb-5dd0-4dac-af05-0d5c5b3a651b&quot;,&quot;properties&quot;:{&quot;noteIndex&quot;:0},&quot;isEdited&quot;:false,&quot;manualOverride&quot;:{&quot;isManuallyOverridden&quot;:false,&quot;citeprocText&quot;:&quot;[4]&quot;,&quot;manualOverrideText&quot;:&quot;&quot;},&quot;citationTag&quot;:&quot;MENDELEY_CITATION_v3_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&quot;,&quot;citationItems&quot;:[{&quot;id&quot;:&quot;d40bf7c3-f14e-3130-be6f-867aa14f0943&quot;,&quot;itemData&quot;:{&quot;type&quot;:&quot;article-journal&quot;,&quot;id&quot;:&quot;d40bf7c3-f14e-3130-be6f-867aa14f0943&quot;,&quot;title&quot;:&quot;Bitcoin: A Peer-to-Peer Electronic Cash System&quot;,&quot;author&quot;:[{&quot;family&quot;:&quot;Nakamoto&quot;,&quot;given&quot;:&quot;Satoshi&quot;,&quot;parse-names&quot;:false,&quot;dropping-particle&quot;:&quot;&quot;,&quot;non-dropping-particle&quot;:&quot;&quot;}],&quot;accessed&quot;:{&quot;date-parts&quot;:[[2025,1,3]]},&quot;URL&quot;:&quot;www.bitcoin.org&quot;,&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907fd5f2-c81c-42f8-a88a-6c56cd0b50bc&quot;,&quot;properties&quot;:{&quot;noteIndex&quot;:0},&quot;isEdited&quot;:false,&quot;manualOverride&quot;:{&quot;isManuallyOverridden&quot;:false,&quot;citeprocText&quot;:&quot;[16]&quot;,&quot;manualOverrideText&quot;:&quot;&quot;},&quot;citationTag&quot;:&quot;MENDELEY_CITATION_v3_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&quot;,&quot;citationItems&quot;:[{&quot;id&quot;:&quot;f697c26b-93cb-380c-9592-e4218c054c9f&quot;,&quot;itemData&quot;:{&quot;type&quot;:&quot;article-journal&quot;,&quot;id&quot;:&quot;f697c26b-93cb-380c-9592-e4218c054c9f&quot;,&quot;title&quot;:&quot;Blockchain-based decentralized power dispatching model for power grids integrated with renewable energy and flexible load&quot;,&quot;author&quot;:[{&quot;family&quot;:&quot;Xu&quot;,&quot;given&quot;:&quot;L&quot;,&quot;parse-names&quot;:false,&quot;dropping-particle&quot;:&quot;&quot;,&quot;non-dropping-particle&quot;:&quot;&quot;},{&quot;family&quot;:&quot;Yu&quot;,&quot;given&quot;:&quot;D&quot;,&quot;parse-names&quot;:false,&quot;dropping-particle&quot;:&quot;&quot;,&quot;non-dropping-particle&quot;:&quot;&quot;},{&quot;family&quot;:&quot;Zhou&quot;,&quot;given&quot;:&quot;J&quot;,&quot;parse-names&quot;:false,&quot;dropping-particle&quot;:&quot;&quot;,&quot;non-dropping-particle&quot;:&quot;&quot;},{&quot;family&quot;:&quot;Processes&quot;,&quot;given&quot;:&quot;C Jin -&quot;,&quot;parse-names&quot;:false,&quot;dropping-particle&quot;:&quot;&quot;,&quot;non-dropping-particle&quot;:&quot;&quot;},{&quot;family&quot;:&quot;2023&quot;,&quot;given&quot;:&quot;undefined&quot;,&quot;parse-names&quot;:false,&quot;dropping-particle&quot;:&quot;&quot;,&quot;non-dropping-particle&quot;:&quot;&quot;}],&quot;container-title&quot;:&quot;mdpi.comL Xu, D Yu, J Zhou, C JinProcesses, 2023•mdpi.com&quot;,&quot;accessed&quot;:{&quot;date-parts&quot;:[[2025,1,3]]},&quot;DOI&quot;:&quot;10.3390/pr11061673&quot;,&quot;URL&quot;:&quot;https://www.mdpi.com/2227-9717/11/6/1673&quot;,&quot;issued&quot;:{&quot;date-parts&quot;:[[2023]]},&quot;abstract&quot;:&quot;To cope with the energy crisis and environmental pollution, the future development of the power system has to change towards a clean, low-carbon, flexible, and diversified direction. This paper proposes a decentralized power dispatching model based on blockchain technology to address the problems of uncertainty, privacy, security, and reliability in power dispatching systems containing renewable energy and flexible loads. Considering the uncertainty of wind, photovoltaic, and flexible load integration into the power grid, the total generation costs of the system are established, and the smart contracts of the decentralized power dispatching are proposed. The proof of work (PoW) consensus mechanism is improved in this paper. The hash operation that must be repeated in the PoW algorithm is replaced by an optimized computation process using a blockchain-based genetic algorithm (BD-GA). The proof of work-load-genetic algorithm-based (PoW-GAD) consensus algorithm is proposed. The decentralized power dispatching model and improved consensus algorithms' effectiveness was confirmed by simulation. The power dispatching method in this paper reduces the system cost and increases wind and photovoltaic usage. The improved PoW-GAD algorithm, while inheriting the security features of the PoW algorithm, adapts to the blockchain-based decentralized dispatching structure and enhances system security.&quot;,&quot;container-title-short&quot;:&quot;&quot;},&quot;isTemporary&quot;:false,&quot;suppress-author&quot;:false,&quot;composite&quot;:false,&quot;author-only&quot;:false}]},{&quot;citationID&quot;:&quot;MENDELEY_CITATION_742f9892-55ed-4dac-8236-8f705066eebb&quot;,&quot;properties&quot;:{&quot;noteIndex&quot;:0},&quot;isEdited&quot;:false,&quot;manualOverride&quot;:{&quot;isManuallyOverridden&quot;:false,&quot;citeprocText&quot;:&quot;[19]&quot;,&quot;manualOverrideText&quot;:&quot;&quot;},&quot;citationTag&quot;:&quot;MENDELEY_CITATION_v3_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&quot;,&quot;citationItems&quot;:[{&quot;id&quot;:&quot;8ebe0438-95e2-330b-a125-2d4c028e1f3f&quot;,&quot;itemData&quot;:{&quot;type&quot;:&quot;article-journal&quot;,&quot;id&quot;:&quot;8ebe0438-95e2-330b-a125-2d4c028e1f3f&quot;,&quot;title&quot;:&quot;Study on the Power Data Assets and Trading System Design of Blockchain&quot;,&quot;author&quot;:[{&quot;family&quot;:&quot;Leroy&quot;,&quot;given&quot;:&quot;Adam K&quot;,&quot;parse-names&quot;:false,&quot;dropping-particle&quot;:&quot;&quot;,&quot;non-dropping-particle&quot;:&quot;&quot;},{&quot;family&quot;:&quot;Hughes&quot;,&quot;given&quot;:&quot;Annie&quot;,&quot;parse-names&quot;:false,&quot;dropping-particle&quot;:&quot;&quot;,&quot;non-dropping-particle&quot;:&quot;&quot;},{&quot;family&quot;:&quot;Liu&quot;,&quot;given&quot;:&quot;Daizhong&quot;,&quot;parse-names&quot;:false,&quot;dropping-particle&quot;:&quot;&quot;,&quot;non-dropping-particle&quot;:&quot;&quot;},{&quot;family&quot;:&quot;-&quot;,&quot;given&quot;:&quot;al&quot;,&quot;parse-names&quot;:false,&quot;dropping-particle&quot;:&quot;&quot;,&quot;non-dropping-particle&quot;:&quot;&quot;},{&quot;family&quot;:&quot;Wang&quot;,&quot;given&quot;:&quot;Huayun&quot;,&quot;parse-names&quot;:false,&quot;dropping-particle&quot;:&quot;&quot;,&quot;non-dropping-particle&quot;:&quot;&quot;},{&quot;family&quot;:&quot;Li&quot;,&quot;given&quot;:&quot;Qiong&quot;,&quot;parse-names&quot;:false,&quot;dropping-particle&quot;:&quot;&quot;,&quot;non-dropping-particle&quot;:&quot;&quot;},{&quot;family&quot;:&quot;Huang&quot;,&quot;given&quot;:&quot;Hong&quot;,&quot;parse-names&quot;:false,&quot;dropping-particle&quot;:&quot;&quot;,&quot;non-dropping-particle&quot;:&quot;&quot;},{&quot;family&quot;:&quot;Hsien Yung Chung&quot;,&quot;given&quot;:&quot;Kenneth&quot;,&quot;parse-names&quot;:false,&quot;dropping-particle&quot;:&quot;&quot;,&quot;non-dropping-particle&quot;:&quot;&quot;},{&quot;family&quot;:&quot;Adriaens -&quot;,&quot;given&quot;:&quot;Peter&quot;,&quot;parse-names&quot;:false,&quot;dropping-particle&quot;:&quot;&quot;,&quot;non-dropping-particle&quot;:&quot;&quot;},{&quot;family&quot;:&quot;Li&quot;,&quot;given&quot;:&quot;Haitao&quot;,&quot;parse-names&quot;:false,&quot;dropping-particle&quot;:&quot;&quot;,&quot;non-dropping-particle&quot;:&quot;&quot;},{&quot;family&quot;:&quot;Xue&quot;,&quot;given&quot;:&quot;Honglin&quot;,&quot;parse-names&quot;:false,&quot;dropping-particle&quot;:&quot;&quot;,&quot;non-dropping-particle&quot;:&quot;&quot;},{&quot;family&quot;:&quot;Guo&quot;,&quot;given&quot;:&quot;Kang&quot;,&quot;parse-names&quot;:false,&quot;dropping-particle&quot;:&quot;&quot;,&quot;non-dropping-particle&quot;:&quot;&quot;},{&quot;family&quot;:&quot;Zhang&quot;,&quot;given&quot;:&quot;Rui&quot;,&quot;parse-names&quot;:false,&quot;dropping-particle&quot;:&quot;&quot;,&quot;non-dropping-particle&quot;:&quot;&quot;},{&quot;family&quot;:&quot;Lu&quot;,&quot;given&quot;:&quot;Shunfa&quot;,&quot;parse-names&quot;:false,&quot;dropping-particle&quot;:&quot;&quot;,&quot;non-dropping-particle&quot;:&quot;&quot;}],&quot;container-title&quot;:&quot;iopscience.iop.orgH Li, H Xue, K Guo, R Zhang, S LuJournal of Physics: Conference Series, 2023•iopscience.iop.org&quot;,&quot;accessed&quot;:{&quot;date-parts&quot;:[[2025,1,3]]},&quot;DOI&quot;:&quot;10.1088/1742-6596/2422/1/012006&quot;,&quot;URL&quot;:&quot;https://iopscience.iop.org/article/10.1088/1742-6596/2422/1/012006/meta&quot;,&quot;issued&quot;:{&quot;date-parts&quot;:[[2023]]},&quot;page&quot;:&quot;12006&quot;,&quot;abstract&quot;:&quot;The sensitive data such as electric power data suffer from the easily abuse in the traditional centralized data trading system. To solve this problem, the blockchain-based power data's capitalization and trading system were proposed in this study. Given the trust for blockchain technology, this work established a multi-party trusty network between multiple parties in the distributed ledger with cryptographic algorithms, and distributed multi-party consensus protocol. The system development with Hyperledger's consortium blockchain framework Fabric made the power data safe, transparent and immutable. The local development environment for testing included a operating system MAC OS 10.14.6, six-core CPU 3.0 GHz, RAM 16 GB. A single machine is configured with multiple block chain network nodes, an ordering node, and two organizations Org0 and Org1, each of which has two nodes Peer0 and Peer1, and adopts the Solo consensus mechanism. The experimental results show that the system run well in the integrated test, satisfied the design requirements, and had low maintenance costs and improved security. Compared with the traditional data trading system, the blockchain-based power data's capitalization and trading system demonstrated the comprehensive functionality and security advantages in the study.&quot;,&quot;publisher&quot;:&quot;IOP Publishing&quot;,&quot;container-title-short&quot;:&quot;&quot;},&quot;isTemporary&quot;:false,&quot;suppress-author&quot;:false,&quot;composite&quot;:false,&quot;author-only&quot;:false}]},{&quot;citationID&quot;:&quot;MENDELEY_CITATION_d18e319d-a8a5-4bdc-aabb-6bba2a54ca2d&quot;,&quot;properties&quot;:{&quot;noteIndex&quot;:0},&quot;isEdited&quot;:false,&quot;manualOverride&quot;:{&quot;isManuallyOverridden&quot;:false,&quot;citeprocText&quot;:&quot;[20]&quot;,&quot;manualOverrideText&quot;:&quot;&quot;},&quot;citationTag&quot;:&quot;MENDELEY_CITATION_v3_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&quot;,&quot;citationItems&quot;:[{&quot;id&quot;:&quot;4558bafd-2bf3-397c-8000-f00b68836c2a&quot;,&quot;itemData&quot;:{&quot;type&quot;:&quot;article-journal&quot;,&quot;id&quot;:&quot;4558bafd-2bf3-397c-8000-f00b68836c2a&quot;,&quot;title&quot;:&quot;Analysis and justification of the use of existing blockchain solutions for the protection of digital assets&quot;,&quot;author&quot;:[{&quot;family&quot;:&quot;Tereshchenko&quot;,&quot;given&quot;:&quot;Glib&quot;,&quot;parse-names&quot;:false,&quot;dropping-particle&quot;:&quot;&quot;,&quot;non-dropping-particle&quot;:&quot;&quot;},{&quot;family&quot;:&quot;Kyrychenko&quot;,&quot;given&quot;:&quot;Iryna&quot;,&quot;parse-names&quot;:false,&quot;dropping-particle&quot;:&quot;&quot;,&quot;non-dropping-particle&quot;:&quot;&quot;}],&quot;container-title&quot;:&quot;INNOVATIVE TECHNOLOGIES AND SCIENTIFIC SOLUTIONS FOR INDUSTRIES&quot;,&quot;accessed&quot;:{&quot;date-parts&quot;:[[2025,1,3]]},&quot;DOI&quot;:&quot;10.30837/ITSSI.2024.27.164&quot;,&quot;ISSN&quot;:&quot;2522-9818&quot;,&quot;issued&quot;:{&quot;date-parts&quot;:[[2024,7,2]]},&quot;page&quot;:&quot;164-178&quot;,&quot;abstract&quot;:&quot;The subject of this article is consideration of modern blockchain solutions and their potential use in the context of digital asset protection. Various aspects of blockchain technology are explored, including consensus mechanisms, security levels, and functionality. The goal of the work is a systematic analysis and justification of the application of various blockchain solutions for the protection of digital assets. The article is aimed at determining the effectiveness and feasibility of using specific blockchain protocols and their functional elements to ensure the safety, reliability, and integrity of digital assets. The following tasks were solved in the article: consideration of modern blockchain technologies and consideration of their role in ensuring the security of digital assets. Conducting a detailed analysis of popular blockchain protocols, including Bitcoin, Ethereum, and Hyperledger Fabric, with a focus on their security against various types of cyber threats and attacks. The following methods are used: analysis of blockchain protocols, expert evaluations of the effectiveness of protection of digital assets, and study of the technical features of each solution. The following results were obtained: clearly defined advantages and disadvantages of each protocol were obtained, taking into account their applicability in the field of digital assets in various fields of application, such as semantic analysis of texts, E-Learning, Big Data, DDP-systems, finance, etc. In addition, the issue of network privacy in the context of information protection was investigated and justifies the choice of the optimal blockchain solution for a specific use. Conclusions: The article provides readers with an overview of how to effectively use blockchain to ensure the reliability and security of digital assets in a variety of usage scenarios. In today's digital world, where the value of digital assets is growing exponentially, protecting them from cyber threats becomes a critical task. Blockchain technologies, originally developed for cryptocurrencies, have gained recognition as an effective tool in the field of cyber security. The importance of standardization and regulation in the field of blockchain technologies to ensure their effective integration and compliance with the requirements of the law is put forward.&quot;,&quot;publisher&quot;:&quot;Kharkiv National University of Radioelectronics&quot;,&quot;issue&quot;:&quot;1 (27)&quot;,&quot;container-title-short&quot;:&quot;&quot;},&quot;isTemporary&quot;:false,&quot;suppress-author&quot;:false,&quot;composite&quot;:false,&quot;author-only&quot;:false}]},{&quot;citationID&quot;:&quot;MENDELEY_CITATION_2cae9370-6ccb-4a02-884d-c55eb32a40b4&quot;,&quot;properties&quot;:{&quot;noteIndex&quot;:0},&quot;isEdited&quot;:false,&quot;manualOverride&quot;:{&quot;isManuallyOverridden&quot;:false,&quot;citeprocText&quot;:&quot;[21]&quot;,&quot;manualOverrideText&quot;:&quot;&quot;},&quot;citationTag&quot;:&quot;MENDELEY_CITATION_v3_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&quot;,&quot;citationItems&quot;:[{&quot;id&quot;:&quot;0125228b-095e-328f-94f4-4da220e40659&quot;,&quot;itemData&quot;:{&quot;type&quot;:&quot;article-journal&quot;,&quot;id&quot;:&quot;0125228b-095e-328f-94f4-4da220e40659&quot;,&quot;title&quot;:&quot;An overview of blockchain and IoT integration for secure and reliable health records monitoring&quot;,&quot;author&quot;:[{&quot;family&quot;:&quot;Alam&quot;,&quot;given&quot;:&quot;Shadab&quot;,&quot;parse-names&quot;:false,&quot;dropping-particle&quot;:&quot;&quot;,&quot;non-dropping-particle&quot;:&quot;&quot;},{&quot;family&quot;:&quot;Bhatia&quot;,&quot;given&quot;:&quot;Surbhi&quot;,&quot;parse-names&quot;:false,&quot;dropping-particle&quot;:&quot;&quot;,&quot;non-dropping-particle&quot;:&quot;&quot;},{&quot;family&quot;:&quot;Shuaib&quot;,&quot;given&quot;:&quot;Mohammed&quot;,&quot;parse-names&quot;:false,&quot;dropping-particle&quot;:&quot;&quot;,&quot;non-dropping-particle&quot;:&quot;&quot;},{&quot;family&quot;:&quot;Khubrani&quot;,&quot;given&quot;:&quot;Mousa Mohammed&quot;,&quot;parse-names&quot;:false,&quot;dropping-particle&quot;:&quot;&quot;,&quot;non-dropping-particle&quot;:&quot;&quot;},{&quot;family&quot;:&quot;Alfayez&quot;,&quot;given&quot;:&quot;Fayez&quot;,&quot;parse-names&quot;:false,&quot;dropping-particle&quot;:&quot;&quot;,&quot;non-dropping-particle&quot;:&quot;&quot;},{&quot;family&quot;:&quot;Malibari&quot;,&quot;given&quot;:&quot;Areej A&quot;,&quot;parse-names&quot;:false,&quot;dropping-particle&quot;:&quot;&quot;,&quot;non-dropping-particle&quot;:&quot;&quot;},{&quot;family&quot;:&quot;Ahmad&quot;,&quot;given&quot;:&quot;Sadaf&quot;,&quot;parse-names&quot;:false,&quot;dropping-particle&quot;:&quot;&quot;,&quot;non-dropping-particle&quot;:&quot;&quot;}],&quot;container-title&quot;:&quot;mdpi.com&quot;,&quot;accessed&quot;:{&quot;date-parts&quot;:[[2025,1,3]]},&quot;DOI&quot;:&quot;10.3390/su15075660&quot;,&quot;URL&quot;:&quot;https://www.mdpi.com/2071-1050/15/7/5660&quot;,&quot;issued&quot;:{&quot;date-parts&quot;:[[2023]]},&quot;abstract&quot;:&quot;Citation: Alam, S.; Bhatia, S.; Shuaib, M.; Khubrani, M.M.; Alfayez, F.; Malibari, A.A.; Ahmad, S. An Overview of Blockchain and IoT Integration for Secure and Reliable Health Records Monitoring. Sustainability 2023, 15, 5660. https:// Abstract: The Internet of Things (IoT) and blockchain (BC) are reliable technologies widely employed in various contexts. IoT devices have a lot of potential for data sensing and recording without human intervention, but they also have processing and security issues. Due to their limited computing power, IoT devices cannot use specialized cryptographic security mechanisms. There are various challenges when using traditional cryptographic techniques to transport and store medical records securely. The general public's health depends on having an electronic health record (EHR) system that is current. In the era of e-health and m-health, problems with integrating data from various EHRs, preserving data interoperability, and ensuring that all data access is in the patient's hands are all obstacles to creating a dependable EHR system. If health records get into the wrong hands, they could endanger the lives of patients and their right to privacy. BC technology has become a potent tool for ensuring recorded data's immutability, validity, and confidentiality while enabling decentralized storage. This study focuses on EHR and other types of e-healthcare, evaluating the advantages of complementary technologies and the underlying functional principles. The major BC consensus mechanisms for BC-based EHR systems are analyzed in this study. It also examines several IoT-EHR frameworks' current infrastructures. A breakdown of BC integration's benefits with the IoT-EHR framework is also offered. A BC-based IoT-EHR architecture has been developed to enable the automated sensing of patient records and to store and retrieve these records in a secure and reliable environment. Finally, we conduct a security study to demonstrate the security of our suggested EHR framework.&quot;,&quot;container-title-short&quot;:&quot;&quot;},&quot;isTemporary&quot;:false,&quot;suppress-author&quot;:false,&quot;composite&quot;:false,&quot;author-only&quot;:false}]},{&quot;citationID&quot;:&quot;MENDELEY_CITATION_0ef14269-5c64-4952-9941-ee7e6694020c&quot;,&quot;properties&quot;:{&quot;noteIndex&quot;:0},&quot;isEdited&quot;:false,&quot;manualOverride&quot;:{&quot;isManuallyOverridden&quot;:false,&quot;citeprocText&quot;:&quot;[22]&quot;,&quot;manualOverrideText&quot;:&quot;&quot;},&quot;citationTag&quot;:&quot;MENDELEY_CITATION_v3_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&quot;,&quot;citationItems&quot;:[{&quot;id&quot;:&quot;b4b624d3-b5d2-365c-89be-e6d2e1054f73&quot;,&quot;itemData&quot;:{&quot;type&quot;:&quot;article-journal&quot;,&quot;id&quot;:&quot;b4b624d3-b5d2-365c-89be-e6d2e1054f73&quot;,&quot;title&quot;:&quot;Exploring the use of blockchain in resource‐constrained fog computing environments&quot;,&quot;author&quot;:[{&quot;family&quot;:&quot;Sánchez-De La Rosa&quot;,&quot;given&quot;:&quot;Miguel&quot;,&quot;parse-names&quot;:false,&quot;dropping-particle&quot;:&quot;&quot;,&quot;non-dropping-particle&quot;:&quot;&quot;},{&quot;family&quot;:&quot;Núñez-Gómez&quot;,&quot;given&quot;:&quot;Carlos&quot;,&quot;parse-names&quot;:false,&quot;dropping-particle&quot;:&quot;&quot;,&quot;non-dropping-particle&quot;:&quot;&quot;},{&quot;family&quot;:&quot;Caminero&quot;,&quot;given&quot;:&quot;M Blanca&quot;,&quot;parse-names&quot;:false,&quot;dropping-particle&quot;:&quot;&quot;,&quot;non-dropping-particle&quot;:&quot;&quot;},{&quot;family&quot;:&quot;Carrión&quot;,&quot;given&quot;:&quot;Carmen&quot;,&quot;parse-names&quot;:false,&quot;dropping-particle&quot;:&quot;&quot;,&quot;non-dropping-particle&quot;:&quot;&quot;}],&quot;container-title&quot;:&quot;Wiley Online LibraryM Sánchez‐de la Rosa, C Núñez‐Gómez, MB Caminero, C CarriónSoftware: Practice and Experience, 2023•Wiley Online Library&quot;,&quot;accessed&quot;:{&quot;date-parts&quot;:[[2025,1,3]]},&quot;DOI&quot;:&quot;10.1002/spe.3173&quot;,&quot;URL&quot;:&quot;https://onlinelibrary.wiley.com/doi/abs/10.1002/spe.3173&quot;,&quot;issued&quot;:{&quot;date-parts&quot;:[[2022,4,1]]},&quot;page&quot;:&quot;971-987&quot;,&quot;abstract&quot;:&quot;Fog computing has become a complementary technology to cloud computing and addresses some of the cloud computing threats such as the response time and network bandwidth demand. Fog computing successes processing data and storing data near to the edge, and usually is combined with container virtualiza-tion to provide hardware isolation. Empowered by these capabilities, numerous Internet of Things (IoT) applications are developed as virtualized instances on resource-constrained fog nodes such as single-board computers (SBC). In addition , blockchain has emerged as a key technology that is transforming the way we share information. Blockchain technology represents a decentralised, distributed , and immutable database ledger and is a potential solution for the distributed ecosystem of IoT applications. The distributed structure of blockchain is naturally suitable for IoT applications. However, it introduces new challenges related to CPU overhead or response time. This paper proposes a layered architecture that integrates blockchain technology and OS-level virtualization technology to develop fog-based IoT applications. It also provides insights for future deployments through a proof-of-concept use case harnessing SBCs, in this case Raspberry Pi, as blockchain-enabled fog nodes to drive virtualized IoT applications. The study shows that the maximum CPU overhead added by a permissioned blockchain based on Ethereum on the Raspberry Pi is around a 25% under stress situations while the overhead introduced by the sealer process is negligible. These results support the feasibility of using blockchain on resource-constrained fog nodes for supporting IoT applications.&quot;,&quot;publisher&quot;:&quot;John Wiley and Sons Ltd&quot;,&quot;issue&quot;:&quot;4&quot;,&quot;volume&quot;:&quot;53&quot;,&quot;container-title-short&quot;:&quot;&quot;},&quot;isTemporary&quot;:false,&quot;suppress-author&quot;:false,&quot;composite&quot;:false,&quot;author-only&quot;:false}]},{&quot;citationID&quot;:&quot;MENDELEY_CITATION_a778f1d4-0628-403d-83de-b2c8db4ef98e&quot;,&quot;properties&quot;:{&quot;noteIndex&quot;:0},&quot;isEdited&quot;:false,&quot;manualOverride&quot;:{&quot;isManuallyOverridden&quot;:false,&quot;citeprocText&quot;:&quot;[21]&quot;,&quot;manualOverrideText&quot;:&quot;&quot;},&quot;citationTag&quot;:&quot;MENDELEY_CITATION_v3_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&quot;,&quot;citationItems&quot;:[{&quot;id&quot;:&quot;0125228b-095e-328f-94f4-4da220e40659&quot;,&quot;itemData&quot;:{&quot;type&quot;:&quot;article-journal&quot;,&quot;id&quot;:&quot;0125228b-095e-328f-94f4-4da220e40659&quot;,&quot;title&quot;:&quot;An overview of blockchain and IoT integration for secure and reliable health records monitoring&quot;,&quot;author&quot;:[{&quot;family&quot;:&quot;Alam&quot;,&quot;given&quot;:&quot;Shadab&quot;,&quot;parse-names&quot;:false,&quot;dropping-particle&quot;:&quot;&quot;,&quot;non-dropping-particle&quot;:&quot;&quot;},{&quot;family&quot;:&quot;Bhatia&quot;,&quot;given&quot;:&quot;Surbhi&quot;,&quot;parse-names&quot;:false,&quot;dropping-particle&quot;:&quot;&quot;,&quot;non-dropping-particle&quot;:&quot;&quot;},{&quot;family&quot;:&quot;Shuaib&quot;,&quot;given&quot;:&quot;Mohammed&quot;,&quot;parse-names&quot;:false,&quot;dropping-particle&quot;:&quot;&quot;,&quot;non-dropping-particle&quot;:&quot;&quot;},{&quot;family&quot;:&quot;Khubrani&quot;,&quot;given&quot;:&quot;Mousa Mohammed&quot;,&quot;parse-names&quot;:false,&quot;dropping-particle&quot;:&quot;&quot;,&quot;non-dropping-particle&quot;:&quot;&quot;},{&quot;family&quot;:&quot;Alfayez&quot;,&quot;given&quot;:&quot;Fayez&quot;,&quot;parse-names&quot;:false,&quot;dropping-particle&quot;:&quot;&quot;,&quot;non-dropping-particle&quot;:&quot;&quot;},{&quot;family&quot;:&quot;Malibari&quot;,&quot;given&quot;:&quot;Areej A&quot;,&quot;parse-names&quot;:false,&quot;dropping-particle&quot;:&quot;&quot;,&quot;non-dropping-particle&quot;:&quot;&quot;},{&quot;family&quot;:&quot;Ahmad&quot;,&quot;given&quot;:&quot;Sadaf&quot;,&quot;parse-names&quot;:false,&quot;dropping-particle&quot;:&quot;&quot;,&quot;non-dropping-particle&quot;:&quot;&quot;}],&quot;container-title&quot;:&quot;mdpi.com&quot;,&quot;accessed&quot;:{&quot;date-parts&quot;:[[2025,1,3]]},&quot;DOI&quot;:&quot;10.3390/su15075660&quot;,&quot;URL&quot;:&quot;https://www.mdpi.com/2071-1050/15/7/5660&quot;,&quot;issued&quot;:{&quot;date-parts&quot;:[[2023]]},&quot;abstract&quot;:&quot;Citation: Alam, S.; Bhatia, S.; Shuaib, M.; Khubrani, M.M.; Alfayez, F.; Malibari, A.A.; Ahmad, S. An Overview of Blockchain and IoT Integration for Secure and Reliable Health Records Monitoring. Sustainability 2023, 15, 5660. https:// Abstract: The Internet of Things (IoT) and blockchain (BC) are reliable technologies widely employed in various contexts. IoT devices have a lot of potential for data sensing and recording without human intervention, but they also have processing and security issues. Due to their limited computing power, IoT devices cannot use specialized cryptographic security mechanisms. There are various challenges when using traditional cryptographic techniques to transport and store medical records securely. The general public's health depends on having an electronic health record (EHR) system that is current. In the era of e-health and m-health, problems with integrating data from various EHRs, preserving data interoperability, and ensuring that all data access is in the patient's hands are all obstacles to creating a dependable EHR system. If health records get into the wrong hands, they could endanger the lives of patients and their right to privacy. BC technology has become a potent tool for ensuring recorded data's immutability, validity, and confidentiality while enabling decentralized storage. This study focuses on EHR and other types of e-healthcare, evaluating the advantages of complementary technologies and the underlying functional principles. The major BC consensus mechanisms for BC-based EHR systems are analyzed in this study. It also examines several IoT-EHR frameworks' current infrastructures. A breakdown of BC integration's benefits with the IoT-EHR framework is also offered. A BC-based IoT-EHR architecture has been developed to enable the automated sensing of patient records and to store and retrieve these records in a secure and reliable environment. Finally, we conduct a security study to demonstrate the security of our suggested EHR framework.&quot;,&quot;container-title-short&quot;:&quot;&quot;},&quot;isTemporary&quot;:false,&quot;suppress-author&quot;:false,&quot;composite&quot;:false,&quot;author-only&quot;:false}]},{&quot;citationID&quot;:&quot;MENDELEY_CITATION_ac15cd8c-61c3-42a0-825c-6ff098b2d48b&quot;,&quot;properties&quot;:{&quot;noteIndex&quot;:0},&quot;isEdited&quot;:false,&quot;manualOverride&quot;:{&quot;isManuallyOverridden&quot;:false,&quot;citeprocText&quot;:&quot;[23]&quot;,&quot;manualOverrideText&quot;:&quot;&quot;},&quot;citationTag&quot;:&quot;MENDELEY_CITATION_v3_eyJjaXRhdGlvbklEIjoiTUVOREVMRVlfQ0lUQVRJT05fYWMxNWNkOGMtNjFjMy00MmEwLTgyNWMtNmZmMDk4YjJkNDhi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e33234fa-1fd3-4be1-afd6-53df112fc2ac&quot;,&quot;properties&quot;:{&quot;noteIndex&quot;:0},&quot;isEdited&quot;:false,&quot;manualOverride&quot;:{&quot;isManuallyOverridden&quot;:false,&quot;citeprocText&quot;:&quot;[23]&quot;,&quot;manualOverrideText&quot;:&quot;&quot;},&quot;citationTag&quot;:&quot;MENDELEY_CITATION_v3_eyJjaXRhdGlvbklEIjoiTUVOREVMRVlfQ0lUQVRJT05fZTMzMjM0ZmEtMWZkMy00YmUxLWFmZDYtNTNkZjExMmZjMmFj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58721bc3-1534-4e76-b02e-640d43f75c2b&quot;,&quot;properties&quot;:{&quot;noteIndex&quot;:0},&quot;isEdited&quot;:false,&quot;manualOverride&quot;:{&quot;isManuallyOverridden&quot;:false,&quot;citeprocText&quot;:&quot;[3]&quot;,&quot;manualOverrideText&quot;:&quot;&quot;},&quot;citationTag&quot;:&quot;MENDELEY_CITATION_v3_eyJjaXRhdGlvbklEIjoiTUVOREVMRVlfQ0lUQVRJT05fNTg3MjFiYzMtMTUzNC00ZTc2LWIwMmUtNjQwZDQzZjc1YzJi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b9551a99-63af-455a-b360-b7a192494b7d&quot;,&quot;properties&quot;:{&quot;noteIndex&quot;:0},&quot;isEdited&quot;:false,&quot;manualOverride&quot;:{&quot;isManuallyOverridden&quot;:false,&quot;citeprocText&quot;:&quot;[8]&quot;,&quot;manualOverrideText&quot;:&quot;&quot;},&quot;citationTag&quot;:&quot;MENDELEY_CITATION_v3_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&quot;,&quot;citationItems&quot;:[{&quot;id&quot;:&quot;41193cd9-aadd-3cd1-820d-9bdf2c0c20a0&quot;,&quot;itemData&quot;:{&quot;type&quot;:&quot;webpage&quot;,&quot;id&quot;:&quot;41193cd9-aadd-3cd1-820d-9bdf2c0c20a0&quot;,&quot;title&quot;:&quot;Delegated Proof of Stake (DPOS) — BitShares Documentation documentation&quot;,&quot;accessed&quot;:{&quot;date-parts&quot;:[[2025,1,3]]},&quot;URL&quot;:&quot;https://how.bitshares.works/en/master/technology/dpos.html&quot;,&quot;container-title-short&quot;:&quot;&quot;},&quot;isTemporary&quot;:false,&quot;suppress-author&quot;:false,&quot;composite&quot;:false,&quot;author-only&quot;:false}]},{&quot;citationID&quot;:&quot;MENDELEY_CITATION_dfc4968b-5f5f-4c7c-9003-0f6be033d757&quot;,&quot;properties&quot;:{&quot;noteIndex&quot;:0},&quot;isEdited&quot;:false,&quot;manualOverride&quot;:{&quot;isManuallyOverridden&quot;:false,&quot;citeprocText&quot;:&quot;[24]&quot;,&quot;manualOverrideText&quot;:&quot;&quot;},&quot;citationTag&quot;:&quot;MENDELEY_CITATION_v3_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&quot;,&quot;citationItems&quot;:[{&quot;id&quot;:&quot;8e8b0515-64b9-3e4c-952d-40ff7650feaa&quot;,&quot;itemData&quot;:{&quot;type&quot;:&quot;article-journal&quot;,&quot;id&quot;:&quot;8e8b0515-64b9-3e4c-952d-40ff7650feaa&quot;,&quot;title&quot;:&quot;Security Threats, Countermeasures, and Challenges of Digital Supply Chains&quot;,&quot;author&quot;:[{&quot;family&quot;:&quot;Hammi&quot;,&quot;given&quot;:&quot;Badis&quot;,&quot;parse-names&quot;:false,&quot;dropping-particle&quot;:&quot;&quot;,&quot;non-dropping-particle&quot;:&quot;&quot;},{&quot;family&quot;:&quot;Zeadally&quot;,&quot;given&quot;:&quot;Sherali&quot;,&quot;parse-names&quot;:false,&quot;dropping-particle&quot;:&quot;&quot;,&quot;non-dropping-particle&quot;:&quot;&quot;},{&quot;family&quot;:&quot;Nebhen&quot;,&quot;given&quot;:&quot;Jamel&quot;,&quot;parse-names&quot;:false,&quot;dropping-particle&quot;:&quot;&quot;,&quot;non-dropping-particle&quot;:&quot;&quot;}],&quot;container-title&quot;:&quot;ACM Computing Surveys&quot;,&quot;container-title-short&quot;:&quot;ACM Comput Surv&quot;,&quot;accessed&quot;:{&quot;date-parts&quot;:[[2025,1,3]]},&quot;DOI&quot;:&quot;10.1145/3588999&quot;,&quot;ISSN&quot;:&quot;15577341&quot;,&quot;issued&quot;:{&quot;date-parts&quot;:[[2023,12,31]]},&quot;abstract&quot;:&quot;The rapid growth of Information Communication Technologies (ICT) has impacted many fields. In this context, the supply chain has also quickly evolved toward the digital supply chain where digital and electronic technologies have been integrated into every aspect of its end-to-end process. This evolution provides numerous benefits such as profit maximization, loss reduction, and the optimization of supply chain lead times. However, the use of such technologies has also considerably opened up various security threats and risks which have widened the attack surface on the entire end-to-end supply chain. We present a holistic survey on supply chain security. We discuss the different security issues and attacks that target the different supply chain technologies. Then, we discuss various countermeasures and security solutions proposed by academic and industry researchers to mitigate the identified threats. Finally, we provide some recommendations and best practices that can be adopted to achieve a secure supply chain.&quot;,&quot;publisher&quot;:&quot;Association for Computing Machinery&quot;,&quot;issue&quot;:&quot;14 S&quot;,&quot;volume&quot;:&quot;55&quot;},&quot;isTemporary&quot;:false,&quot;suppress-author&quot;:false,&quot;composite&quot;:false,&quot;author-only&quot;:false}]},{&quot;citationID&quot;:&quot;MENDELEY_CITATION_7f0cf763-d333-4056-976b-b43cc0716909&quot;,&quot;properties&quot;:{&quot;noteIndex&quot;:0},&quot;isEdited&quot;:false,&quot;manualOverride&quot;:{&quot;isManuallyOverridden&quot;:false,&quot;citeprocText&quot;:&quot;[14]&quot;,&quot;manualOverrideText&quot;:&quot;&quot;},&quot;citationTag&quot;:&quot;MENDELEY_CITATION_v3_eyJjaXRhdGlvbklEIjoiTUVOREVMRVlfQ0lUQVRJT05fN2YwY2Y3NjMtZDMzMy00MDU2LTk3NmItYjQzY2MwNzE2OTA5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bda8d5f4-416c-4e4a-91fa-7e56f8f4bcbe&quot;,&quot;properties&quot;:{&quot;noteIndex&quot;:0},&quot;isEdited&quot;:false,&quot;manualOverride&quot;:{&quot;isManuallyOverridden&quot;:false,&quot;citeprocText&quot;:&quot;[25]&quot;,&quot;manualOverrideText&quot;:&quot;&quot;},&quot;citationTag&quot;:&quot;MENDELEY_CITATION_v3_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&quot;,&quot;citationItems&quot;:[{&quot;id&quot;:&quot;903fb614-3efb-3dce-8caf-7aa4b98f16ac&quot;,&quot;itemData&quot;:{&quot;type&quot;:&quot;article-journal&quot;,&quot;id&quot;:&quot;903fb614-3efb-3dce-8caf-7aa4b98f16ac&quot;,&quot;title&quot;:&quot;PoAh 2.0: AI-empowered dynamic authentication based adaptive blockchain consensus for IoMT-edge workflow&quot;,&quot;author&quot;:[{&quot;family&quot;:&quot;Dutta&quot;,&quot;given&quot;:&quot;J&quot;,&quot;parse-names&quot;:false,&quot;dropping-particle&quot;:&quot;&quot;,&quot;non-dropping-particle&quot;:&quot;&quot;},{&quot;family&quot;:&quot;Systems&quot;,&quot;given&quot;:&quot;D Puthal - Future Generation Computer&quot;,&quot;parse-names&quot;:false,&quot;dropping-particle&quot;:&quot;&quot;,&quot;non-dropping-particle&quot;:&quot;&quot;},{&quot;family&quot;:&quot;2024&quot;,&quot;given&quot;:&quot;undefined&quot;,&quot;parse-names&quot;:false,&quot;dropping-particle&quot;:&quot;&quot;,&quot;non-dropping-particle&quot;:&quot;&quot;}],&quot;container-title&quot;:&quot;ElsevierJ Dutta, D PuthalFuture Generation Computer Systems, 2024•Elsevier&quot;,&quot;accessed&quot;:{&quot;date-parts&quot;:[[2025,1,3]]},&quot;URL&quot;:&quot;https://www.sciencedirect.com/science/article/pii/S0167739X24004229&quot;,&quot;container-title-short&quot;:&quot;&quot;},&quot;isTemporary&quot;:false,&quot;suppress-author&quot;:false,&quot;composite&quot;:false,&quot;author-only&quot;:false}]},{&quot;citationID&quot;:&quot;MENDELEY_CITATION_b4dfc82b-9f0e-4614-a942-6d1ff8fddde8&quot;,&quot;properties&quot;:{&quot;noteIndex&quot;:0},&quot;isEdited&quot;:false,&quot;manualOverride&quot;:{&quot;isManuallyOverridden&quot;:false,&quot;citeprocText&quot;:&quot;[26]&quot;,&quot;manualOverrideText&quot;:&quot;&quot;},&quot;citationTag&quot;:&quot;MENDELEY_CITATION_v3_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&quot;,&quot;citationItems&quot;:[{&quot;id&quot;:&quot;446eef8f-dc11-3723-8154-b184018fdf1a&quot;,&quot;itemData&quot;:{&quot;type&quot;:&quot;article-journal&quot;,&quot;id&quot;:&quot;446eef8f-dc11-3723-8154-b184018fdf1a&quot;,&quot;title&quot;:&quot;Scaling blockchains without giving up decentralization and security: A solution to the blockchain scalability trilemma&quot;,&quot;author&quot;:[{&quot;family&quot;:&quot;Monte&quot;,&quot;given&quot;:&quot;Gianmaria&quot;,&quot;parse-names&quot;:false,&quot;dropping-particle&quot;:&quot;Del&quot;,&quot;non-dropping-particle&quot;:&quot;&quot;},{&quot;family&quot;:&quot;Pennino&quot;,&quot;given&quot;:&quot;DIego&quot;,&quot;parse-names&quot;:false,&quot;dropping-particle&quot;:&quot;&quot;,&quot;non-dropping-particle&quot;:&quot;&quot;},{&quot;family&quot;:&quot;Pizzonia&quot;,&quot;given&quot;:&quot;Maurizio&quot;,&quot;parse-names&quot;:false,&quot;dropping-particle&quot;:&quot;&quot;,&quot;non-dropping-particle&quot;:&quot;&quot;}],&quot;container-title&quot;:&quot;CRYBLOCK 2020 - Proceedings of the 3rd Workshop on Cryptocurrencies and Blockchains for Distributed Systems, Part of MobiCom 2020&quot;,&quot;accessed&quot;:{&quot;date-parts&quot;:[[2025,1,3]]},&quot;DOI&quot;:&quot;10.1145/3410699.3413800&quot;,&quot;ISBN&quot;:&quot;9781450380799&quot;,&quot;issued&quot;:{&quot;date-parts&quot;:[[2020,9,25]]},&quot;page&quot;:&quot;71-76&quot;,&quot;abstract&quot;:&quot;Public blockchains should be able to scale with respect to the number of nodes and to the transactions workload. The blockchain scalability trilemma has been informally conjectured. This is related to scalability, security and decentralization, stating that any improvement in one of these aspects should negatively impact on at least one of the other two. In fact, despite the large research and experimental effort, all known approaches turn out to be tradeoffs. We theoretically describe a new blockchain architecture that scales to arbitrarily high workload provided that a corresponding proportional increment of nodes is provisioned. We show that, under reasonable assumptions, our approach does not require tradeoffs on security or decentralization. To the best of our knowledge, this is the first result that disprove the trilemma considering the scalability of all architectural elements of a blockchain and not only the consensus protocol. While our result is currently only theoretic, we believe that our approach may stimulate significant practical contributions.&quot;,&quot;publisher&quot;:&quot;Association for Computing Machinery&quot;,&quot;container-title-short&quot;:&quot;&quot;},&quot;isTemporary&quot;:false,&quot;suppress-author&quot;:false,&quot;composite&quot;:false,&quot;author-only&quot;:false}]},{&quot;citationID&quot;:&quot;MENDELEY_CITATION_1d52a009-d6f4-46c9-992c-3c5b52ffb09e&quot;,&quot;properties&quot;:{&quot;noteIndex&quot;:0},&quot;isEdited&quot;:false,&quot;manualOverride&quot;:{&quot;isManuallyOverridden&quot;:false,&quot;citeprocText&quot;:&quot;[13]&quot;,&quot;manualOverrideText&quot;:&quot;&quot;},&quot;citationTag&quot;:&quot;MENDELEY_CITATION_v3_eyJjaXRhdGlvbklEIjoiTUVOREVMRVlfQ0lUQVRJT05fMWQ1MmEwMDktZDZmNC00NmM5LTk5MmMtM2M1YjUyZmZiMDll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0d8c9395-7595-4ccd-ac6a-ec800915ebe4&quot;,&quot;properties&quot;:{&quot;noteIndex&quot;:0},&quot;isEdited&quot;:false,&quot;manualOverride&quot;:{&quot;isManuallyOverridden&quot;:false,&quot;citeprocText&quot;:&quot;[26]&quot;,&quot;manualOverrideText&quot;:&quot;&quot;},&quot;citationTag&quot;:&quot;MENDELEY_CITATION_v3_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&quot;,&quot;citationItems&quot;:[{&quot;id&quot;:&quot;446eef8f-dc11-3723-8154-b184018fdf1a&quot;,&quot;itemData&quot;:{&quot;type&quot;:&quot;article-journal&quot;,&quot;id&quot;:&quot;446eef8f-dc11-3723-8154-b184018fdf1a&quot;,&quot;title&quot;:&quot;Scaling blockchains without giving up decentralization and security: A solution to the blockchain scalability trilemma&quot;,&quot;author&quot;:[{&quot;family&quot;:&quot;Monte&quot;,&quot;given&quot;:&quot;Gianmaria&quot;,&quot;parse-names&quot;:false,&quot;dropping-particle&quot;:&quot;Del&quot;,&quot;non-dropping-particle&quot;:&quot;&quot;},{&quot;family&quot;:&quot;Pennino&quot;,&quot;given&quot;:&quot;DIego&quot;,&quot;parse-names&quot;:false,&quot;dropping-particle&quot;:&quot;&quot;,&quot;non-dropping-particle&quot;:&quot;&quot;},{&quot;family&quot;:&quot;Pizzonia&quot;,&quot;given&quot;:&quot;Maurizio&quot;,&quot;parse-names&quot;:false,&quot;dropping-particle&quot;:&quot;&quot;,&quot;non-dropping-particle&quot;:&quot;&quot;}],&quot;container-title&quot;:&quot;CRYBLOCK 2020 - Proceedings of the 3rd Workshop on Cryptocurrencies and Blockchains for Distributed Systems, Part of MobiCom 2020&quot;,&quot;accessed&quot;:{&quot;date-parts&quot;:[[2025,1,3]]},&quot;DOI&quot;:&quot;10.1145/3410699.3413800&quot;,&quot;ISBN&quot;:&quot;9781450380799&quot;,&quot;issued&quot;:{&quot;date-parts&quot;:[[2020,9,25]]},&quot;page&quot;:&quot;71-76&quot;,&quot;abstract&quot;:&quot;Public blockchains should be able to scale with respect to the number of nodes and to the transactions workload. The blockchain scalability trilemma has been informally conjectured. This is related to scalability, security and decentralization, stating that any improvement in one of these aspects should negatively impact on at least one of the other two. In fact, despite the large research and experimental effort, all known approaches turn out to be tradeoffs. We theoretically describe a new blockchain architecture that scales to arbitrarily high workload provided that a corresponding proportional increment of nodes is provisioned. We show that, under reasonable assumptions, our approach does not require tradeoffs on security or decentralization. To the best of our knowledge, this is the first result that disprove the trilemma considering the scalability of all architectural elements of a blockchain and not only the consensus protocol. While our result is currently only theoretic, we believe that our approach may stimulate significant practical contributions.&quot;,&quot;publisher&quot;:&quot;Association for Computing Machinery&quot;,&quot;container-title-short&quot;:&quot;&quot;},&quot;isTemporary&quot;:false,&quot;suppress-author&quot;:false,&quot;composite&quot;:false,&quot;author-only&quot;:false}]},{&quot;citationID&quot;:&quot;MENDELEY_CITATION_5d80aa1e-14fa-4a34-821f-9a6a43089d38&quot;,&quot;properties&quot;:{&quot;noteIndex&quot;:0},&quot;isEdited&quot;:false,&quot;manualOverride&quot;:{&quot;isManuallyOverridden&quot;:false,&quot;citeprocText&quot;:&quot;[27]&quot;,&quot;manualOverrideText&quot;:&quot;&quot;},&quot;citationTag&quot;:&quot;MENDELEY_CITATION_v3_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&quot;,&quot;citationItems&quot;:[{&quot;id&quot;:&quot;0fce2ef2-f544-3a52-813f-8974365d84a8&quot;,&quot;itemData&quot;:{&quot;type&quot;:&quot;article-journal&quot;,&quot;id&quot;:&quot;0fce2ef2-f544-3a52-813f-8974365d84a8&quot;,&quot;title&quot;:&quot;Secure end-to-end sensing in supply chains&quot;,&quot;author&quot;:[{&quot;family&quot;:&quot;Pennekamp&quot;,&quot;given&quot;:&quot;Jan&quot;,&quot;parse-names&quot;:false,&quot;dropping-particle&quot;:&quot;&quot;,&quot;non-dropping-particle&quot;:&quot;&quot;},{&quot;family&quot;:&quot;Alder&quot;,&quot;given&quot;:&quot;Fritz&quot;,&quot;parse-names&quot;:false,&quot;dropping-particle&quot;:&quot;&quot;,&quot;non-dropping-particle&quot;:&quot;&quot;},{&quot;family&quot;:&quot;Matzutt&quot;,&quot;given&quot;:&quot;Roman&quot;,&quot;parse-names&quot;:false,&quot;dropping-particle&quot;:&quot;&quot;,&quot;non-dropping-particle&quot;:&quot;&quot;},{&quot;family&quot;:&quot;Mühlberg&quot;,&quot;given&quot;:&quot;Jan Tobias&quot;,&quot;parse-names&quot;:false,&quot;dropping-particle&quot;:&quot;&quot;,&quot;non-dropping-particle&quot;:&quot;&quot;},{&quot;family&quot;:&quot;Piessens&quot;,&quot;given&quot;:&quot;Frank&quot;,&quot;parse-names&quot;:false,&quot;dropping-particle&quot;:&quot;&quot;,&quot;non-dropping-particle&quot;:&quot;&quot;},{&quot;family&quot;:&quot;Wehrle&quot;,&quot;given&quot;:&quot;Klaus&quot;,&quot;parse-names&quot;:false,&quot;dropping-particle&quot;:&quot;&quot;,&quot;non-dropping-particle&quot;:&quot;&quot;}],&quot;container-title&quot;:&quot;ieeexplore.ieee.org&quot;,&quot;accessed&quot;:{&quot;date-parts&quot;:[[2025,1,3]]},&quot;URL&quot;:&quot;https://ieeexplore.ieee.org/abstract/document/9162337/&quot;,&quot;abstract&quot;:&quot;Trust along digitalized supply chains is challenged by the aspect that monitoring equipment may not be trustworthy or unreliable as respective measurements originate from potentially untrusted parties. To allow for dynamic relationships along supply chains, we propose a blockchain-backed supply chain monitoring architecture relying on trusted hardware. Our design provides a notion of secure end-to-end sensing of interactions even when originating from untrusted surroundings. Due to attested checkpointing, we can identify misinformation early on and reliably pinpoint the origin. A blockchain enables long-term verifiability for all (now trustworthy) IoT data within our system even if issues are detected only after the fact. Our feasibility study and cost analysis further show that our design is indeed deployable in and applicable to today's supply chain settings.&quot;,&quot;container-title-short&quot;:&quot;&quot;},&quot;isTemporary&quot;:false,&quot;suppress-author&quot;:false,&quot;composite&quot;:false,&quot;author-only&quot;:false}]},{&quot;citationID&quot;:&quot;MENDELEY_CITATION_9db51170-e1c4-4d1f-bfbe-9311c35f5297&quot;,&quot;properties&quot;:{&quot;noteIndex&quot;:0},&quot;isEdited&quot;:false,&quot;manualOverride&quot;:{&quot;isManuallyOverridden&quot;:false,&quot;citeprocText&quot;:&quot;[27]&quot;,&quot;manualOverrideText&quot;:&quot;&quot;},&quot;citationTag&quot;:&quot;MENDELEY_CITATION_v3_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&quot;,&quot;citationItems&quot;:[{&quot;id&quot;:&quot;0fce2ef2-f544-3a52-813f-8974365d84a8&quot;,&quot;itemData&quot;:{&quot;type&quot;:&quot;article-journal&quot;,&quot;id&quot;:&quot;0fce2ef2-f544-3a52-813f-8974365d84a8&quot;,&quot;title&quot;:&quot;Secure end-to-end sensing in supply chains&quot;,&quot;author&quot;:[{&quot;family&quot;:&quot;Pennekamp&quot;,&quot;given&quot;:&quot;Jan&quot;,&quot;parse-names&quot;:false,&quot;dropping-particle&quot;:&quot;&quot;,&quot;non-dropping-particle&quot;:&quot;&quot;},{&quot;family&quot;:&quot;Alder&quot;,&quot;given&quot;:&quot;Fritz&quot;,&quot;parse-names&quot;:false,&quot;dropping-particle&quot;:&quot;&quot;,&quot;non-dropping-particle&quot;:&quot;&quot;},{&quot;family&quot;:&quot;Matzutt&quot;,&quot;given&quot;:&quot;Roman&quot;,&quot;parse-names&quot;:false,&quot;dropping-particle&quot;:&quot;&quot;,&quot;non-dropping-particle&quot;:&quot;&quot;},{&quot;family&quot;:&quot;Mühlberg&quot;,&quot;given&quot;:&quot;Jan Tobias&quot;,&quot;parse-names&quot;:false,&quot;dropping-particle&quot;:&quot;&quot;,&quot;non-dropping-particle&quot;:&quot;&quot;},{&quot;family&quot;:&quot;Piessens&quot;,&quot;given&quot;:&quot;Frank&quot;,&quot;parse-names&quot;:false,&quot;dropping-particle&quot;:&quot;&quot;,&quot;non-dropping-particle&quot;:&quot;&quot;},{&quot;family&quot;:&quot;Wehrle&quot;,&quot;given&quot;:&quot;Klaus&quot;,&quot;parse-names&quot;:false,&quot;dropping-particle&quot;:&quot;&quot;,&quot;non-dropping-particle&quot;:&quot;&quot;}],&quot;container-title&quot;:&quot;ieeexplore.ieee.org&quot;,&quot;accessed&quot;:{&quot;date-parts&quot;:[[2025,1,3]]},&quot;URL&quot;:&quot;https://ieeexplore.ieee.org/abstract/document/9162337/&quot;,&quot;abstract&quot;:&quot;Trust along digitalized supply chains is challenged by the aspect that monitoring equipment may not be trustworthy or unreliable as respective measurements originate from potentially untrusted parties. To allow for dynamic relationships along supply chains, we propose a blockchain-backed supply chain monitoring architecture relying on trusted hardware. Our design provides a notion of secure end-to-end sensing of interactions even when originating from untrusted surroundings. Due to attested checkpointing, we can identify misinformation early on and reliably pinpoint the origin. A blockchain enables long-term verifiability for all (now trustworthy) IoT data within our system even if issues are detected only after the fact. Our feasibility study and cost analysis further show that our design is indeed deployable in and applicable to today's supply chain settings.&quot;,&quot;container-title-short&quot;:&quot;&quot;},&quot;isTemporary&quot;:false,&quot;suppress-author&quot;:false,&quot;composite&quot;:false,&quot;author-only&quot;:false}]},{&quot;citationID&quot;:&quot;MENDELEY_CITATION_773ead17-24ad-456b-9430-1616806102e9&quot;,&quot;properties&quot;:{&quot;noteIndex&quot;:0},&quot;isEdited&quot;:false,&quot;manualOverride&quot;:{&quot;isManuallyOverridden&quot;:false,&quot;citeprocText&quot;:&quot;[28]&quot;,&quot;manualOverrideText&quot;:&quot;&quot;},&quot;citationTag&quot;:&quot;MENDELEY_CITATION_v3_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&quot;,&quot;citationItems&quot;:[{&quot;id&quot;:&quot;b8582ebf-39da-3229-9d66-efd3253cce4c&quot;,&quot;itemData&quot;:{&quot;type&quot;:&quot;article-journal&quot;,&quot;id&quot;:&quot;b8582ebf-39da-3229-9d66-efd3253cce4c&quot;,&quot;title&quot;:&quot;Designing secure lightweight blockchain-enabled RFID-based authentication protocol for supply chains in 5G mobile edge computing environment&quot;,&quot;author&quot;:[{&quot;family&quot;:&quot;Jangirala&quot;,&quot;given&quot;:&quot;S&quot;,&quot;parse-names&quot;:false,&quot;dropping-particle&quot;:&quot;&quot;,&quot;non-dropping-particle&quot;:&quot;&quot;},{&quot;family&quot;:&quot;…&quot;,&quot;given&quot;:&quot;AK Das - IEEE Transactions on&quot;,&quot;parse-names&quot;:false,&quot;dropping-particle&quot;:&quot;&quot;,&quot;non-dropping-particle&quot;:&quot;&quot;},{&quot;family&quot;:&quot;2019&quot;,&quot;given&quot;:&quot;undefined&quot;,&quot;parse-names&quot;:false,&quot;dropping-particle&quot;:&quot;&quot;,&quot;non-dropping-particle&quot;:&quot;&quot;}],&quot;container-title&quot;:&quot;ieeexplore.ieee.orgS Jangirala, AK Das, AV VasilakosIEEE Transactions on Industrial Informatics, 2019•ieeexplore.ieee.org&quot;,&quot;accessed&quot;:{&quot;date-parts&quot;:[[2025,1,3]]},&quot;URL&quot;:&quot;https://ieeexplore.ieee.org/abstract/document/8844768/&quot;,&quot;abstract&quot;:&quot;Secure and real-time data about goods in transit in supply chains needs bandwidth having capacity that is not fulfilled with the current infrastructure. Hence, 5G-enabled Internet of Things (IoT) in mobile edge computing is intended to substantially increase this capacity. To deal with this issue, we design a new efficient \&quot;lightweight blockchain-enabled RFID-based authentication protocol for supply chains in 5G mobile edge computing environment\&quot;, called LBRAPS. LBRAPS is based on \&quot;bitwise exclusive-or (XOR)\&quot;, \&quot;one-way cryptographic hash\&quot; and \&quot;bitwise rotation operations\&quot; only. LBRAPS is shown to be secure against various attacks. Moreover, the simulation-based formal security verification using the broadly-accepted \&quot;Auto-mated Validation of Internet Security Protocols and Applications (AVISPA)\&quot; tool assures that LBRAPS is secure. Finally, it is shown that LBRAPS has better trade-off among its security and functionality features, communication and computation costs as compared to those for existing protocols.&quot;,&quot;container-title-short&quot;:&quot;&quot;},&quot;isTemporary&quot;:false,&quot;suppress-author&quot;:false,&quot;composite&quot;:false,&quot;author-only&quot;:false}]},{&quot;citationID&quot;:&quot;MENDELEY_CITATION_13d082fb-ec0c-4df0-bcf2-20432d51930f&quot;,&quot;properties&quot;:{&quot;noteIndex&quot;:0},&quot;isEdited&quot;:false,&quot;manualOverride&quot;:{&quot;isManuallyOverridden&quot;:false,&quot;citeprocText&quot;:&quot;[28]&quot;,&quot;manualOverrideText&quot;:&quot;&quot;},&quot;citationTag&quot;:&quot;MENDELEY_CITATION_v3_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&quot;,&quot;citationItems&quot;:[{&quot;id&quot;:&quot;b8582ebf-39da-3229-9d66-efd3253cce4c&quot;,&quot;itemData&quot;:{&quot;type&quot;:&quot;article-journal&quot;,&quot;id&quot;:&quot;b8582ebf-39da-3229-9d66-efd3253cce4c&quot;,&quot;title&quot;:&quot;Designing secure lightweight blockchain-enabled RFID-based authentication protocol for supply chains in 5G mobile edge computing environment&quot;,&quot;author&quot;:[{&quot;family&quot;:&quot;Jangirala&quot;,&quot;given&quot;:&quot;S&quot;,&quot;parse-names&quot;:false,&quot;dropping-particle&quot;:&quot;&quot;,&quot;non-dropping-particle&quot;:&quot;&quot;},{&quot;family&quot;:&quot;…&quot;,&quot;given&quot;:&quot;AK Das - IEEE Transactions on&quot;,&quot;parse-names&quot;:false,&quot;dropping-particle&quot;:&quot;&quot;,&quot;non-dropping-particle&quot;:&quot;&quot;},{&quot;family&quot;:&quot;2019&quot;,&quot;given&quot;:&quot;undefined&quot;,&quot;parse-names&quot;:false,&quot;dropping-particle&quot;:&quot;&quot;,&quot;non-dropping-particle&quot;:&quot;&quot;}],&quot;container-title&quot;:&quot;ieeexplore.ieee.orgS Jangirala, AK Das, AV VasilakosIEEE Transactions on Industrial Informatics, 2019•ieeexplore.ieee.org&quot;,&quot;accessed&quot;:{&quot;date-parts&quot;:[[2025,1,3]]},&quot;URL&quot;:&quot;https://ieeexplore.ieee.org/abstract/document/8844768/&quot;,&quot;abstract&quot;:&quot;Secure and real-time data about goods in transit in supply chains needs bandwidth having capacity that is not fulfilled with the current infrastructure. Hence, 5G-enabled Internet of Things (IoT) in mobile edge computing is intended to substantially increase this capacity. To deal with this issue, we design a new efficient \&quot;lightweight blockchain-enabled RFID-based authentication protocol for supply chains in 5G mobile edge computing environment\&quot;, called LBRAPS. LBRAPS is based on \&quot;bitwise exclusive-or (XOR)\&quot;, \&quot;one-way cryptographic hash\&quot; and \&quot;bitwise rotation operations\&quot; only. LBRAPS is shown to be secure against various attacks. Moreover, the simulation-based formal security verification using the broadly-accepted \&quot;Auto-mated Validation of Internet Security Protocols and Applications (AVISPA)\&quot; tool assures that LBRAPS is secure. Finally, it is shown that LBRAPS has better trade-off among its security and functionality features, communication and computation costs as compared to those for existing protocols.&quot;,&quot;container-title-short&quot;:&quot;&quot;},&quot;isTemporary&quot;:false,&quot;suppress-author&quot;:false,&quot;composite&quot;:false,&quot;author-only&quot;:false}]},{&quot;citationID&quot;:&quot;MENDELEY_CITATION_7b82a14c-c4f9-4ca2-a26e-b2a682d7c137&quot;,&quot;properties&quot;:{&quot;noteIndex&quot;:0},&quot;isEdited&quot;:false,&quot;manualOverride&quot;:{&quot;isManuallyOverridden&quot;:false,&quot;citeprocText&quot;:&quot;[29]&quot;,&quot;manualOverrideText&quot;:&quot;&quot;},&quot;citationTag&quot;:&quot;MENDELEY_CITATION_v3_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&quot;,&quot;citationItems&quot;:[{&quot;id&quot;:&quot;a5edd9a8-cfa8-3f90-a6c8-86859d84bf01&quot;,&quot;itemData&quot;:{&quot;type&quot;:&quot;article-journal&quot;,&quot;id&quot;:&quot;a5edd9a8-cfa8-3f90-a6c8-86859d84bf01&quot;,&quot;title&quot;:&quot;Blockchain-based distributed information hiding framework for data privacy preserving in medical supply chain systems&quot;,&quot;author&quot;:[{&quot;family&quot;:&quot;Azzaoui&quot;,&quot;given&quot;:&quot;A&quot;,&quot;parse-names&quot;:false,&quot;dropping-particle&quot;:&quot;El&quot;,&quot;non-dropping-particle&quot;:&quot;&quot;},{&quot;family&quot;:&quot;Chen&quot;,&quot;given&quot;:&quot;H&quot;,&quot;parse-names&quot;:false,&quot;dropping-particle&quot;:&quot;&quot;,&quot;non-dropping-particle&quot;:&quot;&quot;},{&quot;family&quot;:&quot;Kim&quot;,&quot;given&quot;:&quot;SH&quot;,&quot;parse-names&quot;:false,&quot;dropping-particle&quot;:&quot;&quot;,&quot;non-dropping-particle&quot;:&quot;&quot;},{&quot;family&quot;:&quot;Pan&quot;,&quot;given&quot;:&quot;Y&quot;,&quot;parse-names&quot;:false,&quot;dropping-particle&quot;:&quot;&quot;,&quot;non-dropping-particle&quot;:&quot;&quot;},{&quot;family&quot;:&quot;Sensors&quot;,&quot;given&quot;:&quot;JH Park -&quot;,&quot;parse-names&quot;:false,&quot;dropping-particle&quot;:&quot;&quot;,&quot;non-dropping-particle&quot;:&quot;&quot;},{&quot;family&quot;:&quot;2022&quot;,&quot;given&quot;:&quot;undefined&quot;,&quot;parse-names&quot;:false,&quot;dropping-particle&quot;:&quot;&quot;,&quot;non-dropping-particle&quot;:&quot;&quot;}],&quot;container-title&quot;:&quot;mdpi.com&quot;,&quot;accessed&quot;:{&quot;date-parts&quot;:[[2025,1,3]]},&quot;DOI&quot;:&quot;10.3390/s22041371&quot;,&quot;URL&quot;:&quot;https://www.mdpi.com/1424-8220/22/4/1371&quot;,&quot;issued&quot;:{&quot;date-parts&quot;:[[2022]]},&quot;abstract&quot;:&quot;Medical supply chain communication networks engender critical information and data. Notably in the COVID era, inner personal and private information is being shared between healthcare providers regarding the medical supply chain. In recent years, multiple cyber-attacks have targeted medical supply chain communication networks due to their lack of security measures. In the era where cyber-attacks are cheaper and easier due to the computational power and various algorithms available for malicious uses, security, and data privacy requires intensive and higher measures. On the other hand, Information Hiding Techniques (IHT) compromise various advanced methods to hide sensitive information from being disclosed to malicious nodes. Moreover, with the support of Blockchain, IHT can bring higher security and the required privacy levels. In this paper, we propose the implementation of Blockchain and smart contract with the information hiding technique to enhance the security and privacy of data communication in critical systems, such as smart health-care supply chain communication networks. Results show the feasibility of the framework using Hyperledger smart contract along with the desired security level.&quot;,&quot;container-title-short&quot;:&quot;&quot;},&quot;isTemporary&quot;:false,&quot;suppress-author&quot;:false,&quot;composite&quot;:false,&quot;author-only&quot;:false}]},{&quot;citationID&quot;:&quot;MENDELEY_CITATION_cf96b9f6-8b22-4874-907a-0869a6084b0d&quot;,&quot;properties&quot;:{&quot;noteIndex&quot;:0},&quot;isEdited&quot;:false,&quot;manualOverride&quot;:{&quot;isManuallyOverridden&quot;:false,&quot;citeprocText&quot;:&quot;[30]&quot;,&quot;manualOverrideText&quot;:&quot;&quot;},&quot;citationTag&quot;:&quot;MENDELEY_CITATION_v3_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&quot;,&quot;citationItems&quot;:[{&quot;id&quot;:&quot;bdbb37e7-f8a8-3b50-9728-fbe3ef3e136c&quot;,&quot;itemData&quot;:{&quot;type&quot;:&quot;chapter&quot;,&quot;id&quot;:&quot;bdbb37e7-f8a8-3b50-9728-fbe3ef3e136c&quot;,&quot;title&quot;:&quot;Blockchain Technology in Maritime Transportation and Management&quot;,&quot;author&quot;:[{&quot;family&quot;:&quot;Solmaz&quot;,&quot;given&quot;:&quot;Murat Selçuk&quot;,&quot;parse-names&quot;:false,&quot;dropping-particle&quot;:&quot;&quot;,&quot;non-dropping-particle&quot;:&quot;&quot;},{&quot;family&quot;:&quot;Koray&quot;,&quot;given&quot;:&quot;Murat&quot;,&quot;parse-names&quot;:false,&quot;dropping-particle&quot;:&quot;&quot;,&quot;non-dropping-particle&quot;:&quot;&quot;}],&quot;DOI&quot;:&quot;10.4018/978-1-7998-1397-2.ch026&quot;,&quot;issued&quot;:{&quot;date-parts&quot;:[[2019,12,20]]},&quot;page&quot;:&quot;483-499&quot;,&quot;abstract&quot;:&quot;This chapter discusses using blockchain technology in maritime transportation and management. Blockchain technology is less than 10 years old. With a lot of its features, the new technology has the potential to solve many problems in many sectors. Nowadays, this potential attracts many companies and organizations to try the blockchain technology in their sector to find the solution to their problems, to increase their profit, and to decrease the time spent for doing their jobs. Like other sectors, there are many works in maritime transportation and management for using blockchain technology. This chapter introduces blockchain technology and examines current and future uses and applications of it in maritime transportation and management.&quot;,&quot;container-title-short&quot;:&quot;&quot;},&quot;isTemporary&quot;:false,&quot;suppress-author&quot;:false,&quot;composite&quot;:false,&quot;author-only&quot;:false}]},{&quot;citationID&quot;:&quot;MENDELEY_CITATION_f1130e36-9f59-4510-99d9-3c5b95045429&quot;,&quot;properties&quot;:{&quot;noteIndex&quot;:0},&quot;isEdited&quot;:false,&quot;manualOverride&quot;:{&quot;isManuallyOverridden&quot;:false,&quot;citeprocText&quot;:&quot;[30]&quot;,&quot;manualOverrideText&quot;:&quot;&quot;},&quot;citationTag&quot;:&quot;MENDELEY_CITATION_v3_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&quot;,&quot;citationItems&quot;:[{&quot;id&quot;:&quot;bdbb37e7-f8a8-3b50-9728-fbe3ef3e136c&quot;,&quot;itemData&quot;:{&quot;type&quot;:&quot;chapter&quot;,&quot;id&quot;:&quot;bdbb37e7-f8a8-3b50-9728-fbe3ef3e136c&quot;,&quot;title&quot;:&quot;Blockchain Technology in Maritime Transportation and Management&quot;,&quot;author&quot;:[{&quot;family&quot;:&quot;Solmaz&quot;,&quot;given&quot;:&quot;Murat Selçuk&quot;,&quot;parse-names&quot;:false,&quot;dropping-particle&quot;:&quot;&quot;,&quot;non-dropping-particle&quot;:&quot;&quot;},{&quot;family&quot;:&quot;Koray&quot;,&quot;given&quot;:&quot;Murat&quot;,&quot;parse-names&quot;:false,&quot;dropping-particle&quot;:&quot;&quot;,&quot;non-dropping-particle&quot;:&quot;&quot;}],&quot;DOI&quot;:&quot;10.4018/978-1-7998-1397-2.ch026&quot;,&quot;issued&quot;:{&quot;date-parts&quot;:[[2019,12,20]]},&quot;page&quot;:&quot;483-499&quot;,&quot;abstract&quot;:&quot;This chapter discusses using blockchain technology in maritime transportation and management. Blockchain technology is less than 10 years old. With a lot of its features, the new technology has the potential to solve many problems in many sectors. Nowadays, this potential attracts many companies and organizations to try the blockchain technology in their sector to find the solution to their problems, to increase their profit, and to decrease the time spent for doing their jobs. Like other sectors, there are many works in maritime transportation and management for using blockchain technology. This chapter introduces blockchain technology and examines current and future uses and applications of it in maritime transportation and management.&quot;,&quot;container-title-short&quot;:&quot;&quot;},&quot;isTemporary&quot;:false,&quot;suppress-author&quot;:false,&quot;composite&quot;:false,&quot;author-only&quot;:false}]},{&quot;citationID&quot;:&quot;MENDELEY_CITATION_a4a9b352-202d-48f8-ac5a-94b5a8fc61a0&quot;,&quot;properties&quot;:{&quot;noteIndex&quot;:0},&quot;isEdited&quot;:false,&quot;manualOverride&quot;:{&quot;isManuallyOverridden&quot;:false,&quot;citeprocText&quot;:&quot;[31]&quot;,&quot;manualOverrideText&quot;:&quot;&quot;},&quot;citationTag&quot;:&quot;MENDELEY_CITATION_v3_eyJjaXRhdGlvbklEIjoiTUVOREVMRVlfQ0lUQVRJT05fYTRhOWIzNTItMjAyZC00OGY4LWFjNWEtOTRiNWE4ZmM2MWEw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d4d9aee1-86db-4346-879b-a6f49d37b321&quot;,&quot;properties&quot;:{&quot;noteIndex&quot;:0},&quot;isEdited&quot;:false,&quot;manualOverride&quot;:{&quot;isManuallyOverridden&quot;:false,&quot;citeprocText&quot;:&quot;[17]&quot;,&quot;manualOverrideText&quot;:&quot;&quot;},&quot;citationTag&quot;:&quot;MENDELEY_CITATION_v3_eyJjaXRhdGlvbklEIjoiTUVOREVMRVlfQ0lUQVRJT05fZDRkOWFlZTEtODZkYi00MzQ2LTg3OWItYTZmNDlkMzdiMzIx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66454ad5-1e60-4ff4-9cca-d00dc5def98b&quot;,&quot;properties&quot;:{&quot;noteIndex&quot;:0},&quot;isEdited&quot;:false,&quot;manualOverride&quot;:{&quot;isManuallyOverridden&quot;:false,&quot;citeprocText&quot;:&quot;[17]&quot;,&quot;manualOverrideText&quot;:&quot;&quot;},&quot;citationTag&quot;:&quot;MENDELEY_CITATION_v3_eyJjaXRhdGlvbklEIjoiTUVOREVMRVlfQ0lUQVRJT05fNjY0NTRhZDUtMWU2MC00ZmY0LTljY2EtZDAwZGM1ZGVmOThi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9e935ddf-43d7-4d8d-ac44-99c72951e474&quot;,&quot;properties&quot;:{&quot;noteIndex&quot;:0},&quot;isEdited&quot;:false,&quot;manualOverride&quot;:{&quot;isManuallyOverridden&quot;:false,&quot;citeprocText&quot;:&quot;[6]&quot;,&quot;manualOverrideText&quot;:&quot;&quot;},&quot;citationTag&quot;:&quot;MENDELEY_CITATION_v3_eyJjaXRhdGlvbklEIjoiTUVOREVMRVlfQ0lUQVRJT05fOWU5MzVkZGYtNDNkNy00ZDhkLWFjNDQtOTljNzI5NTFlNDc0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90f58f19-1b20-4152-a40b-82dc05704412&quot;,&quot;properties&quot;:{&quot;noteIndex&quot;:0},&quot;isEdited&quot;:false,&quot;manualOverride&quot;:{&quot;isManuallyOverridden&quot;:false,&quot;citeprocText&quot;:&quot;[32]&quot;,&quot;manualOverrideText&quot;:&quot;&quot;},&quot;citationTag&quot;:&quot;MENDELEY_CITATION_v3_eyJjaXRhdGlvbklEIjoiTUVOREVMRVlfQ0lUQVRJT05fOTBmNThmMTktMWIyMC00MTUyLWE0MGItODJkYzA1NzA0NDEy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3d0c620f-3528-4283-bbf0-a3f42b0b6bf1&quot;,&quot;properties&quot;:{&quot;noteIndex&quot;:0},&quot;isEdited&quot;:false,&quot;manualOverride&quot;:{&quot;isManuallyOverridden&quot;:false,&quot;citeprocText&quot;:&quot;[33]&quot;,&quot;manualOverrideText&quot;:&quot;&quot;},&quot;citationTag&quot;:&quot;MENDELEY_CITATION_v3_eyJjaXRhdGlvbklEIjoiTUVOREVMRVlfQ0lUQVRJT05fM2QwYzYyMGYtMzUyOC00MjgzLWJiZjAtYTNmNDJiMGI2YmYx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ae7ebbfc-b66b-4bc1-bbb5-5b426b04808e&quot;,&quot;properties&quot;:{&quot;noteIndex&quot;:0},&quot;isEdited&quot;:false,&quot;manualOverride&quot;:{&quot;isManuallyOverridden&quot;:false,&quot;citeprocText&quot;:&quot;[34]&quot;,&quot;manualOverrideText&quot;:&quot;&quot;},&quot;citationTag&quot;:&quot;MENDELEY_CITATION_v3_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&quot;,&quot;citationItems&quot;:[{&quot;id&quot;:&quot;335799fc-3d29-3d04-b8ec-29fd09a6c20b&quot;,&quot;itemData&quot;:{&quot;type&quot;:&quot;article-journal&quot;,&quot;id&quot;:&quot;335799fc-3d29-3d04-b8ec-29fd09a6c20b&quot;,&quot;title&quot;:&quot;Blockchain Integration and Its Impact on Renewable Energy&quot;,&quot;author&quot;:[{&quot;family&quot;:&quot;Zumburidze&quot;,&quot;given&quot;:&quot;Otar&quot;,&quot;parse-names&quot;:false,&quot;dropping-particle&quot;:&quot;&quot;,&quot;non-dropping-particle&quot;:&quot;&quot;},{&quot;family&quot;:&quot;Adamashvili&quot;,&quot;given&quot;:&quot;Nino&quot;,&quot;parse-names&quot;:false,&quot;dropping-particle&quot;:&quot;&quot;,&quot;non-dropping-particle&quot;:&quot;&quot;},{&quot;family&quot;:&quot;State&quot;,&quot;given&quot;:&quot;Radu&quot;,&quot;parse-names&quot;:false,&quot;dropping-particle&quot;:&quot;&quot;,&quot;non-dropping-particle&quot;:&quot;&quot;},{&quot;family&quot;:&quot;Tonelli&quot;,&quot;given&quot;:&quot;Roberto&quot;,&quot;parse-names&quot;:false,&quot;dropping-particle&quot;:&quot;&quot;,&quot;non-dropping-particle&quot;:&quot;&quot;},{&quot;family&quot;:&quot;Taherdoost&quot;,&quot;given&quot;:&quot;Hamed&quot;,&quot;parse-names&quot;:false,&quot;dropping-particle&quot;:&quot;&quot;,&quot;non-dropping-particle&quot;:&quot;&quot;}],&quot;container-title&quot;:&quot;mdpi.comH TaherdoostComputers, 2024•mdpi.com&quot;,&quot;accessed&quot;:{&quot;date-parts&quot;:[[2025,1,3]]},&quot;DOI&quot;:&quot;10.3390/computers13040107&quot;,&quot;URL&quot;:&quot;https://www.mdpi.com/2073-431X/13/4/107&quot;,&quot;issued&quot;:{&quot;date-parts&quot;:[[2024]]},&quot;abstract&quot;:&quot;This paper investigates the evolving landscape of blockchain technology in renewable energy. The study, based on a Scopus database search on 21 February 2024, reveals a growing trend in scholarly output, predominantly in engineering, energy, and computer science. The diverse range of source types and global contributions, led by China, reflects the interdisciplinary nature of this field. This comprehensive review delves into 33 research papers, examining the integration of blockchain in renewable energy systems, encompassing decentralized power dispatching, certificate trading, alternative energy selection, and management in applications like intelligent transportation systems and microgrids. The papers employ theoretical concepts such as decentralized power dispatching models and permissioned blockchains, utilizing methodologies involving advanced algorithms, consensus mechanisms, and smart contracts to enhance efficiency, security, and transparency. The findings suggest that blockchain integration can reduce costs, increase renewable source utilization, and optimize energy management. Despite these advantages, challenges including uncertainties, privacy concerns, scalability issues, and energy consumption are identified, alongside legal and regulatory compliance and market acceptance hurdles. Overcoming resistance to change and building trust in blockchain-based systems are crucial for successful adoption, emphasizing the need for collaborative efforts among industry stakeholders, regulators, and technology developers to unlock the full potential of blockchains in renewable energy integration.&quot;,&quot;container-title-short&quot;:&quot;&quot;},&quot;isTemporary&quot;:false,&quot;suppress-author&quot;:false,&quot;composite&quot;:false,&quot;author-only&quot;:false}]},{&quot;citationID&quot;:&quot;MENDELEY_CITATION_181c824b-570e-49a8-8f18-3d979015213c&quot;,&quot;properties&quot;:{&quot;noteIndex&quot;:0},&quot;isEdited&quot;:false,&quot;manualOverride&quot;:{&quot;isManuallyOverridden&quot;:false,&quot;citeprocText&quot;:&quot;[35]&quot;,&quot;manualOverrideText&quot;:&quot;&quot;},&quot;citationTag&quot;:&quot;MENDELEY_CITATION_v3_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&quot;,&quot;citationItems&quot;:[{&quot;id&quot;:&quot;c202ce8f-b754-3dcd-8a22-679fa70ce0ac&quot;,&quot;itemData&quot;:{&quot;type&quot;:&quot;article-journal&quot;,&quot;id&quot;:&quot;c202ce8f-b754-3dcd-8a22-679fa70ce0ac&quot;,&quot;title&quot;:&quot;Architectural Design of Electricity Power Consumption Misuse Detection Based on Light Gradient Boosting Machine Using Blockchain Technology&quot;,&quot;author&quot;:[{&quot;family&quot;:&quot;Hadi&quot;,&quot;given&quot;:&quot;S&quot;,&quot;parse-names&quot;:false,&quot;dropping-particle&quot;:&quot;&quot;,&quot;non-dropping-particle&quot;:&quot;&quot;},{&quot;family&quot;:&quot;Syafei&quot;,&quot;given&quot;:&quot;WA&quot;,&quot;parse-names&quot;:false,&quot;dropping-particle&quot;:&quot;&quot;,&quot;non-dropping-particle&quot;:&quot;&quot;},{&quot;family&quot;:&quot;Conference&quot;,&quot;given&quot;:&quot;A Wibowo - 2023 International&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S Hadi, WA Syafei, A Wibowo2023 International Conference on Technology, Engineering, and, 2023•ieeexplore.ieee.org&quot;,&quot;accessed&quot;:{&quot;date-parts&quot;:[[2025,1,3]]},&quot;URL&quot;:&quot;https://ieeexplore.ieee.org/abstract/document/10490464/&quot;,&quot;container-title-short&quot;:&quot;&quot;},&quot;isTemporary&quot;:false,&quot;suppress-author&quot;:false,&quot;composite&quot;:false,&quot;author-only&quot;:false}]},{&quot;citationID&quot;:&quot;MENDELEY_CITATION_6dad2cc3-0d83-4f2f-957a-c39ec1fdf0d0&quot;,&quot;properties&quot;:{&quot;noteIndex&quot;:0},&quot;isEdited&quot;:false,&quot;manualOverride&quot;:{&quot;isManuallyOverridden&quot;:false,&quot;citeprocText&quot;:&quot;[34]&quot;,&quot;manualOverrideText&quot;:&quot;&quot;},&quot;citationTag&quot;:&quot;MENDELEY_CITATION_v3_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&quot;,&quot;citationItems&quot;:[{&quot;id&quot;:&quot;335799fc-3d29-3d04-b8ec-29fd09a6c20b&quot;,&quot;itemData&quot;:{&quot;type&quot;:&quot;article-journal&quot;,&quot;id&quot;:&quot;335799fc-3d29-3d04-b8ec-29fd09a6c20b&quot;,&quot;title&quot;:&quot;Blockchain Integration and Its Impact on Renewable Energy&quot;,&quot;author&quot;:[{&quot;family&quot;:&quot;Zumburidze&quot;,&quot;given&quot;:&quot;Otar&quot;,&quot;parse-names&quot;:false,&quot;dropping-particle&quot;:&quot;&quot;,&quot;non-dropping-particle&quot;:&quot;&quot;},{&quot;family&quot;:&quot;Adamashvili&quot;,&quot;given&quot;:&quot;Nino&quot;,&quot;parse-names&quot;:false,&quot;dropping-particle&quot;:&quot;&quot;,&quot;non-dropping-particle&quot;:&quot;&quot;},{&quot;family&quot;:&quot;State&quot;,&quot;given&quot;:&quot;Radu&quot;,&quot;parse-names&quot;:false,&quot;dropping-particle&quot;:&quot;&quot;,&quot;non-dropping-particle&quot;:&quot;&quot;},{&quot;family&quot;:&quot;Tonelli&quot;,&quot;given&quot;:&quot;Roberto&quot;,&quot;parse-names&quot;:false,&quot;dropping-particle&quot;:&quot;&quot;,&quot;non-dropping-particle&quot;:&quot;&quot;},{&quot;family&quot;:&quot;Taherdoost&quot;,&quot;given&quot;:&quot;Hamed&quot;,&quot;parse-names&quot;:false,&quot;dropping-particle&quot;:&quot;&quot;,&quot;non-dropping-particle&quot;:&quot;&quot;}],&quot;container-title&quot;:&quot;mdpi.comH TaherdoostComputers, 2024•mdpi.com&quot;,&quot;accessed&quot;:{&quot;date-parts&quot;:[[2025,1,3]]},&quot;DOI&quot;:&quot;10.3390/computers13040107&quot;,&quot;URL&quot;:&quot;https://www.mdpi.com/2073-431X/13/4/107&quot;,&quot;issued&quot;:{&quot;date-parts&quot;:[[2024]]},&quot;abstract&quot;:&quot;This paper investigates the evolving landscape of blockchain technology in renewable energy. The study, based on a Scopus database search on 21 February 2024, reveals a growing trend in scholarly output, predominantly in engineering, energy, and computer science. The diverse range of source types and global contributions, led by China, reflects the interdisciplinary nature of this field. This comprehensive review delves into 33 research papers, examining the integration of blockchain in renewable energy systems, encompassing decentralized power dispatching, certificate trading, alternative energy selection, and management in applications like intelligent transportation systems and microgrids. The papers employ theoretical concepts such as decentralized power dispatching models and permissioned blockchains, utilizing methodologies involving advanced algorithms, consensus mechanisms, and smart contracts to enhance efficiency, security, and transparency. The findings suggest that blockchain integration can reduce costs, increase renewable source utilization, and optimize energy management. Despite these advantages, challenges including uncertainties, privacy concerns, scalability issues, and energy consumption are identified, alongside legal and regulatory compliance and market acceptance hurdles. Overcoming resistance to change and building trust in blockchain-based systems are crucial for successful adoption, emphasizing the need for collaborative efforts among industry stakeholders, regulators, and technology developers to unlock the full potential of blockchains in renewable energy integration.&quot;,&quot;container-title-short&quot;:&quot;&quot;},&quot;isTemporary&quot;:false,&quot;suppress-author&quot;:false,&quot;composite&quot;:false,&quot;author-only&quot;:false}]},{&quot;citationID&quot;:&quot;MENDELEY_CITATION_07f733a9-8ffa-4cc1-b121-16fdd9f44ddc&quot;,&quot;properties&quot;:{&quot;noteIndex&quot;:0},&quot;isEdited&quot;:false,&quot;manualOverride&quot;:{&quot;isManuallyOverridden&quot;:false,&quot;citeprocText&quot;:&quot;[36]&quot;,&quot;manualOverrideText&quot;:&quot;&quot;},&quot;citationTag&quot;:&quot;MENDELEY_CITATION_v3_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&quot;,&quot;citationItems&quot;:[{&quot;id&quot;:&quot;0126078a-e813-3cca-8d5e-6e5e2286ccfd&quot;,&quot;itemData&quot;:{&quot;type&quot;:&quot;article-journal&quot;,&quot;id&quot;:&quot;0126078a-e813-3cca-8d5e-6e5e2286ccfd&quot;,&quot;title&quot;:&quot;Profit distribution through blockchain solution from battery energy storage system in a virtual power plant using intelligence techniques&quot;,&quot;author&quot;:[{&quot;family&quot;:&quot;Machado&quot;,&quot;given&quot;:&quot;AAP&quot;,&quot;parse-names&quot;:false,&quot;dropping-particle&quot;:&quot;&quot;,&quot;non-dropping-particle&quot;:&quot;&quot;},{&quot;family&quot;:&quot;Fiorotti&quot;,&quot;given&quot;:&quot;R&quot;,&quot;parse-names&quot;:false,&quot;dropping-particle&quot;:&quot;&quot;,&quot;non-dropping-particle&quot;:&quot;&quot;},{&quot;family&quot;:&quot;…&quot;,&quot;given&quot;:&quot;RS Villaça - Journal of Energy&quot;,&quot;parse-names&quot;:false,&quot;dropping-particle&quot;:&quot;&quot;,&quot;non-dropping-particle&quot;:&quot;&quot;},{&quot;family&quot;:&quot;2024&quot;,&quot;given&quot;:&quot;undefined&quot;,&quot;parse-names&quot;:false,&quot;dropping-particle&quot;:&quot;&quot;,&quot;non-dropping-particle&quot;:&quot;&quot;}],&quot;container-title&quot;:&quot;ElsevierAAP Machado, R Fiorotti, RS Villaça, HRO RochaJournal of Energy Storage, 2024•Elsevier&quot;,&quot;accessed&quot;:{&quot;date-parts&quot;:[[2025,1,3]]},&quot;URL&quot;:&quot;https://www.sciencedirect.com/science/article/pii/S2352152X24027361&quot;,&quot;container-title-short&quot;:&quot;&quot;},&quot;isTemporary&quot;:false,&quot;suppress-author&quot;:false,&quot;composite&quot;:false,&quot;author-only&quot;:false}]},{&quot;citationID&quot;:&quot;MENDELEY_CITATION_fd301faa-d9f1-4fda-b97b-e4fd58842371&quot;,&quot;properties&quot;:{&quot;noteIndex&quot;:0},&quot;isEdited&quot;:false,&quot;manualOverride&quot;:{&quot;isManuallyOverridden&quot;:false,&quot;citeprocText&quot;:&quot;[3]&quot;,&quot;manualOverrideText&quot;:&quot;&quot;},&quot;citationTag&quot;:&quot;MENDELEY_CITATION_v3_eyJjaXRhdGlvbklEIjoiTUVOREVMRVlfQ0lUQVRJT05fZmQzMDFmYWEtZDlmMS00ZmRhLWI5N2ItZTRmZDU4ODQyMzcx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ce305cf9-cbe2-4876-a5e8-93343c354c13&quot;,&quot;properties&quot;:{&quot;noteIndex&quot;:0},&quot;isEdited&quot;:false,&quot;manualOverride&quot;:{&quot;isManuallyOverridden&quot;:false,&quot;citeprocText&quot;:&quot;[2]&quot;,&quot;manualOverrideText&quot;:&quot;&quot;},&quot;citationTag&quot;:&quot;MENDELEY_CITATION_v3_eyJjaXRhdGlvbklEIjoiTUVOREVMRVlfQ0lUQVRJT05fY2UzMDVjZjktY2JlMi00ODc2LWE1ZTgtOTMzNDNjMzU0YzEz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bb12470f-9832-4a29-88b4-abd2b8cfffd1&quot;,&quot;properties&quot;:{&quot;noteIndex&quot;:0},&quot;isEdited&quot;:false,&quot;manualOverride&quot;:{&quot;isManuallyOverridden&quot;:false,&quot;citeprocText&quot;:&quot;[37]&quot;,&quot;manualOverrideText&quot;:&quot;&quot;},&quot;citationTag&quot;:&quot;MENDELEY_CITATION_v3_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yIsImFjY2Vzc2VkIjp7ImRhdGUtcGFydHMiOltbMjAyNSwxLDNdXX0sIlVSTCI6Imh0dHBzOi8vaWVlZXhwbG9yZS5pZWVlLm9yZy9hYnN0cmFjdC9kb2N1bWVudC85OTUxMDY0LyIsImNvbnRhaW5lci10aXRsZS1zaG9ydCI6IiJ9LCJpc1RlbXBvcmFyeSI6ZmFsc2UsInN1cHByZXNzLWF1dGhvciI6ZmFsc2UsImNvbXBvc2l0ZSI6ZmFsc2UsImF1dGhvci1vbmx5IjpmYWxzZX1dfQ==&quot;,&quot;citationItems&quot;:[{&quot;id&quot;:&quot;fc5199e4-61c3-3a0e-a82f-59052864edcb&quot;,&quot;itemData&quot;:{&quot;type&quot;:&quot;article-journal&quot;,&quot;id&quot;:&quot;fc5199e4-61c3-3a0e-a82f-59052864edcb&quot;,&quot;title&quot;:&quot;A parallel consensus mechanism using PBFT based on DAG-lattice structure in the Internet of Vehicles&quot;,&quot;author&quot;:[{&quot;family&quot;:&quot;Zhang&quot;,&quot;given&quot;:&quot;X&quot;,&quot;parse-names&quot;:false,&quot;dropping-particle&quot;:&quot;&quot;,&quot;non-dropping-particle&quot;:&quot;&quot;},{&quot;family&quot;:&quot;Li&quot;,&quot;given&quot;:&quot;R&quot;,&quot;parse-names&quot;:false,&quot;dropping-particle&quot;:&quot;&quot;,&quot;non-dropping-particle&quot;:&quot;&quot;},{&quot;family&quot;:&quot;Journal&quot;,&quot;given&quot;:&quot;H Zhao - IEEE Internet of Things&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quot;,&quot;accessed&quot;:{&quot;date-parts&quot;:[[2025,1,3]]},&quot;URL&quot;:&quot;https://ieeexplore.ieee.org/abstract/document/9951064/&quot;,&quot;container-title-short&quot;:&quot;&quot;},&quot;isTemporary&quot;:false,&quot;suppress-author&quot;:false,&quot;composite&quot;:false,&quot;author-only&quot;:false}]},{&quot;citationID&quot;:&quot;MENDELEY_CITATION_249bbee8-614e-4bac-b3f3-d40ef8016b9b&quot;,&quot;properties&quot;:{&quot;noteIndex&quot;:0},&quot;isEdited&quot;:false,&quot;manualOverride&quot;:{&quot;isManuallyOverridden&quot;:false,&quot;citeprocText&quot;:&quot;[38]&quot;,&quot;manualOverrideText&quot;:&quot;&quot;},&quot;citationTag&quot;:&quot;MENDELEY_CITATION_v3_eyJjaXRhdGlvbklEIjoiTUVOREVMRVlfQ0lUQVRJT05fMjQ5YmJlZTgtNjE0ZS00YmFjLWIzZjMtZDQwZWY4MDE2Yjli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132803b7-4e7a-4ea1-95d7-8734331d88d9&quot;,&quot;properties&quot;:{&quot;noteIndex&quot;:0},&quot;isEdited&quot;:false,&quot;manualOverride&quot;:{&quot;isManuallyOverridden&quot;:false,&quot;citeprocText&quot;:&quot;[39]&quot;,&quot;manualOverrideText&quot;:&quot;&quot;},&quot;citationTag&quot;:&quot;MENDELEY_CITATION_v3_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&quot;,&quot;citationItems&quot;:[{&quot;id&quot;:&quot;273d919c-4d5e-3357-9aaa-c7cc80d4dcef&quot;,&quot;itemData&quot;:{&quot;type&quot;:&quot;article-journal&quot;,&quot;id&quot;:&quot;273d919c-4d5e-3357-9aaa-c7cc80d4dcef&quot;,&quot;title&quot;:&quot;EXPLORING THE ARCHITECTURE AND CONSENSUS MECHANISMS OF HYPERLEDGER FABRIC IN BLOCKCHAIN TECHNOLOGY&quot;,&quot;author&quot;:[{&quot;family&quot;:&quot;Prasanna&quot;,&quot;given&quot;:&quot;S&quot;,&quot;parse-names&quot;:false,&quot;dropping-particle&quot;:&quot;&quot;,&quot;non-dropping-particle&quot;:&quot;&quot;}],&quot;container-title&quot;:&quot;jnao-nu.comS Prasannajnao-nu.com&quot;,&quot;accessed&quot;:{&quot;date-parts&quot;:[[2025,1,3]]},&quot;ISSN&quot;:&quot;1906-9685&quot;,&quot;URL&quot;:&quot;https://jnao-nu.com/Vol.%2015,%20Issue.%2001,%20January-June%20:%202024/13.4.pdf&quot;,&quot;abstract&quot;:&quot;Blockchain technology has emerged as a transformative force, promising secure, transparent, and decentralized solutions across various industries. Among the plethora of blockchain platforms, Hyperledger Fabric stands out as a prominent permissioned blockchain framework designed for enterprise applications. Understanding the architecture and consensus mechanisms of Hyperledger Fabric is crucial for developers, enterprises, and researchers seeking to harness its potential effectively. This article probes into the intricate layers of Hyperledger Fabric's architecture and consensus mechanisms, highlighting its unique features, challenges, and real-world applications. Hyperledger Fabric's architecture embodies a modular and flexible design, comprising distinct components that facilitate enterprise-grade blockchain solutions. Core elements such as peer nodes, membership services providers (MSPs), ordering service, and channels form the backbone of the fabric network. Each component plays a vital role in ensuring security, privacy, and scalability while accommodating diverse business requirements. The architecture's emphasis on modularity enables organizations to customize and optimize their blockchain networks according to specific use cases and regulatory constraints. Central to Hyperledger Fabric's operation is its consensus mechanism, which ensures agreement among network participants regarding the validity of transactions. Unlike public blockchains that rely on energy-intensive proof-of-work (PoW) or proof-of-stake (PoS) mechanisms, Hyperledger Fabric employs a practical Byzantine fault tolerance (PBFT) consensus algorithm. PBFT enhances transaction throughput and reduces latency by enabling swift decision-making among a select group of validating nodes. This permissioned consensus model provides greater control and governance, making it well-suited for enterprise environments where compliance and confidentiality are paramount. While Hyperledger Fabric offers robust architecture and consensus mechanisms, several challenges and considerations merit attention. Scalability remains a primary concern, particularly as blockchain networks expand to accommodate a growing number of participants and transactions. Additionally, ensuring adequate security measures to safeguard against cyber threats and malicious actors is imperative. Real-world applications of Hyperledger Fabric span various sectors, including finance, supply chain management, healthcare, and government. Enterprises leverage its architecture and consensus mechanisms to streamline business processes, enhance transparency, and establish trust among stakeholders. Case studies and use cases demonstrate Hyperledger Fabric's efficacy in facilitating secure and efficient data exchange, asset tokenization, and smart contract execution. In conclusion, comprehending the architecture and consensus mechanisms of Hyperledger Fabric is essential for harnessing its full potential in blockchain technology. By elucidating the intricacies of its design, this article empowers stakeholders to leverage Hyperledger Fabric for enterprise-grade blockchain solutions. This article also addresses the challenges and explores future directions of Hyperledger Fabric, enabling it to catalyze innovation and drive digital transformation across industries.&quot;,&quot;container-title-short&quot;:&quot;&quot;},&quot;isTemporary&quot;:false,&quot;suppress-author&quot;:false,&quot;composite&quot;:false,&quot;author-only&quot;:false}]},{&quot;citationID&quot;:&quot;MENDELEY_CITATION_95b32163-33d5-42f0-a3a7-89554b42f099&quot;,&quot;properties&quot;:{&quot;noteIndex&quot;:0},&quot;isEdited&quot;:false,&quot;manualOverride&quot;:{&quot;isManuallyOverridden&quot;:false,&quot;citeprocText&quot;:&quot;[40]&quot;,&quot;manualOverrideText&quot;:&quot;&quot;},&quot;citationTag&quot;:&quot;MENDELEY_CITATION_v3_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&quot;,&quot;citationItems&quot;:[{&quot;id&quot;:&quot;8758dca9-3891-3359-8c86-1ca4d338ba46&quot;,&quot;itemData&quot;:{&quot;type&quot;:&quot;article-journal&quot;,&quot;id&quot;:&quot;8758dca9-3891-3359-8c86-1ca4d338ba46&quot;,&quot;title&quot;:&quot;Advances in Consortium Chain Scalability: A Review of the Practical Byzantine Fault Tolerance Consensus Algorithm&quot;,&quot;author&quot;:[{&quot;family&quot;:&quot;Haliza Abdul Wahab&quot;,&quot;given&quot;:&quot;Nur&quot;,&quot;parse-names&quot;:false,&quot;dropping-particle&quot;:&quot;&quot;,&quot;non-dropping-particle&quot;:&quot;&quot;},{&quot;family&quot;:&quot;Dayong&quot;,&quot;given&quot;:&quot;Zhang&quot;,&quot;parse-names&quot;:false,&quot;dropping-particle&quot;:&quot;&quot;,&quot;non-dropping-particle&quot;:&quot;&quot;},{&quot;family&quot;:&quot;Nur Fadila&quot;,&quot;given&quot;:&quot;Juniardi&quot;,&quot;parse-names&quot;:false,&quot;dropping-particle&quot;:&quot;&quot;,&quot;non-dropping-particle&quot;:&quot;&quot;},{&quot;family&quot;:&quot;Yinn Wong&quot;,&quot;given&quot;:&quot;Keng&quot;,&quot;parse-names&quot;:false,&quot;dropping-particle&quot;:&quot;&quot;,&quot;non-dropping-particle&quot;:&quot;&quot;},{&quot;family&quot;:&quot;Malaysia&quot;,&quot;given&quot;:&quot;Teknologi&quot;,&quot;parse-names&quot;:false,&quot;dropping-particle&quot;:&quot;&quot;,&quot;non-dropping-particle&quot;:&quot;&quot;},{&quot;family&quot;:&quot;Bahru&quot;,&quot;given&quot;:&quot;Johor&quot;,&quot;parse-names&quot;:false,&quot;dropping-particle&quot;:&quot;&quot;,&quot;non-dropping-particle&quot;:&quot;&quot;}],&quot;container-title&quot;:&quot;saiconferences.comNHA Wahab, Z Dayong, JN Fadila, KY WongInternational Journal of Advanced Computer Science &amp; Applications, 2024•saiconferences.com&quot;,&quot;accessed&quot;:{&quot;date-parts&quot;:[[2025,1,3]]},&quot;URL&quot;:&quot;http://saiconferences.com/Downloads/Volume15No7/Paper_96-Advances_in_Consortium_Chain_Scalability.pdf&quot;,&quot;page&quot;:&quot;2024&quot;,&quot;abstract&quot;:&quot;Blockchain technology, renowned for its decentralized, immutable, and transparent features, offers a reliable framework for trust in distributed systems. The growing popularity of consortium blockchains, which include public, private, hybrid, and consortium chains, stems from their balance of privacy and collaboration. A significant challenge in these systems is the scalability of consensus mechanisms, particularly when employing the Practical Byzantine Fault Tolerance (PBFT) algorithm. This review focuses on enhancing PBFT's scalability, a critical factor in the effectiveness of consortium chains. Innovations such as Boneh-Lynn-Shacham (BLS) signatures and Verifiable Random Functions (VRF) are highlighted for their ability to reduce algorithmic complexity and increase transaction throughput. The discussion extends to real-world applications, particularly in platforms like Hyperledger Fabric, showcasing the practical benefits of these advancements. This paper provides a concise overview of the latest methodologies that enhance the performance scalability of PBFT-based consortium chains, serving as a valuable resource for researchers and practitioners aiming to optimize these systems for high-performance demands.&quot;,&quot;issue&quot;:&quot;7&quot;,&quot;volume&quot;:&quot;15&quot;,&quot;container-title-short&quot;:&quot;&quot;},&quot;isTemporary&quot;:false,&quot;suppress-author&quot;:false,&quot;composite&quot;:false,&quot;author-only&quot;:false}]},{&quot;citationID&quot;:&quot;MENDELEY_CITATION_d67d5dcb-bea3-459c-921d-1b93d79b067e&quot;,&quot;properties&quot;:{&quot;noteIndex&quot;:0},&quot;isEdited&quot;:false,&quot;manualOverride&quot;:{&quot;isManuallyOverridden&quot;:false,&quot;citeprocText&quot;:&quot;[41]&quot;,&quot;manualOverrideText&quot;:&quot;&quot;},&quot;citationTag&quot;:&quot;MENDELEY_CITATION_v3_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&quot;,&quot;citationItems&quot;:[{&quot;id&quot;:&quot;672e7f83-e7c2-33c1-9afc-39472d56aaf3&quot;,&quot;itemData&quot;:{&quot;type&quot;:&quot;article-journal&quot;,&quot;id&quot;:&quot;672e7f83-e7c2-33c1-9afc-39472d56aaf3&quot;,&quot;title&quot;:&quot;Practical Byzantine Fault Tolerance and Proactive Recovery&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container-title&quot;:&quot;ACM Transactions on Computer Systems&quot;,&quot;accessed&quot;:{&quot;date-parts&quot;:[[2025,1,3]]},&quot;DOI&quot;:&quot;10.1145/571637.571640&quot;,&quot;ISSN&quot;:&quot;07342071&quot;,&quot;issued&quot;:{&quot;date-parts&quot;:[[2002,11]]},&quot;page&quot;:&quot;398-461&quot;,&quot;abstract&quot;:&quot;Our growing reliance on online services accessible on the Internet demands highly available systems that provide correct service without interruptions. Software bugs, operator mistakes, and malicious attacks are a major cause of service interruptions and they can cause arbitrary behavior, that is, Byzantine faults. This article describes a new replication algorithm, BFT, that can be used to build highly available systems that tolerate Byzantine faults. BFT can be used in practice to implement real services: it performs well, it is safe in asynchronous environments such as the Internet, it incorporates mechanisms to defend against Byzantine-faulty clients, and it recovers replicas proactively. The recovery mechanism allows the algorithm to tolerate any number of faults over the lifetime of the system provided fewer than 1/3 of the replicas become faulty within a small window of vulnerability. BFT has been implemented as a generic program library with a simple interface. We used the library to implement the first Byzantine-fault-tolerant NFS file system, BFS. The BFT library and BFS perform well because the library incorporates several important optimizations, the most important of which is the use of symmetric cryptography to authenticate messages. The performance results show that BFS performs 2% faster to 24% slower than production implementations of the NFS protocol that are not replicated. This supports our claim that the BFT library can be used to build practical systems that tolerate Byzantine faults.&quot;,&quot;issue&quot;:&quot;4&quot;,&quot;volume&quot;:&quot;20&quot;,&quot;container-title-short&quot;:&quot;&quot;},&quot;isTemporary&quot;:false,&quot;suppress-author&quot;:false,&quot;composite&quot;:false,&quot;author-only&quot;:false}]},{&quot;citationID&quot;:&quot;MENDELEY_CITATION_c2ff02eb-4505-4f65-8a94-035c463118b2&quot;,&quot;properties&quot;:{&quot;noteIndex&quot;:0},&quot;isEdited&quot;:false,&quot;manualOverride&quot;:{&quot;isManuallyOverridden&quot;:false,&quot;citeprocText&quot;:&quot;[42]&quot;,&quot;manualOverrideText&quot;:&quot;&quot;},&quot;citationTag&quot;:&quot;MENDELEY_CITATION_v3_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&quot;,&quot;citationItems&quot;:[{&quot;id&quot;:&quot;37b4278c-3e69-3d4a-83a9-09393662767d&quot;,&quot;itemData&quot;:{&quot;type&quot;:&quot;article-journal&quot;,&quot;id&quot;:&quot;37b4278c-3e69-3d4a-83a9-09393662767d&quot;,&quot;title&quot;:&quot;An Energy-Efficient Wireless Blockchain Sharding Scheme for PBFT Consensus&quot;,&quot;author&quot;:[{&quot;family&quot;:&quot;Luo&quot;,&quot;given&quot;:&quot;Haoxiang&quot;,&quot;parse-names&quot;:false,&quot;dropping-particle&quot;:&quot;&quot;,&quot;non-dropping-particle&quot;:&quot;&quot;},{&quot;family&quot;:&quot;Sun&quot;,&quot;given&quot;:&quot;Gang&quot;,&quot;parse-names&quot;:false,&quot;dropping-particle&quot;:&quot;&quot;,&quot;non-dropping-particle&quot;:&quot;&quot;},{&quot;family&quot;:&quot;Yu&quot;,&quot;given&quot;:&quot;Hongfang&quot;,&quot;parse-names&quot;:false,&quot;dropping-particle&quot;:&quot;&quot;,&quot;non-dropping-particle&quot;:&quot;&quot;},{&quot;family&quot;:&quot;Lei&quot;,&quot;given&quot;:&quot;Bo&quot;,&quot;parse-names&quot;:false,&quot;dropping-particle&quot;:&quot;&quot;,&quot;non-dropping-particle&quot;:&quot;&quot;},{&quot;family&quot;:&quot;Guizani&quot;,&quot;given&quot;:&quot;Mohsen&quot;,&quot;parse-names&quot;:false,&quot;dropping-particle&quot;:&quot;&quot;,&quot;non-dropping-particle&quot;:&quot;&quot;}],&quot;container-title&quot;:&quot;IEEE Transactions on Network Science and Engineering&quot;,&quot;container-title-short&quot;:&quot;IEEE Trans Netw Sci Eng&quot;,&quot;DOI&quot;:&quot;10.1109/TNSE.2024.3357770&quot;,&quot;ISSN&quot;:&quot;23274697&quot;,&quot;issued&quot;:{&quot;date-parts&quot;:[[2024,5,1]]},&quot;page&quot;:&quot;3015-3027&quot;,&quot;abstract&quot;:&quot;Blockchain technology has gained considerable attention in wireless network scenarios due to its security features. However, the complex workflow of blockchain consensus negotiation often results in high energy consumption. This may cause nodes to run out of energy quickly and go offline, especially in wireless networks with limited node battery capacity. To improve this issue, we propose a sharding scheme named Green Sharding (GS), which minimizes the energy consumption for Practical Byzantine Fault Tolerance (PBFT) consensus. The GS assigns nodes in a wireless blockchain network to specific shards based on their geographical location, thereby avoiding their participation in a global consensus. Meanwhile, we also propose an estimation method of energy consumption after sharding, to simplify the energy consumption computing of sharded wireless blockchain networks. Furthermore, we provide an optimal algorithm for committee node (CN) selection, which can further decline the energy consumption of committee consensus on the GS basis. At last, we analyze and simulate the GS performance for two 6G communication scenarios: the terahertz (THz) and the millimeter wave (mmWave) signals. The simulation results prove the effectiveness of the GS, which reduces energy consumption by 99.76%, and the minimum error of our estimation method is only 0.11%.&quot;,&quot;publisher&quot;:&quot;IEEE Computer Society&quot;,&quot;issue&quot;:&quot;3&quot;,&quot;volume&quot;:&quot;11&quot;},&quot;isTemporary&quot;:false,&quot;suppress-author&quot;:false,&quot;composite&quot;:false,&quot;author-only&quot;:false}]},{&quot;citationID&quot;:&quot;MENDELEY_CITATION_67c71599-add5-436e-8976-abc75ec1c4e8&quot;,&quot;properties&quot;:{&quot;noteIndex&quot;:0},&quot;isEdited&quot;:false,&quot;manualOverride&quot;:{&quot;isManuallyOverridden&quot;:false,&quot;citeprocText&quot;:&quot;[43]&quot;,&quot;manualOverrideText&quot;:&quot;&quot;},&quot;citationTag&quot;:&quot;MENDELEY_CITATION_v3_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&quot;,&quot;citationItems&quot;:[{&quot;id&quot;:&quot;aa77fbde-f980-3f26-9c2d-d477299c9042&quot;,&quot;itemData&quot;:{&quot;type&quot;:&quot;article-journal&quot;,&quot;id&quot;:&quot;aa77fbde-f980-3f26-9c2d-d477299c9042&quot;,&quot;title&quot;:&quot;A Prototype Model of Zero Trust Architecture Blockchain with EigenTrust-Based Practical Byzantine Fault Tolerance Protocol to Manage Decentralized Clinical&quot;,&quot;author&quot;:[{&quot;family&quot;:&quot;Peepliwal&quot;,&quot;given&quot;:&quot;AK&quot;,&quot;parse-names&quot;:false,&quot;dropping-particle&quot;:&quot;&quot;,&quot;non-dropping-particle&quot;:&quot;&quot;},{&quot;family&quot;:&quot;Pandey&quot;,&quot;given&quot;:&quot;HM&quot;,&quot;parse-names&quot;:false,&quot;dropping-particle&quot;:&quot;&quot;,&quot;non-dropping-particle&quot;:&quot;&quot;},{&quot;family&quot;:&quot;…&quot;,&quot;given&quot;:&quot;S Prakash - Blockchain: Research&quot;,&quot;parse-names&quot;:false,&quot;dropping-particle&quot;:&quot;&quot;,&quot;non-dropping-particle&quot;:&quot;&quot;},{&quot;family&quot;:&quot;2024&quot;,&quot;given&quot;:&quot;undefined&quot;,&quot;parse-names&quot;:false,&quot;dropping-particle&quot;:&quot;&quot;,&quot;non-dropping-particle&quot;:&quot;&quot;}],&quot;container-title&quot;:&quot;ElsevierAK Peepliwal, HM Pandey, S Prakash, SS Chowhan, V Kumar, R Sharma, A MahajanBlockchain: Research and Applications, 2024•Elsevier&quot;,&quot;accessed&quot;:{&quot;date-parts&quot;:[[2025,1,3]]},&quot;URL&quot;:&quot;https://www.sciencedirect.com/science/article/pii/S2096720924000459&quot;,&quot;container-title-short&quot;:&quot;&quot;},&quot;isTemporary&quot;:false,&quot;suppress-author&quot;:false,&quot;composite&quot;:false,&quot;author-only&quot;:false}]},{&quot;citationID&quot;:&quot;MENDELEY_CITATION_a8341d9f-f32e-4b77-925f-527e7c04209c&quot;,&quot;properties&quot;:{&quot;noteIndex&quot;:0},&quot;isEdited&quot;:false,&quot;manualOverride&quot;:{&quot;isManuallyOverridden&quot;:false,&quot;citeprocText&quot;:&quot;[44]&quot;,&quot;manualOverrideText&quot;:&quot;&quot;},&quot;citationTag&quot;:&quot;MENDELEY_CITATION_v3_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&quot;,&quot;citationItems&quot;:[{&quot;id&quot;:&quot;ffa21e13-bf51-31e5-a32f-8808285dea4a&quot;,&quot;itemData&quot;:{&quot;type&quot;:&quot;article-journal&quot;,&quot;id&quot;:&quot;ffa21e13-bf51-31e5-a32f-8808285dea4a&quot;,&quot;title&quot;:&quot;Enhancing security of internet of robotic things: A review of recent trends, practices, and recommendations with encryption and blockchain techniques&quot;,&quot;author&quot;:[{&quot;family&quot;:&quot;Zafir&quot;,&quot;given&quot;:&quot;EI&quot;,&quot;parse-names&quot;:false,&quot;dropping-particle&quot;:&quot;&quot;,&quot;non-dropping-particle&quot;:&quot;&quot;},{&quot;family&quot;:&quot;Akter&quot;,&quot;given&quot;:&quot;A&quot;,&quot;parse-names&quot;:false,&quot;dropping-particle&quot;:&quot;&quot;,&quot;non-dropping-particle&quot;:&quot;&quot;},{&quot;family&quot;:&quot;Islam&quot;,&quot;given&quot;:&quot;MN&quot;,&quot;parse-names&quot;:false,&quot;dropping-particle&quot;:&quot;&quot;,&quot;non-dropping-particle&quot;:&quot;&quot;},{&quot;family&quot;:&quot;Hasib&quot;,&quot;given&quot;:&quot;SA&quot;,&quot;parse-names&quot;:false,&quot;dropping-particle&quot;:&quot;&quot;,&quot;non-dropping-particle&quot;:&quot;&quot;},{&quot;family&quot;:&quot;Things&quot;,&quot;given&quot;:&quot;T Islam - Internet of&quot;,&quot;parse-names&quot;:false,&quot;dropping-particle&quot;:&quot;&quot;,&quot;non-dropping-particle&quot;:&quot;&quot;},{&quot;family&quot;:&quot;2024&quot;,&quot;given&quot;:&quot;undefined&quot;,&quot;parse-names&quot;:false,&quot;dropping-particle&quot;:&quot;&quot;,&quot;non-dropping-particle&quot;:&quot;&quot;}],&quot;container-title&quot;:&quot;Elsevier&quot;,&quot;accessed&quot;:{&quot;date-parts&quot;:[[2025,1,3]]},&quot;URL&quot;:&quot;https://www.sciencedirect.com/science/article/pii/S2542660524002981&quot;,&quot;container-title-short&quot;:&quot;&quot;},&quot;isTemporary&quot;:false,&quot;suppress-author&quot;:false,&quot;composite&quot;:false,&quot;author-only&quot;:false}]},{&quot;citationID&quot;:&quot;MENDELEY_CITATION_90f1dcb5-a94f-454a-a0d4-dd4491fd0d6f&quot;,&quot;properties&quot;:{&quot;noteIndex&quot;:0},&quot;isEdited&quot;:false,&quot;manualOverride&quot;:{&quot;isManuallyOverridden&quot;:false,&quot;citeprocText&quot;:&quot;[40]&quot;,&quot;manualOverrideText&quot;:&quot;&quot;},&quot;citationTag&quot;:&quot;MENDELEY_CITATION_v3_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&quot;,&quot;citationItems&quot;:[{&quot;id&quot;:&quot;8758dca9-3891-3359-8c86-1ca4d338ba46&quot;,&quot;itemData&quot;:{&quot;type&quot;:&quot;article-journal&quot;,&quot;id&quot;:&quot;8758dca9-3891-3359-8c86-1ca4d338ba46&quot;,&quot;title&quot;:&quot;Advances in Consortium Chain Scalability: A Review of the Practical Byzantine Fault Tolerance Consensus Algorithm&quot;,&quot;author&quot;:[{&quot;family&quot;:&quot;Haliza Abdul Wahab&quot;,&quot;given&quot;:&quot;Nur&quot;,&quot;parse-names&quot;:false,&quot;dropping-particle&quot;:&quot;&quot;,&quot;non-dropping-particle&quot;:&quot;&quot;},{&quot;family&quot;:&quot;Dayong&quot;,&quot;given&quot;:&quot;Zhang&quot;,&quot;parse-names&quot;:false,&quot;dropping-particle&quot;:&quot;&quot;,&quot;non-dropping-particle&quot;:&quot;&quot;},{&quot;family&quot;:&quot;Nur Fadila&quot;,&quot;given&quot;:&quot;Juniardi&quot;,&quot;parse-names&quot;:false,&quot;dropping-particle&quot;:&quot;&quot;,&quot;non-dropping-particle&quot;:&quot;&quot;},{&quot;family&quot;:&quot;Yinn Wong&quot;,&quot;given&quot;:&quot;Keng&quot;,&quot;parse-names&quot;:false,&quot;dropping-particle&quot;:&quot;&quot;,&quot;non-dropping-particle&quot;:&quot;&quot;},{&quot;family&quot;:&quot;Malaysia&quot;,&quot;given&quot;:&quot;Teknologi&quot;,&quot;parse-names&quot;:false,&quot;dropping-particle&quot;:&quot;&quot;,&quot;non-dropping-particle&quot;:&quot;&quot;},{&quot;family&quot;:&quot;Bahru&quot;,&quot;given&quot;:&quot;Johor&quot;,&quot;parse-names&quot;:false,&quot;dropping-particle&quot;:&quot;&quot;,&quot;non-dropping-particle&quot;:&quot;&quot;}],&quot;container-title&quot;:&quot;saiconferences.comNHA Wahab, Z Dayong, JN Fadila, KY WongInternational Journal of Advanced Computer Science &amp; Applications, 2024•saiconferences.com&quot;,&quot;accessed&quot;:{&quot;date-parts&quot;:[[2025,1,3]]},&quot;URL&quot;:&quot;http://saiconferences.com/Downloads/Volume15No7/Paper_96-Advances_in_Consortium_Chain_Scalability.pdf&quot;,&quot;page&quot;:&quot;2024&quot;,&quot;abstract&quot;:&quot;Blockchain technology, renowned for its decentralized, immutable, and transparent features, offers a reliable framework for trust in distributed systems. The growing popularity of consortium blockchains, which include public, private, hybrid, and consortium chains, stems from their balance of privacy and collaboration. A significant challenge in these systems is the scalability of consensus mechanisms, particularly when employing the Practical Byzantine Fault Tolerance (PBFT) algorithm. This review focuses on enhancing PBFT's scalability, a critical factor in the effectiveness of consortium chains. Innovations such as Boneh-Lynn-Shacham (BLS) signatures and Verifiable Random Functions (VRF) are highlighted for their ability to reduce algorithmic complexity and increase transaction throughput. The discussion extends to real-world applications, particularly in platforms like Hyperledger Fabric, showcasing the practical benefits of these advancements. This paper provides a concise overview of the latest methodologies that enhance the performance scalability of PBFT-based consortium chains, serving as a valuable resource for researchers and practitioners aiming to optimize these systems for high-performance demands.&quot;,&quot;issue&quot;:&quot;7&quot;,&quot;volume&quot;:&quot;15&quot;,&quot;container-title-short&quot;:&quot;&quot;},&quot;isTemporary&quot;:false,&quot;suppress-author&quot;:false,&quot;composite&quot;:false,&quot;author-only&quot;:false}]},{&quot;citationID&quot;:&quot;MENDELEY_CITATION_f8cd724f-87c2-4839-8e82-c834b1457323&quot;,&quot;properties&quot;:{&quot;noteIndex&quot;:0},&quot;isEdited&quot;:false,&quot;manualOverride&quot;:{&quot;isManuallyOverridden&quot;:false,&quot;citeprocText&quot;:&quot;[3]&quot;,&quot;manualOverrideText&quot;:&quot;&quot;},&quot;citationTag&quot;:&quot;MENDELEY_CITATION_v3_eyJjaXRhdGlvbklEIjoiTUVOREVMRVlfQ0lUQVRJT05fZjhjZDcyNGYtODdjMi00ODM5LThlODItYzgzNGIxNDU3MzIz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31bb7298-28f9-4dcb-850b-9b521a4fa4f0&quot;,&quot;properties&quot;:{&quot;noteIndex&quot;:0},&quot;isEdited&quot;:false,&quot;manualOverride&quot;:{&quot;isManuallyOverridden&quot;:false,&quot;citeprocText&quot;:&quot;[45]&quot;,&quot;manualOverrideText&quot;:&quot;&quot;},&quot;citationTag&quot;:&quot;MENDELEY_CITATION_v3_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&quot;,&quot;citationItems&quot;:[{&quot;id&quot;:&quot;4163fc17-a007-34d9-b75c-f7f2a93200eb&quot;,&quot;itemData&quot;:{&quot;type&quot;:&quot;article-journal&quot;,&quot;id&quot;:&quot;4163fc17-a007-34d9-b75c-f7f2a93200eb&quot;,&quot;title&quot;:&quot;Consensus Node Group Selection and Adjustment Algorithm Based on Dual Random Selection Mechanism&quot;,&quot;author&quot;:[{&quot;family&quot;:&quot;Gu&quot;,&quot;given&quot;:&quot;Xiaojian&quot;,&quot;parse-names&quot;:false,&quot;dropping-particle&quot;:&quot;&quot;,&quot;non-dropping-particle&quot;:&quot;&quot;},{&quot;family&quot;:&quot;Kang&quot;,&quot;given&quot;:&quot;Tianyu&quot;,&quot;parse-names&quot;:false,&quot;dropping-particle&quot;:&quot;&quot;,&quot;non-dropping-particle&quot;:&quot;&quot;},{&quot;family&quot;:&quot;Zhou&quot;,&quot;given&quot;:&quot;Anshun&quot;,&quot;parse-names&quot;:false,&quot;dropping-particle&quot;:&quot;&quot;,&quot;non-dropping-particle&quot;:&quot;&quot;},{&quot;family&quot;:&quot;Guo&quot;,&quot;given&quot;:&quot;Li&quot;,&quot;parse-names&quot;:false,&quot;dropping-particle&quot;:&quot;&quot;,&quot;non-dropping-particle&quot;:&quot;&quot;}],&quot;container-title&quot;:&quot;ACM International Conference Proceeding Series&quot;,&quot;accessed&quot;:{&quot;date-parts&quot;:[[2025,1,3]]},&quot;DOI&quot;:&quot;10.1145/3638884.3638947&quot;,&quot;ISBN&quot;:&quot;9798400708909&quot;,&quot;issued&quot;:{&quot;date-parts&quot;:[[2023,12,14]]},&quot;page&quot;:&quot;407-414&quot;,&quot;abstract&quot;:&quot;The PBFT algorithm is a consensus algorithm that reduces communication complexity to a polynomial level, addressing the inefficiency of traditional Byzantine fault tolerance mechanisms. It is commonly adopted in the consensus layer of blockchain systems. However, as the number of system nodes increases, the algorithm faces the challenge of rapidly increasing communication complexity. One solution to this problem is to use deterministic algorithms to select smaller consensus groups. However, in an open network, this approach is susceptible to Distributed Denial of Service (DDoS) attacks against the main nodes, posing a risk of system unavailability. Another solution involves using Verifiable Random Functions (VRF) technology to select consensus group nodes. However, this approach often introduces additional time overhead. To combine the advantages of both solutions, this paper proposes an improved PBFT algorithm based on a Dual-Random-Selection mechanism (DRS-BFT). The algorithm uses an unbiased random selection function and a verifiable random function to select consensus group members and the primary node. In situations with a large number of nodes, the algorithm enhances consensus efficiency by selecting a consensus group, minimizing additional communication overhead, and ensuring system security. Security analysis demonstrates that the system, under the assumption of security requirements, can guarantee data integrity, consistency, and availability. It can also prevent targeted attacks against the primary node that could lead to system unavailability. To validate the system's functionality and performance, the paper designs and develops a prototype system and establishes an experimental environment. The experiments show that the algorithm dynamically adjusts the consensus group range through the Dual-Random-Selection mechanism to adapt to changes in network conditions. Additionally, compared to traditional PBFT, the algorithm exhibits superior performance.&quot;,&quot;publisher&quot;:&quot;Association for Computing Machinery&quot;,&quot;container-title-short&quot;:&quot;&quot;},&quot;isTemporary&quot;:false,&quot;suppress-author&quot;:false,&quot;composite&quot;:false,&quot;author-only&quot;:false}]},{&quot;citationID&quot;:&quot;MENDELEY_CITATION_85f03485-539e-4430-901e-56b36054f627&quot;,&quot;properties&quot;:{&quot;noteIndex&quot;:0},&quot;isEdited&quot;:false,&quot;manualOverride&quot;:{&quot;isManuallyOverridden&quot;:false,&quot;citeprocText&quot;:&quot;[46]&quot;,&quot;manualOverrideText&quot;:&quot;&quot;},&quot;citationTag&quot;:&quot;MENDELEY_CITATION_v3_eyJjaXRhdGlvbklEIjoiTUVOREVMRVlfQ0lUQVRJT05fODVmMDM0ODUtNTM5ZS00NDMwLTkwMWUtNTZiMzYwNTRmNjI3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27dc80f5-efbf-4f4a-9b44-b7237c4190ca&quot;,&quot;properties&quot;:{&quot;noteIndex&quot;:0},&quot;isEdited&quot;:false,&quot;manualOverride&quot;:{&quot;isManuallyOverridden&quot;:false,&quot;citeprocText&quot;:&quot;[46]&quot;,&quot;manualOverrideText&quot;:&quot;&quot;},&quot;citationTag&quot;:&quot;MENDELEY_CITATION_v3_eyJjaXRhdGlvbklEIjoiTUVOREVMRVlfQ0lUQVRJT05fMjdkYzgwZjUtZWZiZi00ZjRhLTliNDQtYjcyMzdjNDE5MGNh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b226fff1-f78d-4b73-a783-c2754338b166&quot;,&quot;properties&quot;:{&quot;noteIndex&quot;:0},&quot;isEdited&quot;:false,&quot;manualOverride&quot;:{&quot;isManuallyOverridden&quot;:false,&quot;citeprocText&quot;:&quot;[22]&quot;,&quot;manualOverrideText&quot;:&quot;&quot;},&quot;citationTag&quot;:&quot;MENDELEY_CITATION_v3_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&quot;,&quot;citationItems&quot;:[{&quot;id&quot;:&quot;b4b624d3-b5d2-365c-89be-e6d2e1054f73&quot;,&quot;itemData&quot;:{&quot;type&quot;:&quot;article-journal&quot;,&quot;id&quot;:&quot;b4b624d3-b5d2-365c-89be-e6d2e1054f73&quot;,&quot;title&quot;:&quot;Exploring the use of blockchain in resource‐constrained fog computing environments&quot;,&quot;author&quot;:[{&quot;family&quot;:&quot;Sánchez-De La Rosa&quot;,&quot;given&quot;:&quot;Miguel&quot;,&quot;parse-names&quot;:false,&quot;dropping-particle&quot;:&quot;&quot;,&quot;non-dropping-particle&quot;:&quot;&quot;},{&quot;family&quot;:&quot;Núñez-Gómez&quot;,&quot;given&quot;:&quot;Carlos&quot;,&quot;parse-names&quot;:false,&quot;dropping-particle&quot;:&quot;&quot;,&quot;non-dropping-particle&quot;:&quot;&quot;},{&quot;family&quot;:&quot;Caminero&quot;,&quot;given&quot;:&quot;M Blanca&quot;,&quot;parse-names&quot;:false,&quot;dropping-particle&quot;:&quot;&quot;,&quot;non-dropping-particle&quot;:&quot;&quot;},{&quot;family&quot;:&quot;Carrión&quot;,&quot;given&quot;:&quot;Carmen&quot;,&quot;parse-names&quot;:false,&quot;dropping-particle&quot;:&quot;&quot;,&quot;non-dropping-particle&quot;:&quot;&quot;}],&quot;container-title&quot;:&quot;Wiley Online LibraryM Sánchez‐de la Rosa, C Núñez‐Gómez, MB Caminero, C CarriónSoftware: Practice and Experience, 2023•Wiley Online Library&quot;,&quot;accessed&quot;:{&quot;date-parts&quot;:[[2025,1,3]]},&quot;DOI&quot;:&quot;10.1002/spe.3173&quot;,&quot;URL&quot;:&quot;https://onlinelibrary.wiley.com/doi/abs/10.1002/spe.3173&quot;,&quot;issued&quot;:{&quot;date-parts&quot;:[[2022,4,1]]},&quot;page&quot;:&quot;971-987&quot;,&quot;abstract&quot;:&quot;Fog computing has become a complementary technology to cloud computing and addresses some of the cloud computing threats such as the response time and network bandwidth demand. Fog computing successes processing data and storing data near to the edge, and usually is combined with container virtualiza-tion to provide hardware isolation. Empowered by these capabilities, numerous Internet of Things (IoT) applications are developed as virtualized instances on resource-constrained fog nodes such as single-board computers (SBC). In addition , blockchain has emerged as a key technology that is transforming the way we share information. Blockchain technology represents a decentralised, distributed , and immutable database ledger and is a potential solution for the distributed ecosystem of IoT applications. The distributed structure of blockchain is naturally suitable for IoT applications. However, it introduces new challenges related to CPU overhead or response time. This paper proposes a layered architecture that integrates blockchain technology and OS-level virtualization technology to develop fog-based IoT applications. It also provides insights for future deployments through a proof-of-concept use case harnessing SBCs, in this case Raspberry Pi, as blockchain-enabled fog nodes to drive virtualized IoT applications. The study shows that the maximum CPU overhead added by a permissioned blockchain based on Ethereum on the Raspberry Pi is around a 25% under stress situations while the overhead introduced by the sealer process is negligible. These results support the feasibility of using blockchain on resource-constrained fog nodes for supporting IoT applications.&quot;,&quot;publisher&quot;:&quot;John Wiley and Sons Ltd&quot;,&quot;issue&quot;:&quot;4&quot;,&quot;volume&quot;:&quot;53&quot;,&quot;container-title-short&quot;:&quot;&quot;},&quot;isTemporary&quot;:false,&quot;suppress-author&quot;:false,&quot;composite&quot;:false,&quot;author-only&quot;:false}]},{&quot;citationID&quot;:&quot;MENDELEY_CITATION_7300332e-bac1-449a-959b-01a41c60ce6d&quot;,&quot;properties&quot;:{&quot;noteIndex&quot;:0},&quot;isEdited&quot;:false,&quot;manualOverride&quot;:{&quot;isManuallyOverridden&quot;:false,&quot;citeprocText&quot;:&quot;[3]&quot;,&quot;manualOverrideText&quot;:&quot;&quot;},&quot;citationTag&quot;:&quot;MENDELEY_CITATION_v3_eyJjaXRhdGlvbklEIjoiTUVOREVMRVlfQ0lUQVRJT05fNzMwMDMzMmUtYmFjMS00NDlhLTk1OWItMDFhNDFjNjBjZTZk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6447c07d-39c7-43b1-8a8e-894fabb0643e&quot;,&quot;properties&quot;:{&quot;noteIndex&quot;:0},&quot;isEdited&quot;:false,&quot;manualOverride&quot;:{&quot;isManuallyOverridden&quot;:false,&quot;citeprocText&quot;:&quot;[47]&quot;,&quot;manualOverrideText&quot;:&quot;&quot;},&quot;citationTag&quot;:&quot;MENDELEY_CITATION_v3_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&quot;,&quot;citationItems&quot;:[{&quot;id&quot;:&quot;5c133fa6-e2b8-3e40-86ca-a7d67d320cc0&quot;,&quot;itemData&quot;:{&quot;type&quot;:&quot;article-journal&quot;,&quot;id&quot;:&quot;5c133fa6-e2b8-3e40-86ca-a7d67d320cc0&quot;,&quot;title&quot;:&quot;Consensus in the Age of Blockchains&quot;,&quot;author&quot;:[{&quot;family&quot;:&quot;Bano&quot;,&quot;given&quot;:&quot;Shehar&quot;,&quot;parse-names&quot;:false,&quot;dropping-particle&quot;:&quot;&quot;,&quot;non-dropping-particle&quot;:&quot;&quot;},{&quot;family&quot;:&quot;Sonnino&quot;,&quot;given&quot;:&quot;Alberto&quot;,&quot;parse-names&quot;:false,&quot;dropping-particle&quot;:&quot;&quot;,&quot;non-dropping-particle&quot;:&quot;&quot;},{&quot;family&quot;:&quot;Al-Bassam&quot;,&quot;given&quot;:&quot;Mustafa&quot;,&quot;parse-names&quot;:false,&quot;dropping-particle&quot;:&quot;&quot;,&quot;non-dropping-particle&quot;:&quot;&quot;},{&quot;family&quot;:&quot;Azouvi&quot;,&quot;given&quot;:&quot;Sarah&quot;,&quot;parse-names&quot;:false,&quot;dropping-particle&quot;:&quot;&quot;,&quot;non-dropping-particle&quot;:&quot;&quot;},{&quot;family&quot;:&quot;McCorry&quot;,&quot;given&quot;:&quot;Patrick&quot;,&quot;parse-names&quot;:false,&quot;dropping-particle&quot;:&quot;&quot;,&quot;non-dropping-particle&quot;:&quot;&quot;},{&quot;family&quot;:&quot;Meiklejohn&quot;,&quot;given&quot;:&quot;Sarah&quot;,&quot;parse-names&quot;:false,&quot;dropping-particle&quot;:&quot;&quot;,&quot;non-dropping-particle&quot;:&quot;&quot;},{&quot;family&quot;:&quot;Danezis&quot;,&quot;given&quot;:&quot;George&quot;,&quot;parse-names&quot;:false,&quot;dropping-particle&quot;:&quot;&quot;,&quot;non-dropping-particle&quot;:&quot;&quot;}],&quot;accessed&quot;:{&quot;date-parts&quot;:[[2025,1,3]]},&quot;URL&quot;:&quot;https://arxiv.org/abs/1711.03936v2&quot;,&quot;issued&quot;:{&quot;date-parts&quot;:[[2017,11,10]]},&quot;abstract&quot;:&quot;The blockchain initially gained traction in 2008 as the technology underlying bitcoin, but now has been employed in a diverse range of applications and created a global market worth over $150B as of 2017. What distinguishes blockchains from traditional distributed databases is the ability to operate in a decentralized setting without relying on a trusted third party. As such their core technical component is consensus: how to reach agreement among a group of nodes. This has been extensively studied already in the distributed systems community for closed systems, but its application to open blockchains has revitalized the field and led to a plethora of new designs. The inherent complexity of consensus protocols and their rapid and dramatic evolution makes it hard to contextualize the design landscape. We address this challenge by conducting a systematic and comprehensive study of blockchain consensus protocols. After first discussing key themes in classical consensus protocols, we describe: first protocols based on proof-of-work (PoW), second proof-of-X (PoX) protocols that replace PoW with more energy-efficient alternatives, and third hybrid protocols that are compositions or variations of classical consensus protocols. We develop a framework to evaluate their performance, security and design properties, and use it to systematize key themes in the protocol categories described above. This evaluation leads us to identify research gaps and challenges for the community to consider in future research endeavours.&quot;,&quot;container-title-short&quot;:&quot;&quot;},&quot;isTemporary&quot;:false,&quot;suppress-author&quot;:false,&quot;composite&quot;:false,&quot;author-only&quot;:false}]},{&quot;citationID&quot;:&quot;MENDELEY_CITATION_87144a2c-a36f-4818-98ca-e14365d6d1b2&quot;,&quot;properties&quot;:{&quot;noteIndex&quot;:0},&quot;isEdited&quot;:false,&quot;manualOverride&quot;:{&quot;isManuallyOverridden&quot;:false,&quot;citeprocText&quot;:&quot;[41]&quot;,&quot;manualOverrideText&quot;:&quot;&quot;},&quot;citationTag&quot;:&quot;MENDELEY_CITATION_v3_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&quot;,&quot;citationItems&quot;:[{&quot;id&quot;:&quot;672e7f83-e7c2-33c1-9afc-39472d56aaf3&quot;,&quot;itemData&quot;:{&quot;type&quot;:&quot;article-journal&quot;,&quot;id&quot;:&quot;672e7f83-e7c2-33c1-9afc-39472d56aaf3&quot;,&quot;title&quot;:&quot;Practical Byzantine Fault Tolerance and Proactive Recovery&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container-title&quot;:&quot;ACM Transactions on Computer Systems&quot;,&quot;accessed&quot;:{&quot;date-parts&quot;:[[2025,1,3]]},&quot;DOI&quot;:&quot;10.1145/571637.571640&quot;,&quot;ISSN&quot;:&quot;07342071&quot;,&quot;issued&quot;:{&quot;date-parts&quot;:[[2002,11]]},&quot;page&quot;:&quot;398-461&quot;,&quot;abstract&quot;:&quot;Our growing reliance on online services accessible on the Internet demands highly available systems that provide correct service without interruptions. Software bugs, operator mistakes, and malicious attacks are a major cause of service interruptions and they can cause arbitrary behavior, that is, Byzantine faults. This article describes a new replication algorithm, BFT, that can be used to build highly available systems that tolerate Byzantine faults. BFT can be used in practice to implement real services: it performs well, it is safe in asynchronous environments such as the Internet, it incorporates mechanisms to defend against Byzantine-faulty clients, and it recovers replicas proactively. The recovery mechanism allows the algorithm to tolerate any number of faults over the lifetime of the system provided fewer than 1/3 of the replicas become faulty within a small window of vulnerability. BFT has been implemented as a generic program library with a simple interface. We used the library to implement the first Byzantine-fault-tolerant NFS file system, BFS. The BFT library and BFS perform well because the library incorporates several important optimizations, the most important of which is the use of symmetric cryptography to authenticate messages. The performance results show that BFS performs 2% faster to 24% slower than production implementations of the NFS protocol that are not replicated. This supports our claim that the BFT library can be used to build practical systems that tolerate Byzantine faults.&quot;,&quot;issue&quot;:&quot;4&quot;,&quot;volume&quot;:&quot;20&quot;,&quot;container-title-short&quot;:&quot;&quot;},&quot;isTemporary&quot;:false,&quot;suppress-author&quot;:false,&quot;composite&quot;:false,&quot;author-only&quot;:false}]},{&quot;citationID&quot;:&quot;MENDELEY_CITATION_b9498b6b-7cea-4add-a3dd-fd702086ca9b&quot;,&quot;properties&quot;:{&quot;noteIndex&quot;:0},&quot;isEdited&quot;:false,&quot;manualOverride&quot;:{&quot;isManuallyOverridden&quot;:false,&quot;citeprocText&quot;:&quot;[48]&quot;,&quot;manualOverrideText&quot;:&quot;&quot;},&quot;citationTag&quot;:&quot;MENDELEY_CITATION_v3_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&quot;,&quot;citationItems&quot;:[{&quot;id&quot;:&quot;9123807c-b414-31a2-978e-d0737483e84f&quot;,&quot;itemData&quot;:{&quot;type&quot;:&quot;article-journal&quot;,&quot;id&quot;:&quot;9123807c-b414-31a2-978e-d0737483e84f&quot;,&quot;title&quot;:&quot;Untangling blockchain: A data processing view of blockchain systems&quot;,&quot;author&quot;:[{&quot;family&quot;:&quot;Dinh&quot;,&quot;given&quot;:&quot;TTA&quot;,&quot;parse-names&quot;:false,&quot;dropping-particle&quot;:&quot;&quot;,&quot;non-dropping-particle&quot;:&quot;&quot;},{&quot;family&quot;:&quot;Liu&quot;,&quot;given&quot;:&quot;R&quot;,&quot;parse-names&quot;:false,&quot;dropping-particle&quot;:&quot;&quot;,&quot;non-dropping-particle&quot;:&quot;&quot;},{&quot;family&quot;:&quot;Zhang&quot;,&quot;given&quot;:&quot;M&quot;,&quot;parse-names&quot;:false,&quot;dropping-particle&quot;:&quot;&quot;,&quot;non-dropping-particle&quot;:&quot;&quot;},{&quot;family&quot;:&quot;…&quot;,&quot;given&quot;:&quot;G Chen - IEEE transactions on&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TTA Dinh, R Liu, M Zhang, G Chen, BC Ooi, J WangIEEE transactions on knowledge and data engineering, 2018•ieeexplore.ieee.org&quot;,&quot;accessed&quot;:{&quot;date-parts&quot;:[[2025,1,3]]},&quot;URL&quot;:&quot;https://ieeexplore.ieee.org/abstract/document/8246573/&quot;,&quot;container-title-short&quot;:&quot;&quot;},&quot;isTemporary&quot;:false,&quot;suppress-author&quot;:false,&quot;composite&quot;:false,&quot;author-only&quot;:false}]},{&quot;citationID&quot;:&quot;MENDELEY_CITATION_995b2a59-50a0-423b-9265-f79170b409f5&quot;,&quot;properties&quot;:{&quot;noteIndex&quot;:0},&quot;isEdited&quot;:false,&quot;manualOverride&quot;:{&quot;isManuallyOverridden&quot;:false,&quot;citeprocText&quot;:&quot;[49]&quot;,&quot;manualOverrideText&quot;:&quot;&quot;},&quot;citationTag&quot;:&quot;MENDELEY_CITATION_v3_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&quot;,&quot;citationItems&quot;:[{&quot;id&quot;:&quot;1945a977-08e0-3c4f-90d9-e1729cb0c5a2&quot;,&quot;itemData&quot;:{&quot;type&quot;:&quot;article-journal&quot;,&quot;id&quot;:&quot;1945a977-08e0-3c4f-90d9-e1729cb0c5a2&quot;,&quot;title&quot;:&quot;STUDY OF CONSENSUS ALGORITHMS IN BLOCKCHAIN NETWORKS IN THE DESIGN OF INFORMATION SYSTEMS&quot;,&quot;author&quot;:[{&quot;family&quot;:&quot;Sytnyk&quot;,&quot;given&quot;:&quot;R&quot;,&quot;parse-names&quot;:false,&quot;dropping-particle&quot;:&quot;&quot;,&quot;non-dropping-particle&quot;:&quot;&quot;},{&quot;family&quot;:&quot;науково-технічна&quot;,&quot;given&quot;:&quot;V Hnatushenko - Міжнародна&quot;,&quot;parse-names&quot;:false,&quot;dropping-particle&quot;:&quot;&quot;,&quot;non-dropping-particle&quot;:&quot;&quot;},{&quot;family&quot;:&quot;2024&quot;,&quot;given&quot;:&quot;undefined&quot;,&quot;parse-names&quot;:false,&quot;dropping-particle&quot;:&quot;&quot;,&quot;non-dropping-particle&quot;:&quot;&quot;}],&quot;container-title&quot;:&quot;journals.nmetau.edu.uaR Sytnyk, V HnatushenkoМіжнародна науково-технічна конференція Інформаційні, 2024•journals.nmetau.edu.ua&quot;,&quot;accessed&quot;:{&quot;date-parts&quot;:[[2025,1,3]]},&quot;DOI&quot;:&quot;10.34185/1991-7848.itmm.2024.01.092&quot;,&quot;ISSN&quot;:&quot;1991-7848&quot;,&quot;URL&quot;:&quot;https://journals.nmetau.edu.ua/index.php/itmm/article/view/1829&quot;,&quot;container-title-short&quot;:&quot;&quot;},&quot;isTemporary&quot;:false,&quot;suppress-author&quot;:false,&quot;composite&quot;:false,&quot;author-only&quot;:false}]},{&quot;citationID&quot;:&quot;MENDELEY_CITATION_80026796-d082-40c1-a00f-a952bfb317f7&quot;,&quot;properties&quot;:{&quot;noteIndex&quot;:0},&quot;isEdited&quot;:false,&quot;manualOverride&quot;:{&quot;isManuallyOverridden&quot;:false,&quot;citeprocText&quot;:&quot;[50]&quot;,&quot;manualOverrideText&quot;:&quot;&quot;},&quot;citationTag&quot;:&quot;MENDELEY_CITATION_v3_eyJjaXRhdGlvbklEIjoiTUVOREVMRVlfQ0lUQVRJT05fODAwMjY3OTYtZDA4Mi00MGMxLWEwMGYtYTk1MmJmYjMxN2Y3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d1cc8794-05b4-4aab-a7cd-b75262bc5fb2&quot;,&quot;properties&quot;:{&quot;noteIndex&quot;:0},&quot;isEdited&quot;:false,&quot;manualOverride&quot;:{&quot;isManuallyOverridden&quot;:false,&quot;citeprocText&quot;:&quot;[51]&quot;,&quot;manualOverrideText&quot;:&quot;&quot;},&quot;citationTag&quot;:&quot;MENDELEY_CITATION_v3_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&quot;,&quot;citationItems&quot;:[{&quot;id&quot;:&quot;93733ee5-c372-326a-9120-e66093399c10&quot;,&quot;itemData&quot;:{&quot;type&quot;:&quot;article-journal&quot;,&quot;id&quot;:&quot;93733ee5-c372-326a-9120-e66093399c10&quot;,&quot;title&quot;:&quot;Performance of PBFT Consensus under Voting by Groups&quot;,&quot;author&quot;:[{&quot;family&quot;:&quot;Gai&quot;,&quot;given&quot;:&quot;Keke&quot;,&quot;parse-names&quot;:false,&quot;dropping-particle&quot;:&quot;&quot;,&quot;non-dropping-particle&quot;:&quot;&quot;},{&quot;family&quot;:&quot;Zhu&quot;,&quot;given&quot;:&quot;Liehuang&quot;,&quot;parse-names&quot;:false,&quot;dropping-particle&quot;:&quot;&quot;,&quot;non-dropping-particle&quot;:&quot;&quot;},{&quot;family&quot;:&quot;Miši´cmiši´c&quot;,&quot;given&quot;:&quot;Vojislav B&quot;,&quot;parse-names&quot;:false,&quot;dropping-particle&quot;:&quot;&quot;,&quot;non-dropping-particle&quot;:&quot;&quot;},{&quot;family&quot;:&quot;Miši´c&quot;,&quot;given&quot;:&quot;Jelena Miši´c&quot;,&quot;parse-names&quot;:false,&quot;dropping-particle&quot;:&quot;&quot;,&quot;non-dropping-particle&quot;:&quot;&quot;},{&quot;family&quot;:&quot;Chang&quot;,&quot;given&quot;:&quot;Xiaolin&quot;,&quot;parse-names&quot;:false,&quot;dropping-particle&quot;:&quot;&quot;,&quot;non-dropping-particle&quot;:&quot;&quot;}],&quot;container-title&quot;:&quot;mdpi.comVB Mišić, J Mišić, X ChangBlockchains, 2024•mdpi.com&quot;,&quot;accessed&quot;:{&quot;date-parts&quot;:[[2025,1,3]]},&quot;DOI&quot;:&quot;10.3390/blockchains2020007&quot;,&quot;URL&quot;:&quot;https://www.mdpi.com/2813-5288/2/2/7&quot;,&quot;issued&quot;:{&quot;date-parts&quot;:[[2024]]},&quot;abstract&quot;:&quot;Practical Byzantine Fault Tolerance (PBFT) is the protocol of choice for many applications that require distributed consensus between a number of participant nodes. While PBFT assumes a single voting committee, many applications recognize different groups of participants that need to reach a consensus separately before accepting a proposal. To this end, we propose to count the votes by separate groups or committees of participating nodes, instead of all together as in the original PBFT. We then investigate the performance impact of this approach on the mean time to accept a data block and the number of nodes involved in making the final decision. Our results indicate that the proposed solutions impose a slight performance penalty which may be countermanded by reducing the quorum numbers needed in different subsets of the original committee.&quot;,&quot;container-title-short&quot;:&quot;&quot;},&quot;isTemporary&quot;:false,&quot;suppress-author&quot;:false,&quot;composite&quot;:false,&quot;author-only&quot;:false}]},{&quot;citationID&quot;:&quot;MENDELEY_CITATION_1d5924a7-8533-4bb4-bf6c-719cfa9fac76&quot;,&quot;properties&quot;:{&quot;noteIndex&quot;:0},&quot;isEdited&quot;:false,&quot;manualOverride&quot;:{&quot;isManuallyOverridden&quot;:false,&quot;citeprocText&quot;:&quot;[52]&quot;,&quot;manualOverrideText&quot;:&quot;&quot;},&quot;citationTag&quot;:&quot;MENDELEY_CITATION_v3_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&quot;,&quot;citationItems&quot;:[{&quot;id&quot;:&quot;cc7e059c-ab7b-38a8-ae84-a62cbc1cad5c&quot;,&quot;itemData&quot;:{&quot;type&quot;:&quot;article-journal&quot;,&quot;id&quot;:&quot;cc7e059c-ab7b-38a8-ae84-a62cbc1cad5c&quot;,&quot;title&quot;:&quot;An efficient blockchain PBFT consensus protocol in energy constrained IoT applications&quot;,&quot;author&quot;:[{&quot;family&quot;:&quot;Xu&quot;,&quot;given&quot;:&quot;X&quot;,&quot;parse-names&quot;:false,&quot;dropping-particle&quot;:&quot;&quot;,&quot;non-dropping-particle&quot;:&quot;&quot;},{&quot;family&quot;:&quot;Sun&quot;,&quot;given&quot;:&quot;G&quot;,&quot;parse-names&quot;:false,&quot;dropping-particle&quot;:&quot;&quot;,&quot;non-dropping-particle&quot;:&quot;&quot;},{&quot;family&quot;:&quot;UK&quot;,&quot;given&quot;:&quot;H Yu - 2021 International Conference on&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X Xu, G Sun, H Yu2021 International Conference on UK-China Emerging Technologies (UCET), 2021•ieeexplore.ieee.org&quot;,&quot;accessed&quot;:{&quot;date-parts&quot;:[[2025,1,3]]},&quot;URL&quot;:&quot;https://ieeexplore.ieee.org/abstract/document/9674967/&quot;,&quot;container-title-short&quot;:&quot;&quot;},&quot;isTemporary&quot;:false,&quot;suppress-author&quot;:false,&quot;composite&quot;:false,&quot;author-only&quot;:false}]},{&quot;citationID&quot;:&quot;MENDELEY_CITATION_26fe7411-349c-4da9-8664-c2a27b6f47fe&quot;,&quot;properties&quot;:{&quot;noteIndex&quot;:0},&quot;isEdited&quot;:false,&quot;manualOverride&quot;:{&quot;isManuallyOverridden&quot;:false,&quot;citeprocText&quot;:&quot;[53]&quot;,&quot;manualOverrideText&quot;:&quot;&quot;},&quot;citationTag&quot;:&quot;MENDELEY_CITATION_v3_eyJjaXRhdGlvbklEIjoiTUVOREVMRVlfQ0lUQVRJT05fMjZmZTc0MTEtMzQ5Yy00ZGE5LTg2NjQtYzJhMjdiNmY0N2Zl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d3bb9571-f957-476d-bb1e-13fcebadd292&quot;,&quot;properties&quot;:{&quot;noteIndex&quot;:0},&quot;isEdited&quot;:false,&quot;manualOverride&quot;:{&quot;isManuallyOverridden&quot;:false,&quot;citeprocText&quot;:&quot;[54]&quot;,&quot;manualOverrideText&quot;:&quot;&quot;},&quot;citationTag&quot;:&quot;MENDELEY_CITATION_v3_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&quot;,&quot;citationItems&quot;:[{&quot;id&quot;:&quot;c53ef934-723b-3a46-b5c5-f7458e2af99b&quot;,&quot;itemData&quot;:{&quot;type&quot;:&quot;article-journal&quot;,&quot;id&quot;:&quot;c53ef934-723b-3a46-b5c5-f7458e2af99b&quot;,&quot;title&quot;:&quot;Performance Analysis of Network Security System Using Bioinspired-Blockchain Technique for IP Networks&quot;,&quot;author&quot;:[{&quot;family&quot;:&quot;Bhoware&quot;,&quot;given&quot;:&quot;A&quot;,&quot;parse-names&quot;:false,&quot;dropping-particle&quot;:&quot;&quot;,&quot;non-dropping-particle&quot;:&quot;&quot;},{&quot;family&quot;:&quot;Jajulwar&quot;,&quot;given&quot;:&quot;K&quot;,&quot;parse-names&quot;:false,&quot;dropping-particle&quot;:&quot;&quot;,&quot;non-dropping-particle&quot;:&quot;&quot;},{&quot;family&quot;:&quot;…&quot;,&quot;given&quot;:&quot;A Deshmukh - … on Emerging Trends&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A Bhoware, K Jajulwar, A Deshmukh, K Dabhekar, S Ghodmare, A Gulghane2023 11th International Conference on Emerging Trends in, 2023•ieeexplore.ieee.org&quot;,&quot;accessed&quot;:{&quot;date-parts&quot;:[[2025,1,3]]},&quot;URL&quot;:&quot;https://ieeexplore.ieee.org/abstract/document/10151475/&quot;,&quot;container-title-short&quot;:&quot;&quot;},&quot;isTemporary&quot;:false,&quot;suppress-author&quot;:false,&quot;composite&quot;:false,&quot;author-only&quot;:false}]},{&quot;citationID&quot;:&quot;MENDELEY_CITATION_a0559010-47e7-4883-843d-a7aa7020819a&quot;,&quot;properties&quot;:{&quot;noteIndex&quot;:0},&quot;isEdited&quot;:false,&quot;manualOverride&quot;:{&quot;isManuallyOverridden&quot;:false,&quot;citeprocText&quot;:&quot;[55]&quot;,&quot;manualOverrideText&quot;:&quot;&quot;},&quot;citationTag&quot;:&quot;MENDELEY_CITATION_v3_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&quot;,&quot;citationItems&quot;:[{&quot;id&quot;:&quot;afbefad9-6d57-32b6-b17e-0ac4cc5163c3&quot;,&quot;itemData&quot;:{&quot;type&quot;:&quot;article-journal&quot;,&quot;id&quot;:&quot;afbefad9-6d57-32b6-b17e-0ac4cc5163c3&quot;,&quot;title&quot;:&quot;Secure Internet of Things network using light-weighted trust and blockchain-powered PoW framework&quot;,&quot;author&quot;:[{&quot;family&quot;:&quot;Vairagade&quot;,&quot;given&quot;:&quot;Rupali Sachin&quot;,&quot;parse-names&quot;:false,&quot;dropping-particle&quot;:&quot;&quot;,&quot;non-dropping-particle&quot;:&quot;&quot;},{&quot;family&quot;:&quot;Savadatti Hanumantha&quot;,&quot;given&quot;:&quot;Brahmananda&quot;,&quot;parse-names&quot;:false,&quot;dropping-particle&quot;:&quot;&quot;,&quot;non-dropping-particle&quot;:&quot;&quot;}],&quot;container-title&quot;:&quot;Concurrency and Computation: Practice and Experience&quot;,&quot;container-title-short&quot;:&quot;Concurr Comput&quot;,&quot;accessed&quot;:{&quot;date-parts&quot;:[[2025,1,3]]},&quot;DOI&quot;:&quot;10.1002/CPE.7057&quot;,&quot;ISSN&quot;:&quot;15320634&quot;,&quot;issued&quot;:{&quot;date-parts&quot;:[[2022,9,25]]},&quot;abstract&quot;:&quot;Blockchain technology comprises security algorithms that work efficiently on battery powered devices. Low energy and delay indicate the effectiveness of any security mechanism. However, it is challenging for the algorithms to achieve low energy and delay because of various attacks. To identify and protect against various kinds of IoT attacks, a light-weighted trust, and blockchain-powered PoW framework are proposed in this article. A proof of work (PoW) consensus is utilized on the router side to validate the block before the blockchain accepts it. The flexibility of block design is the main benefit of PoW powered blockchain, so it can modify based on IoT applications. Moreover, trust is one of the major issues in IoT networks. Trust can be established among users during node processing and communication between nodes. This trust is significant for transferring the data from source to destination and the uncertainty of service availability in IoT applications. A trust evaluation between participating nodes and the blockchain mechanism are integrated into this work to cover authorization and authentication. The efficiency of the proposed trust model is evaluated in terms of trust evolution and trustworthy network and compared with the existing trust models. In the experimental analysis, the efficiency of the proposed blockchain-powered network is analyzed in terms of energy, delay and processing time. The experimental outcomes proved that the proposed lightweight trust and blockchain-powered PoW are more efficient than other approaches.&quot;,&quot;publisher&quot;:&quot;John Wiley and Sons Ltd&quot;,&quot;issue&quot;:&quot;21&quot;,&quot;volume&quot;:&quot;34&quot;},&quot;isTemporary&quot;:false,&quot;suppress-author&quot;:false,&quot;composite&quot;:false,&quot;author-only&quot;:false}]},{&quot;citationID&quot;:&quot;MENDELEY_CITATION_44a2383d-24e2-46b7-b276-4c1a90a34bf5&quot;,&quot;properties&quot;:{&quot;noteIndex&quot;:0},&quot;isEdited&quot;:false,&quot;manualOverride&quot;:{&quot;isManuallyOverridden&quot;:false,&quot;citeprocText&quot;:&quot;[38]&quot;,&quot;manualOverrideText&quot;:&quot;&quot;},&quot;citationTag&quot;:&quot;MENDELEY_CITATION_v3_eyJjaXRhdGlvbklEIjoiTUVOREVMRVlfQ0lUQVRJT05fNDRhMjM4M2QtMjRlMi00NmI3LWIyNzYtNGMxYTkwYTM0YmY1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f91c1c44-cc75-4540-bd06-7fda0119dce4&quot;,&quot;properties&quot;:{&quot;noteIndex&quot;:0},&quot;isEdited&quot;:false,&quot;manualOverride&quot;:{&quot;isManuallyOverridden&quot;:false,&quot;citeprocText&quot;:&quot;[56]&quot;,&quot;manualOverrideText&quot;:&quot;&quot;},&quot;citationTag&quot;:&quot;MENDELEY_CITATION_v3_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&quot;,&quot;citationItems&quot;:[{&quot;id&quot;:&quot;46c7e217-fa51-3c5e-b1b6-54bce53b18c3&quot;,&quot;itemData&quot;:{&quot;type&quot;:&quot;article-journal&quot;,&quot;id&quot;:&quot;46c7e217-fa51-3c5e-b1b6-54bce53b18c3&quot;,&quot;title&quot;:&quot;The Implementation and Analysis of The Proof of Work Consensus in Blockchain&quot;,&quot;author&quot;:[{&quot;family&quot;:&quot;Christian&quot;,&quot;given&quot;:&quot;Alvin&quot;,&quot;parse-names&quot;:false,&quot;dropping-particle&quot;:&quot;&quot;,&quot;non-dropping-particle&quot;:&quot;&quot;},{&quot;family&quot;:&quot;Therry&quot;,&quot;given&quot;:&quot;Davidson&quot;,&quot;parse-names&quot;:false,&quot;dropping-particle&quot;:&quot;&quot;,&quot;non-dropping-particle&quot;:&quot;&quot;},{&quot;family&quot;:&quot;Ardiansyah&quot;,&quot;given&quot;:&quot;Rizka&quot;,&quot;parse-names&quot;:false,&quot;dropping-particle&quot;:&quot;&quot;,&quot;non-dropping-particle&quot;:&quot;&quot;},{&quot;family&quot;:&quot;Pusadan&quot;,&quot;given&quot;:&quot;Muhammad Yazdi&quot;,&quot;parse-names&quot;:false,&quot;dropping-particle&quot;:&quot;&quot;,&quot;non-dropping-particle&quot;:&quot;&quot;},{&quot;family&quot;:&quot;Joefrie&quot;,&quot;given&quot;:&quot;Yuri Yudhaswana&quot;,&quot;parse-names&quot;:false,&quot;dropping-particle&quot;:&quot;&quot;,&quot;non-dropping-particle&quot;:&quot;&quot;},{&quot;family&quot;:&quot;Kasim&quot;,&quot;given&quot;:&quot;Anita Ahmad&quot;,&quot;parse-names&quot;:false,&quot;dropping-particle&quot;:&quot;&quot;,&quot;non-dropping-particle&quot;:&quot;&quot;}],&quot;container-title&quot;:&quot;core.ac.ukACD Therry, R Ardiansyah, MY Pusadan, YY Joefrie, AA KasimAdvance Sustainable Science, Engineering and Technology, 2024•core.ac.uk&quot;,&quot;accessed&quot;:{&quot;date-parts&quot;:[[2025,1,3]]},&quot;DOI&quot;:&quot;10.26877/asset.v6i1.17878&quot;,&quot;ISSN&quot;:&quot;2715-4211&quot;,&quot;URL&quot;:&quot;https://core.ac.uk/download/pdf/599139451.pdf&quot;,&quot;issued&quot;:{&quot;date-parts&quot;:[[2024]]},&quot;abstract&quot;:&quot;Communication in peer-to-peer (P2P) networks presents challenges in maintaining security, data integrity, and decentralization. Consensus mechanisms play a crucial role in addressing these challenges by validating data and ensuring that each entity has synchronized data without intermediaries. This research focuses on the implementation and analysis of the Proof of Work (PoW) consensus mechanism, widely used in blockchain, to enhance understanding of its functions, benefits, and workings or flow. This research, conducted using the Go programming language, successfully implements Proof of Work (PoW) as a security measure, ensuring data integrity, and preventing manipulation. Through black-box testing, this research confirms the functionality and reliability of the implemented Proof of Work (PoW) consensus. These findings contribute to a deeper understanding of consensus mechanisms, offering insights to optimize blockchain protocols and foster trust among entities. This research highlights the relevance of sustainable Proof of Work (PoW) in blockchain technology, emphasizing its role in enhancing security and ensuring data integrity in decentralized networks.&quot;,&quot;issue&quot;:&quot;1&quot;,&quot;volume&quot;:&quot;6&quot;,&quot;container-title-short&quot;:&quot;&quot;},&quot;isTemporary&quot;:false,&quot;suppress-author&quot;:false,&quot;composite&quot;:false,&quot;author-only&quot;:false}]},{&quot;citationID&quot;:&quot;MENDELEY_CITATION_d03fd477-4a6d-4c31-9301-e8836bbebbfa&quot;,&quot;properties&quot;:{&quot;noteIndex&quot;:0},&quot;isEdited&quot;:false,&quot;manualOverride&quot;:{&quot;isManuallyOverridden&quot;:false,&quot;citeprocText&quot;:&quot;[57]&quot;,&quot;manualOverrideText&quot;:&quot;&quot;},&quot;citationTag&quot;:&quot;MENDELEY_CITATION_v3_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&quot;,&quot;citationItems&quot;:[{&quot;id&quot;:&quot;a7675fd2-e352-36f5-8af0-0dd50d39a9a3&quot;,&quot;itemData&quot;:{&quot;type&quot;:&quot;article-journal&quot;,&quot;id&quot;:&quot;a7675fd2-e352-36f5-8af0-0dd50d39a9a3&quot;,&quot;title&quot;:&quot;Fair Consensus in Blockchain with Heterogeneous Miners using Reinforcement Learning aided Adaptive Proof-of-Work&quot;,&quot;author&quot;:[{&quot;family&quot;:&quot;Sethi&quot;,&quot;given&quot;:&quot;Prateek&quot;,&quot;parse-names&quot;:false,&quot;dropping-particle&quot;:&quot;&quot;,&quot;non-dropping-particle&quot;:&quot;&quot;},{&quot;family&quot;:&quot;Nguyen&quot;,&quot;given&quot;:&quot;Tri&quot;,&quot;parse-names&quot;:false,&quot;dropping-particle&quot;:&quot;&quot;,&quot;non-dropping-particle&quot;:&quot;&quot;},{&quot;family&quot;:&quot;Chowdhury&quot;,&quot;given&quot;:&quot;Roy&quot;,&quot;parse-names&quot;:false,&quot;dropping-particle&quot;:&quot;&quot;,&quot;non-dropping-particle&quot;:&quot;&quot;},{&quot;family&quot;:&quot;Pirttikangas&quot;,&quot;given&quot;:&quot;Susanna&quot;,&quot;parse-names&quot;:false,&quot;dropping-particle&quot;:&quot;&quot;,&quot;non-dropping-particle&quot;:&quot;&quot;},{&quot;family&quot;:&quot;Silva&quot;,&quot;given&quot;:&quot;Aloizio P&quot;,&quot;parse-names&quot;:false,&quot;dropping-particle&quot;:&quot;&quot;,&quot;non-dropping-particle&quot;:&quot;Da&quot;}],&quot;container-title&quot;:&quot;ieeexplore.ieee.orgP Sethi, T Nguyen, MR Chowdhury, S Pirttikangas, AP da Silva2024 IEEE 21st Consumer Communications &amp; Networking Conference (CCNC), 2024•ieeexplore.ieee.org&quot;,&quot;accessed&quot;:{&quot;date-parts&quot;:[[2025,1,3]]},&quot;URL&quot;:&quot;https://ieeexplore.ieee.org/abstract/document/10454844/&quot;,&quot;abstract&quot;:&quot;Blockchain technology relies on Peer-to-Peer (P2P) ledgers that require a mechanism to maintain security and ensure consensus. The Proof of Work (PoW) consensus algorithm requires participants to dedicate significant computation to solve a cryptography puzzle. The Proof of Work Difficulty (PoW-D) in large public blockchains, such as Ethereum, is adjusted based on the time taken by the winning miner to mine the last block since the system is unaware of the computation power in the blockchain. The consortium and private blockchains provide greater visibility of the nodes involved, which may have variable compute power over time. Such heterogeneity in miners makes it challenging to maintain fairness leading to super linear profits. To address these issues, we propose two novel Reinforcement Learning (RL)-based techniques to intelligently select miners and adaptively update the PoW-D based on the variable compute power of the heterogeneous miners-RL based Miner Selection (RL-MS) and RL based Miner and Difficulty Selection (RL-MDS). Compared to the existing PoW techniques, the proposed approach lowered the winning percentage of the miners below a fairness factor threshold. Furthermore, the block mining time constraint violation is significantly reduced by up to 97% and up to 85% in RL-MS and RL-MDS, respectively.&quot;,&quot;container-title-short&quot;:&quot;&quot;},&quot;isTemporary&quot;:false,&quot;suppress-author&quot;:false,&quot;composite&quot;:false,&quot;author-only&quot;:false}]},{&quot;citationID&quot;:&quot;MENDELEY_CITATION_b5e0579e-e10a-48ac-ac7e-b2566e048c7c&quot;,&quot;properties&quot;:{&quot;noteIndex&quot;:0},&quot;isEdited&quot;:false,&quot;manualOverride&quot;:{&quot;isManuallyOverridden&quot;:false,&quot;citeprocText&quot;:&quot;[58]&quot;,&quot;manualOverrideText&quot;:&quot;&quot;},&quot;citationTag&quot;:&quot;MENDELEY_CITATION_v3_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&quot;,&quot;citationItems&quot;:[{&quot;id&quot;:&quot;0f7f20af-7883-3ee3-803e-9af383a59874&quot;,&quot;itemData&quot;:{&quot;type&quot;:&quot;article-journal&quot;,&quot;id&quot;:&quot;0f7f20af-7883-3ee3-803e-9af383a59874&quot;,&quot;title&quot;:&quot;Blockchain security: A survey of techniques and research directions&quot;,&quot;author&quot;:[{&quot;family&quot;:&quot;Leng&quot;,&quot;given&quot;:&quot;J&quot;,&quot;parse-names&quot;:false,&quot;dropping-particle&quot;:&quot;&quot;,&quot;non-dropping-particle&quot;:&quot;&quot;},{&quot;family&quot;:&quot;Zhou&quot;,&quot;given&quot;:&quot;M&quot;,&quot;parse-names&quot;:false,&quot;dropping-particle&quot;:&quot;&quot;,&quot;non-dropping-particle&quot;:&quot;&quot;},{&quot;family&quot;:&quot;Zhao&quot;,&quot;given&quot;:&quot;JL&quot;,&quot;parse-names&quot;:false,&quot;dropping-particle&quot;:&quot;&quot;,&quot;non-dropping-particle&quot;:&quot;&quot;},{&quot;family&quot;:&quot;…&quot;,&quot;given&quot;:&quot;Y Huang - IEEE Transactions on&quot;,&quot;parse-names&quot;:false,&quot;dropping-particle&quot;:&quot;&quot;,&quot;non-dropping-particle&quot;:&quot;&quot;},{&quot;family&quot;:&quot;2020&quot;,&quot;given&quot;:&quot;undefined&quot;,&quot;parse-names&quot;:false,&quot;dropping-particle&quot;:&quot;&quot;,&quot;non-dropping-particle&quot;:&quot;&quot;}],&quot;container-title&quot;:&quot;ieeexplore.ieee.orgJ Leng, M Zhou, JL Zhao, Y Huang, Y BianIEEE Transactions on Services Computing, 2020•ieeexplore.ieee.org&quot;,&quot;accessed&quot;:{&quot;date-parts&quot;:[[2025,1,3]]},&quot;URL&quot;:&quot;https://ieeexplore.ieee.org/abstract/document/9271868/&quot;,&quot;container-title-short&quot;:&quot;&quot;},&quot;isTemporary&quot;:false,&quot;suppress-author&quot;:false,&quot;composite&quot;:false,&quot;author-only&quot;:false}]},{&quot;citationID&quot;:&quot;MENDELEY_CITATION_57e5c05d-d045-4d65-ac8a-a48c9de05d44&quot;,&quot;properties&quot;:{&quot;noteIndex&quot;:0},&quot;isEdited&quot;:false,&quot;manualOverride&quot;:{&quot;isManuallyOverridden&quot;:false,&quot;citeprocText&quot;:&quot;[46]&quot;,&quot;manualOverrideText&quot;:&quot;&quot;},&quot;citationTag&quot;:&quot;MENDELEY_CITATION_v3_eyJjaXRhdGlvbklEIjoiTUVOREVMRVlfQ0lUQVRJT05fNTdlNWMwNWQtZDA0NS00ZDY1LWFjOGEtYTQ4YzlkZTA1ZDQ0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a9331739-fbc7-44b0-a39c-22106d76a801&quot;,&quot;properties&quot;:{&quot;noteIndex&quot;:0},&quot;isEdited&quot;:false,&quot;manualOverride&quot;:{&quot;isManuallyOverridden&quot;:false,&quot;citeprocText&quot;:&quot;[59]&quot;,&quot;manualOverrideText&quot;:&quot;&quot;},&quot;citationTag&quot;:&quot;MENDELEY_CITATION_v3_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&quot;,&quot;citationItems&quot;:[{&quot;id&quot;:&quot;07d26760-22ac-3183-985e-f180fe6f1daf&quot;,&quot;itemData&quot;:{&quot;type&quot;:&quot;article-journal&quot;,&quot;id&quot;:&quot;07d26760-22ac-3183-985e-f180fe6f1daf&quot;,&quot;title&quot;:&quot;A security and performance analysis of proof-based consensus protocols&quot;,&quot;author&quot;:[{&quot;family&quot;:&quot;Rebello&quot;,&quot;given&quot;:&quot;Gabriel Antonio F.&quot;,&quot;parse-names&quot;:false,&quot;dropping-particle&quot;:&quot;&quot;,&quot;non-dropping-particle&quot;:&quot;&quot;},{&quot;family&quot;:&quot;Camilo&quot;,&quot;given&quot;:&quot;Gustavo F.&quot;,&quot;parse-names&quot;:false,&quot;dropping-particle&quot;:&quot;&quot;,&quot;non-dropping-particle&quot;:&quot;&quot;},{&quot;family&quot;:&quot;Guimarães&quot;,&quot;given&quot;:&quot;Lucas C.B.&quot;,&quot;parse-names&quot;:false,&quot;dropping-particle&quot;:&quot;&quot;,&quot;non-dropping-particle&quot;:&quot;&quot;},{&quot;family&quot;:&quot;Souza&quot;,&quot;given&quot;:&quot;Lucas Airam C.&quot;,&quot;parse-names&quot;:false,&quot;dropping-particle&quot;:&quot;&quot;,&quot;non-dropping-particle&quot;:&quot;de&quot;},{&quot;family&quot;:&quot;Thomaz&quot;,&quot;given&quot;:&quot;Guilherme A.&quot;,&quot;parse-names&quot;:false,&quot;dropping-particle&quot;:&quot;&quot;,&quot;non-dropping-particle&quot;:&quot;&quot;},{&quot;family&quot;:&quot;Duarte&quot;,&quot;given&quot;:&quot;Otto Carlos M.B.&quot;,&quot;parse-names&quot;:false,&quot;dropping-particle&quot;:&quot;&quot;,&quot;non-dropping-particle&quot;:&quot;&quot;}],&quot;container-title&quot;:&quot;Annales des Telecommunications/Annals of Telecommunications&quot;,&quot;accessed&quot;:{&quot;date-parts&quot;:[[2025,1,3]]},&quot;DOI&quot;:&quot;10.1007/S12243-021-00896-2&quot;,&quot;ISSN&quot;:&quot;19589395&quot;,&quot;issued&quot;:{&quot;date-parts&quot;:[[2022,8,1]]},&quot;page&quot;:&quot;517-537&quot;,&quot;abstract&quot;:&quot;Blockchain is a disruptive technology that will revolutionize the Internet and our way of living, working, and trading. However, the consensus protocols of most blockchain-based public systems show vulnerabilities and performance limitations that hinder the mass adoption of blockchain. This paper presents and compares the main proof-based consensus protocols, focusing on the security and performance of each consensus protocol. Proof-based protocols use the probabilistic consensus model and are more suitable for public environments with many participants, such as the Internet of Things (IoT). We highlight the centralization tendency and the main vulnerabilities of Proof of Work (PoW), Proof of Stake (PoS), and their countermeasures. We also analyze and compare alternative proof-based protocols, such as Proof of Elapsed Time (PoET), Proof of Burn (PoB), Proof of Authority (PoA), and Delegated Proof of Stake (DPoS). Finally, we analyze the security of the IOTA consensus protocol, a DAG-based platform suited for the IoT environment.&quot;,&quot;publisher&quot;:&quot;Springer Science and Business Media Deutschland GmbH&quot;,&quot;issue&quot;:&quot;7-8&quot;,&quot;volume&quot;:&quot;77&quot;,&quot;container-title-short&quot;:&quot;&quot;},&quot;isTemporary&quot;:false,&quot;suppress-author&quot;:false,&quot;composite&quot;:false,&quot;author-only&quot;:false}]},{&quot;citationID&quot;:&quot;MENDELEY_CITATION_97be47bf-ba2c-4788-91ac-a4a48be97430&quot;,&quot;properties&quot;:{&quot;noteIndex&quot;:0},&quot;isEdited&quot;:false,&quot;manualOverride&quot;:{&quot;isManuallyOverridden&quot;:false,&quot;citeprocText&quot;:&quot;[60]&quot;,&quot;manualOverrideText&quot;:&quot;&quot;},&quot;citationTag&quot;:&quot;MENDELEY_CITATION_v3_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&quot;,&quot;citationItems&quot;:[{&quot;id&quot;:&quot;eac13791-b233-3918-90bb-06295cd02754&quot;,&quot;itemData&quot;:{&quot;type&quot;:&quot;article-journal&quot;,&quot;id&quot;:&quot;eac13791-b233-3918-90bb-06295cd02754&quot;,&quot;title&quot;:&quot;Proof-of-Learning with Incentive Security&quot;,&quot;author&quot;:[{&quot;family&quot;:&quot;Zhao&quot;,&quot;given&quot;:&quot;Zishuo&quot;,&quot;parse-names&quot;:false,&quot;dropping-particle&quot;:&quot;&quot;,&quot;non-dropping-particle&quot;:&quot;&quot;},{&quot;family&quot;:&quot;Fang&quot;,&quot;given&quot;:&quot;Zhixuan&quot;,&quot;parse-names&quot;:false,&quot;dropping-particle&quot;:&quot;&quot;,&quot;non-dropping-particle&quot;:&quot;&quot;},{&quot;family&quot;:&quot;Wang&quot;,&quot;given&quot;:&quot;Xuechao&quot;,&quot;parse-names&quot;:false,&quot;dropping-particle&quot;:&quot;&quot;,&quot;non-dropping-particle&quot;:&quot;&quot;},{&quot;family&quot;:&quot;Chen&quot;,&quot;given&quot;:&quot;Xi&quot;,&quot;parse-names&quot;:false,&quot;dropping-particle&quot;:&quot;&quot;,&quot;non-dropping-particle&quot;:&quot;&quot;},{&quot;family&quot;:&quot;Zhou&quot;,&quot;given&quot;:&quot;Yuan&quot;,&quot;parse-names&quot;:false,&quot;dropping-particle&quot;:&quot;&quot;,&quot;non-dropping-particle&quot;:&quot;&quot;}],&quot;accessed&quot;:{&quot;date-parts&quot;:[[2025,1,3]]},&quot;URL&quot;:&quot;https://arxiv.org/abs/2404.09005v6&quot;,&quot;issued&quot;:{&quot;date-parts&quot;:[[2024]]},&quot;abstract&quot;:&quot;Most concurrent blockchain systems rely heavily on the Proof-of-Work (PoW) or Proof-of-Stake (PoS) mechanisms for decentralized consensus and security assurance. However, the substantial energy expenditure stemming from computationally intensive yet meaningless tasks has raised considerable concerns surrounding traditional PoW approaches, The PoS mechanism, while free of energy consumption, is subject to security and economic issues. Addressing these issues, the paradigm of Proof-of-Useful-Work (PoUW) seeks to employ challenges of practical significance as PoW, thereby imbuing energy consumption with tangible value. While previous efforts in Proof of Learning (PoL) explored the utilization of deep learning model training SGD tasks as PoUW challenges, recent research has revealed its vulnerabilities to adversarial attacks and the theoretical hardness in crafting a byzantine-secure PoL mechanism. In this paper, we introduce the concept of incentive-security that incentivizes rational provers to behave honestly for their best interest, bypassing the existing hardness to design a PoL mechanism with computational efficiency, a provable incentive-security guarantee and controllable difficulty. Particularly, our work is secure against two attacks to the recent work of Jia et al. [2021], and also improves the computational overhead from $\\Theta(1)$ to $O(\\frac{\\log E}{E})$. Furthermore, while most recent research assumes trusted problem providers and verifiers, our design also guarantees frontend incentive-security even when problem providers are untrusted, and verifier incentive-security that bypasses the Verifier's Dilemma. By incorporating ML training into blockchain consensus mechanisms with provable guarantees, our research not only proposes an eco-friendly solution to blockchain systems, but also provides a proposal for a completely decentralized computing power market in the new AI age.&quot;,&quot;container-title-short&quot;:&quot;&quot;},&quot;isTemporary&quot;:false,&quot;suppress-author&quot;:false,&quot;composite&quot;:false,&quot;author-only&quot;:false}]},{&quot;citationID&quot;:&quot;MENDELEY_CITATION_a281b005-979f-4154-879d-04596c7bc5fb&quot;,&quot;properties&quot;:{&quot;noteIndex&quot;:0},&quot;isEdited&quot;:false,&quot;manualOverride&quot;:{&quot;isManuallyOverridden&quot;:false,&quot;citeprocText&quot;:&quot;[61]&quot;,&quot;manualOverrideText&quot;:&quot;&quot;},&quot;citationTag&quot;:&quot;MENDELEY_CITATION_v3_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&quot;,&quot;citationItems&quot;:[{&quot;id&quot;:&quot;903ee9fe-d992-3930-aafb-e6446f668f18&quot;,&quot;itemData&quot;:{&quot;type&quot;:&quot;article-journal&quot;,&quot;id&quot;:&quot;903ee9fe-d992-3930-aafb-e6446f668f18&quot;,&quot;title&quot;:&quot;Impact of proof of work (PoW)-based blockchain applications on the environment: A systematic review and research agenda&quot;,&quot;author&quot;:[{&quot;family&quot;:&quot;Sapra&quot;,&quot;given&quot;:&quot;N&quot;,&quot;parse-names&quot;:false,&quot;dropping-particle&quot;:&quot;&quot;,&quot;non-dropping-particle&quot;:&quot;&quot;},{&quot;family&quot;:&quot;Shaikh&quot;,&quot;given&quot;:&quot;I&quot;,&quot;parse-names&quot;:false,&quot;dropping-particle&quot;:&quot;&quot;,&quot;non-dropping-particle&quot;:&quot;&quot;},{&quot;family&quot;:&quot;Management&quot;,&quot;given&quot;:&quot;A Dash - Journal of Risk and Financial&quot;,&quot;parse-names&quot;:false,&quot;dropping-particle&quot;:&quot;&quot;,&quot;non-dropping-particle&quot;:&quot;&quot;},{&quot;family&quot;:&quot;2023&quot;,&quot;given&quot;:&quot;undefined&quot;,&quot;parse-names&quot;:false,&quot;dropping-particle&quot;:&quot;&quot;,&quot;non-dropping-particle&quot;:&quot;&quot;}],&quot;container-title&quot;:&quot;mdpi.comN Sapra, I Shaikh, A DashJournal of Risk and Financial Management, 2023•mdpi.com&quot;,&quot;accessed&quot;:{&quot;date-parts&quot;:[[2025,1,3]]},&quot;DOI&quot;:&quot;10.3390/jrfm16040218&quot;,&quot;URL&quot;:&quot;https://www.mdpi.com/1911-8074/16/4/218&quot;,&quot;issued&quot;:{&quot;date-parts&quot;:[[2023]]},&quot;abstract&quot;:&quot;Blockchain technology is being looked at to solve numerous real-world problems that demand transparency by meeting sustainable goals. Do we ponder whether this technology is a boon or a bane for the environment? This paper analyses blockchain's dominant consensus method, Proof-of-Work (PoW), which consumes more energy than Malaysia and Sweden and further deteriorates the environment through carbon emissions. This study is the first systematic evaluation of PoW consensus-based blockchain applications' environmental consequences. We found 11 significant Theories, 6 Contexts, and 26 Methodologies (TCM) in 60 reviewed articles. We propose an Antecedents, Drivers, and Outcomes (ADO) model, which depicts that marginal profits drive high energy consumption and carbon emissions, with non-renewable energy proportionally responsible for carbon emissions. The article distinctively uses an integrated TCM-ADO framework for literature synthesis and the PESTLE framework for reporting future research areas. This is the first study to use the following four frameworks: PRISMA; TCM; ADO; and PESTLE for systematic literature review. Profit is identified as one of the most significant drivers of energy consumption and further carbon emissions. The article proposes 65 future research areas and makes theoretical contributions to the literature that may interest academicians, practitioners, and social stakeholders.&quot;,&quot;container-title-short&quot;:&quot;&quot;},&quot;isTemporary&quot;:false,&quot;suppress-author&quot;:false,&quot;composite&quot;:false,&quot;author-only&quot;:false}]},{&quot;citationID&quot;:&quot;MENDELEY_CITATION_e6735f61-4cdc-40ea-ba21-0f3c65bd6dc0&quot;,&quot;properties&quot;:{&quot;noteIndex&quot;:0},&quot;isEdited&quot;:false,&quot;manualOverride&quot;:{&quot;isManuallyOverridden&quot;:false,&quot;citeprocText&quot;:&quot;[62]&quot;,&quot;manualOverrideText&quot;:&quot;&quot;},&quot;citationTag&quot;:&quot;MENDELEY_CITATION_v3_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&quot;,&quot;citationItems&quot;:[{&quot;id&quot;:&quot;2080bc93-32f4-3153-8130-981e9feaba62&quot;,&quot;itemData&quot;:{&quot;type&quot;:&quot;article-journal&quot;,&quot;id&quot;:&quot;2080bc93-32f4-3153-8130-981e9feaba62&quot;,&quot;title&quot;:&quot;Beyond Bitcoin: Evaluating Energy Consumption and Environmental Impact across Cryptocurrency Projects&quot;,&quot;author&quot;:[{&quot;family&quot;:&quot;Khosravi&quot;,&quot;given&quot;:&quot;A ;&quot;,&quot;parse-names&quot;:false,&quot;dropping-particle&quot;:&quot;&quot;,&quot;non-dropping-particle&quot;:&quot;&quot;},{&quot;family&quot;:&quot;Säämäki&quot;,&quot;given&quot;:&quot;F&quot;,&quot;parse-names&quot;:false,&quot;dropping-particle&quot;:&quot;&quot;,&quot;non-dropping-particle&quot;:&quot;&quot;},{&quot;family&quot;:&quot;Khosravi&quot;,&quot;given&quot;:&quot;Ali&quot;,&quot;parse-names&quot;:false,&quot;dropping-particle&quot;:&quot;&quot;,&quot;non-dropping-particle&quot;:&quot;&quot;},{&quot;family&quot;:&quot;Säämäki&quot;,&quot;given&quot;:&quot;Fanni&quot;,&quot;parse-names&quot;:false,&quot;dropping-particle&quot;:&quot;&quot;,&quot;non-dropping-particle&quot;:&quot;&quot;}],&quot;container-title&quot;:&quot;mdpi.comA Khosravi, F SäämäkiEnergies, 2023•mdpi.com&quot;,&quot;accessed&quot;:{&quot;date-parts&quot;:[[2025,1,3]]},&quot;DOI&quot;:&quot;10.3390/en16186610&quot;,&quot;URL&quot;:&quot;https://www.mdpi.com/1996-1073/16/18/6610&quot;,&quot;issued&quot;:{&quot;date-parts&quot;:[[2023]]},&quot;abstract&quot;:&quot;Since their inception with Bitcoin in the late 2000s, cryptocurrencies have grown exponentially , reshaping traditional financial paradigms. This transformative journey, while innovative, brings forth pressing concerns about their energy consumption and carbon footprint. While many studies tend to zoom in on Bitcoin, this paper broadens the perspective by evaluating energy consumption across various cryptocurrencies. We analyze nine cryptocurrency projects, chosen for their market value, technology, and data availability. These span a spectrum from pioneering to emerging digital coins, offering a holistic view of the crypto realm. To contextualize, we juxtapose the energy usage of these digital currencies with traditional payment means like Visa and Mastercard. Our analysis shows vast differences in energy use among cryptocurrencies, largely tied to their consensus algorithms. Notably, while Bitcoin stands out as highly energy-intensive, several newer digital currencies have energy footprints mirroring those of conventional payment methods. Additionally, CO 2 emissions estimation presents challenges due to variances in miner locations and regional energy sources, with potential higher emissions if concentrated in carbon-intensive regions like China. Nonetheless, the silver lining emerges as many cryptocurrencies, especially those beyond Bitcoin, register considerably lower CO 2 emissions. By moving the lens beyond Bitcoin, this paper paints a more nuanced picture of the environmental ramifications of the crypto world.&quot;,&quot;container-title-short&quot;:&quot;&quot;},&quot;isTemporary&quot;:false,&quot;suppress-author&quot;:false,&quot;composite&quot;:false,&quot;author-only&quot;:false}]},{&quot;citationID&quot;:&quot;MENDELEY_CITATION_0621be32-ae51-41e7-b310-4a5035a36a87&quot;,&quot;properties&quot;:{&quot;noteIndex&quot;:0},&quot;isEdited&quot;:false,&quot;manualOverride&quot;:{&quot;isManuallyOverridden&quot;:false,&quot;citeprocText&quot;:&quot;[53]&quot;,&quot;manualOverrideText&quot;:&quot;&quot;},&quot;citationTag&quot;:&quot;MENDELEY_CITATION_v3_eyJjaXRhdGlvbklEIjoiTUVOREVMRVlfQ0lUQVRJT05fMDYyMWJlMzItYWU1MS00MWU3LWIzMTAtNGE1MDM1YTM2YTg3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89cd1933-db96-41c4-9876-cffa78bd5aab&quot;,&quot;properties&quot;:{&quot;noteIndex&quot;:0},&quot;isEdited&quot;:false,&quot;manualOverride&quot;:{&quot;isManuallyOverridden&quot;:false,&quot;citeprocText&quot;:&quot;[5]&quot;,&quot;manualOverrideText&quot;:&quot;&quot;},&quot;citationTag&quot;:&quot;MENDELEY_CITATION_v3_eyJjaXRhdGlvbklEIjoiTUVOREVMRVlfQ0lUQVRJT05fODljZDE5MzMtZGI5Ni00MWM0LTk4NzYtY2ZmYTc4YmQ1YWFi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df73417a-960e-434d-953b-bdf58a817978&quot;,&quot;properties&quot;:{&quot;noteIndex&quot;:0},&quot;isEdited&quot;:false,&quot;manualOverride&quot;:{&quot;isManuallyOverridden&quot;:false,&quot;citeprocText&quot;:&quot;[12]&quot;,&quot;manualOverrideText&quot;:&quot;&quot;},&quot;citationTag&quot;:&quot;MENDELEY_CITATION_v3_eyJjaXRhdGlvbklEIjoiTUVOREVMRVlfQ0lUQVRJT05fZGY3MzQxN2EtOTYwZS00MzRkLTk1M2ItYmRmNThhODE3OTc4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e3e3529a-027f-46b0-a619-d5a5719ae613&quot;,&quot;properties&quot;:{&quot;noteIndex&quot;:0},&quot;isEdited&quot;:false,&quot;manualOverride&quot;:{&quot;isManuallyOverridden&quot;:false,&quot;citeprocText&quot;:&quot;[37]&quot;,&quot;manualOverrideText&quot;:&quot;&quot;},&quot;citationTag&quot;:&quot;MENDELEY_CITATION_v3_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yIsImFjY2Vzc2VkIjp7ImRhdGUtcGFydHMiOltbMjAyNSwxLDNdXX0sIlVSTCI6Imh0dHBzOi8vaWVlZXhwbG9yZS5pZWVlLm9yZy9hYnN0cmFjdC9kb2N1bWVudC85OTUxMDY0LyIsImNvbnRhaW5lci10aXRsZS1zaG9ydCI6IiJ9LCJpc1RlbXBvcmFyeSI6ZmFsc2UsInN1cHByZXNzLWF1dGhvciI6ZmFsc2UsImNvbXBvc2l0ZSI6ZmFsc2UsImF1dGhvci1vbmx5IjpmYWxzZX1dfQ==&quot;,&quot;citationItems&quot;:[{&quot;id&quot;:&quot;fc5199e4-61c3-3a0e-a82f-59052864edcb&quot;,&quot;itemData&quot;:{&quot;type&quot;:&quot;article-journal&quot;,&quot;id&quot;:&quot;fc5199e4-61c3-3a0e-a82f-59052864edcb&quot;,&quot;title&quot;:&quot;A parallel consensus mechanism using PBFT based on DAG-lattice structure in the Internet of Vehicles&quot;,&quot;author&quot;:[{&quot;family&quot;:&quot;Zhang&quot;,&quot;given&quot;:&quot;X&quot;,&quot;parse-names&quot;:false,&quot;dropping-particle&quot;:&quot;&quot;,&quot;non-dropping-particle&quot;:&quot;&quot;},{&quot;family&quot;:&quot;Li&quot;,&quot;given&quot;:&quot;R&quot;,&quot;parse-names&quot;:false,&quot;dropping-particle&quot;:&quot;&quot;,&quot;non-dropping-particle&quot;:&quot;&quot;},{&quot;family&quot;:&quot;Journal&quot;,&quot;given&quot;:&quot;H Zhao - IEEE Internet of Things&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quot;,&quot;accessed&quot;:{&quot;date-parts&quot;:[[2025,1,3]]},&quot;URL&quot;:&quot;https://ieeexplore.ieee.org/abstract/document/9951064/&quot;,&quot;container-title-short&quot;:&quot;&quot;},&quot;isTemporary&quot;:false,&quot;suppress-author&quot;:false,&quot;composite&quot;:false,&quot;author-only&quot;:false}]},{&quot;citationID&quot;:&quot;MENDELEY_CITATION_629657f1-3ea8-46bf-8935-2f84e836345d&quot;,&quot;properties&quot;:{&quot;noteIndex&quot;:0},&quot;isEdited&quot;:false,&quot;manualOverride&quot;:{&quot;isManuallyOverridden&quot;:false,&quot;citeprocText&quot;:&quot;[50]&quot;,&quot;manualOverrideText&quot;:&quot;&quot;},&quot;citationTag&quot;:&quot;MENDELEY_CITATION_v3_eyJjaXRhdGlvbklEIjoiTUVOREVMRVlfQ0lUQVRJT05fNjI5NjU3ZjEtM2VhOC00NmJmLTg5MzUtMmY4NGU4MzYzNDVk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01c8b2a8-2b34-4ba2-83cb-df0dcd5a2432&quot;,&quot;properties&quot;:{&quot;noteIndex&quot;:0},&quot;isEdited&quot;:false,&quot;manualOverride&quot;:{&quot;isManuallyOverridden&quot;:false,&quot;citeprocText&quot;:&quot;[38]&quot;,&quot;manualOverrideText&quot;:&quot;&quot;},&quot;citationTag&quot;:&quot;MENDELEY_CITATION_v3_eyJjaXRhdGlvbklEIjoiTUVOREVMRVlfQ0lUQVRJT05fMDFjOGIyYTgtMmIzNC00YmEyLTgzY2ItZGYwZGNkNWEyNDMy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748cf68-8453-4c69-b2ce-2b4e359a6c9e&quot;,&quot;properties&quot;:{&quot;noteIndex&quot;:0},&quot;isEdited&quot;:false,&quot;manualOverride&quot;:{&quot;isManuallyOverridden&quot;:false,&quot;citeprocText&quot;:&quot;[6]&quot;,&quot;manualOverrideText&quot;:&quot;&quot;},&quot;citationTag&quot;:&quot;MENDELEY_CITATION_v3_eyJjaXRhdGlvbklEIjoiTUVOREVMRVlfQ0lUQVRJT05fZTc0OGNmNjgtODQ1My00YzY5LWIyY2UtMmI0ZTM1OWE2Yzll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20fbc2db-609a-4f35-9d75-256f7ed4eca1&quot;,&quot;properties&quot;:{&quot;noteIndex&quot;:0},&quot;isEdited&quot;:false,&quot;manualOverride&quot;:{&quot;isManuallyOverridden&quot;:false,&quot;citeprocText&quot;:&quot;[32]&quot;,&quot;manualOverrideText&quot;:&quot;&quot;},&quot;citationTag&quot;:&quot;MENDELEY_CITATION_v3_eyJjaXRhdGlvbklEIjoiTUVOREVMRVlfQ0lUQVRJT05fMjBmYmMyZGItNjA5YS00ZjM1LTlkNzUtMjU2ZjdlZDRlY2Ex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577096f1-5f14-47b2-88de-e6a0bba6ddb5&quot;,&quot;properties&quot;:{&quot;noteIndex&quot;:0},&quot;isEdited&quot;:false,&quot;manualOverride&quot;:{&quot;isManuallyOverridden&quot;:false,&quot;citeprocText&quot;:&quot;[46]&quot;,&quot;manualOverrideText&quot;:&quot;&quot;},&quot;citationTag&quot;:&quot;MENDELEY_CITATION_v3_eyJjaXRhdGlvbklEIjoiTUVOREVMRVlfQ0lUQVRJT05fNTc3MDk2ZjEtNWYxNC00N2IyLTg4ZGUtZTZhMGJiYTZkZGI1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93a11c79-127a-434b-8fdb-6c830409d645&quot;,&quot;properties&quot;:{&quot;noteIndex&quot;:0},&quot;isEdited&quot;:false,&quot;manualOverride&quot;:{&quot;isManuallyOverridden&quot;:false,&quot;citeprocText&quot;:&quot;[63]&quot;,&quot;manualOverrideText&quot;:&quot;&quot;},&quot;citationTag&quot;:&quot;MENDELEY_CITATION_v3_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&quot;,&quot;citationItems&quot;:[{&quot;id&quot;:&quot;9799320a-a06e-3d35-8bcf-575b15d2fc31&quot;,&quot;itemData&quot;:{&quot;type&quot;:&quot;article-journal&quot;,&quot;id&quot;:&quot;9799320a-a06e-3d35-8bcf-575b15d2fc31&quot;,&quot;title&quot;:&quot;STAKESURE: Proof of Stake Mechanisms with Strong Cryptoeconomic Safety&quot;,&quot;author&quot;:[{&quot;family&quot;:&quot;Deb&quot;,&quot;given&quot;:&quot;Soubhik&quot;,&quot;parse-names&quot;:false,&quot;dropping-particle&quot;:&quot;&quot;,&quot;non-dropping-particle&quot;:&quot;&quot;},{&quot;family&quot;:&quot;Raynor&quot;,&quot;given&quot;:&quot;Robert&quot;,&quot;parse-names&quot;:false,&quot;dropping-particle&quot;:&quot;&quot;,&quot;non-dropping-particle&quot;:&quot;&quot;},{&quot;family&quot;:&quot;Kannan&quot;,&quot;given&quot;:&quot;Sreeram&quot;,&quot;parse-names&quot;:false,&quot;dropping-particle&quot;:&quot;&quot;,&quot;non-dropping-particle&quot;:&quot;&quot;}],&quot;accessed&quot;:{&quot;date-parts&quot;:[[2025,1,3]]},&quot;URL&quot;:&quot;http://arxiv.org/abs/2401.05797&quot;,&quot;issued&quot;:{&quot;date-parts&quot;:[[2024,1,11]]},&quot;abstract&quot;:&quot;As of July 15, 2023, Ethererum, which is a Proof-of-Stake (PoS) blockchain [1] has around 410 Billion USD in total assets on chain (popularly referred to as total-value-locked, TVL) but has only 33 Billion USD worth of ETH staked in securing the underlying consensus of the chain [2]. A preliminary analysis might suggest that as the amount staked is far less (11x less) than the value secured, the Ethereum blockchain is insecure and \&quot;over-leveraged\&quot; in a purely cryptoeconomic sense. In this work, we investigate how Ethereum, or, more generally, any PoS blockchain can be made secure despite this apparent imbalance. Towards that end, we attempt to formalize a model for analyzing the cryptoeconomic safety of PoS blockchain, which separately analyzes the cost-of-corruption, the cost incurred by an attacker, and the profit-from-corruption, the profit gained by an attacker. We derive sharper bounds on profit-from-corruption, as well as new confirmation rules that significantly decrease this upper-bound. We evaluate cost-of-corruption and profit-from-corruption only from the perspective of attacking safety. Finally, we present a new \&quot;insurance\&quot; mechanism, STAKESURE, for allocating the slashed funds in a PoS system, that has several highly desirable properties: solving common information problem in existing blockchains, creating a mechanism for provably safe bridging, and providing the first sharp solution for automatically adjusting how much economic security is sufficient in a PoS system. Finally, we show that the system satisfies a notion of strong cryptoeconomic safety, which guarantees that no honest transactor ever loses money, and creates a closed system of Karma, which not only ensures that the attacker suffers a loss of funds but also that the harmed parties are sufficiently compensated.&quot;,&quot;container-title-short&quot;:&quot;&quot;},&quot;isTemporary&quot;:false,&quot;suppress-author&quot;:false,&quot;composite&quot;:false,&quot;author-only&quot;:false}]},{&quot;citationID&quot;:&quot;MENDELEY_CITATION_abb3cf1d-a827-42a6-96f6-c1c1a26dc682&quot;,&quot;properties&quot;:{&quot;noteIndex&quot;:0},&quot;isEdited&quot;:false,&quot;manualOverride&quot;:{&quot;isManuallyOverridden&quot;:false,&quot;citeprocText&quot;:&quot;[64]&quot;,&quot;manualOverrideText&quot;:&quot;&quot;},&quot;citationTag&quot;:&quot;MENDELEY_CITATION_v3_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&quot;,&quot;citationItems&quot;:[{&quot;id&quot;:&quot;b7f0a6ab-9c52-3c63-b019-975b3e3024fa&quot;,&quot;itemData&quot;:{&quot;type&quot;:&quot;article-journal&quot;,&quot;id&quot;:&quot;b7f0a6ab-9c52-3c63-b019-975b3e3024fa&quot;,&quot;title&quot;:&quot;Unsealing the secrets of blockchain consensus: A systematic comparison of the formal security of proof-of-work and proof-of-stake&quot;,&quot;author&quot;:[{&quot;family&quot;:&quot;Álvarez&quot;,&quot;given&quot;:&quot;I Abellán&quot;,&quot;parse-names&quot;:false,&quot;dropping-particle&quot;:&quot;&quot;,&quot;non-dropping-particle&quot;:&quot;&quot;},{&quot;family&quot;:&quot;Gramlich&quot;,&quot;given&quot;:&quot;V&quot;,&quot;parse-names&quot;:false,&quot;dropping-particle&quot;:&quot;&quot;,&quot;non-dropping-particle&quot;:&quot;&quot;},{&quot;family&quot;:&quot;ACM&quot;,&quot;given&quot;:&quot;J Sedlmeir - Proceedings of the 39th&quot;,&quot;parse-names&quot;:false,&quot;dropping-particle&quot;:&quot;&quot;,&quot;non-dropping-particle&quot;:&quot;&quot;},{&quot;family&quot;:&quot;2024&quot;,&quot;given&quot;:&quot;undefined&quot;,&quot;parse-names&quot;:false,&quot;dropping-particle&quot;:&quot;&quot;,&quot;non-dropping-particle&quot;:&quot;&quot;}],&quot;container-title&quot;:&quot;dl.acm.orgI Abellán Álvarez, V Gramlich, J SedlmeirProceedings of the 39th ACM/SIGAPP Symposium on Applied Computing, 2024•dl.acm.org&quot;,&quot;accessed&quot;:{&quot;date-parts&quot;:[[2025,1,3]]},&quot;DOI&quot;:&quot;10.1145/3605098.3635970&quot;,&quot;ISBN&quot;:&quot;9798400702433&quot;,&quot;URL&quot;:&quot;https://dl.acm.org/doi/abs/10.1145/3605098.3635970&quot;,&quot;issued&quot;:{&quot;date-parts&quot;:[[2024,4,8]]},&quot;page&quot;:&quot;278-287&quot;,&quot;abstract&quot;:&quot;With the increasing adoption of decentralized information systems based on a variety of permissionless blockchain networks, the choice of consensus mechanism is at the core of many controversial discussions. Ethereum's recent transition from proof-of-work (PoW) to proof-of-stake (PoS)-based consensus has further fueled the debate on which mechanism is more favorable. While the aspects of energy consumption and degree of (de-)centralization are often emphasized in the public discourse, seminal research has also shed light on the formal security aspects of both approaches individually. However, related work has not yet comprehensively structured the knowledge about the security properties of PoW and PoS. Rather, it has focused on in-depth analyses of specific protocols or high-level comparative reviews covering a broad range of consensus mechanisms. To fill this gap and unravel the common-alities and discrepancies between the formal security properties of PoW-and PoS-based consensus, we conduct a systematic literature review over 26 research articles. Our findings indicate that PoW-based consensus with the longest chain rule provides the strongest formal security guarantees. Nonetheless, PoS can achieve similar guarantees when addressing its more pronounced tradeoff between safety and liveness through hybrid approaches. CCS CONCEPTS • Security and privacy → Formal security models; Distributed systems security.&quot;,&quot;publisher&quot;:&quot;Association for Computing Machinery&quot;,&quot;container-title-short&quot;:&quot;&quot;},&quot;isTemporary&quot;:false,&quot;suppress-author&quot;:false,&quot;composite&quot;:false,&quot;author-only&quot;:false}]},{&quot;citationID&quot;:&quot;MENDELEY_CITATION_c6bc8686-de2a-4852-8365-7a9c3225fb3c&quot;,&quot;properties&quot;:{&quot;noteIndex&quot;:0},&quot;isEdited&quot;:false,&quot;manualOverride&quot;:{&quot;isManuallyOverridden&quot;:false,&quot;citeprocText&quot;:&quot;[65]&quot;,&quot;manualOverrideText&quot;:&quot;&quot;},&quot;citationTag&quot;:&quot;MENDELEY_CITATION_v3_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&quot;,&quot;citationItems&quot;:[{&quot;id&quot;:&quot;366e504d-7250-3dd9-98c7-9611017bfef1&quot;,&quot;itemData&quot;:{&quot;type&quot;:&quot;article-journal&quot;,&quot;id&quot;:&quot;366e504d-7250-3dd9-98c7-9611017bfef1&quot;,&quot;title&quot;:&quot;The Energy Consumption of Proof-of-Stake Systems: Replication and Expansion&quot;,&quot;author&quot;:[{&quot;family&quot;:&quot;Ibañez&quot;,&quot;given&quot;:&quot;Juan Ignacio&quot;,&quot;parse-names&quot;:false,&quot;dropping-particle&quot;:&quot;&quot;,&quot;non-dropping-particle&quot;:&quot;&quot;},{&quot;family&quot;:&quot;Rua&quot;,&quot;given&quot;:&quot;Francisco&quot;,&quot;parse-names&quot;:false,&quot;dropping-particle&quot;:&quot;&quot;,&quot;non-dropping-particle&quot;:&quot;&quot;}],&quot;container-title&quot;:&quot;SSRN Electronic Journal&quot;,&quot;accessed&quot;:{&quot;date-parts&quot;:[[2025,1,3]]},&quot;DOI&quot;:&quot;10.2139/ssrn.4324137&quot;,&quot;issued&quot;:{&quot;date-parts&quot;:[[2023]]},&quot;abstract&quot;:&quot;Blockchain technology and, more generally, distributed ledger technology (DLT) systems, face public scrutiny for their energy consumption levels. However, many point out that high energy consumption is a feature of (small block size) proof-of-work (PoW) DLTs, but not of proof-of-stake (PoS) DLTs. With the energy consumption of PoS systems being an under-researched area, we replicate, expand and update embryonary work modelling it and comparing different PoS-based DLTs with each other and with other non-PoS systems. In doing so, we suggest and implement a number of improvements to an existing PoS energy consumption model. We find that there may be significant differences in the energy consumption of PoS systems analysed and confirm that, regardless of these differences, their energy consumption is several orders of magnitude below that of Bitcoin Core.&quot;,&quot;publisher&quot;:&quot;Elsevier BV&quot;,&quot;container-title-short&quot;:&quot;&quot;},&quot;isTemporary&quot;:false,&quot;suppress-author&quot;:false,&quot;composite&quot;:false,&quot;author-only&quot;:false}]},{&quot;citationID&quot;:&quot;MENDELEY_CITATION_b302f21f-46ff-4d23-8436-2213f2af88df&quot;,&quot;properties&quot;:{&quot;noteIndex&quot;:0},&quot;isEdited&quot;:false,&quot;manualOverride&quot;:{&quot;isManuallyOverridden&quot;:false,&quot;citeprocText&quot;:&quot;[5]&quot;,&quot;manualOverrideText&quot;:&quot;&quot;},&quot;citationTag&quot;:&quot;MENDELEY_CITATION_v3_eyJjaXRhdGlvbklEIjoiTUVOREVMRVlfQ0lUQVRJT05fYjMwMmYyMWYtNDZmZi00ZDIzLTg0MzYtMjIxM2YyYWY4OGRm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cd3fdb0d-a0c9-4715-9419-40c2d105ee03&quot;,&quot;properties&quot;:{&quot;noteIndex&quot;:0},&quot;isEdited&quot;:false,&quot;manualOverride&quot;:{&quot;isManuallyOverridden&quot;:false,&quot;citeprocText&quot;:&quot;[66]&quot;,&quot;manualOverrideText&quot;:&quot;&quot;},&quot;citationTag&quot;:&quot;MENDELEY_CITATION_v3_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&quot;,&quot;citationItems&quot;:[{&quot;id&quot;:&quot;67b03b8a-aed6-3b79-ba4e-64ed0a2ab0d2&quot;,&quot;itemData&quot;:{&quot;type&quot;:&quot;article-journal&quot;,&quot;id&quot;:&quot;67b03b8a-aed6-3b79-ba4e-64ed0a2ab0d2&quot;,&quot;title&quot;:&quot;Security techniques for intelligent spam sensing and anomaly detection in online social platforms&quot;,&quot;author&quot;:[{&quot;family&quot;:&quot;Aldwairi&quot;,&quot;given&quot;:&quot;M&quot;,&quot;parse-names&quot;:false,&quot;dropping-particle&quot;:&quot;&quot;,&quot;non-dropping-particle&quot;:&quot;&quot;},{&quot;family&quot;:&quot;and&quot;,&quot;given&quot;:&quot;L Tawalbeh - International Journal of Electrical&quot;,&quot;parse-names&quot;:false,&quot;dropping-particle&quot;:&quot;&quot;,&quot;non-dropping-particle&quot;:&quot;&quot;},{&quot;family&quot;:&quot;2020&quot;,&quot;given&quot;:&quot;undefined&quot;,&quot;parse-names&quot;:false,&quot;dropping-particle&quot;:&quot;&quot;,&quot;non-dropping-particle&quot;:&quot;&quot;}],&quot;container-title&quot;:&quot;zuscholars.zu.ac.ae&quot;,&quot;accessed&quot;:{&quot;date-parts&quot;:[[2025,1,3]]},&quot;DOI&quot;:&quot;10.11591/ijece.v10i1.pp275-287&quot;,&quot;URL&quot;:&quot;https://zuscholars.zu.ac.ae/cgi/viewcontent.cgi?article=4050&amp;context=works&quot;,&quot;issued&quot;:{&quot;date-parts&quot;:[[2020]]},&quot;container-title-short&quot;:&quot;&quot;},&quot;isTemporary&quot;:false,&quot;suppress-author&quot;:false,&quot;composite&quot;:false,&quot;author-only&quot;:false}]},{&quot;citationID&quot;:&quot;MENDELEY_CITATION_cf396db0-5e45-424a-99fd-2695455a4ef4&quot;,&quot;properties&quot;:{&quot;noteIndex&quot;:0},&quot;isEdited&quot;:false,&quot;manualOverride&quot;:{&quot;isManuallyOverridden&quot;:false,&quot;citeprocText&quot;:&quot;[9]&quot;,&quot;manualOverrideText&quot;:&quot;&quot;},&quot;citationTag&quot;:&quot;MENDELEY_CITATION_v3_eyJjaXRhdGlvbklEIjoiTUVOREVMRVlfQ0lUQVRJT05fY2YzOTZkYjAtNWU0NS00MjRhLTk5ZmQtMjY5NTQ1NWE0ZWY0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107b4b03-a163-4920-869c-91664133ef08&quot;,&quot;properties&quot;:{&quot;noteIndex&quot;:0},&quot;isEdited&quot;:false,&quot;manualOverride&quot;:{&quot;isManuallyOverridden&quot;:false,&quot;citeprocText&quot;:&quot;[32]&quot;,&quot;manualOverrideText&quot;:&quot;&quot;},&quot;citationTag&quot;:&quot;MENDELEY_CITATION_v3_eyJjaXRhdGlvbklEIjoiTUVOREVMRVlfQ0lUQVRJT05fMTA3YjRiMDMtYTE2My00OTIwLTg2OWMtOTE2NjQxMzNlZjA4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53421364-ca29-4eb7-a791-36980e062288&quot;,&quot;properties&quot;:{&quot;noteIndex&quot;:0},&quot;isEdited&quot;:false,&quot;manualOverride&quot;:{&quot;isManuallyOverridden&quot;:false,&quot;citeprocText&quot;:&quot;[67]&quot;,&quot;manualOverrideText&quot;:&quot;&quot;},&quot;citationTag&quot;:&quot;MENDELEY_CITATION_v3_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VyBMaSwgUSBaaGFuZywgUyBEZW5nLCBCIFpob3UsIEIgV2FuZywgSiBDYW9JRUVFIEludGVybmV0IG9mIFRoaW5ncyBKb3VybmFsLCAyMDIz4oCiaWVlZXhwbG9yZS5pZWVlLm9yZyIsImFjY2Vzc2VkIjp7ImRhdGUtcGFydHMiOltbMjAyNSwxLDNdXX0sIlVSTCI6Imh0dHBzOi8vaWVlZXhwbG9yZS5pZWVlLm9yZy9hYnN0cmFjdC9kb2N1bWVudC8xMDE3NzkyNS8iLCJjb250YWluZXItdGl0bGUtc2hvcnQiOiIifSwiaXNUZW1wb3JhcnkiOmZhbHNlLCJzdXBwcmVzcy1hdXRob3IiOmZhbHNlLCJjb21wb3NpdGUiOmZhbHNlLCJhdXRob3Itb25seSI6ZmFsc2V9XX0=&quot;,&quot;citationItems&quot;:[{&quot;id&quot;:&quot;aca4b434-7b71-3691-8438-5715ecea5903&quot;,&quot;itemData&quot;:{&quot;type&quot;:&quot;article-journal&quot;,&quot;id&quot;:&quot;aca4b434-7b71-3691-8438-5715ecea5903&quot;,&quot;title&quot;:&quot;Q-learning improved lightweight consensus algorithm for blockchain-structured internet of things&quot;,&quot;author&quot;:[{&quot;family&quot;:&quot;Li&quot;,&quot;given&quot;:&quot;W&quot;,&quot;parse-names&quot;:false,&quot;dropping-particle&quot;:&quot;&quot;,&quot;non-dropping-particle&quot;:&quot;&quot;},{&quot;family&quot;:&quot;Zhang&quot;,&quot;given&quot;:&quot;Q&quot;,&quot;parse-names&quot;:false,&quot;dropping-particle&quot;:&quot;&quot;,&quot;non-dropping-particle&quot;:&quot;&quot;},{&quot;family&quot;:&quot;Deng&quot;,&quot;given&quot;:&quot;S&quot;,&quot;parse-names&quot;:false,&quot;dropping-particle&quot;:&quot;&quot;,&quot;non-dropping-particle&quot;:&quot;&quot;},{&quot;family&quot;:&quot;…&quot;,&quot;given&quot;:&quot;B Zhou - IEEE Internet of Things&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W Li, Q Zhang, S Deng, B Zhou, B Wang, J CaoIEEE Internet of Things Journal, 2023•ieeexplore.ieee.org&quot;,&quot;accessed&quot;:{&quot;date-parts&quot;:[[2025,1,3]]},&quot;URL&quot;:&quot;https://ieeexplore.ieee.org/abstract/document/10177925/&quot;,&quot;container-title-short&quot;:&quot;&quot;},&quot;isTemporary&quot;:false,&quot;suppress-author&quot;:false,&quot;composite&quot;:false,&quot;author-only&quot;:false}]},{&quot;citationID&quot;:&quot;MENDELEY_CITATION_004e889c-59ff-4764-b6b9-1157b861acac&quot;,&quot;properties&quot;:{&quot;noteIndex&quot;:0},&quot;isEdited&quot;:false,&quot;manualOverride&quot;:{&quot;isManuallyOverridden&quot;:false,&quot;citeprocText&quot;:&quot;[20]&quot;,&quot;manualOverrideText&quot;:&quot;&quot;},&quot;citationTag&quot;:&quot;MENDELEY_CITATION_v3_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&quot;,&quot;citationItems&quot;:[{&quot;id&quot;:&quot;4558bafd-2bf3-397c-8000-f00b68836c2a&quot;,&quot;itemData&quot;:{&quot;type&quot;:&quot;article-journal&quot;,&quot;id&quot;:&quot;4558bafd-2bf3-397c-8000-f00b68836c2a&quot;,&quot;title&quot;:&quot;Analysis and justification of the use of existing blockchain solutions for the protection of digital assets&quot;,&quot;author&quot;:[{&quot;family&quot;:&quot;Tereshchenko&quot;,&quot;given&quot;:&quot;Glib&quot;,&quot;parse-names&quot;:false,&quot;dropping-particle&quot;:&quot;&quot;,&quot;non-dropping-particle&quot;:&quot;&quot;},{&quot;family&quot;:&quot;Kyrychenko&quot;,&quot;given&quot;:&quot;Iryna&quot;,&quot;parse-names&quot;:false,&quot;dropping-particle&quot;:&quot;&quot;,&quot;non-dropping-particle&quot;:&quot;&quot;}],&quot;container-title&quot;:&quot;INNOVATIVE TECHNOLOGIES AND SCIENTIFIC SOLUTIONS FOR INDUSTRIES&quot;,&quot;accessed&quot;:{&quot;date-parts&quot;:[[2025,1,3]]},&quot;DOI&quot;:&quot;10.30837/ITSSI.2024.27.164&quot;,&quot;ISSN&quot;:&quot;2522-9818&quot;,&quot;issued&quot;:{&quot;date-parts&quot;:[[2024,7,2]]},&quot;page&quot;:&quot;164-178&quot;,&quot;abstract&quot;:&quot;The subject of this article is consideration of modern blockchain solutions and their potential use in the context of digital asset protection. Various aspects of blockchain technology are explored, including consensus mechanisms, security levels, and functionality. The goal of the work is a systematic analysis and justification of the application of various blockchain solutions for the protection of digital assets. The article is aimed at determining the effectiveness and feasibility of using specific blockchain protocols and their functional elements to ensure the safety, reliability, and integrity of digital assets. The following tasks were solved in the article: consideration of modern blockchain technologies and consideration of their role in ensuring the security of digital assets. Conducting a detailed analysis of popular blockchain protocols, including Bitcoin, Ethereum, and Hyperledger Fabric, with a focus on their security against various types of cyber threats and attacks. The following methods are used: analysis of blockchain protocols, expert evaluations of the effectiveness of protection of digital assets, and study of the technical features of each solution. The following results were obtained: clearly defined advantages and disadvantages of each protocol were obtained, taking into account their applicability in the field of digital assets in various fields of application, such as semantic analysis of texts, E-Learning, Big Data, DDP-systems, finance, etc. In addition, the issue of network privacy in the context of information protection was investigated and justifies the choice of the optimal blockchain solution for a specific use. Conclusions: The article provides readers with an overview of how to effectively use blockchain to ensure the reliability and security of digital assets in a variety of usage scenarios. In today's digital world, where the value of digital assets is growing exponentially, protecting them from cyber threats becomes a critical task. Blockchain technologies, originally developed for cryptocurrencies, have gained recognition as an effective tool in the field of cyber security. The importance of standardization and regulation in the field of blockchain technologies to ensure their effective integration and compliance with the requirements of the law is put forward.&quot;,&quot;publisher&quot;:&quot;Kharkiv National University of Radioelectronics&quot;,&quot;issue&quot;:&quot;1 (27)&quot;,&quot;container-title-short&quot;:&quot;&quot;},&quot;isTemporary&quot;:false,&quot;suppress-author&quot;:false,&quot;composite&quot;:false,&quot;author-only&quot;:false}]},{&quot;citationID&quot;:&quot;MENDELEY_CITATION_fb5d7f51-7458-4646-b7a9-0bd26f33388c&quot;,&quot;properties&quot;:{&quot;noteIndex&quot;:0},&quot;isEdited&quot;:false,&quot;manualOverride&quot;:{&quot;isManuallyOverridden&quot;:false,&quot;citeprocText&quot;:&quot;[68]&quot;,&quot;manualOverrideText&quot;:&quot;&quot;},&quot;citationTag&quot;:&quot;MENDELEY_CITATION_v3_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&quot;,&quot;citationItems&quot;:[{&quot;id&quot;:&quot;c774463e-2ce5-3ecd-82a7-75186de06c9f&quot;,&quot;itemData&quot;:{&quot;type&quot;:&quot;article-journal&quot;,&quot;id&quot;:&quot;c774463e-2ce5-3ecd-82a7-75186de06c9f&quot;,&quot;title&quot;:&quot;A survey of security, privacy and trust issues in vehicular computation offloading and their solutions using blockchain.&quot;,&quot;author&quot;:[{&quot;family&quot;:&quot;Fayi&quot;,&quot;given&quot;:&quot;SY&quot;,&quot;parse-names&quot;:false,&quot;dropping-particle&quot;:&quot;&quot;,&quot;non-dropping-particle&quot;:&quot;&quot;},{&quot;family&quot;:&quot;Europe&quot;,&quot;given&quot;:&quot;Z Sheng - Open Research&quot;,&quot;parse-names&quot;:false,&quot;dropping-particle&quot;:&quot;&quot;,&quot;non-dropping-particle&quot;:&quot;&quot;},{&quot;family&quot;:&quot;2023&quot;,&quot;given&quot;:&quot;undefined&quot;,&quot;parse-names&quot;:false,&quot;dropping-particle&quot;:&quot;&quot;,&quot;non-dropping-particle&quot;:&quot;&quot;}],&quot;container-title&quot;:&quot;ncbi.nlm.nih.govSY Fayi, Z ShengOpen Research Europe, 2023•ncbi.nlm.nih.gov&quot;,&quot;accessed&quot;:{&quot;date-parts&quot;:[[2025,1,3]]},&quot;URL&quot;:&quot;https://www.ncbi.nlm.nih.gov/pmc/articles/PMC10646339/&quot;,&quot;container-title-short&quot;:&quot;&quot;},&quot;isTemporary&quot;:false,&quot;suppress-author&quot;:false,&quot;composite&quot;:false,&quot;author-only&quot;:false}]},{&quot;citationID&quot;:&quot;MENDELEY_CITATION_e270bae1-3d5d-4d63-9bb4-15ba12eb1381&quot;,&quot;properties&quot;:{&quot;noteIndex&quot;:0},&quot;isEdited&quot;:false,&quot;manualOverride&quot;:{&quot;isManuallyOverridden&quot;:false,&quot;citeprocText&quot;:&quot;[69]&quot;,&quot;manualOverrideText&quot;:&quot;&quot;},&quot;citationTag&quot;:&quot;MENDELEY_CITATION_v3_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&quot;,&quot;citationItems&quot;:[{&quot;id&quot;:&quot;42bc1de4-b190-3865-8112-1148426ee717&quot;,&quot;itemData&quot;:{&quot;type&quot;:&quot;article-journal&quot;,&quot;id&quot;:&quot;42bc1de4-b190-3865-8112-1148426ee717&quot;,&quot;title&quot;:&quot;Secure data of industrial internet of things in a cement factory based on a Blockchain technology&quot;,&quot;author&quot;:[{&quot;family&quot;:&quot;Umran&quot;,&quot;given&quot;:&quot;SM&quot;,&quot;parse-names&quot;:false,&quot;dropping-particle&quot;:&quot;&quot;,&quot;non-dropping-particle&quot;:&quot;&quot;},{&quot;family&quot;:&quot;Lu&quot;,&quot;given&quot;:&quot;S&quot;,&quot;parse-names&quot;:false,&quot;dropping-particle&quot;:&quot;&quot;,&quot;non-dropping-particle&quot;:&quot;&quot;},{&quot;family&quot;:&quot;Abduljabbar&quot;,&quot;given&quot;:&quot;ZA&quot;,&quot;parse-names&quot;:false,&quot;dropping-particle&quot;:&quot;&quot;,&quot;non-dropping-particle&quot;:&quot;&quot;},{&quot;family&quot;:&quot;Zhu&quot;,&quot;given&quot;:&quot;J&quot;,&quot;parse-names&quot;:false,&quot;dropping-particle&quot;:&quot;&quot;,&quot;non-dropping-particle&quot;:&quot;&quot;},{&quot;family&quot;:&quot;Sciences&quot;,&quot;given&quot;:&quot;J Wu - Applied&quot;,&quot;parse-names&quot;:false,&quot;dropping-particle&quot;:&quot;&quot;,&quot;non-dropping-particle&quot;:&quot;&quot;},{&quot;family&quot;:&quot;2021&quot;,&quot;given&quot;:&quot;undefined&quot;,&quot;parse-names&quot;:false,&quot;dropping-particle&quot;:&quot;&quot;,&quot;non-dropping-particle&quot;:&quot;&quot;}],&quot;container-title&quot;:&quot;mdpi.comSM Umran, S Lu, ZA Abduljabbar, J Zhu, J WuApplied Sciences, 2021•mdpi.com&quot;,&quot;accessed&quot;:{&quot;date-parts&quot;:[[2025,1,3]]},&quot;DOI&quot;:&quot;10.3390/app11146376&quot;,&quot;URL&quot;:&quot;https://www.mdpi.com/2076-3417/11/14/6376&quot;,&quot;issued&quot;:{&quot;date-parts&quot;:[[2021]]},&quot;abstract&quot;:&quot;Citation: Umran, S.M.; Lu, S.; Abduljabbar, Z.A.; Zhu, J.; Wu, J. Secure Data of Industrial Internet of Things in a Cement Factory Based on a Blockchain Technology. Appl. Sci. Abstract: The Industrial Internet of Things (IIoT) has become a pivotal field of development that can increase the efficiency of real-time collection, recording, analysis, and control of the entire activities of various machines, and can actively enhance quality and reduce costs. The traditional IIoT depends on centralized architectures that are vulnerable to several kinds of cyber-attacks, such as bottlenecks and single points of failure. Blockchain technology has emerged to change these architectures to a decentralized form. In modern industrial settings, blockchain technology is utilized for its ability to provide high levels of security, low computational complexity, P2P communication, transparent logs, and decentralization. The present work proposes the use of a private blockchain mechanism for an industrial application in a cement factory, which offers low power consumption, scalability, and a lightweight security scheme; and which can play an efficient role in controlling access to valuable data generated by sensors and actuators. A low-power ARM Cortex-M processor is utilized due to its efficiency in terms of processing cryptographic algorithms, and this plays an important part in improving the computational execution of the proposed architecture. In addition, instead of proof of work (PoW), our blockchain network uses proof of authentication (PoAh) as a consensus mechanism to ensure secure authentication, scalability, speed, and energy efficiency. Our experimental results show that the proposed framework achieves high levels of security, scalability and ideal performance for smart industrial environments. Moreover, we successfully realized the integration of blockchain technology with the industrial internet of things devices, which provides the blockchain technology features and efficient resistance to common cyber-security attacks.&quot;,&quot;container-title-short&quot;:&quot;&quot;},&quot;isTemporary&quot;:false,&quot;suppress-author&quot;:false,&quot;composite&quot;:false,&quot;author-only&quot;:false}]},{&quot;citationID&quot;:&quot;MENDELEY_CITATION_f4dec806-9dc0-4fb7-96a6-9244ba14fa6f&quot;,&quot;properties&quot;:{&quot;noteIndex&quot;:0},&quot;isEdited&quot;:false,&quot;manualOverride&quot;:{&quot;isManuallyOverridden&quot;:false,&quot;citeprocText&quot;:&quot;[53]&quot;,&quot;manualOverrideText&quot;:&quot;&quot;},&quot;citationTag&quot;:&quot;MENDELEY_CITATION_v3_eyJjaXRhdGlvbklEIjoiTUVOREVMRVlfQ0lUQVRJT05fZjRkZWM4MDYtOWRjMC00ZmI3LTk2YTYtOTI0NGJhMTRmYTZm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f0da111e-239d-4f44-a419-0fd64cbc245d&quot;,&quot;properties&quot;:{&quot;noteIndex&quot;:0},&quot;isEdited&quot;:false,&quot;manualOverride&quot;:{&quot;isManuallyOverridden&quot;:false,&quot;citeprocText&quot;:&quot;[70]&quot;,&quot;manualOverrideText&quot;:&quot;&quot;},&quot;citationTag&quot;:&quot;MENDELEY_CITATION_v3_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&quot;,&quot;citationItems&quot;:[{&quot;id&quot;:&quot;ce5a8ee2-40dc-3122-9665-3ad43efc7363&quot;,&quot;itemData&quot;:{&quot;type&quot;:&quot;article-journal&quot;,&quot;id&quot;:&quot;ce5a8ee2-40dc-3122-9665-3ad43efc7363&quot;,&quot;title&quot;:&quot;Confronting the Carbon-Footprint Challenge of Blockchain&quot;,&quot;author&quot;:[{&quot;family&quot;:&quot;Shi&quot;,&quot;given&quot;:&quot;Xiaoyang&quot;,&quot;parse-names&quot;:false,&quot;dropping-particle&quot;:&quot;&quot;,&quot;non-dropping-particle&quot;:&quot;&quot;},{&quot;family&quot;:&quot;Xiao&quot;,&quot;given&quot;:&quot;Hang&quot;,&quot;parse-names&quot;:false,&quot;dropping-particle&quot;:&quot;&quot;,&quot;non-dropping-particle&quot;:&quot;&quot;},{&quot;family&quot;:&quot;Liu&quot;,&quot;given&quot;:&quot;Weifeng&quot;,&quot;parse-names&quot;:false,&quot;dropping-particle&quot;:&quot;&quot;,&quot;non-dropping-particle&quot;:&quot;&quot;},{&quot;family&quot;:&quot;Lackner&quot;,&quot;given&quot;:&quot;Klaus S.&quot;,&quot;parse-names&quot;:false,&quot;dropping-particle&quot;:&quot;&quot;,&quot;non-dropping-particle&quot;:&quot;&quot;},{&quot;family&quot;:&quot;Buterin&quot;,&quot;given&quot;:&quot;Vitalik&quot;,&quot;parse-names&quot;:false,&quot;dropping-particle&quot;:&quot;&quot;,&quot;non-dropping-particle&quot;:&quot;&quot;},{&quot;family&quot;:&quot;Stocker&quot;,&quot;given&quot;:&quot;Thomas F.&quot;,&quot;parse-names&quot;:false,&quot;dropping-particle&quot;:&quot;&quot;,&quot;non-dropping-particle&quot;:&quot;&quot;}],&quot;container-title&quot;:&quot;Environmental Science and Technology&quot;,&quot;container-title-short&quot;:&quot;Environ Sci Technol&quot;,&quot;accessed&quot;:{&quot;date-parts&quot;:[[2025,1,3]]},&quot;DOI&quot;:&quot;10.1021/ACS.EST.2C05165&quot;,&quot;ISSN&quot;:&quot;15205851&quot;,&quot;PMID&quot;:&quot;36608262&quot;,&quot;issued&quot;:{&quot;date-parts&quot;:[[2023,1,24]]},&quot;page&quot;:&quot;1403-1410&quot;,&quot;abstract&quot;:&quot;The distributed consensus mechanism is the backbone of the rapidly developing blockchain network. Blockchain platforms consume vast amounts of electricity based on the current consensus mechanism of Proof-of-Work (PoW). Here, we point out a different consensus mechanism named Proof-of-Stake (PoS) that can eliminate the extensive energy consumption of the current PoW-based blockchain. We comprehensively elucidate the current and projected energy consumption and carbon footprint of the PoW- and PoS-based Bitcoin and Ethereum blockchain platforms. The model of energy consumption of PoS-based Ethereum blockchain can lead the way toward the prediction of other PoS-based blockchain technologies in the future. With the widespread adoption of blockchain technology, if the current PoW mechanism continues to be employed, the carbon footprint of Bitcoin and Ethereum will push the global temperature above 1.5 °C in this century. However, a PoS-based blockchain can reduce the carbon footprint by 99% compared to the PoW mechanism. The small amount of carbon footprint from PoS-based blockchain could make blockchain an attractive technology in a carbon-constrained future. The study sheds light on the urgency of developing the PoS mechanism to solve the current sustainability problem of blockchain.&quot;,&quot;publisher&quot;:&quot;American Chemical Society&quot;,&quot;issue&quot;:&quot;3&quot;,&quot;volume&quot;:&quot;57&quot;},&quot;isTemporary&quot;:false,&quot;suppress-author&quot;:false,&quot;composite&quot;:false,&quot;author-only&quot;:false}]},{&quot;citationID&quot;:&quot;MENDELEY_CITATION_c855feb4-7cc2-4bb4-b672-361970d6dee7&quot;,&quot;properties&quot;:{&quot;noteIndex&quot;:0},&quot;isEdited&quot;:false,&quot;manualOverride&quot;:{&quot;isManuallyOverridden&quot;:false,&quot;citeprocText&quot;:&quot;[33]&quot;,&quot;manualOverrideText&quot;:&quot;&quot;},&quot;citationTag&quot;:&quot;MENDELEY_CITATION_v3_eyJjaXRhdGlvbklEIjoiTUVOREVMRVlfQ0lUQVRJT05fYzg1NWZlYjQtN2NjMi00YmI0LWI2NzItMzYxOTcwZDZkZWU3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25c36e28-5ac2-48f3-b29f-38cb6fdfaa48&quot;,&quot;properties&quot;:{&quot;noteIndex&quot;:0},&quot;isEdited&quot;:false,&quot;manualOverride&quot;:{&quot;isManuallyOverridden&quot;:false,&quot;citeprocText&quot;:&quot;[71]&quot;,&quot;manualOverrideText&quot;:&quot;&quot;},&quot;citationTag&quot;:&quot;MENDELEY_CITATION_v3_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&quot;,&quot;citationItems&quot;:[{&quot;id&quot;:&quot;2599928d-e27a-31e9-9605-25e2a1b5e8e6&quot;,&quot;itemData&quot;:{&quot;type&quot;:&quot;article-journal&quot;,&quot;id&quot;:&quot;2599928d-e27a-31e9-9605-25e2a1b5e8e6&quot;,&quot;title&quot;:&quot;Blockchain Architecture Based on Decentralised PoW Algorithm&quot;,&quot;author&quot;:[{&quot;family&quot;:&quot;Pascual Caceres&quot;,&quot;given&quot;:&quot;Cinthia P&quot;,&quot;parse-names&quot;:false,&quot;dropping-particle&quot;:&quot;&quot;,&quot;non-dropping-particle&quot;:&quot;&quot;},{&quot;family&quot;:&quot;Vicente Berna Martinez&quot;,&quot;given&quot;:&quot;Jose&quot;,&quot;parse-names&quot;:false,&quot;dropping-particle&quot;:&quot;&quot;,&quot;non-dropping-particle&quot;:&quot;&quot;},{&quot;family&quot;:&quot;Maciá Pérez&quot;,&quot;given&quot;:&quot;Francisco&quot;,&quot;parse-names&quot;:false,&quot;dropping-particle&quot;:&quot;&quot;,&quot;non-dropping-particle&quot;:&quot;&quot;},{&quot;family&quot;:&quot;Lorenzo Fonseca&quot;,&quot;given&quot;:&quot;Iren&quot;,&quot;parse-names&quot;:false,&quot;dropping-particle&quot;:&quot;&quot;,&quot;non-dropping-particle&quot;:&quot;&quot;},{&quot;family&quot;:&quot;Almaral Martinez&quot;,&quot;given&quot;:&quot;Maria E&quot;,&quot;parse-names&quot;:false,&quot;dropping-particle&quot;:&quot;&quot;,&quot;non-dropping-particle&quot;:&quot;&quot;},{&quot;family&quot;:&quot;Vicente&quot;,&quot;given&quot;:&quot;San&quot;,&quot;parse-names&quot;:false,&quot;dropping-particle&quot;:&quot;&quot;,&quot;non-dropping-particle&quot;:&quot;&quot;},{&quot;family&quot;:&quot;Vicente del Raspeig&quot;,&quot;given&quot;:&quot;San&quot;,&quot;parse-names&quot;:false,&quot;dropping-particle&quot;:&quot;&quot;,&quot;non-dropping-particle&quot;:&quot;&quot;}],&quot;container-title&quot;:&quot;core.ac.uk&quot;,&quot;accessed&quot;:{&quot;date-parts&quot;:[[2025,1,3]]},&quot;URL&quot;:&quot;https://core.ac.uk/download/pdf/586713564.pdf&quot;,&quot;page&quot;:&quot;2023&quot;,&quot;abstract&quot;:&quot;Blockchain has gained increasing popularity across various industries due to its decentralized, stable, and secure nature. Consensus algorithms play a crucial role in maintaining the security and efficiency of Blockchain systems and selecting the right algorithm can lead to significant performance improvements. This article aims to provide a comparative review of the most used Blockchain consensus algorithms, highlighting their strengths and weaknesses. Additionally, we propose a dissociated architecture for an efficient Blockchain system that doesn't compromise on security. A comparison is made between this architecture and the reviewed algorithms, considering aspects such as algorithm performance, energy consumption, mining, decentralization level, and vulnerability to security threats. The research findings demonstrate that the proposed architecture can support complex algorithms with high security while addressing issues related to efficiency, processing performance, and energy consumption.&quot;,&quot;issue&quot;:&quot;7&quot;,&quot;volume&quot;:&quot;14&quot;,&quot;container-title-short&quot;:&quot;&quot;},&quot;isTemporary&quot;:false,&quot;suppress-author&quot;:false,&quot;composite&quot;:false,&quot;author-only&quot;:false}]},{&quot;citationID&quot;:&quot;MENDELEY_CITATION_c4fa6c89-b294-4587-9e69-ea7b50eedbbd&quot;,&quot;properties&quot;:{&quot;noteIndex&quot;:0},&quot;isEdited&quot;:false,&quot;manualOverride&quot;:{&quot;isManuallyOverridden&quot;:false,&quot;citeprocText&quot;:&quot;[72]&quot;,&quot;manualOverrideText&quot;:&quot;&quot;},&quot;citationTag&quot;:&quot;MENDELEY_CITATION_v3_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&quot;,&quot;citationItems&quot;:[{&quot;id&quot;:&quot;6739969d-b36a-30ab-a3ae-f023036f49ad&quot;,&quot;itemData&quot;:{&quot;type&quot;:&quot;article-journal&quot;,&quot;id&quot;:&quot;6739969d-b36a-30ab-a3ae-f023036f49ad&quot;,&quot;title&quot;:&quot;Exploring Unfairness on Proof of Authority: Order Manipulation Attacks and Remedies&quot;,&quot;author&quot;:[{&quot;family&quot;:&quot;Wang&quot;,&quot;given&quot;:&quot;Qin&quot;,&quot;parse-names&quot;:false,&quot;dropping-particle&quot;:&quot;&quot;,&quot;non-dropping-particle&quot;:&quot;&quot;},{&quot;family&quot;:&quot;Li&quot;,&quot;given&quot;:&quot;Rujia&quot;,&quot;parse-names&quot;:false,&quot;dropping-particle&quot;:&quot;&quot;,&quot;non-dropping-particle&quot;:&quot;&quot;},{&quot;family&quot;:&quot;Wang&quot;,&quot;given&quot;:&quot;Qi&quot;,&quot;parse-names&quot;:false,&quot;dropping-particle&quot;:&quot;&quot;,&quot;non-dropping-particle&quot;:&quot;&quot;},{&quot;family&quot;:&quot;Chen&quot;,&quot;given&quot;:&quot;Shiping&quot;,&quot;parse-names&quot;:false,&quot;dropping-particle&quot;:&quot;&quot;,&quot;non-dropping-particle&quot;:&quot;&quot;},{&quot;family&quot;:&quot;Xiang&quot;,&quot;given&quot;:&quot;Yang&quot;,&quot;parse-names&quot;:false,&quot;dropping-particle&quot;:&quot;&quot;,&quot;non-dropping-particle&quot;:&quot;&quot;}],&quot;container-title&quot;:&quot;ASIA CCS 2022 - Proceedings of the 2022 ACM Asia Conference on Computer and Communications Security&quot;,&quot;accessed&quot;:{&quot;date-parts&quot;:[[2025,1,3]]},&quot;DOI&quot;:&quot;10.1145/3488932.3517394&quot;,&quot;ISBN&quot;:&quot;9781450391405&quot;,&quot;issued&quot;:{&quot;date-parts&quot;:[[2022,5,30]]},&quot;page&quot;:&quot;123-137&quot;,&quot;abstract&quot;:&quot;Proof of Authority (PoA) is a type of permissioned consensus algorithm with a fixed committee. PoA has been widely adopted by communities and industries due to its better performance and faster finality. In this paper, we explore the unfairness issue existing in the current PoA implementations. We have investigated 2,500+ in the wild projects and selected 10+ as our main focus (covering Ethereum, Binance smart chain, etc.). We have identified two types of order manipulation attacks to separately break the transaction-level (a.k.a. transaction ordering) and the block-level (sealer position ordering) fairness. Both of them merely rely on honest-but-profitable sealer assumption without modifying original settings. We launch these attacks on the forked branches under an isolated environment and carefully evaluate the attacking scope towards different implementations. To date (as of Nov 2021), the potentially affected PoA market cap can reach up to 681,087 million USD. Besides, we further dive into the source code of selected projects, and accordingly, propose our recommendation for the fix. To the best of knowledge, this work provides the first exploration of the unfairness issue in PoA algorithms.&quot;,&quot;publisher&quot;:&quot;Association for Computing Machinery, Inc&quot;,&quot;container-title-short&quot;:&quot;&quot;},&quot;isTemporary&quot;:false,&quot;suppress-author&quot;:false,&quot;composite&quot;:false,&quot;author-only&quot;:false}]},{&quot;citationID&quot;:&quot;MENDELEY_CITATION_72e6c5e0-c2f3-4de4-ad31-b4f8380d9d7b&quot;,&quot;properties&quot;:{&quot;noteIndex&quot;:0},&quot;isEdited&quot;:false,&quot;manualOverride&quot;:{&quot;isManuallyOverridden&quot;:false,&quot;citeprocText&quot;:&quot;[71]&quot;,&quot;manualOverrideText&quot;:&quot;&quot;},&quot;citationTag&quot;:&quot;MENDELEY_CITATION_v3_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&quot;,&quot;citationItems&quot;:[{&quot;id&quot;:&quot;2599928d-e27a-31e9-9605-25e2a1b5e8e6&quot;,&quot;itemData&quot;:{&quot;type&quot;:&quot;article-journal&quot;,&quot;id&quot;:&quot;2599928d-e27a-31e9-9605-25e2a1b5e8e6&quot;,&quot;title&quot;:&quot;Blockchain Architecture Based on Decentralised PoW Algorithm&quot;,&quot;author&quot;:[{&quot;family&quot;:&quot;Pascual Caceres&quot;,&quot;given&quot;:&quot;Cinthia P&quot;,&quot;parse-names&quot;:false,&quot;dropping-particle&quot;:&quot;&quot;,&quot;non-dropping-particle&quot;:&quot;&quot;},{&quot;family&quot;:&quot;Vicente Berna Martinez&quot;,&quot;given&quot;:&quot;Jose&quot;,&quot;parse-names&quot;:false,&quot;dropping-particle&quot;:&quot;&quot;,&quot;non-dropping-particle&quot;:&quot;&quot;},{&quot;family&quot;:&quot;Maciá Pérez&quot;,&quot;given&quot;:&quot;Francisco&quot;,&quot;parse-names&quot;:false,&quot;dropping-particle&quot;:&quot;&quot;,&quot;non-dropping-particle&quot;:&quot;&quot;},{&quot;family&quot;:&quot;Lorenzo Fonseca&quot;,&quot;given&quot;:&quot;Iren&quot;,&quot;parse-names&quot;:false,&quot;dropping-particle&quot;:&quot;&quot;,&quot;non-dropping-particle&quot;:&quot;&quot;},{&quot;family&quot;:&quot;Almaral Martinez&quot;,&quot;given&quot;:&quot;Maria E&quot;,&quot;parse-names&quot;:false,&quot;dropping-particle&quot;:&quot;&quot;,&quot;non-dropping-particle&quot;:&quot;&quot;},{&quot;family&quot;:&quot;Vicente&quot;,&quot;given&quot;:&quot;San&quot;,&quot;parse-names&quot;:false,&quot;dropping-particle&quot;:&quot;&quot;,&quot;non-dropping-particle&quot;:&quot;&quot;},{&quot;family&quot;:&quot;Vicente del Raspeig&quot;,&quot;given&quot;:&quot;San&quot;,&quot;parse-names&quot;:false,&quot;dropping-particle&quot;:&quot;&quot;,&quot;non-dropping-particle&quot;:&quot;&quot;}],&quot;container-title&quot;:&quot;core.ac.uk&quot;,&quot;accessed&quot;:{&quot;date-parts&quot;:[[2025,1,3]]},&quot;URL&quot;:&quot;https://core.ac.uk/download/pdf/586713564.pdf&quot;,&quot;page&quot;:&quot;2023&quot;,&quot;abstract&quot;:&quot;Blockchain has gained increasing popularity across various industries due to its decentralized, stable, and secure nature. Consensus algorithms play a crucial role in maintaining the security and efficiency of Blockchain systems and selecting the right algorithm can lead to significant performance improvements. This article aims to provide a comparative review of the most used Blockchain consensus algorithms, highlighting their strengths and weaknesses. Additionally, we propose a dissociated architecture for an efficient Blockchain system that doesn't compromise on security. A comparison is made between this architecture and the reviewed algorithms, considering aspects such as algorithm performance, energy consumption, mining, decentralization level, and vulnerability to security threats. The research findings demonstrate that the proposed architecture can support complex algorithms with high security while addressing issues related to efficiency, processing performance, and energy consumption.&quot;,&quot;issue&quot;:&quot;7&quot;,&quot;volume&quot;:&quot;14&quot;,&quot;container-title-short&quot;:&quot;&quot;},&quot;isTemporary&quot;:false,&quot;suppress-author&quot;:false,&quot;composite&quot;:false,&quot;author-only&quot;:false}]},{&quot;citationID&quot;:&quot;MENDELEY_CITATION_9b01cd17-ffdf-4ff9-80ad-dba58c2ecb69&quot;,&quot;properties&quot;:{&quot;noteIndex&quot;:0},&quot;isEdited&quot;:false,&quot;manualOverride&quot;:{&quot;isManuallyOverridden&quot;:false,&quot;citeprocText&quot;:&quot;[9]&quot;,&quot;manualOverrideText&quot;:&quot;&quot;},&quot;citationTag&quot;:&quot;MENDELEY_CITATION_v3_eyJjaXRhdGlvbklEIjoiTUVOREVMRVlfQ0lUQVRJT05fOWIwMWNkMTctZmZkZi00ZmY5LTgwYWQtZGJhNThjMmVjYjY5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1145dc43-bace-48f1-99a3-edcff11cefae&quot;,&quot;properties&quot;:{&quot;noteIndex&quot;:0},&quot;isEdited&quot;:false,&quot;manualOverride&quot;:{&quot;isManuallyOverridden&quot;:false,&quot;citeprocText&quot;:&quot;[73]&quot;,&quot;manualOverrideText&quot;:&quot;&quot;},&quot;citationTag&quot;:&quot;MENDELEY_CITATION_v3_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&quot;,&quot;citationItems&quot;:[{&quot;id&quot;:&quot;f0690a0e-6103-3d03-a18d-901d18872b60&quot;,&quot;itemData&quot;:{&quot;type&quot;:&quot;article-journal&quot;,&quot;id&quot;:&quot;f0690a0e-6103-3d03-a18d-901d18872b60&quot;,&quot;title&quot;:&quot;Revolutionary IoT and Big Data in Healthcare: A Predictive Model Analysis&quot;,&quot;author&quot;:[{&quot;family&quot;:&quot;Gautam&quot;,&quot;given&quot;:&quot;A&quot;,&quot;parse-names&quot;:false,&quot;dropping-particle&quot;:&quot;&quot;,&quot;non-dropping-particle&quot;:&quot;&quot;},{&quot;family&quot;:&quot;Mahajan&quot;,&quot;given&quot;:&quot;R&quot;,&quot;parse-names&quot;:false,&quot;dropping-particle&quot;:&quot;&quot;,&quot;non-dropping-particle&quot;:&quot;&quot;},{&quot;family&quot;:&quot;…&quot;,&quot;given&quot;:&quot;S Zafar - of the 2nd International Conference on ICT&quot;,&quot;parse-names&quot;:false,&quot;dropping-particle&quot;:&quot;&quot;,&quot;non-dropping-particle&quot;:&quot;&quot;},{&quot;family&quot;:&quot;2021&quot;,&quot;given&quot;:&quot;undefined&quot;,&quot;parse-names&quot;:false,&quot;dropping-particle&quot;:&quot;&quot;,&quot;non-dropping-particle&quot;:&quot;&quot;}],&quot;container-title&quot;:&quot;eudl.eu&quot;,&quot;accessed&quot;:{&quot;date-parts&quot;:[[2025,1,3]]},&quot;DOI&quot;:&quot;10.4108/eai.27-2-2020.2303135&quot;,&quot;URL&quot;:&quot;https://eudl.eu/doi/10.4108/eai.27-2-2020.2303135&quot;,&quot;issued&quot;:{&quot;date-parts&quot;:[[2021,3,17]]},&quot;abstract&quot;:&quot;Internet of Things (IoT) is emerging as one of the expeditiously thriving technology with an objective to enable a connectivity between everything and entitles the connected \&quot;things\&quot; to have an efficacious communication with each other. The appellation \&quot;Internet of Things\&quot; explicates the technologies and various research areas enabling the Internet to be bestowed into the sphere of physical entities. IoT has an extensive number of application domains mainly Traffic management, Healthcare Monitoring, Security, and Daily life (smart city). The advances in technology have provided with low cost sensory devices and rendered easy communication and buffering of data. The IoT has also revolutionized the modern health care management. IoT innovation in the field of healthcare is a collection of heterogeneous computing devices communicating wirelessly with the help of different apps and devices interconnecting the patients and healthcare givers to diagnose, observe, trace and buffer the essential statistics and other important medical documentation. This paper examines the advancements in health care technologies based on IoT and reviews the role of Big Data Analytics in Predictive Model. The paper also divulges how IoT and Big Data can prove to be a game-changer in the field of healthcare and how it is metamorphosing the healthcare management by enhancing the efficiency, reducing the costs involved and streamlining effective patient care.&quot;,&quot;publisher&quot;:&quot;European Alliance for Innovation n.o.&quot;,&quot;container-title-short&quot;:&quot;&quot;},&quot;isTemporary&quot;:false,&quot;suppress-author&quot;:false,&quot;composite&quot;:false,&quot;author-only&quot;:false}]},{&quot;citationID&quot;:&quot;MENDELEY_CITATION_58f1fcd6-0918-4270-b052-f9fc4e2ca5af&quot;,&quot;properties&quot;:{&quot;noteIndex&quot;:0},&quot;isEdited&quot;:false,&quot;manualOverride&quot;:{&quot;isManuallyOverridden&quot;:false,&quot;citeprocText&quot;:&quot;[74]&quot;,&quot;manualOverrideText&quot;:&quot;&quot;},&quot;citationTag&quot;:&quot;MENDELEY_CITATION_v3_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&quot;,&quot;citationItems&quot;:[{&quot;id&quot;:&quot;25f00e0e-bacc-342b-96fe-fb947b2a1508&quot;,&quot;itemData&quot;:{&quot;type&quot;:&quot;article-journal&quot;,&quot;id&quot;:&quot;25f00e0e-bacc-342b-96fe-fb947b2a1508&quot;,&quot;title&quot;:&quot;Secured insurance framework using blockchain and smart contract&quot;,&quot;author&quot;:[{&quot;family&quot;:&quot;Hassan&quot;,&quot;given&quot;:&quot;Abid&quot;,&quot;parse-names&quot;:false,&quot;dropping-particle&quot;:&quot;&quot;,&quot;non-dropping-particle&quot;:&quot;&quot;},{&quot;family&quot;:&quot;Ali&quot;,&quot;given&quot;:&quot;Md Iftekhar&quot;,&quot;parse-names&quot;:false,&quot;dropping-particle&quot;:&quot;&quot;,&quot;non-dropping-particle&quot;:&quot;&quot;},{&quot;family&quot;:&quot;Ahammed&quot;,&quot;given&quot;:&quot;Rifat&quot;,&quot;parse-names&quot;:false,&quot;dropping-particle&quot;:&quot;&quot;,&quot;non-dropping-particle&quot;:&quot;&quot;},{&quot;family&quot;:&quot;Khan&quot;,&quot;given&quot;:&quot;Mohammad Monirujjaman&quot;,&quot;parse-names&quot;:false,&quot;dropping-particle&quot;:&quot;&quot;,&quot;non-dropping-particle&quot;:&quot;&quot;},{&quot;family&quot;:&quot;Alsufyani&quot;,&quot;given&quot;:&quot;Nawal&quot;,&quot;parse-names&quot;:false,&quot;dropping-particle&quot;:&quot;&quot;,&quot;non-dropping-particle&quot;:&quot;&quot;},{&quot;family&quot;:&quot;Alsufyani&quot;,&quot;given&quot;:&quot;Abdulmajeed&quot;,&quot;parse-names&quot;:false,&quot;dropping-particle&quot;:&quot;&quot;,&quot;non-dropping-particle&quot;:&quot;&quot;}],&quot;container-title&quot;:&quot;Wiley Online LibraryA Hassan, MDI Ali, R Ahammed, MM Khan, N Alsufyani, A AlsufyaniScientific Programming, 2021•Wiley Online Library&quot;,&quot;accessed&quot;:{&quot;date-parts&quot;:[[2025,1,3]]},&quot;DOI&quot;:&quot;10.1155/2021/6787406&quot;,&quot;URL&quot;:&quot;https://onlinelibrary.wiley.com/doi/abs/10.1155/2021/6787406&quot;,&quot;issued&quot;:{&quot;date-parts&quot;:[[2021]]},&quot;abstract&quot;:&quot;Traditional insurance policy settlement is a manual process that is never hassle-free. There are many issues, such as hidden conditions from the insurer or fraud claims by the insured, making the settlement process rough. This process also consumes a significant amount of time that makes the process very inefficient. This whole scenario can be disrupted by the implementation of blockchain and smart contracts in insurance. Blockchain and innovative contract technology can provide immutable data storage, security, transparency, authenticity, and security while any transaction process is triggered. With the implementation of blockchain, the whole insurance process, from authentication to claim settlement, can be done with more transparency and security. A blockchain is a virtual chain of data blocks that is a decentralized technology. Any transaction or change in the blocks is done after the decentralized validator entity, not a single person. The smart contract is a unique facility stored on the blockchain that gets executed when the predetermined conditions are met. This paper presents a framework where smart contracts are used for insurance contracts and stored on blockchain. In the case of a claim, if all the predetermined conditions are met, the transaction happens; otherwise, it is discarded. The conditions are immutable. That means there is scope for alteration from either side. This blockchain and intelligent contract-based framework are hosted on a private Ethereum network. The Solidity programming language is used to create smart contracts. The framework uses the Proof of Authority (PoA) consensus algorithm to validate the transactions. In the case of any faulty transaction request, the consensus algorithm acts according to and cancels the claim. With blockchain and smart contract implementation, this framework can solve all the trust and security issues that rely on a standard insurance policy.&quot;,&quot;publisher&quot;:&quot;Hindawi Limited&quot;,&quot;volume&quot;:&quot;2021&quot;,&quot;container-title-short&quot;:&quot;&quot;},&quot;isTemporary&quot;:false,&quot;suppress-author&quot;:false,&quot;composite&quot;:false,&quot;author-only&quot;:false}]},{&quot;citationID&quot;:&quot;MENDELEY_CITATION_5356f0ad-45de-4e06-994a-8b2cd6273dbb&quot;,&quot;properties&quot;:{&quot;noteIndex&quot;:0},&quot;isEdited&quot;:false,&quot;manualOverride&quot;:{&quot;isManuallyOverridden&quot;:false,&quot;citeprocText&quot;:&quot;[5]&quot;,&quot;manualOverrideText&quot;:&quot;&quot;},&quot;citationTag&quot;:&quot;MENDELEY_CITATION_v3_eyJjaXRhdGlvbklEIjoiTUVOREVMRVlfQ0lUQVRJT05fNTM1NmYwYWQtNDVkZS00ZTA2LTk5NGEtOGIyY2Q2MjczZGJi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ef4521d-526f-4ff4-9006-128ca739f364&quot;,&quot;properties&quot;:{&quot;noteIndex&quot;:0},&quot;isEdited&quot;:false,&quot;manualOverride&quot;:{&quot;isManuallyOverridden&quot;:false,&quot;citeprocText&quot;:&quot;[49]&quot;,&quot;manualOverrideText&quot;:&quot;&quot;},&quot;citationTag&quot;:&quot;MENDELEY_CITATION_v3_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&quot;,&quot;citationItems&quot;:[{&quot;id&quot;:&quot;1945a977-08e0-3c4f-90d9-e1729cb0c5a2&quot;,&quot;itemData&quot;:{&quot;type&quot;:&quot;article-journal&quot;,&quot;id&quot;:&quot;1945a977-08e0-3c4f-90d9-e1729cb0c5a2&quot;,&quot;title&quot;:&quot;STUDY OF CONSENSUS ALGORITHMS IN BLOCKCHAIN NETWORKS IN THE DESIGN OF INFORMATION SYSTEMS&quot;,&quot;author&quot;:[{&quot;family&quot;:&quot;Sytnyk&quot;,&quot;given&quot;:&quot;R&quot;,&quot;parse-names&quot;:false,&quot;dropping-particle&quot;:&quot;&quot;,&quot;non-dropping-particle&quot;:&quot;&quot;},{&quot;family&quot;:&quot;науково-технічна&quot;,&quot;given&quot;:&quot;V Hnatushenko - Міжнародна&quot;,&quot;parse-names&quot;:false,&quot;dropping-particle&quot;:&quot;&quot;,&quot;non-dropping-particle&quot;:&quot;&quot;},{&quot;family&quot;:&quot;2024&quot;,&quot;given&quot;:&quot;undefined&quot;,&quot;parse-names&quot;:false,&quot;dropping-particle&quot;:&quot;&quot;,&quot;non-dropping-particle&quot;:&quot;&quot;}],&quot;container-title&quot;:&quot;journals.nmetau.edu.uaR Sytnyk, V HnatushenkoМіжнародна науково-технічна конференція Інформаційні, 2024•journals.nmetau.edu.ua&quot;,&quot;accessed&quot;:{&quot;date-parts&quot;:[[2025,1,3]]},&quot;DOI&quot;:&quot;10.34185/1991-7848.itmm.2024.01.092&quot;,&quot;ISSN&quot;:&quot;1991-7848&quot;,&quot;URL&quot;:&quot;https://journals.nmetau.edu.ua/index.php/itmm/article/view/1829&quot;,&quot;container-title-short&quot;:&quot;&quot;},&quot;isTemporary&quot;:false,&quot;suppress-author&quot;:false,&quot;composite&quot;:false,&quot;author-only&quot;:false}]},{&quot;citationID&quot;:&quot;MENDELEY_CITATION_3cee82f2-658d-4310-b7a7-0ab69a73ac7f&quot;,&quot;properties&quot;:{&quot;noteIndex&quot;:0},&quot;isEdited&quot;:false,&quot;manualOverride&quot;:{&quot;isManuallyOverridden&quot;:false,&quot;citeprocText&quot;:&quot;[50]&quot;,&quot;manualOverrideText&quot;:&quot;&quot;},&quot;citationTag&quot;:&quot;MENDELEY_CITATION_v3_eyJjaXRhdGlvbklEIjoiTUVOREVMRVlfQ0lUQVRJT05fM2NlZTgyZjItNjU4ZC00MzEwLWI3YTctMGFiNjlhNzNhYzdm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da6859f5-0ae8-4b47-80b4-6385d9d710b3&quot;,&quot;properties&quot;:{&quot;noteIndex&quot;:0},&quot;isEdited&quot;:false,&quot;manualOverride&quot;:{&quot;isManuallyOverridden&quot;:false,&quot;citeprocText&quot;:&quot;[75]&quot;,&quot;manualOverrideText&quot;:&quot;&quot;},&quot;citationTag&quot;:&quot;MENDELEY_CITATION_v3_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&quot;,&quot;citationItems&quot;:[{&quot;id&quot;:&quot;f289adfa-2ade-3a09-8655-47a465e9a519&quot;,&quot;itemData&quot;:{&quot;type&quot;:&quot;article-journal&quot;,&quot;id&quot;:&quot;f289adfa-2ade-3a09-8655-47a465e9a519&quot;,&quot;title&quot;:&quot;The energy consumption of blockchain technology: Beyond myth&quot;,&quot;author&quot;:[{&quot;family&quot;:&quot;Sedlmeir&quot;,&quot;given&quot;:&quot;J&quot;,&quot;parse-names&quot;:false,&quot;dropping-particle&quot;:&quot;&quot;,&quot;non-dropping-particle&quot;:&quot;&quot;},{&quot;family&quot;:&quot;Buhl&quot;,&quot;given&quot;:&quot;HU&quot;,&quot;parse-names&quot;:false,&quot;dropping-particle&quot;:&quot;&quot;,&quot;non-dropping-particle&quot;:&quot;&quot;},{&quot;family&quot;:&quot;Fridgen&quot;,&quot;given&quot;:&quot;G&quot;,&quot;parse-names&quot;:false,&quot;dropping-particle&quot;:&quot;&quot;,&quot;non-dropping-particle&quot;:&quot;&quot;},{&quot;family&quot;:&quot;Systems&quot;,&quot;given&quot;:&quot;R Keller - Business &amp; Information&quot;,&quot;parse-names&quot;:false,&quot;dropping-particle&quot;:&quot;&quot;,&quot;non-dropping-particle&quot;:&quot;&quot;},{&quot;family&quot;:&quot;2020&quot;,&quot;given&quot;:&quot;undefined&quot;,&quot;parse-names&quot;:false,&quot;dropping-particle&quot;:&quot;&quot;,&quot;non-dropping-particle&quot;:&quot;&quot;}],&quot;container-title&quot;:&quot;SpringerJ Sedlmeir, HU Buhl, G Fridgen, R KellerBusiness &amp; Information Systems Engineering, 2020•Springer&quot;,&quot;accessed&quot;:{&quot;date-parts&quot;:[[2025,1,3]]},&quot;DOI&quot;:&quot;10.1007/s12599-020-00656-x&quot;,&quot;URL&quot;:&quot;https://link.springer.com/article/10.1007/s12599-020-00656-x&quot;,&quot;issued&quot;:{&quot;date-parts&quot;:[[2020,12,1]]},&quot;page&quot;:&quot;599-608&quot;,&quot;abstract&quot;:&quot;When talking about blockchain technology in academia, business, and society, frequently generalizations are still heared about its-supposedly inherent-enormous energy consumption. This perception inevitably raises concerns about the further adoption of blockchain technology , a fact that inhibits rapid uptake of what is widely considered to be a groundbreaking and disruptive innovation. However, blockchain technology is far from homogeneous , meaning that blanket statements about its energy consumption should be reviewed with care. The article is meant to bring clarity to the topic in a holistic fashion, looking beyond claims regarding the energy consumption of Bitcoin, which have, so far, dominated the discussion.&quot;,&quot;publisher&quot;:&quot;Springer Gabler&quot;,&quot;issue&quot;:&quot;6&quot;,&quot;volume&quot;:&quot;62&quot;,&quot;container-title-short&quot;:&quot;&quot;},&quot;isTemporary&quot;:false,&quot;suppress-author&quot;:false,&quot;composite&quot;:false,&quot;author-only&quot;:false}]},{&quot;citationID&quot;:&quot;MENDELEY_CITATION_29de4fe3-ea65-4a0b-8f37-844015ac0cc2&quot;,&quot;properties&quot;:{&quot;noteIndex&quot;:0},&quot;isEdited&quot;:false,&quot;manualOverride&quot;:{&quot;isManuallyOverridden&quot;:false,&quot;citeprocText&quot;:&quot;[76]&quot;,&quot;manualOverrideText&quot;:&quot;&quot;},&quot;citationTag&quot;:&quot;MENDELEY_CITATION_v3_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&quot;,&quot;citationItems&quot;:[{&quot;id&quot;:&quot;a9e66d24-8e0b-380a-8721-c2eaaf97b6fd&quot;,&quot;itemData&quot;:{&quot;type&quot;:&quot;article-journal&quot;,&quot;id&quot;:&quot;a9e66d24-8e0b-380a-8721-c2eaaf97b6fd&quot;,&quot;title&quot;:&quot;Sustainable Optimizing Performance and Energy Efficiency in Proof of Work Blockchain: A Multilinear Regression Approach&quot;,&quot;author&quot;:[{&quot;family&quot;:&quot;Rukhiran&quot;,&quot;given&quot;:&quot;M&quot;,&quot;parse-names&quot;:false,&quot;dropping-particle&quot;:&quot;&quot;,&quot;non-dropping-particle&quot;:&quot;&quot;},{&quot;family&quot;:&quot;Boonsong&quot;,&quot;given&quot;:&quot;S&quot;,&quot;parse-names&quot;:false,&quot;dropping-particle&quot;:&quot;&quot;,&quot;non-dropping-particle&quot;:&quot;&quot;},{&quot;family&quot;:&quot;Sustainability&quot;,&quot;given&quot;:&quot;P Netinant -&quot;,&quot;parse-names&quot;:false,&quot;dropping-particle&quot;:&quot;&quot;,&quot;non-dropping-particle&quot;:&quot;&quot;},{&quot;family&quot;:&quot;2024&quot;,&quot;given&quot;:&quot;undefined&quot;,&quot;parse-names&quot;:false,&quot;dropping-particle&quot;:&quot;&quot;,&quot;non-dropping-particle&quot;:&quot;&quot;}],&quot;container-title&quot;:&quot;mdpi.comM Rukhiran, S Boonsong, P NetinantSustainability, 2024•mdpi.com&quot;,&quot;accessed&quot;:{&quot;date-parts&quot;:[[2025,1,3]]},&quot;DOI&quot;:&quot;10.3390/su16041519&quot;,&quot;URL&quot;:&quot;https://www.mdpi.com/2071-1050/16/4/1519&quot;,&quot;issued&quot;:{&quot;date-parts&quot;:[[2024]]},&quot;abstract&quot;:&quot;The energy-intensive characteristics of the computations performed by graphics processing units (GPUs) in proof-of-work (PoW) blockchain technology are readily apparent. The optimization of GPU feature configuration is a complex subject that significantly impacts a system's energy consumption and performance efficiency. The primary objectives of this study are to examine and improve the energy consumption characteristics of GPUs, which play a crucial role in the functioning of blockchains and the mining of cryptocurrencies. This study examines the complex relationship between GPU configurations and system architecture components and their effects on energy efficiency and sustainability. The methodology of this study conducts experiments involving various GPU models and mining software, evaluating their effectiveness across various configurations and environments. Multilinear regression analysis is used to study the complex relationships between critical performance indicators like power consumption, thermal dynamics, core speed, and hash rate and their effects on energy efficiency and performance. The results reveal that strategically adjusting GPU hardware, software, and configuration can preserve substantial energy while preserving computational efficiency. GPU core speed, temperature, core memory speed, ETASH algorithms, fan speed, and energy usage significantly affected the dependent computational-efficiency variable (p = 0.000 and R 2 = 0.962) using multilinear regression analysis. GPU core speed, temperature, core memory speed, fan speed, and energy usage significantly affected efficient energy usage (p = 0.000 and R 2 = 0.989). The contributions of this study offer practical recommendations for optimizing the feature configurations of GPUs to reduce energy consumption, mitigate the environmental impacts of blockchain operations, and contribute to the current research on performance in PoW blockchain applications.&quot;,&quot;container-title-short&quot;:&quot;&quot;},&quot;isTemporary&quot;:false,&quot;suppress-author&quot;:false,&quot;composite&quot;:false,&quot;author-only&quot;:false}]},{&quot;citationID&quot;:&quot;MENDELEY_CITATION_793499e7-c064-4f17-8755-a96b1a414666&quot;,&quot;properties&quot;:{&quot;noteIndex&quot;:0},&quot;isEdited&quot;:false,&quot;manualOverride&quot;:{&quot;isManuallyOverridden&quot;:false,&quot;citeprocText&quot;:&quot;[38]&quot;,&quot;manualOverrideText&quot;:&quot;&quot;},&quot;citationTag&quot;:&quot;MENDELEY_CITATION_v3_eyJjaXRhdGlvbklEIjoiTUVOREVMRVlfQ0lUQVRJT05fNzkzNDk5ZTctYzA2NC00ZjE3LTg3NTUtYTk2YjFhNDE0NjY2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b066ab4-a055-465d-b4ae-946be6045f42&quot;,&quot;properties&quot;:{&quot;noteIndex&quot;:0},&quot;isEdited&quot;:false,&quot;manualOverride&quot;:{&quot;isManuallyOverridden&quot;:false,&quot;citeprocText&quot;:&quot;[23]&quot;,&quot;manualOverrideText&quot;:&quot;&quot;},&quot;citationTag&quot;:&quot;MENDELEY_CITATION_v3_eyJjaXRhdGlvbklEIjoiTUVOREVMRVlfQ0lUQVRJT05fZWIwNjZhYjQtYTA1NS00NjVkLWI0YWUtOTQ2YmU2MDQ1ZjQy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c5ae547a-66b0-4bc3-8dcd-8589f73646e8&quot;,&quot;properties&quot;:{&quot;noteIndex&quot;:0},&quot;isEdited&quot;:false,&quot;manualOverride&quot;:{&quot;isManuallyOverridden&quot;:false,&quot;citeprocText&quot;:&quot;[38]&quot;,&quot;manualOverrideText&quot;:&quot;&quot;},&quot;citationTag&quot;:&quot;MENDELEY_CITATION_v3_eyJjaXRhdGlvbklEIjoiTUVOREVMRVlfQ0lUQVRJT05fYzVhZTU0N2EtNjZiMC00YmMzLThkY2QtODU4OWY3MzY0NmU4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c988df4-fdbb-4bb8-9be1-89fc62c25539&quot;,&quot;properties&quot;:{&quot;noteIndex&quot;:0},&quot;isEdited&quot;:false,&quot;manualOverride&quot;:{&quot;isManuallyOverridden&quot;:false,&quot;citeprocText&quot;:&quot;[77]&quot;,&quot;manualOverrideText&quot;:&quot;&quot;},&quot;citationTag&quot;:&quot;MENDELEY_CITATION_v3_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&quot;,&quot;citationItems&quot;:[{&quot;id&quot;:&quot;9298c1f3-52c2-3b10-897c-26192f01ebb0&quot;,&quot;itemData&quot;:{&quot;type&quot;:&quot;article-journal&quot;,&quot;id&quot;:&quot;9298c1f3-52c2-3b10-897c-26192f01ebb0&quot;,&quot;title&quot;:&quot;Auditable and Performant Byzantine Consensus for Permissioned Ledgers&quot;,&quot;author&quot;:[{&quot;family&quot;:&quot;Shamis&quot;,&quot;given&quot;:&quot;Alexander&quot;,&quot;parse-names&quot;:false,&quot;dropping-particle&quot;:&quot;&quot;,&quot;non-dropping-particle&quot;:&quot;&quot;}],&quot;accessed&quot;:{&quot;date-parts&quot;:[[2025,1,3]]},&quot;URL&quot;:&quot;https://core.ac.uk/download/pdf/573839663.pdf&quot;,&quot;issued&quot;:{&quot;date-parts&quot;:[[2023]]},&quot;container-title-short&quot;:&quot;&quot;},&quot;isTemporary&quot;:false,&quot;suppress-author&quot;:false,&quot;composite&quot;:false,&quot;author-only&quot;:false}]},{&quot;citationID&quot;:&quot;MENDELEY_CITATION_6b659f9a-6c65-42c0-a4a1-59ac5addcac9&quot;,&quot;properties&quot;:{&quot;noteIndex&quot;:0},&quot;isEdited&quot;:false,&quot;manualOverride&quot;:{&quot;isManuallyOverridden&quot;:false,&quot;citeprocText&quot;:&quot;[78]&quot;,&quot;manualOverrideText&quot;:&quot;&quot;},&quot;citationTag&quot;:&quot;MENDELEY_CITATION_v3_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&quot;,&quot;citationItems&quot;:[{&quot;id&quot;:&quot;131f6887-5324-354f-bb65-beed5138ffab&quot;,&quot;itemData&quot;:{&quot;type&quot;:&quot;article-journal&quot;,&quot;id&quot;:&quot;131f6887-5324-354f-bb65-beed5138ffab&quot;,&quot;title&quot;:&quot;On Security Analysis of Proof-of-Elapsed-Time (PoET)&quot;,&quot;author&quot;:[{&quot;family&quot;:&quot;Chen&quot;,&quot;given&quot;:&quot;Lin&quot;,&quot;parse-names&quot;:false,&quot;dropping-particle&quot;:&quot;&quot;,&quot;non-dropping-particle&quot;:&quot;&quot;},{&quot;family&quot;:&quot;Xu&quot;,&quot;given&quot;:&quot;Lei&quot;,&quot;parse-names&quot;:false,&quot;dropping-particle&quot;:&quot;&quot;,&quot;non-dropping-particle&quot;:&quot;&quot;},{&quot;family&quot;:&quot;Shah&quot;,&quot;given&quot;:&quot;Nolan&quot;,&quot;parse-names&quot;:false,&quot;dropping-particle&quot;:&quot;&quot;,&quot;non-dropping-particle&quot;:&quot;&quot;},{&quot;family&quot;:&quot;Gao&quot;,&quot;given&quot;:&quot;Zhimin&quot;,&quot;parse-names&quot;:false,&quot;dropping-particle&quot;:&quot;&quot;,&quot;non-dropping-particle&quot;:&quot;&quot;},{&quot;family&quot;:&quot;Lu&quot;,&quot;given&quot;:&quot;Yang&quot;,&quot;parse-names&quot;:false,&quot;dropping-particle&quot;:&quot;&quot;,&quot;non-dropping-particle&quot;:&quot;&quot;},{&quot;family&quot;:&quot;Shi&quot;,&quot;given&quot;:&quot;Weidong&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319-69084-1_19&quot;,&quot;ISBN&quot;:&quot;978-3-319-69084-1&quot;,&quot;ISSN&quot;:&quot;1611-3349&quot;,&quot;URL&quot;:&quot;https://link.springer.com/chapter/10.1007/978-3-319-69084-1_19&quot;,&quot;issued&quot;:{&quot;date-parts&quot;:[[2017]]},&quot;page&quot;:&quot;282-297&quot;,&quot;abstract&quot;:&quot;As more applications are built on top of blockchain and public ledger, different approaches are developed to improve the performance of blockchain construction. Recently Intel proposed a new concept of proof-of-elapsed-time (PoET), which leverages trusted computing...&quot;,&quot;publisher&quot;:&quot;Springer, Cham&quot;,&quot;volume&quot;:&quot;10616 LNCS&quot;,&quot;container-title-short&quot;:&quot;&quot;},&quot;isTemporary&quot;:false,&quot;suppress-author&quot;:false,&quot;composite&quot;:false,&quot;author-only&quot;:false}]},{&quot;citationID&quot;:&quot;MENDELEY_CITATION_21a2b73b-6253-43ba-a163-dd0696fa7464&quot;,&quot;properties&quot;:{&quot;noteIndex&quot;:0},&quot;isEdited&quot;:false,&quot;manualOverride&quot;:{&quot;isManuallyOverridden&quot;:false,&quot;citeprocText&quot;:&quot;[79]&quot;,&quot;manualOverrideText&quot;:&quot;&quot;},&quot;citationTag&quot;:&quot;MENDELEY_CITATION_v3_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&quot;,&quot;citationItems&quot;:[{&quot;id&quot;:&quot;91cbc0e8-99a2-31ff-8ade-8f27978d58a0&quot;,&quot;itemData&quot;:{&quot;type&quot;:&quot;article-journal&quot;,&quot;id&quot;:&quot;91cbc0e8-99a2-31ff-8ade-8f27978d58a0&quot;,&quot;title&quot;:&quot;Multi-Certificate Attacks against Proof-of-Elapsed-Time and Their Countermeasures.&quot;,&quot;author&quot;:[{&quot;family&quot;:&quot;Wang&quot;,&quot;given&quot;:&quot;H&quot;,&quot;parse-names&quot;:false,&quot;dropping-particle&quot;:&quot;&quot;,&quot;non-dropping-particle&quot;:&quot;&quot;},{&quot;family&quot;:&quot;Chen&quot;,&quot;given&quot;:&quot;G&quot;,&quot;parse-names&quot;:false,&quot;dropping-particle&quot;:&quot;&quot;,&quot;non-dropping-particle&quot;:&quot;&quot;},{&quot;family&quot;:&quot;Zhang&quot;,&quot;given&quot;:&quot;Y&quot;,&quot;parse-names&quot;:false,&quot;dropping-particle&quot;:&quot;&quot;,&quot;non-dropping-particle&quot;:&quot;&quot;},{&quot;family&quot;:&quot;NDSS&quot;,&quot;given&quot;:&quot;Z Lin -&quot;,&quot;parse-names&quot;:false,&quot;dropping-particle&quot;:&quot;&quot;,&quot;non-dropping-particle&quot;:&quot;&quot;},{&quot;family&quot;:&quot;2022&quot;,&quot;given&quot;:&quot;undefined&quot;,&quot;parse-names&quot;:false,&quot;dropping-particle&quot;:&quot;&quot;,&quot;non-dropping-particle&quot;:&quot;&quot;}],&quot;container-title&quot;:&quot;ndss-symposium.orgH Wang, G Chen, Y Zhang, Z LinNDSS, 2022•ndss-symposium.org&quot;,&quot;accessed&quot;:{&quot;date-parts&quot;:[[2025,1,3]]},&quot;DOI&quot;:&quot;10.14722/ndss.2022.24158&quot;,&quot;ISBN&quot;:&quot;1891562746&quot;,&quot;URL&quot;:&quot;https://www.ndss-symposium.org/wp-content/uploads/2022-158-paper.pdf&quot;,&quot;abstract&quot;:&quot;Proof-of-Elapsed-Time (POET) is a blockchain consensus protocol in which each participating node is required to wait for the passage of a specified time duration before it can participate in the block leader election in each round. It relies on trusted execution environments, such as Intel SGX, to ensure its security, and has been implemented in Hyperledger Sawtooth and used in many real-world settings. This paper examines the security issues including fairness guarantees of the Sawtooth's POET design and implementation, and discovers a new category of security attacks against POET, dubbed Multi-Certificate Attacks, which allows a malicious node to unfairly create multiple Certificates in each round of block leader election and select the one that maximizes her probability of winning. We have systematically analyzed the root causes of these attacks and assisted the Sawtooth community to fix several vulnerabilities in the latest version of POET. To further mitigate the identified threats, we propose a new design of POET in this paper, which we call POETA, that can be used to address the remaining vulnerabilities we have discovered. We have implemented POETA and evaluated its security and performance.&quot;,&quot;container-title-short&quot;:&quot;&quot;},&quot;isTemporary&quot;:false,&quot;suppress-author&quot;:false,&quot;composite&quot;:false,&quot;author-only&quot;:false}]},{&quot;citationID&quot;:&quot;MENDELEY_CITATION_6b3f2e31-f619-4a2c-905f-5321d5f99a2c&quot;,&quot;properties&quot;:{&quot;noteIndex&quot;:0},&quot;isEdited&quot;:false,&quot;manualOverride&quot;:{&quot;isManuallyOverridden&quot;:false,&quot;citeprocText&quot;:&quot;[80]&quot;,&quot;manualOverrideText&quot;:&quot;&quot;},&quot;citationTag&quot;:&quot;MENDELEY_CITATION_v3_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&quot;,&quot;citationItems&quot;:[{&quot;id&quot;:&quot;dc89eaac-61bf-30ed-9b98-b82d2100c8af&quot;,&quot;itemData&quot;:{&quot;type&quot;:&quot;article-journal&quot;,&quot;id&quot;:&quot;dc89eaac-61bf-30ed-9b98-b82d2100c8af&quot;,&quot;title&quot;:&quot;Blockchains and smart contracts for the internet of things&quot;,&quot;author&quot;:[{&quot;family&quot;:&quot;Christidis&quot;,&quot;given&quot;:&quot;K&quot;,&quot;parse-names&quot;:false,&quot;dropping-particle&quot;:&quot;&quot;,&quot;non-dropping-particle&quot;:&quot;&quot;},{&quot;family&quot;:&quot;access&quot;,&quot;given&quot;:&quot;M Devetsikiotis - IEEE&quot;,&quot;parse-names&quot;:false,&quot;dropping-particle&quot;:&quot;&quot;,&quot;non-dropping-particle&quot;:&quot;&quot;},{&quot;family&quot;:&quot;2016&quot;,&quot;given&quot;:&quot;undefined&quot;,&quot;parse-names&quot;:false,&quot;dropping-particle&quot;:&quot;&quot;,&quot;non-dropping-particle&quot;:&quot;&quot;}],&quot;container-title&quot;:&quot;ieeexplore.ieee.orgK Christidis, M DevetsikiotisIEEE access, 2016•ieeexplore.ieee.org&quot;,&quot;accessed&quot;:{&quot;date-parts&quot;:[[2025,1,3]]},&quot;URL&quot;:&quot;https://ieeexplore.ieee.org/abstract/document/7467408/&quot;,&quot;container-title-short&quot;:&quot;&quot;},&quot;isTemporary&quot;:false,&quot;suppress-author&quot;:false,&quot;composite&quot;:false,&quot;author-only&quot;:false}]},{&quot;citationID&quot;:&quot;MENDELEY_CITATION_bd473e97-3875-4c3d-a7fd-f768105fa499&quot;,&quot;properties&quot;:{&quot;noteIndex&quot;:0},&quot;isEdited&quot;:false,&quot;manualOverride&quot;:{&quot;isManuallyOverridden&quot;:false,&quot;citeprocText&quot;:&quot;[81]&quot;,&quot;manualOverrideText&quot;:&quot;&quot;},&quot;citationTag&quot;:&quot;MENDELEY_CITATION_v3_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&quot;,&quot;citationItems&quot;:[{&quot;id&quot;:&quot;d0e90e98-d645-3628-8732-6129d17578a7&quot;,&quot;itemData&quot;:{&quot;type&quot;:&quot;article-journal&quot;,&quot;id&quot;:&quot;d0e90e98-d645-3628-8732-6129d17578a7&quot;,&quot;title&quot;:&quot;PoET: An Eco-Friendly Alternative to PoW&quot;,&quot;author&quot;:[{&quot;family&quot;:&quot;Asadauskas&quot;,&quot;given&quot;:&quot;MP&quot;,&quot;parse-names&quot;:false,&quot;dropping-particle&quot;:&quot;&quot;,&quot;non-dropping-particle&quot;:&quot;&quot;},{&quot;family&quot;:&quot;Cachin&quot;,&quot;given&quot;:&quot;C&quot;,&quot;parse-names&quot;:false,&quot;dropping-particle&quot;:&quot;&quot;,&quot;non-dropping-particle&quot;:&quot;&quot;},{&quot;family&quot;:&quot;Sesar&quot;,&quot;given&quot;:&quot;IA&quot;,&quot;parse-names&quot;:false,&quot;dropping-particle&quot;:&quot;&quot;,&quot;non-dropping-particle&quot;:&quot;&quot;}],&quot;accessed&quot;:{&quot;date-parts&quot;:[[2025,1,3]]},&quot;URL&quot;:&quot;https://crypto.unibe.ch/archive/theses/2021.bsc.markus.asadauskas.pdf&quot;,&quot;issued&quot;:{&quot;date-parts&quot;:[[2021]]},&quot;container-title-short&quot;:&quot;&quot;},&quot;isTemporary&quot;:false,&quot;suppress-author&quot;:false,&quot;composite&quot;:false,&quot;author-only&quot;:false}]},{&quot;citationID&quot;:&quot;MENDELEY_CITATION_eb8fdbec-951f-4f99-9c53-5168e1c981b8&quot;,&quot;properties&quot;:{&quot;noteIndex&quot;:0},&quot;isEdited&quot;:false,&quot;manualOverride&quot;:{&quot;isManuallyOverridden&quot;:false,&quot;citeprocText&quot;:&quot;[38]&quot;,&quot;manualOverrideText&quot;:&quot;&quot;},&quot;citationTag&quot;:&quot;MENDELEY_CITATION_v3_eyJjaXRhdGlvbklEIjoiTUVOREVMRVlfQ0lUQVRJT05fZWI4ZmRiZWMtOTUxZi00Zjk5LTljNTMtNTE2OGUxYzk4MWI4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40dc67ef-bf59-4109-9765-36ee6ba90fea&quot;,&quot;properties&quot;:{&quot;noteIndex&quot;:0},&quot;isEdited&quot;:false,&quot;manualOverride&quot;:{&quot;isManuallyOverridden&quot;:false,&quot;citeprocText&quot;:&quot;[7]&quot;,&quot;manualOverrideText&quot;:&quot;&quot;},&quot;citationTag&quot;:&quot;MENDELEY_CITATION_v3_eyJjaXRhdGlvbklEIjoiTUVOREVMRVlfQ0lUQVRJT05fNDBkYzY3ZWYtYmY1OS00MTA5LTk3NjUtMzZlZTZiYTkwZmVh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044293d4-9374-4c8d-b384-c6dd72f664c9&quot;,&quot;properties&quot;:{&quot;noteIndex&quot;:0},&quot;isEdited&quot;:false,&quot;manualOverride&quot;:{&quot;isManuallyOverridden&quot;:false,&quot;citeprocText&quot;:&quot;[82]&quot;,&quot;manualOverrideText&quot;:&quot;&quot;},&quot;citationTag&quot;:&quot;MENDELEY_CITATION_v3_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1kgTmEsIFogV2VuLCBKIEZhbmcsIFkgVGFuZywgWSBMaUlFRUUgQWNjZXNzLCAyMDIy4oCiaWVlZXhwbG9yZS5pZWVlLm9yZyIsImFjY2Vzc2VkIjp7ImRhdGUtcGFydHMiOltbMjAyNSwxLDNdXX0sIlVSTCI6Imh0dHBzOi8vaWVlZXhwbG9yZS5pZWVlLm9yZy9hYnN0cmFjdC9kb2N1bWVudC85ODMyODcyLyIsImNvbnRhaW5lci10aXRsZS1zaG9ydCI6IiJ9LCJpc1RlbXBvcmFyeSI6ZmFsc2UsInN1cHByZXNzLWF1dGhvciI6ZmFsc2UsImNvbXBvc2l0ZSI6ZmFsc2UsImF1dGhvci1vbmx5IjpmYWxzZX1dfQ==&quot;,&quot;citationItems&quot;:[{&quot;id&quot;:&quot;a232f482-24e6-3ff4-9322-f117286d3748&quot;,&quot;itemData&quot;:{&quot;type&quot;:&quot;article-journal&quot;,&quot;id&quot;:&quot;a232f482-24e6-3ff4-9322-f117286d3748&quot;,&quot;title&quot;:&quot;A derivative PBFT blockchain consensus algorithm with dual primary nodes based on separation of powers-DPNPBFT&quot;,&quot;author&quot;:[{&quot;family&quot;:&quot;Na&quot;,&quot;given&quot;:&quot;Y&quot;,&quot;parse-names&quot;:false,&quot;dropping-particle&quot;:&quot;&quot;,&quot;non-dropping-particle&quot;:&quot;&quot;},{&quot;family&quot;:&quot;Wen&quot;,&quot;given&quot;:&quot;Z&quot;,&quot;parse-names&quot;:false,&quot;dropping-particle&quot;:&quot;&quot;,&quot;non-dropping-particle&quot;:&quot;&quot;},{&quot;family&quot;:&quot;Fang&quot;,&quot;given&quot;:&quot;J&quot;,&quot;parse-names&quot;:false,&quot;dropping-particle&quot;:&quot;&quot;,&quot;non-dropping-particle&quot;:&quot;&quot;},{&quot;family&quot;:&quot;Tang&quot;,&quot;given&quot;:&quot;Y&quot;,&quot;parse-names&quot;:false,&quot;dropping-particle&quot;:&quot;&quot;,&quot;non-dropping-particle&quot;:&quot;&quot;},{&quot;family&quot;:&quot;Access&quot;,&quot;given&quot;:&quot;Y Li - IEEE&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Y Na, Z Wen, J Fang, Y Tang, Y LiIEEE Access, 2022•ieeexplore.ieee.org&quot;,&quot;accessed&quot;:{&quot;date-parts&quot;:[[2025,1,3]]},&quot;URL&quot;:&quot;https://ieeexplore.ieee.org/abstract/document/9832872/&quot;,&quot;container-title-short&quot;:&quot;&quot;},&quot;isTemporary&quot;:false,&quot;suppress-author&quot;:false,&quot;composite&quot;:false,&quot;author-only&quot;:false}]},{&quot;citationID&quot;:&quot;MENDELEY_CITATION_46e30390-6716-48d5-8723-842db4e9643e&quot;,&quot;properties&quot;:{&quot;noteIndex&quot;:0},&quot;isEdited&quot;:false,&quot;manualOverride&quot;:{&quot;isManuallyOverridden&quot;:false,&quot;citeprocText&quot;:&quot;[7]&quot;,&quot;manualOverrideText&quot;:&quot;&quot;},&quot;citationTag&quot;:&quot;MENDELEY_CITATION_v3_eyJjaXRhdGlvbklEIjoiTUVOREVMRVlfQ0lUQVRJT05fNDZlMzAzOTAtNjcxNi00OGQ1LTg3MjMtODQyZGI0ZTk2NDNl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a4e95069-99e6-46d8-8439-78e1bc21a8d9&quot;,&quot;properties&quot;:{&quot;noteIndex&quot;:0},&quot;isEdited&quot;:false,&quot;manualOverride&quot;:{&quot;isManuallyOverridden&quot;:false,&quot;citeprocText&quot;:&quot;[83]&quot;,&quot;manualOverrideText&quot;:&quot;&quot;},&quot;citationTag&quot;:&quot;MENDELEY_CITATION_v3_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&quot;,&quot;citationItems&quot;:[{&quot;id&quot;:&quot;71e3f616-ec27-3b28-a97c-b6110bb11404&quot;,&quot;itemData&quot;:{&quot;type&quot;:&quot;article-journal&quot;,&quot;id&quot;:&quot;71e3f616-ec27-3b28-a97c-b6110bb11404&quot;,&quot;title&quot;:&quot;Financial Cryptography and Data Security&quot;,&quot;collection-title&quot;:&quot;Lecture Notes in Computer Science&quot;,&quot;accessed&quot;:{&quot;date-parts&quot;:[[2025,1,3]]},&quot;editor&quot;:[{&quot;family&quot;:&quot;Bonneau&quot;,&quot;given&quot;:&quot;Joseph&quot;,&quot;parse-names&quot;:false,&quot;dropping-particle&quot;:&quot;&quot;,&quot;non-dropping-particle&quot;:&quot;&quot;},{&quot;family&quot;:&quot;Heninger&quot;,&quot;given&quot;:&quot;Nadia&quot;,&quot;parse-names&quot;:false,&quot;dropping-particle&quot;:&quot;&quot;,&quot;non-dropping-particle&quot;:&quot;&quot;}],&quot;DOI&quot;:&quot;10.1007/978-3-030-51280-4&quot;,&quot;ISBN&quot;:&quot;978-3-030-51279-8&quot;,&quot;URL&quot;:&quot;http://link.springer.com/10.1007/978-3-030-51280-4&quot;,&quot;issued&quot;:{&quot;date-parts&quot;:[[2020]]},&quot;publisher-place&quot;:&quot;Cham&quot;,&quot;publisher&quot;:&quot;Springer International Publishing&quot;,&quot;volume&quot;:&quot;12059&quot;,&quot;container-title-short&quot;:&quot;&quot;},&quot;isTemporary&quot;:false,&quot;suppress-author&quot;:false,&quot;composite&quot;:false,&quot;author-only&quot;:false}]},{&quot;citationID&quot;:&quot;MENDELEY_CITATION_ed6f386c-129b-4fb9-bb76-b001067df832&quot;,&quot;properties&quot;:{&quot;noteIndex&quot;:0},&quot;isEdited&quot;:false,&quot;manualOverride&quot;:{&quot;isManuallyOverridden&quot;:false,&quot;citeprocText&quot;:&quot;[84]&quot;,&quot;manualOverrideText&quot;:&quot;&quot;},&quot;citationTag&quot;:&quot;MENDELEY_CITATION_v3_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&quot;,&quot;citationItems&quot;:[{&quot;id&quot;:&quot;96175ee3-b599-3416-84da-50904b90fb9a&quot;,&quot;itemData&quot;:{&quot;type&quot;:&quot;article-journal&quot;,&quot;id&quot;:&quot;96175ee3-b599-3416-84da-50904b90fb9a&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51280-4_28&quot;,&quot;ISBN&quot;:&quot;978-3-030-51280-4&quot;,&quot;ISSN&quot;:&quot;1611-3349&quot;,&quot;URL&quot;:&quot;https://link.springer.com/chapter/10.1007/978-3-030-51280-4_28&quot;,&quot;issued&quot;:{&quot;date-parts&quot;:[[2020]]},&quot;page&quot;:&quot;523-540&quot;,&quot;abstract&quot;:&quot;Proof-of-burn has been used as a mechanism to destroy cryptocurrency in a verifiable manner. Despite its well known use, the mechanism has not been previously formally studied as a primitive. In this paper, we put forth the first cryptographic definition of what a...&quot;,&quot;publisher&quot;:&quot;Springer, Cham&quot;,&quot;volume&quot;:&quot;12059 LNCS&quot;,&quot;container-title-short&quot;:&quot;&quot;},&quot;isTemporary&quot;:false,&quot;suppress-author&quot;:false,&quot;composite&quot;:false,&quot;author-only&quot;:false}]},{&quot;citationID&quot;:&quot;MENDELEY_CITATION_7a30f146-7a90-4e05-b3ad-9ee7ba273361&quot;,&quot;properties&quot;:{&quot;noteIndex&quot;:0},&quot;isEdited&quot;:false,&quot;manualOverride&quot;:{&quot;isManuallyOverridden&quot;:false,&quot;citeprocText&quot;:&quot;[59]&quot;,&quot;manualOverrideText&quot;:&quot;&quot;},&quot;citationTag&quot;:&quot;MENDELEY_CITATION_v3_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&quot;,&quot;citationItems&quot;:[{&quot;id&quot;:&quot;07d26760-22ac-3183-985e-f180fe6f1daf&quot;,&quot;itemData&quot;:{&quot;type&quot;:&quot;article-journal&quot;,&quot;id&quot;:&quot;07d26760-22ac-3183-985e-f180fe6f1daf&quot;,&quot;title&quot;:&quot;A security and performance analysis of proof-based consensus protocols&quot;,&quot;author&quot;:[{&quot;family&quot;:&quot;Rebello&quot;,&quot;given&quot;:&quot;Gabriel Antonio F.&quot;,&quot;parse-names&quot;:false,&quot;dropping-particle&quot;:&quot;&quot;,&quot;non-dropping-particle&quot;:&quot;&quot;},{&quot;family&quot;:&quot;Camilo&quot;,&quot;given&quot;:&quot;Gustavo F.&quot;,&quot;parse-names&quot;:false,&quot;dropping-particle&quot;:&quot;&quot;,&quot;non-dropping-particle&quot;:&quot;&quot;},{&quot;family&quot;:&quot;Guimarães&quot;,&quot;given&quot;:&quot;Lucas C.B.&quot;,&quot;parse-names&quot;:false,&quot;dropping-particle&quot;:&quot;&quot;,&quot;non-dropping-particle&quot;:&quot;&quot;},{&quot;family&quot;:&quot;Souza&quot;,&quot;given&quot;:&quot;Lucas Airam C.&quot;,&quot;parse-names&quot;:false,&quot;dropping-particle&quot;:&quot;&quot;,&quot;non-dropping-particle&quot;:&quot;de&quot;},{&quot;family&quot;:&quot;Thomaz&quot;,&quot;given&quot;:&quot;Guilherme A.&quot;,&quot;parse-names&quot;:false,&quot;dropping-particle&quot;:&quot;&quot;,&quot;non-dropping-particle&quot;:&quot;&quot;},{&quot;family&quot;:&quot;Duarte&quot;,&quot;given&quot;:&quot;Otto Carlos M.B.&quot;,&quot;parse-names&quot;:false,&quot;dropping-particle&quot;:&quot;&quot;,&quot;non-dropping-particle&quot;:&quot;&quot;}],&quot;container-title&quot;:&quot;Annales des Telecommunications/Annals of Telecommunications&quot;,&quot;accessed&quot;:{&quot;date-parts&quot;:[[2025,1,3]]},&quot;DOI&quot;:&quot;10.1007/S12243-021-00896-2&quot;,&quot;ISSN&quot;:&quot;19589395&quot;,&quot;issued&quot;:{&quot;date-parts&quot;:[[2022,8,1]]},&quot;page&quot;:&quot;517-537&quot;,&quot;abstract&quot;:&quot;Blockchain is a disruptive technology that will revolutionize the Internet and our way of living, working, and trading. However, the consensus protocols of most blockchain-based public systems show vulnerabilities and performance limitations that hinder the mass adoption of blockchain. This paper presents and compares the main proof-based consensus protocols, focusing on the security and performance of each consensus protocol. Proof-based protocols use the probabilistic consensus model and are more suitable for public environments with many participants, such as the Internet of Things (IoT). We highlight the centralization tendency and the main vulnerabilities of Proof of Work (PoW), Proof of Stake (PoS), and their countermeasures. We also analyze and compare alternative proof-based protocols, such as Proof of Elapsed Time (PoET), Proof of Burn (PoB), Proof of Authority (PoA), and Delegated Proof of Stake (DPoS). Finally, we analyze the security of the IOTA consensus protocol, a DAG-based platform suited for the IoT environment.&quot;,&quot;publisher&quot;:&quot;Springer Science and Business Media Deutschland GmbH&quot;,&quot;issue&quot;:&quot;7-8&quot;,&quot;volume&quot;:&quot;77&quot;,&quot;container-title-short&quot;:&quot;&quot;},&quot;isTemporary&quot;:false,&quot;suppress-author&quot;:false,&quot;composite&quot;:false,&quot;author-only&quot;:false}]},{&quot;citationID&quot;:&quot;MENDELEY_CITATION_4207596a-1c20-434d-8852-03e8b4d51a68&quot;,&quot;properties&quot;:{&quot;noteIndex&quot;:0},&quot;isEdited&quot;:false,&quot;manualOverride&quot;:{&quot;isManuallyOverridden&quot;:false,&quot;citeprocText&quot;:&quot;[61]&quot;,&quot;manualOverrideText&quot;:&quot;&quot;},&quot;citationTag&quot;:&quot;MENDELEY_CITATION_v3_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&quot;,&quot;citationItems&quot;:[{&quot;id&quot;:&quot;903ee9fe-d992-3930-aafb-e6446f668f18&quot;,&quot;itemData&quot;:{&quot;type&quot;:&quot;article-journal&quot;,&quot;id&quot;:&quot;903ee9fe-d992-3930-aafb-e6446f668f18&quot;,&quot;title&quot;:&quot;Impact of proof of work (PoW)-based blockchain applications on the environment: A systematic review and research agenda&quot;,&quot;author&quot;:[{&quot;family&quot;:&quot;Sapra&quot;,&quot;given&quot;:&quot;N&quot;,&quot;parse-names&quot;:false,&quot;dropping-particle&quot;:&quot;&quot;,&quot;non-dropping-particle&quot;:&quot;&quot;},{&quot;family&quot;:&quot;Shaikh&quot;,&quot;given&quot;:&quot;I&quot;,&quot;parse-names&quot;:false,&quot;dropping-particle&quot;:&quot;&quot;,&quot;non-dropping-particle&quot;:&quot;&quot;},{&quot;family&quot;:&quot;Management&quot;,&quot;given&quot;:&quot;A Dash - Journal of Risk and Financial&quot;,&quot;parse-names&quot;:false,&quot;dropping-particle&quot;:&quot;&quot;,&quot;non-dropping-particle&quot;:&quot;&quot;},{&quot;family&quot;:&quot;2023&quot;,&quot;given&quot;:&quot;undefined&quot;,&quot;parse-names&quot;:false,&quot;dropping-particle&quot;:&quot;&quot;,&quot;non-dropping-particle&quot;:&quot;&quot;}],&quot;container-title&quot;:&quot;mdpi.comN Sapra, I Shaikh, A DashJournal of Risk and Financial Management, 2023•mdpi.com&quot;,&quot;accessed&quot;:{&quot;date-parts&quot;:[[2025,1,3]]},&quot;DOI&quot;:&quot;10.3390/jrfm16040218&quot;,&quot;URL&quot;:&quot;https://www.mdpi.com/1911-8074/16/4/218&quot;,&quot;issued&quot;:{&quot;date-parts&quot;:[[2023]]},&quot;abstract&quot;:&quot;Blockchain technology is being looked at to solve numerous real-world problems that demand transparency by meeting sustainable goals. Do we ponder whether this technology is a boon or a bane for the environment? This paper analyses blockchain's dominant consensus method, Proof-of-Work (PoW), which consumes more energy than Malaysia and Sweden and further deteriorates the environment through carbon emissions. This study is the first systematic evaluation of PoW consensus-based blockchain applications' environmental consequences. We found 11 significant Theories, 6 Contexts, and 26 Methodologies (TCM) in 60 reviewed articles. We propose an Antecedents, Drivers, and Outcomes (ADO) model, which depicts that marginal profits drive high energy consumption and carbon emissions, with non-renewable energy proportionally responsible for carbon emissions. The article distinctively uses an integrated TCM-ADO framework for literature synthesis and the PESTLE framework for reporting future research areas. This is the first study to use the following four frameworks: PRISMA; TCM; ADO; and PESTLE for systematic literature review. Profit is identified as one of the most significant drivers of energy consumption and further carbon emissions. The article proposes 65 future research areas and makes theoretical contributions to the literature that may interest academicians, practitioners, and social stakeholders.&quot;,&quot;container-title-short&quot;:&quot;&quot;},&quot;isTemporary&quot;:false,&quot;suppress-author&quot;:false,&quot;composite&quot;:false,&quot;author-only&quot;:false}]},{&quot;citationID&quot;:&quot;MENDELEY_CITATION_e199e08b-a5a9-4a1e-a6ad-5336c490c1e2&quot;,&quot;properties&quot;:{&quot;noteIndex&quot;:0},&quot;isEdited&quot;:false,&quot;manualOverride&quot;:{&quot;isManuallyOverridden&quot;:false,&quot;citeprocText&quot;:&quot;[85]&quot;,&quot;manualOverrideText&quot;:&quot;&quot;},&quot;citationTag&quot;:&quot;MENDELEY_CITATION_v3_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&quot;,&quot;citationItems&quot;:[{&quot;id&quot;:&quot;f24fb2ab-26cf-3c7b-823e-8d36c9194773&quot;,&quot;itemData&quot;:{&quot;type&quot;:&quot;article-journal&quot;,&quot;id&quot;:&quot;f24fb2ab-26cf-3c7b-823e-8d36c9194773&quot;,&quot;title&quot;:&quot;Burning Up: A Global History of Fossil Fuel Consumption&quot;,&quot;accessed&quot;:{&quot;date-parts&quot;:[[2025,1,3]]},&quot;ISBN&quot;:&quot;9781786803122&quot;,&quot;issued&quot;:{&quot;date-parts&quot;:[[2019]]},&quot;publisher&quot;:&quot;Pluto Press&quot;,&quot;container-title-short&quot;:&quot;&quot;},&quot;isTemporary&quot;:false,&quot;suppress-author&quot;:false,&quot;composite&quot;:false,&quot;author-only&quot;:false}]},{&quot;citationID&quot;:&quot;MENDELEY_CITATION_74330590-6e7e-4cc1-85dc-911e385600bb&quot;,&quot;properties&quot;:{&quot;noteIndex&quot;:0},&quot;isEdited&quot;:false,&quot;manualOverride&quot;:{&quot;isManuallyOverridden&quot;:false,&quot;citeprocText&quot;:&quot;[11]&quot;,&quot;manualOverrideText&quot;:&quot;&quot;},&quot;citationTag&quot;:&quot;MENDELEY_CITATION_v3_eyJjaXRhdGlvbklEIjoiTUVOREVMRVlfQ0lUQVRJT05fNzQzMzA1OTAtNmU3ZS00Y2MxLTg1ZGMtOTExZTM4NTYwMGJi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ab1ec6d4-d73c-4f3a-838b-f0d248bd64c7&quot;,&quot;properties&quot;:{&quot;noteIndex&quot;:0},&quot;isEdited&quot;:false,&quot;manualOverride&quot;:{&quot;isManuallyOverridden&quot;:false,&quot;citeprocText&quot;:&quot;[86]&quot;,&quot;manualOverrideText&quot;:&quot;&quot;},&quot;citationTag&quot;:&quot;MENDELEY_CITATION_v3_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&quot;,&quot;citationItems&quot;:[{&quot;id&quot;:&quot;16747e78-2a1c-35dd-8809-d3998dc3aae2&quot;,&quot;itemData&quot;:{&quot;type&quot;:&quot;article-journal&quot;,&quot;id&quot;:&quot;16747e78-2a1c-35dd-8809-d3998dc3aae2&quot;,&quot;title&quot;:&quot;Blockchain in Logistics: A Protocol Selection Guide&quot;,&quot;author&quot;:[{&quot;family&quot;:&quot;Raheman&quot;,&quot;given&quot;:&quot;Fazel&quot;,&quot;parse-names&quot;:false,&quot;dropping-particle&quot;:&quot;&quot;,&quot;non-dropping-particle&quot;:&quot;&quot;}],&quot;container-title&quot;:&quot;trace-horizon.euF Rahemantrace-horizon.eu&quot;,&quot;accessed&quot;:{&quot;date-parts&quot;:[[2025,1,3]]},&quot;URL&quot;:&quot;https://trace-horizon.eu/wp-content/uploads/2024/07/TRACE-Blockchain-in-Logistics-A-Protocol-Selection-Guide-White-paper.pdf&quot;,&quot;abstract&quot;:&quot;Abstratc: Amidst the rapid digital metamorphosis, blockchain technology stands at the forefront, underpinning transformative strides across diverse sectors. This research embarks on a forensic examination of blockchain's pervasiveness that is projected to be a $3 trillion industry by 2030 [1], with over 1,000 distinct chains, highlighting its transcendence from mere financial transactions to global logistics. Notably, leading logistics enterprises are now pivoting towards blockchain and the blockchain technology market in logistics industry is poised to grow by $2.23Bn during 2023-2027, accelerating at a CAGR of 39.78% during the forecast period.[2]. This research paper explores the potential adoption of blockchain technology in logistics operations, with a particular focus on determining the most suitable blockchain protocol for such infrastructure. The study delves into the unique characteristics and advantages of various blockchain protocols, assessing their compatibility with the demands and requirements of modern logistics operations. The paper aims to provide a comprehensive guide for decision-makers in the logistics sector, equipping them with the necessary knowledge to make informed choices about integrating blockchain technology into their operations. The ultimate goal is to enhance transparency, efficiency, and security in logistics, paving the way for a more sustainable and resilient supply chain.&quot;,&quot;container-title-short&quot;:&quot;&quot;},&quot;isTemporary&quot;:false,&quot;suppress-author&quot;:false,&quot;composite&quot;:false,&quot;author-only&quot;:false}]},{&quot;citationID&quot;:&quot;MENDELEY_CITATION_a82691fd-23ae-4c13-8dd1-6d8e28e6ef96&quot;,&quot;properties&quot;:{&quot;noteIndex&quot;:0},&quot;isEdited&quot;:false,&quot;manualOverride&quot;:{&quot;isManuallyOverridden&quot;:false,&quot;citeprocText&quot;:&quot;[87]&quot;,&quot;manualOverrideText&quot;:&quot;&quot;},&quot;citationTag&quot;:&quot;MENDELEY_CITATION_v3_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&quot;,&quot;citationItems&quot;:[{&quot;id&quot;:&quot;fd7d10ab-5291-3bfb-9785-5954e9c55bf2&quot;,&quot;itemData&quot;:{&quot;type&quot;:&quot;article-journal&quot;,&quot;id&quot;:&quot;fd7d10ab-5291-3bfb-9785-5954e9c55bf2&quot;,&quot;title&quot;:&quot;Security of Consensus Mechanisms in Blockchain&quot;,&quot;author&quot;:[{&quot;family&quot;:&quot;Journal&quot;,&quot;given&quot;:&quot;M BABOI - Romanian Cyber Security&quot;,&quot;parse-names&quot;:false,&quot;dropping-particle&quot;:&quot;&quot;,&quot;non-dropping-particle&quot;:&quot;&quot;},{&quot;family&quot;:&quot;2023&quot;,&quot;given&quot;:&quot;undefined&quot;,&quot;parse-names&quot;:false,&quot;dropping-particle&quot;:&quot;&quot;,&quot;non-dropping-particle&quot;:&quot;&quot;}],&quot;container-title&quot;:&quot;rocys.ici.roM BABOIRomanian Cyber Security Journal, 2023•rocys.ici.ro&quot;,&quot;accessed&quot;:{&quot;date-parts&quot;:[[2025,1,3]]},&quot;DOI&quot;:&quot;10.54851/v5i2y202305&quot;,&quot;URL&quot;:&quot;https://rocys.ici.ro/documents/107/Art._5_ROCYS_2_2023.pdf&quot;,&quot;abstract&quot;:&quot;Blockchain technology has gained widespread recognition as a revolutionary decentralized system that offers immutable and secure transaction records. A key element responsible for ensuring the integrity and trustworthiness of blockchain networks is the consensus mechanism. The consensus mechanism defines the rules through which nodes in a distributed network agree on the validity of transactions and maintain a consistent and tamper-resistant ledger. This paper explores the security aspects related to various consensus mechanisms in blockchain and their role in safeguarding the network from potential attacks. Consensus mechanisms play a pivotal role in ensuring coherence and agreement among nodes in distributed systems. These mechanisms enable nodes to collectively determine the state of the system, even in the presence of adversarial behavior. This text delves into the concept of consensus mechanisms, their importance in various contexts, and their role in guaranteeing reliability and trust, supported by insights from academic research.&quot;,&quot;issue&quot;:&quot;2&quot;,&quot;volume&quot;:&quot;2023&quot;,&quot;container-title-short&quot;:&quot;&quot;},&quot;isTemporary&quot;:false,&quot;suppress-author&quot;:false,&quot;composite&quot;:false,&quot;author-only&quot;:false}]},{&quot;citationID&quot;:&quot;MENDELEY_CITATION_95a5ffad-4d73-42d4-a53d-6e47eb0bedab&quot;,&quot;properties&quot;:{&quot;noteIndex&quot;:0},&quot;isEdited&quot;:false,&quot;manualOverride&quot;:{&quot;isManuallyOverridden&quot;:false,&quot;citeprocText&quot;:&quot;[88]&quot;,&quot;manualOverrideText&quot;:&quot;&quot;},&quot;citationTag&quot;:&quot;MENDELEY_CITATION_v3_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&quot;,&quot;citationItems&quot;:[{&quot;id&quot;:&quot;7f7c3268-68d2-3e72-b655-fa5598f2bd10&quot;,&quot;itemData&quot;:{&quot;type&quot;:&quot;article-journal&quot;,&quot;id&quot;:&quot;7f7c3268-68d2-3e72-b655-fa5598f2bd10&quot;,&quot;title&quot;:&quot;Explaining Sustained Blockchain Decentralization with Quasi-Experiments: Resource Flexibility of Consensus Mechanisms&quot;,&quot;author&quot;:[{&quot;family&quot;:&quot;Ju&quot;,&quot;given&quot;:&quot;Harang&quot;,&quot;parse-names&quot;:false,&quot;dropping-particle&quot;:&quot;&quot;,&quot;non-dropping-particle&quot;:&quot;&quot;},{&quot;family&quot;:&quot;Kumar&quot;,&quot;given&quot;:&quot;Madhav&quot;,&quot;parse-names&quot;:false,&quot;dropping-particle&quot;:&quot;&quot;,&quot;non-dropping-particle&quot;:&quot;&quot;},{&quot;family&quot;:&quot;Valavi&quot;,&quot;given&quot;:&quot;Ehsan&quot;,&quot;parse-names&quot;:false,&quot;dropping-particle&quot;:&quot;&quot;,&quot;non-dropping-particle&quot;:&quot;&quot;},{&quot;family&quot;:&quot;Aral&quot;,&quot;given&quot;:&quot;Sinan&quot;,&quot;parse-names&quot;:false,&quot;dropping-particle&quot;:&quot;&quot;,&quot;non-dropping-particle&quot;:&quot;&quot;}],&quot;accessed&quot;:{&quot;date-parts&quot;:[[2025,1,3]]},&quot;URL&quot;:&quot;https://johnpconley.com/wp-content/uploads/2024/04/ju-decentralization-20240418.pdf&quot;,&quot;issued&quot;:{&quot;date-parts&quot;:[[2024]]},&quot;abstract&quot;:&quot;Decentralization is a fundamental design element of the Web3 economy. Blockchains and distributed consensus mechanisms are touted as fault-tolerant, attack-resistant, and collusion-proof because they are decentralized. Recent analyses, however, find some blockchains decentralized, others centralized, and trends towards both centraliza-tion and decentralization. Despite the importance and variability of decentralization across blockchains, we still know little about what enables or constrains blockchain decentralization. We hypothesize that the resource flexibility of consensus mechanisms is a key enabler of blockchain decentralization. We test this hypothesis using three quasi-experimental shocks-policy-related, infrastructure-related, and technical-to the sustained decentralization of six blockchains. We find strong suggestive evidence that the resource flexibility of consensus mechanisms enables sustained blockchain decentralization and discuss the implications for the design, regulation, and implementation of blockchains.&quot;,&quot;container-title-short&quot;:&quot;&quot;},&quot;isTemporary&quot;:false,&quot;suppress-author&quot;:false,&quot;composite&quot;:false,&quot;author-only&quot;:false}]},{&quot;citationID&quot;:&quot;MENDELEY_CITATION_dd82f681-8ff5-4f90-a6e1-46660edd93be&quot;,&quot;properties&quot;:{&quot;noteIndex&quot;:0},&quot;isEdited&quot;:false,&quot;manualOverride&quot;:{&quot;isManuallyOverridden&quot;:false,&quot;citeprocText&quot;:&quot;[11]&quot;,&quot;manualOverrideText&quot;:&quot;&quot;},&quot;citationTag&quot;:&quot;MENDELEY_CITATION_v3_eyJjaXRhdGlvbklEIjoiTUVOREVMRVlfQ0lUQVRJT05fZGQ4MmY2ODEtOGZmNS00ZjkwLWE2ZTEtNDY2NjBlZGQ5M2Jl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d51c39dd-2c4f-44ce-beec-e3443fc255d7&quot;,&quot;properties&quot;:{&quot;noteIndex&quot;:0},&quot;isEdited&quot;:false,&quot;manualOverride&quot;:{&quot;isManuallyOverridden&quot;:false,&quot;citeprocText&quot;:&quot;[89]&quot;,&quot;manualOverrideText&quot;:&quot;&quot;},&quot;citationTag&quot;:&quot;MENDELEY_CITATION_v3_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&quot;,&quot;citationItems&quot;:[{&quot;id&quot;:&quot;96ec1457-824b-3634-b1b0-84ff9b72c9e7&quot;,&quot;itemData&quot;:{&quot;type&quot;:&quot;article-journal&quot;,&quot;id&quot;:&quot;96ec1457-824b-3634-b1b0-84ff9b72c9e7&quot;,&quot;title&quot;:&quot;Proof of history: what is it good for?&quot;,&quot;author&quot;:[{&quot;family&quot;:&quot;Shoup&quot;,&quot;given&quot;:&quot;Victor&quot;,&quot;parse-names&quot;:false,&quot;dropping-particle&quot;:&quot;&quot;,&quot;non-dropping-particle&quot;:&quot;&quot;}],&quot;accessed&quot;:{&quot;date-parts&quot;:[[2025,1,7]]},&quot;issued&quot;:{&quot;date-parts&quot;:[[2022]]},&quot;abstract&quot;:&quot;The Solana whitepaper [Yak18b] describes, among other things, the notion of a proof of history, and claims that this notion may be used as a trusted source of time in order to improve the performance of proof-of-stake consensus protocols. The purpose of this note is to question this claim. More specifically, we shall argue that we see little evidence that using proof of history as a trusted source of time improves the performance of proof-of-stake consensus protocols in any substantive way. It is our hope that this note can serve as the starting point for an intellectually honest discussion on the potential merits of proof of history and to spur further research on the topic.&quot;,&quot;container-title-short&quot;:&quot;&quot;},&quot;isTemporary&quot;:false,&quot;suppress-author&quot;:false,&quot;composite&quot;:false,&quot;author-only&quot;:false}]},{&quot;citationID&quot;:&quot;MENDELEY_CITATION_3b2c2767-1935-40bd-9169-ddfa4b29f624&quot;,&quot;properties&quot;:{&quot;noteIndex&quot;:0},&quot;isEdited&quot;:false,&quot;manualOverride&quot;:{&quot;isManuallyOverridden&quot;:false,&quot;citeprocText&quot;:&quot;[89]&quot;,&quot;manualOverrideText&quot;:&quot;&quot;},&quot;citationTag&quot;:&quot;MENDELEY_CITATION_v3_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&quot;,&quot;citationItems&quot;:[{&quot;id&quot;:&quot;96ec1457-824b-3634-b1b0-84ff9b72c9e7&quot;,&quot;itemData&quot;:{&quot;type&quot;:&quot;article-journal&quot;,&quot;id&quot;:&quot;96ec1457-824b-3634-b1b0-84ff9b72c9e7&quot;,&quot;title&quot;:&quot;Proof of history: what is it good for?&quot;,&quot;author&quot;:[{&quot;family&quot;:&quot;Shoup&quot;,&quot;given&quot;:&quot;Victor&quot;,&quot;parse-names&quot;:false,&quot;dropping-particle&quot;:&quot;&quot;,&quot;non-dropping-particle&quot;:&quot;&quot;}],&quot;accessed&quot;:{&quot;date-parts&quot;:[[2025,1,7]]},&quot;issued&quot;:{&quot;date-parts&quot;:[[2022]]},&quot;abstract&quot;:&quot;The Solana whitepaper [Yak18b] describes, among other things, the notion of a proof of history, and claims that this notion may be used as a trusted source of time in order to improve the performance of proof-of-stake consensus protocols. The purpose of this note is to question this claim. More specifically, we shall argue that we see little evidence that using proof of history as a trusted source of time improves the performance of proof-of-stake consensus protocols in any substantive way. It is our hope that this note can serve as the starting point for an intellectually honest discussion on the potential merits of proof of history and to spur further research on the topic.&quot;,&quot;container-title-short&quot;:&quot;&quot;},&quot;isTemporary&quot;:false,&quot;suppress-author&quot;:false,&quot;composite&quot;:false,&quot;author-only&quot;:false}]},{&quot;citationID&quot;:&quot;MENDELEY_CITATION_bc838ad7-d8ee-4a9f-971e-d195c8edfb33&quot;,&quot;properties&quot;:{&quot;noteIndex&quot;:0},&quot;isEdited&quot;:false,&quot;manualOverride&quot;:{&quot;isManuallyOverridden&quot;:false,&quot;citeprocText&quot;:&quot;[90]&quot;,&quot;manualOverrideText&quot;:&quot;&quot;},&quot;citationTag&quot;:&quot;MENDELEY_CITATION_v3_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&quot;,&quot;citationItems&quot;:[{&quot;id&quot;:&quot;4ec24e39-6e73-3e48-bc9d-7c101b41a2b6&quot;,&quot;itemData&quot;:{&quot;type&quot;:&quot;webpage&quot;,&quot;id&quot;:&quot;4ec24e39-6e73-3e48-bc9d-7c101b41a2b6&quot;,&quot;title&quot;:&quot;Solana’s Energy Use Report: November 2021 | Solana&quot;,&quot;accessed&quot;:{&quot;date-parts&quot;:[[2025,1,3]]},&quot;URL&quot;:&quot;https://solana.com/news/solana-energy-usage-report-november-2021&quot;,&quot;container-title-short&quot;:&quot;&quot;},&quot;isTemporary&quot;:false,&quot;suppress-author&quot;:false,&quot;composite&quot;:false,&quot;author-only&quot;:false}]},{&quot;citationID&quot;:&quot;MENDELEY_CITATION_0d7c2013-499b-47c1-8799-75feb3cd331f&quot;,&quot;properties&quot;:{&quot;noteIndex&quot;:0},&quot;isEdited&quot;:false,&quot;manualOverride&quot;:{&quot;isManuallyOverridden&quot;:false,&quot;citeprocText&quot;:&quot;[90]&quot;,&quot;manualOverrideText&quot;:&quot;&quot;},&quot;citationTag&quot;:&quot;MENDELEY_CITATION_v3_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&quot;,&quot;citationItems&quot;:[{&quot;id&quot;:&quot;4ec24e39-6e73-3e48-bc9d-7c101b41a2b6&quot;,&quot;itemData&quot;:{&quot;type&quot;:&quot;webpage&quot;,&quot;id&quot;:&quot;4ec24e39-6e73-3e48-bc9d-7c101b41a2b6&quot;,&quot;title&quot;:&quot;Solana’s Energy Use Report: November 2021 | Solana&quot;,&quot;accessed&quot;:{&quot;date-parts&quot;:[[2025,1,3]]},&quot;URL&quot;:&quot;https://solana.com/news/solana-energy-usage-report-november-2021&quot;,&quot;container-title-short&quot;:&quot;&quot;},&quot;isTemporary&quot;:false,&quot;suppress-author&quot;:false,&quot;composite&quot;:false,&quot;author-only&quot;:false}]},{&quot;citationID&quot;:&quot;MENDELEY_CITATION_0257f4d5-5b35-43d4-842e-8358b4705177&quot;,&quot;properties&quot;:{&quot;noteIndex&quot;:0},&quot;isEdited&quot;:false,&quot;manualOverride&quot;:{&quot;isManuallyOverridden&quot;:false,&quot;citeprocText&quot;:&quot;[91]&quot;,&quot;manualOverrideText&quot;:&quot;&quot;},&quot;citationTag&quot;:&quot;MENDELEY_CITATION_v3_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&quot;,&quot;citationItems&quot;:[{&quot;id&quot;:&quot;19fa2ee7-5815-318e-b7ec-d5b9c436299e&quot;,&quot;itemData&quot;:{&quot;type&quot;:&quot;article-journal&quot;,&quot;id&quot;:&quot;19fa2ee7-5815-318e-b7ec-d5b9c436299e&quot;,&quot;title&quot;:&quot;Proofs of space: when space is of the essence&quot;,&quot;author&quot;:[{&quot;family&quot;:&quot;Ateniese&quot;,&quot;given&quot;:&quot;Giuseppe&quot;,&quot;parse-names&quot;:false,&quot;dropping-particle&quot;:&quot;&quot;,&quot;non-dropping-particle&quot;:&quot;&quot;},{&quot;family&quot;:&quot;Bonacina&quot;,&quot;given&quot;:&quot;Ilario&quot;,&quot;parse-names&quot;:false,&quot;dropping-particle&quot;:&quot;&quot;,&quot;non-dropping-particle&quot;:&quot;&quot;},{&quot;family&quot;:&quot;Faonio&quot;,&quot;given&quot;:&quot;Antonio&quot;,&quot;parse-names&quot;:false,&quot;dropping-particle&quot;:&quot;&quot;,&quot;non-dropping-particle&quot;:&quot;&quot;},{&quot;family&quot;:&quot;Galesi&quot;,&quot;given&quot;:&quot;Nicola&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319-10879-7_31&quot;,&quot;ISBN&quot;:&quot;9783319108780&quot;,&quot;ISSN&quot;:&quot;16113349&quot;,&quot;issued&quot;:{&quot;date-parts&quot;:[[2014]]},&quot;page&quot;:&quot;538-557&quot;,&quot;abstract&quot;:&quot;Proofs of computational effort were devised to control denial of service attacks. Dwork and Naor (CRYPTO’92), for example, proposed to use such proofs to discourage spam. The idea is to couple each email message with a proof of work that demonstrates the sender performed some computational task. A proof of work can be either CPUbound or memory-bound. In a CPU-bound proof, the prover must compute a CPU-intensive function that is easy to check by the verifier. A memory-bound proof, instead, forces the prover to access the main memory several times, effectively replacing CPU cycles with memory accesses. In this paper we put forward a new concept dubbed proof of space. To compute such a proof, the prover must use a specified amount of space, i.e., we are not interested in the number of accesses to the main memory (as in memory-bound proof of work) but rather on the amount of actual memory the prover must employ to compute the proof. We give a complete and detailed algorithmic description of our model. We develop a full theoretical analysis which uses combinatorial tools from Complexity Theory (such as pebbling games) which are essential in studying space lower bounds.&quot;,&quot;publisher&quot;:&quot;Springer Verlag&quot;,&quot;volume&quot;:&quot;8642&quot;,&quot;container-title-short&quot;:&quot;&quot;},&quot;isTemporary&quot;:false,&quot;suppress-author&quot;:false,&quot;composite&quot;:false,&quot;author-only&quot;:false}]},{&quot;citationID&quot;:&quot;MENDELEY_CITATION_8813902b-67a2-460c-890f-4eaaadf18de9&quot;,&quot;properties&quot;:{&quot;noteIndex&quot;:0},&quot;isEdited&quot;:false,&quot;manualOverride&quot;:{&quot;isManuallyOverridden&quot;:false,&quot;citeprocText&quot;:&quot;[92]&quot;,&quot;manualOverrideText&quot;:&quot;&quot;},&quot;citationTag&quot;:&quot;MENDELEY_CITATION_v3_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&quot;,&quot;citationItems&quot;:[{&quot;id&quot;:&quot;3ffab795-b3a9-3477-a7f1-0a602f45f130&quot;,&quot;itemData&quot;:{&quot;type&quot;:&quot;article-journal&quot;,&quot;id&quot;:&quot;3ffab795-b3a9-3477-a7f1-0a602f45f130&quot;,&quot;title&quot;:&quot;Towards a multi-chain future of proof-of-space&quot;,&quot;author&quot;:[{&quot;family&quot;:&quot;Tang&quot;,&quot;given&quot;:&quot;Shuyang&quot;,&quot;parse-names&quot;:false,&quot;dropping-particle&quot;:&quot;&quot;,&quot;non-dropping-particle&quot;:&quot;&quot;},{&quot;family&quot;:&quot;Zheng&quot;,&quot;given&quot;:&quot;Jilai&quot;,&quot;parse-names&quot;:false,&quot;dropping-particle&quot;:&quot;&quot;,&quot;non-dropping-particle&quot;:&quot;&quot;},{&quot;family&quot;:&quot;Deng&quot;,&quot;given&quot;:&quot;Yao&quot;,&quot;parse-names&quot;:false,&quot;dropping-particle&quot;:&quot;&quot;,&quot;non-dropping-particle&quot;:&quot;&quot;},{&quot;family&quot;:&quot;Wang&quot;,&quot;given&quot;:&quot;Ziyu&quot;,&quot;parse-names&quot;:false,&quot;dropping-particle&quot;:&quot;&quot;,&quot;non-dropping-particle&quot;:&quot;&quot;},{&quot;family&quot;:&quot;Liu&quot;,&quot;given&quot;:&quot;Zhiqiang&quot;,&quot;parse-names&quot;:false,&quot;dropping-particle&quot;:&quot;&quot;,&quot;non-dropping-particle&quot;:&quot;&quot;},{&quot;family&quot;:&quot;Gu&quot;,&quot;given&quot;:&quot;Dawu&quot;,&quot;parse-names&quot;:false,&quot;dropping-particle&quot;:&quot;&quot;,&quot;non-dropping-particle&quot;:&quot;&quot;},{&quot;family&quot;:&quot;Liu&quot;,&quot;given&quot;:&quot;Zhen&quot;,&quot;parse-names&quot;:false,&quot;dropping-particle&quot;:&quot;&quot;,&quot;non-dropping-particle&quot;:&quot;&quot;},{&quot;family&quot;:&quot;Long&quot;,&quot;given&quot;:&quot;Yu&quot;,&quot;parse-names&quot;:false,&quot;dropping-particle&quot;:&quot;&quot;,&quot;non-dropping-particle&quot;:&quot;&quot;}],&quot;container-title&quot;:&quot;Lecture Notes of the Institute for Computer Sciences, Social-Informatics and Telecommunications Engineering, LNICST&quot;,&quot;accessed&quot;:{&quot;date-parts&quot;:[[2025,1,3]]},&quot;DOI&quot;:&quot;10.1007/978-3-030-37228-6_2&quot;,&quot;ISBN&quot;:&quot;9783030372279&quot;,&quot;ISSN&quot;:&quot;18678211&quot;,&quot;issued&quot;:{&quot;date-parts&quot;:[[2019]]},&quot;page&quot;:&quot;23-38&quot;,&quot;abstract&quot;:&quot;Proof-of-Space provides an intriguing alternative for consensus protocol of permissionless blockchains due to its recyclable nature and the potential to support multiple chains simultaneously. However, a direct shared proof of the same storage, which was adopted in the existing multi-chain schemes based on Proof-of-Space, could give rise to newborn attack on new chain launching. To fix this gap, we propose an innovative framework of single-chain Proof-of-Space and further present a novel multi-chain scheme which can resist newborn attack effectively by elaborately combining shared proof and chain-specific proof of storage. Moreover, we analyze the security of the multi-chain scheme and prove that it is incentive-compatible. This means that participants in such multi-chain system can achieve their greatest utility with our proposed strategy of storage resource partition.&quot;,&quot;publisher&quot;:&quot;Springer&quot;,&quot;volume&quot;:&quot;304 LNICST&quot;,&quot;container-title-short&quot;:&quot;&quot;},&quot;isTemporary&quot;:false,&quot;suppress-author&quot;:false,&quot;composite&quot;:false,&quot;author-only&quot;:false}]},{&quot;citationID&quot;:&quot;MENDELEY_CITATION_948fc03f-4d16-4290-abd1-44027031d525&quot;,&quot;properties&quot;:{&quot;noteIndex&quot;:0},&quot;isEdited&quot;:false,&quot;manualOverride&quot;:{&quot;isManuallyOverridden&quot;:false,&quot;citeprocText&quot;:&quot;[6]&quot;,&quot;manualOverrideText&quot;:&quot;&quot;},&quot;citationTag&quot;:&quot;MENDELEY_CITATION_v3_eyJjaXRhdGlvbklEIjoiTUVOREVMRVlfQ0lUQVRJT05fOTQ4ZmMwM2YtNGQxNi00MjkwLWFiZDEtNDQwMjcwMzFkNTI1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03959b24-dc0a-48c0-a646-148eb56aef14&quot;,&quot;properties&quot;:{&quot;noteIndex&quot;:0},&quot;isEdited&quot;:false,&quot;manualOverride&quot;:{&quot;isManuallyOverridden&quot;:false,&quot;citeprocText&quot;:&quot;[93]&quot;,&quot;manualOverrideText&quot;:&quot;&quot;},&quot;citationTag&quot;:&quot;MENDELEY_CITATION_v3_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&quot;,&quot;citationItems&quot;:[{&quot;id&quot;:&quot;c1907713-eab5-37bd-9226-2a8c20e02ea2&quot;,&quot;itemData&quot;:{&quot;type&quot;:&quot;article-journal&quot;,&quot;id&quot;:&quot;c1907713-eab5-37bd-9226-2a8c20e02ea2&quot;,&quot;title&quot;:&quot;Tight proofs of space and replication&quot;,&quot;author&quot;:[{&quot;family&quot;:&quot;Fisch&quot;,&quot;given&quot;:&quot;Be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17656-3_12&quot;,&quot;ISBN&quot;:&quot;9783030176556&quot;,&quot;ISSN&quot;:&quot;16113349&quot;,&quot;issued&quot;:{&quot;date-parts&quot;:[[2019]]},&quot;page&quot;:&quot;324-348&quot;,&quot;abstract&quot;:&quot;We construct a concretely practical proof-of-space (PoS) with arbitrarily tight security based on stacked depth robust graphs and constant-degree expander graphs. A proof-of-space (PoS) is an interactive proof system where a prover demonstrates that it is persistently using space to store information. A PoS is arbitrarily tight if the honest prover uses exactly N space and for any ϵ&gt; 0 the construction can be tuned such that no adversary can pass verification using less than (1 - ϵ) N space. Most notably, the degree of the graphs in our construction are independent of ϵ, and the number of layers is only O(log (1 / ϵ) ). The proof size is O(d/ ϵ). The degree d depends on the depth robust graphs, which are only required to maintain Ω(N) depth in subgraphs on 80% of the nodes. Our tight PoS is also secure against parallel attacks. Tight proofs of space are necessary for proof-of-replication (PoRep), which is a publicly verifiable proof that the prover is dedicating unique resources to storing one or more retrievable replicas of a specified file. Our main PoS construction can be used as a PoRep, but data extraction is as inefficient as replica generation. We present a second variant of our construction called ZigZag PoRep that has fast/parallelizable data extraction compared to replica generation and maintains the same space tightness while only increasing the number of levels by roughly a factor two.&quot;,&quot;publisher&quot;:&quot;Springer Verlag&quot;,&quot;volume&quot;:&quot;11477 LNCS&quot;,&quot;container-title-short&quot;:&quot;&quot;},&quot;isTemporary&quot;:false,&quot;suppress-author&quot;:false,&quot;composite&quot;:false,&quot;author-only&quot;:false}]},{&quot;citationID&quot;:&quot;MENDELEY_CITATION_9ece6358-67cb-47fb-8527-bf09003fcf74&quot;,&quot;properties&quot;:{&quot;noteIndex&quot;:0},&quot;isEdited&quot;:false,&quot;manualOverride&quot;:{&quot;isManuallyOverridden&quot;:false,&quot;citeprocText&quot;:&quot;[93]&quot;,&quot;manualOverrideText&quot;:&quot;&quot;},&quot;citationTag&quot;:&quot;MENDELEY_CITATION_v3_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&quot;,&quot;citationItems&quot;:[{&quot;id&quot;:&quot;c1907713-eab5-37bd-9226-2a8c20e02ea2&quot;,&quot;itemData&quot;:{&quot;type&quot;:&quot;article-journal&quot;,&quot;id&quot;:&quot;c1907713-eab5-37bd-9226-2a8c20e02ea2&quot;,&quot;title&quot;:&quot;Tight proofs of space and replication&quot;,&quot;author&quot;:[{&quot;family&quot;:&quot;Fisch&quot;,&quot;given&quot;:&quot;Be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17656-3_12&quot;,&quot;ISBN&quot;:&quot;9783030176556&quot;,&quot;ISSN&quot;:&quot;16113349&quot;,&quot;issued&quot;:{&quot;date-parts&quot;:[[2019]]},&quot;page&quot;:&quot;324-348&quot;,&quot;abstract&quot;:&quot;We construct a concretely practical proof-of-space (PoS) with arbitrarily tight security based on stacked depth robust graphs and constant-degree expander graphs. A proof-of-space (PoS) is an interactive proof system where a prover demonstrates that it is persistently using space to store information. A PoS is arbitrarily tight if the honest prover uses exactly N space and for any ϵ&gt; 0 the construction can be tuned such that no adversary can pass verification using less than (1 - ϵ) N space. Most notably, the degree of the graphs in our construction are independent of ϵ, and the number of layers is only O(log (1 / ϵ) ). The proof size is O(d/ ϵ). The degree d depends on the depth robust graphs, which are only required to maintain Ω(N) depth in subgraphs on 80% of the nodes. Our tight PoS is also secure against parallel attacks. Tight proofs of space are necessary for proof-of-replication (PoRep), which is a publicly verifiable proof that the prover is dedicating unique resources to storing one or more retrievable replicas of a specified file. Our main PoS construction can be used as a PoRep, but data extraction is as inefficient as replica generation. We present a second variant of our construction called ZigZag PoRep that has fast/parallelizable data extraction compared to replica generation and maintains the same space tightness while only increasing the number of levels by roughly a factor two.&quot;,&quot;publisher&quot;:&quot;Springer Verlag&quot;,&quot;volume&quot;:&quot;11477 LNCS&quot;,&quot;container-title-short&quot;:&quot;&quot;},&quot;isTemporary&quot;:false,&quot;suppress-author&quot;:false,&quot;composite&quot;:false,&quot;author-only&quot;:false}]},{&quot;citationID&quot;:&quot;MENDELEY_CITATION_26440c65-03ce-4658-a997-b8368a152f6b&quot;,&quot;properties&quot;:{&quot;noteIndex&quot;:0},&quot;isEdited&quot;:false,&quot;manualOverride&quot;:{&quot;isManuallyOverridden&quot;:false,&quot;citeprocText&quot;:&quot;[92]&quot;,&quot;manualOverrideText&quot;:&quot;&quot;},&quot;citationTag&quot;:&quot;MENDELEY_CITATION_v3_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&quot;,&quot;citationItems&quot;:[{&quot;id&quot;:&quot;3ffab795-b3a9-3477-a7f1-0a602f45f130&quot;,&quot;itemData&quot;:{&quot;type&quot;:&quot;article-journal&quot;,&quot;id&quot;:&quot;3ffab795-b3a9-3477-a7f1-0a602f45f130&quot;,&quot;title&quot;:&quot;Towards a multi-chain future of proof-of-space&quot;,&quot;author&quot;:[{&quot;family&quot;:&quot;Tang&quot;,&quot;given&quot;:&quot;Shuyang&quot;,&quot;parse-names&quot;:false,&quot;dropping-particle&quot;:&quot;&quot;,&quot;non-dropping-particle&quot;:&quot;&quot;},{&quot;family&quot;:&quot;Zheng&quot;,&quot;given&quot;:&quot;Jilai&quot;,&quot;parse-names&quot;:false,&quot;dropping-particle&quot;:&quot;&quot;,&quot;non-dropping-particle&quot;:&quot;&quot;},{&quot;family&quot;:&quot;Deng&quot;,&quot;given&quot;:&quot;Yao&quot;,&quot;parse-names&quot;:false,&quot;dropping-particle&quot;:&quot;&quot;,&quot;non-dropping-particle&quot;:&quot;&quot;},{&quot;family&quot;:&quot;Wang&quot;,&quot;given&quot;:&quot;Ziyu&quot;,&quot;parse-names&quot;:false,&quot;dropping-particle&quot;:&quot;&quot;,&quot;non-dropping-particle&quot;:&quot;&quot;},{&quot;family&quot;:&quot;Liu&quot;,&quot;given&quot;:&quot;Zhiqiang&quot;,&quot;parse-names&quot;:false,&quot;dropping-particle&quot;:&quot;&quot;,&quot;non-dropping-particle&quot;:&quot;&quot;},{&quot;family&quot;:&quot;Gu&quot;,&quot;given&quot;:&quot;Dawu&quot;,&quot;parse-names&quot;:false,&quot;dropping-particle&quot;:&quot;&quot;,&quot;non-dropping-particle&quot;:&quot;&quot;},{&quot;family&quot;:&quot;Liu&quot;,&quot;given&quot;:&quot;Zhen&quot;,&quot;parse-names&quot;:false,&quot;dropping-particle&quot;:&quot;&quot;,&quot;non-dropping-particle&quot;:&quot;&quot;},{&quot;family&quot;:&quot;Long&quot;,&quot;given&quot;:&quot;Yu&quot;,&quot;parse-names&quot;:false,&quot;dropping-particle&quot;:&quot;&quot;,&quot;non-dropping-particle&quot;:&quot;&quot;}],&quot;container-title&quot;:&quot;Lecture Notes of the Institute for Computer Sciences, Social-Informatics and Telecommunications Engineering, LNICST&quot;,&quot;accessed&quot;:{&quot;date-parts&quot;:[[2025,1,3]]},&quot;DOI&quot;:&quot;10.1007/978-3-030-37228-6_2&quot;,&quot;ISBN&quot;:&quot;9783030372279&quot;,&quot;ISSN&quot;:&quot;18678211&quot;,&quot;issued&quot;:{&quot;date-parts&quot;:[[2019]]},&quot;page&quot;:&quot;23-38&quot;,&quot;abstract&quot;:&quot;Proof-of-Space provides an intriguing alternative for consensus protocol of permissionless blockchains due to its recyclable nature and the potential to support multiple chains simultaneously. However, a direct shared proof of the same storage, which was adopted in the existing multi-chain schemes based on Proof-of-Space, could give rise to newborn attack on new chain launching. To fix this gap, we propose an innovative framework of single-chain Proof-of-Space and further present a novel multi-chain scheme which can resist newborn attack effectively by elaborately combining shared proof and chain-specific proof of storage. Moreover, we analyze the security of the multi-chain scheme and prove that it is incentive-compatible. This means that participants in such multi-chain system can achieve their greatest utility with our proposed strategy of storage resource partition.&quot;,&quot;publisher&quot;:&quot;Springer&quot;,&quot;volume&quot;:&quot;304 LNICST&quot;,&quot;container-title-short&quot;:&quot;&quot;},&quot;isTemporary&quot;:false,&quot;suppress-author&quot;:false,&quot;composite&quot;:false,&quot;author-only&quot;:false}]},{&quot;citationID&quot;:&quot;MENDELEY_CITATION_f2b173f7-127b-46f7-99c8-84e7037a4dba&quot;,&quot;properties&quot;:{&quot;noteIndex&quot;:0},&quot;isEdited&quot;:false,&quot;manualOverride&quot;:{&quot;isManuallyOverridden&quot;:false,&quot;citeprocText&quot;:&quot;[13]&quot;,&quot;manualOverrideText&quot;:&quot;&quot;},&quot;citationTag&quot;:&quot;MENDELEY_CITATION_v3_eyJjaXRhdGlvbklEIjoiTUVOREVMRVlfQ0lUQVRJT05fZjJiMTczZjctMTI3Yi00NmY3LTk5YzgtODRlNzAzN2E0ZGJh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b7f8c720-6921-4207-a191-a44b34fb47c6&quot;,&quot;properties&quot;:{&quot;noteIndex&quot;:0},&quot;isEdited&quot;:false,&quot;manualOverride&quot;:{&quot;isManuallyOverridden&quot;:false,&quot;citeprocText&quot;:&quot;[38]&quot;,&quot;manualOverrideText&quot;:&quot;&quot;},&quot;citationTag&quot;:&quot;MENDELEY_CITATION_v3_eyJjaXRhdGlvbklEIjoiTUVOREVMRVlfQ0lUQVRJT05fYjdmOGM3MjAtNjkyMS00MjA3LWExOTEtYTQ0YjM0ZmI0N2M2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d8cba5d6-d48c-4c3c-89be-04a07d1f129c&quot;,&quot;properties&quot;:{&quot;noteIndex&quot;:0},&quot;isEdited&quot;:false,&quot;manualOverride&quot;:{&quot;isManuallyOverridden&quot;:false,&quot;citeprocText&quot;:&quot;[94]&quot;,&quot;manualOverrideText&quot;:&quot;&quot;},&quot;citationTag&quot;:&quot;MENDELEY_CITATION_v3_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&quot;,&quot;citationItems&quot;:[{&quot;id&quot;:&quot;1b0d699a-d4e5-3386-ad07-cef9010bc6f0&quot;,&quot;itemData&quot;:{&quot;type&quot;:&quot;article-journal&quot;,&quot;id&quot;:&quot;1b0d699a-d4e5-3386-ad07-cef9010bc6f0&quot;,&quot;title&quot;:&quot;Proof-of-reputation blockchain with nakamoto fallback&quot;,&quot;author&quot;:[{&quot;family&quot;:&quot;Kleinrock&quot;,&quot;given&quot;:&quot;Leonard&quot;,&quot;parse-names&quot;:false,&quot;dropping-particle&quot;:&quot;&quot;,&quot;non-dropping-particle&quot;:&quot;&quot;},{&quot;family&quot;:&quot;Ostrovsky&quot;,&quot;given&quot;:&quot;Rafail&quot;,&quot;parse-names&quot;:false,&quot;dropping-particle&quot;:&quot;&quot;,&quot;non-dropping-particle&quot;:&quot;&quot;},{&quot;family&quot;:&quot;Zikas&quot;,&quot;given&quot;:&quot;Vassili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65277-7_2&quot;,&quot;ISBN&quot;:&quot;9783030652760&quot;,&quot;ISSN&quot;:&quot;16113349&quot;,&quot;issued&quot;:{&quot;date-parts&quot;:[[2020]]},&quot;page&quot;:&quot;16-38&quot;,&quot;abstract&quot;:&quot;Reputation is a major component of trustworthy systems. However, the subjective nature of reputation, makes it tricky to base a system’s security on it. In this work, we describe how to leverage reputation to establish a highly scalable and efficient blockchain. Our treatment puts emphasis on reputation fairness as a key feature of reputation-based protocols. We devise a definition of reputation fairness that ensures fair participation while giving chances to newly joining parties to participate and potentially build reputation. We also describe a concrete lottery in the random oracle model which achieves this definition of fairness. Our treatment of reputation-fairness can be of independent interest. To avoid potential safety and/or liveness concerns stemming from the subjective and volatile nature of reputation, we propose a hybrid design that uses a Nakamoto-style ledger as a fallback. To our knowledge, our proposal is the first cryptographically secure design of a proof-of-reputation-based (in short PoR-based) blockchain that fortifies its PoR-based security by optimized Nakamoto-style consensus. This results in a ledger protocol which is provably secure if the reputation system is accurate, and preserves its basic safety properties even if it is not, as long as the fallback blockchain does not fail.&quot;,&quot;publisher&quot;:&quot;Springer Science and Business Media Deutschland GmbH&quot;,&quot;volume&quot;:&quot;12578 LNCS&quot;,&quot;container-title-short&quot;:&quot;&quot;},&quot;isTemporary&quot;:false,&quot;suppress-author&quot;:false,&quot;composite&quot;:false,&quot;author-only&quot;:false}]},{&quot;citationID&quot;:&quot;MENDELEY_CITATION_38f9cca0-76cc-480f-a1b1-5b5f98a71669&quot;,&quot;properties&quot;:{&quot;noteIndex&quot;:0},&quot;isEdited&quot;:false,&quot;manualOverride&quot;:{&quot;isManuallyOverridden&quot;:false,&quot;citeprocText&quot;:&quot;[95]&quot;,&quot;manualOverrideText&quot;:&quot;&quot;},&quot;citationTag&quot;:&quot;MENDELEY_CITATION_v3_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&quot;,&quot;citationItems&quot;:[{&quot;id&quot;:&quot;c37b8b25-4a02-3477-af68-75992707817f&quot;,&quot;itemData&quot;:{&quot;type&quot;:&quot;article-journal&quot;,&quot;id&quot;:&quot;c37b8b25-4a02-3477-af68-75992707817f&quot;,&quot;title&quot;:&quot;A blockchain-based trading matching scheme in energy internet&quot;,&quot;author&quot;:[{&quot;family&quot;:&quot;Lu&quot;,&quot;given&quot;:&quot;Xin&quot;,&quot;parse-names&quot;:false,&quot;dropping-particle&quot;:&quot;&quot;,&quot;non-dropping-particle&quot;:&quot;&quot;},{&quot;family&quot;:&quot;Guan&quot;,&quot;given&quot;:&quot;Zhitao&quot;,&quot;parse-names&quot;:false,&quot;dropping-particle&quot;:&quot;&quot;,&quot;non-dropping-particle&quot;:&quot;&quot;}],&quot;container-title&quot;:&quot;BSCI 2020 - Proceedings of the 2nd ACM International Symposium on Blockchain and Secure Critical Infrastructure, Co-located with AsiaCCS 2020&quot;,&quot;accessed&quot;:{&quot;date-parts&quot;:[[2025,1,3]]},&quot;DOI&quot;:&quot;10.1145/3384943.3409430&quot;,&quot;ISBN&quot;:&quot;9781450376105&quot;,&quot;issued&quot;:{&quot;date-parts&quot;:[[2020,10,6]]},&quot;page&quot;:&quot;142-150&quot;,&quot;abstract&quot;:&quot;With the advent of the Industry 4.0 era, the energy industry system revolution will also face new challenges. Against the backdrop of the global energy crisis, renewable energy has received great attention from countries around the world. Due to the characteristics of geographical dispersion, randomness, volatility and uncontrollability of renewable energy, the centralized traditional electrical energy networks cannot meet the management requirements of large-scale access to renewable energy. The emergence of the energy internet has enabled the effective use of renewable energy. As a distributed trading and data management technology, blockchain solves the problem of distributed electrical energy trading in the energy Internet. However, the distributed energy trading based on blockchain cannot satisfy the rational matching of trading objects. Therefore, we propose a blockchain-based electrical energy trading system BC-TMS Blockchain-based trading matching system, which can reasonably match trading objects according to the user's personalized needs and maximize the benefits of both parties to the trading. At the same time, the system also provides a certain degree of privacy protection. Finally, through security and application prospect analysis, we prove the usability and practicability of our proposed scheme.&quot;,&quot;publisher&quot;:&quot;Association for Computing Machinery, Inc&quot;,&quot;container-title-short&quot;:&quot;&quot;},&quot;isTemporary&quot;:false,&quot;suppress-author&quot;:false,&quot;composite&quot;:false,&quot;author-only&quot;:false}]},{&quot;citationID&quot;:&quot;MENDELEY_CITATION_fcdde74b-5004-49aa-b413-dba0678dcf3e&quot;,&quot;properties&quot;:{&quot;noteIndex&quot;:0},&quot;isEdited&quot;:false,&quot;manualOverride&quot;:{&quot;isManuallyOverridden&quot;:false,&quot;citeprocText&quot;:&quot;[13]&quot;,&quot;manualOverrideText&quot;:&quot;&quot;},&quot;citationTag&quot;:&quot;MENDELEY_CITATION_v3_eyJjaXRhdGlvbklEIjoiTUVOREVMRVlfQ0lUQVRJT05fZmNkZGU3NGItNTAwNC00OWFhLWI0MTMtZGJhMDY3OGRjZjNl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8ab03d86-1ac7-457c-9e57-a19fde975257&quot;,&quot;properties&quot;:{&quot;noteIndex&quot;:0},&quot;isEdited&quot;:false,&quot;manualOverride&quot;:{&quot;isManuallyOverridden&quot;:false,&quot;citeprocText&quot;:&quot;[7]&quot;,&quot;manualOverrideText&quot;:&quot;&quot;},&quot;citationTag&quot;:&quot;MENDELEY_CITATION_v3_eyJjaXRhdGlvbklEIjoiTUVOREVMRVlfQ0lUQVRJT05fOGFiMDNkODYtMWFjNy00NTdjLTllNTctYTE5ZmRlOTc1MjU3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b3643813-9da3-4e87-97cc-1bf08c4929d4&quot;,&quot;properties&quot;:{&quot;noteIndex&quot;:0},&quot;isEdited&quot;:false,&quot;manualOverride&quot;:{&quot;isManuallyOverridden&quot;:false,&quot;citeprocText&quot;:&quot;[96]&quot;,&quot;manualOverrideText&quot;:&quot;&quot;},&quot;citationTag&quot;:&quot;MENDELEY_CITATION_v3_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UyBYdSwgQyBaaGFuZywgTCBXYW5nLCBTIFpoYW5nLCBXIFNoYW8yMDIyIElFRUUgMjh0aCBJbnRlcm5hdGlvbmFsIENvbmZlcmVuY2Ugb24gUGFyYWxsZWwgYW5kLCAyMDIz4oCiaWVlZXhwbG9yZS5pZWVlLm9yZyIsImFjY2Vzc2VkIjp7ImRhdGUtcGFydHMiOltbMjAyNSwxLDNdXX0sIlVSTCI6Imh0dHBzOi8vaWVlZXhwbG9yZS5pZWVlLm9yZy9hYnN0cmFjdC9kb2N1bWVudC8xMDA3Nzk4Ny8iLCJjb250YWluZXItdGl0bGUtc2hvcnQiOiIifSwiaXNUZW1wb3JhcnkiOmZhbHNlLCJzdXBwcmVzcy1hdXRob3IiOmZhbHNlLCJjb21wb3NpdGUiOmZhbHNlLCJhdXRob3Itb25seSI6ZmFsc2V9XX0=&quot;,&quot;citationItems&quot;:[{&quot;id&quot;:&quot;26237f6d-66b7-33ea-b981-70981034ff40&quot;,&quot;itemData&quot;:{&quot;type&quot;:&quot;article-journal&quot;,&quot;id&quot;:&quot;26237f6d-66b7-33ea-b981-70981034ff40&quot;,&quot;title&quot;:&quot;A cross data center access control model by constructing GAS on blockchain&quot;,&quot;author&quot;:[{&quot;family&quot;:&quot;Xu&quot;,&quot;given&quot;:&quot;S&quot;,&quot;parse-names&quot;:false,&quot;dropping-particle&quot;:&quot;&quot;,&quot;non-dropping-particle&quot;:&quot;&quot;},{&quot;family&quot;:&quot;Zhang&quot;,&quot;given&quot;:&quot;C&quot;,&quot;parse-names&quot;:false,&quot;dropping-particle&quot;:&quot;&quot;,&quot;non-dropping-particle&quot;:&quot;&quot;},{&quot;family&quot;:&quot;Wang&quot;,&quot;given&quot;:&quot;L&quot;,&quot;parse-names&quot;:false,&quot;dropping-particle&quot;:&quot;&quot;,&quot;non-dropping-particle&quot;:&quot;&quot;},{&quot;family&quot;:&quot;…&quot;,&quot;given&quot;:&quot;S Zhang - 2022 IEEE 28th&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S Xu, C Zhang, L Wang, S Zhang, W Shao2022 IEEE 28th International Conference on Parallel and, 2023•ieeexplore.ieee.org&quot;,&quot;accessed&quot;:{&quot;date-parts&quot;:[[2025,1,3]]},&quot;URL&quot;:&quot;https://ieeexplore.ieee.org/abstract/document/10077987/&quot;,&quot;container-title-short&quot;:&quot;&quot;},&quot;isTemporary&quot;:false,&quot;suppress-author&quot;:false,&quot;composite&quot;:false,&quot;author-only&quot;:false}]},{&quot;citationID&quot;:&quot;MENDELEY_CITATION_bbc84c02-56f4-42ef-8a3f-3885e2a9df90&quot;,&quot;properties&quot;:{&quot;noteIndex&quot;:0},&quot;isEdited&quot;:false,&quot;manualOverride&quot;:{&quot;isManuallyOverridden&quot;:false,&quot;citeprocText&quot;:&quot;[97]&quot;,&quot;manualOverrideText&quot;:&quot;&quot;},&quot;citationTag&quot;:&quot;MENDELEY_CITATION_v3_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&quot;,&quot;citationItems&quot;:[{&quot;id&quot;:&quot;7442937c-1c6d-3177-ae15-d2da01c2443f&quot;,&quot;itemData&quot;:{&quot;type&quot;:&quot;article-journal&quot;,&quot;id&quot;:&quot;7442937c-1c6d-3177-ae15-d2da01c2443f&quot;,&quot;title&quot;:&quot;Proof-of-reputation: an alternative consensus mechanism for blockchain systems&quot;,&quot;author&quot;:[{&quot;family&quot;:&quot;Aluko&quot;,&quot;given&quot;:&quot;O&quot;,&quot;parse-names&quot;:false,&quot;dropping-particle&quot;:&quot;&quot;,&quot;non-dropping-particle&quot;:&quot;&quot;},{&quot;family&quot;:&quot;arXiv:2108.03542&quot;,&quot;given&quot;:&quot;A Kolonin - arXiv preprint&quot;,&quot;parse-names&quot;:false,&quot;dropping-particle&quot;:&quot;&quot;,&quot;non-dropping-particle&quot;:&quot;&quot;},{&quot;family&quot;:&quot;2021&quot;,&quot;given&quot;:&quot;undefined&quot;,&quot;parse-names&quot;:false,&quot;dropping-particle&quot;:&quot;&quot;,&quot;non-dropping-particle&quot;:&quot;&quot;}],&quot;container-title&quot;:&quot;arxiv.org&quot;,&quot;accessed&quot;:{&quot;date-parts&quot;:[[2025,1,3]]},&quot;DOI&quot;:&quot;10.5121/ijnsa.2021.13403&quot;,&quot;URL&quot;:&quot;https://arxiv.org/abs/2108.03542&quot;,&quot;issued&quot;:{&quot;date-parts&quot;:[[2021,8,7]]},&quot;abstract&quot;:&quot;Blockchains combine other technologies, such as cryptography, networking, and incentive mechanisms, to enable the creation, validation, and recording of transactions between participating nodes. A consensus algorithm is used in a blockchain system to determine the shared state among distributed nodes. An important component underlying any blockchain-based system is its consensus mechanism, which principally determines the performance and security of the overall system. As the nature of peer-to-peer(P2P) networks is open and dynamic, the security risk within that environment is greatly increased mostly because nodes can join and leave the network at will. Thus, it is important to have a system that can check against malicious behaviour. In this work, we propose a reputation-based consensus mechanism for blockchain-based systems, Proof-of-Reputation(PoR) where the nodes with the highest reputation values eventually become part of a consensus group that determines the state of the blockchain.&quot;,&quot;issue&quot;:&quot;4&quot;,&quot;volume&quot;:&quot;13&quot;,&quot;container-title-short&quot;:&quot;&quot;},&quot;isTemporary&quot;:false,&quot;suppress-author&quot;:false,&quot;composite&quot;:false,&quot;author-only&quot;:false}]},{&quot;citationID&quot;:&quot;MENDELEY_CITATION_702b070d-2460-4878-a940-d5930e51c3d5&quot;,&quot;properties&quot;:{&quot;noteIndex&quot;:0},&quot;isEdited&quot;:false,&quot;manualOverride&quot;:{&quot;isManuallyOverridden&quot;:false,&quot;citeprocText&quot;:&quot;[97]&quot;,&quot;manualOverrideText&quot;:&quot;&quot;},&quot;citationTag&quot;:&quot;MENDELEY_CITATION_v3_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&quot;,&quot;citationItems&quot;:[{&quot;id&quot;:&quot;7442937c-1c6d-3177-ae15-d2da01c2443f&quot;,&quot;itemData&quot;:{&quot;type&quot;:&quot;article-journal&quot;,&quot;id&quot;:&quot;7442937c-1c6d-3177-ae15-d2da01c2443f&quot;,&quot;title&quot;:&quot;Proof-of-reputation: an alternative consensus mechanism for blockchain systems&quot;,&quot;author&quot;:[{&quot;family&quot;:&quot;Aluko&quot;,&quot;given&quot;:&quot;O&quot;,&quot;parse-names&quot;:false,&quot;dropping-particle&quot;:&quot;&quot;,&quot;non-dropping-particle&quot;:&quot;&quot;},{&quot;family&quot;:&quot;arXiv:2108.03542&quot;,&quot;given&quot;:&quot;A Kolonin - arXiv preprint&quot;,&quot;parse-names&quot;:false,&quot;dropping-particle&quot;:&quot;&quot;,&quot;non-dropping-particle&quot;:&quot;&quot;},{&quot;family&quot;:&quot;2021&quot;,&quot;given&quot;:&quot;undefined&quot;,&quot;parse-names&quot;:false,&quot;dropping-particle&quot;:&quot;&quot;,&quot;non-dropping-particle&quot;:&quot;&quot;}],&quot;container-title&quot;:&quot;arxiv.org&quot;,&quot;accessed&quot;:{&quot;date-parts&quot;:[[2025,1,3]]},&quot;DOI&quot;:&quot;10.5121/ijnsa.2021.13403&quot;,&quot;URL&quot;:&quot;https://arxiv.org/abs/2108.03542&quot;,&quot;issued&quot;:{&quot;date-parts&quot;:[[2021,8,7]]},&quot;abstract&quot;:&quot;Blockchains combine other technologies, such as cryptography, networking, and incentive mechanisms, to enable the creation, validation, and recording of transactions between participating nodes. A consensus algorithm is used in a blockchain system to determine the shared state among distributed nodes. An important component underlying any blockchain-based system is its consensus mechanism, which principally determines the performance and security of the overall system. As the nature of peer-to-peer(P2P) networks is open and dynamic, the security risk within that environment is greatly increased mostly because nodes can join and leave the network at will. Thus, it is important to have a system that can check against malicious behaviour. In this work, we propose a reputation-based consensus mechanism for blockchain-based systems, Proof-of-Reputation(PoR) where the nodes with the highest reputation values eventually become part of a consensus group that determines the state of the blockchain.&quot;,&quot;issue&quot;:&quot;4&quot;,&quot;volume&quot;:&quot;13&quot;,&quot;container-title-short&quot;:&quot;&quot;},&quot;isTemporary&quot;:false,&quot;suppress-author&quot;:false,&quot;composite&quot;:false,&quot;author-only&quot;:false}]},{&quot;citationID&quot;:&quot;MENDELEY_CITATION_300b6311-6d04-4bde-94f6-5562e4b05de0&quot;,&quot;properties&quot;:{&quot;noteIndex&quot;:0},&quot;isEdited&quot;:false,&quot;manualOverride&quot;:{&quot;isManuallyOverridden&quot;:false,&quot;citeprocText&quot;:&quot;[98]&quot;,&quot;manualOverrideText&quot;:&quot;&quot;},&quot;citationTag&quot;:&quot;MENDELEY_CITATION_v3_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&quot;,&quot;citationItems&quot;:[{&quot;id&quot;:&quot;2546dcc2-519c-3637-b52e-3c290ccdb5c8&quot;,&quot;itemData&quot;:{&quot;type&quot;:&quot;article-journal&quot;,&quot;id&quot;:&quot;2546dcc2-519c-3637-b52e-3c290ccdb5c8&quot;,&quot;title&quot;:&quot;EdgeLinker: Practical Blockchain-based Framework for Healthcare Fog Applications to Enhance Security in Edge-IoT Data Communications&quot;,&quot;author&quot;:[{&quot;family&quot;:&quot;Zarkesh&quot;,&quot;given&quot;:&quot;MA&quot;,&quot;parse-names&quot;:false,&quot;dropping-particle&quot;:&quot;&quot;,&quot;non-dropping-particle&quot;:&quot;&quot;},{&quot;family&quot;:&quot;Dastani&quot;,&quot;given&quot;:&quot;E&quot;,&quot;parse-names&quot;:false,&quot;dropping-particle&quot;:&quot;&quot;,&quot;non-dropping-particle&quot;:&quot;&quot;},{&quot;family&quot;:&quot;…&quot;,&quot;given&quot;:&quot;B Safaei - 2024 5th CPSSI&quot;,&quot;parse-names&quot;:false,&quot;dropping-particle&quot;:&quot;&quot;,&quot;non-dropping-particle&quot;:&quot;&quot;},{&quot;family&quot;:&quot;2024&quot;,&quot;given&quot;:&quot;undefined&quot;,&quot;parse-names&quot;:false,&quot;dropping-particle&quot;:&quot;&quot;,&quot;non-dropping-particle&quot;:&quot;&quot;}],&quot;container-title&quot;:&quot;ieeexplore.ieee.orgMA Zarkesh, E Dastani, B Safaei, A Movaghar2024 5th CPSSI International Symposium on Cyber-Physical Systems, 2024•ieeexplore.ieee.org&quot;,&quot;accessed&quot;:{&quot;date-parts&quot;:[[2025,1,3]]},&quot;URL&quot;:&quot;https://ieeexplore.ieee.org/abstract/document/10745419/&quot;,&quot;abstract&quot;:&quot;The pervasive adoption of Internet of Things (IoT) has significantly advanced healthcare digitization and modernization. Nevertheless, the sensitive nature of medical data presents security and privacy challenges. On the other hand, resource constraints of IoT devices often necessitates cloud services for data handling, introducing single points of failure, processing delays, and security vulnerabilities. Meanwhile, the blockchain technology offers potential solutions for enhancing security, decentralization, and data ownership. An ideal solution should ensure confidentiality, access control, and data integrity while being scalable, cost-effective, and integrable with the existing systems. However, current blockchain-based studies only address some of these requirements. Accordingly, this paper proposes EdgeLinker; a comprehensive solution incorporating Proof-of-Authority consensus, integrating smart contracts on the Ethereum blockchain for access control, and advanced cryptographic algorithms for secure data communication between IoT edge devices and the fog layer in healthcare fog applications. This novel framework has been implemented in a real-world fog testbed, using COTS fog devices. Based on a comprehensive set of evaluations, EdgeLinker demonstrates significant improvements in security and privacy with reasonable costs, making it an affordable and practical system for healthcare fog applications. Compared with the state-of-the-art, without significant changes in the write-time to the blockchain, EdgeLinker achieves a 35% improvement in data read time. Additionally, it is able to provide better throughput in both reading and writing transactions compared to the existing studies. EdgeLinker has been also examined in terms of energy, resource consumption and channel latency in both secure and non-secure modes, which has shown remarkable improvements.&quot;,&quot;container-title-short&quot;:&quot;&quot;},&quot;isTemporary&quot;:false,&quot;suppress-author&quot;:false,&quot;composite&quot;:false,&quot;author-only&quot;:false}]},{&quot;citationID&quot;:&quot;MENDELEY_CITATION_9d4105d9-c520-4861-9c84-1a914c90fcb7&quot;,&quot;properties&quot;:{&quot;noteIndex&quot;:0},&quot;isEdited&quot;:false,&quot;manualOverride&quot;:{&quot;isManuallyOverridden&quot;:false,&quot;citeprocText&quot;:&quot;[99]&quot;,&quot;manualOverrideText&quot;:&quot;&quot;},&quot;citationTag&quot;:&quot;MENDELEY_CITATION_v3_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SiBMaWFuZywgWCBMaXUsIFggV3UsIFIgQ2hlbjIwMjMgSUVFRSA4dGggSW50ZXJuYXRpb25hbCBDb25mZXJlbmNlIG9uIEJpZyBEYXRhIEFuYWx5dGljcyAoSUNCREEpLCAyMDIz4oCiaWVlZXhwbG9yZS5pZWVlLm9yZyIsImFjY2Vzc2VkIjp7ImRhdGUtcGFydHMiOltbMjAyNSwxLDNdXX0sIlVSTCI6Imh0dHBzOi8vaWVlZXhwbG9yZS5pZWVlLm9yZy9hYnN0cmFjdC9kb2N1bWVudC8xMDEwNDc2NS8iLCJjb250YWluZXItdGl0bGUtc2hvcnQiOiIifSwiaXNUZW1wb3JhcnkiOmZhbHNlLCJzdXBwcmVzcy1hdXRob3IiOmZhbHNlLCJjb21wb3NpdGUiOmZhbHNlLCJhdXRob3Itb25seSI6ZmFsc2V9XX0=&quot;,&quot;citationItems&quot;:[{&quot;id&quot;:&quot;99db20e5-758b-32d3-b8b6-9c1ef0ea3ccd&quot;,&quot;itemData&quot;:{&quot;type&quot;:&quot;article-journal&quot;,&quot;id&quot;:&quot;99db20e5-758b-32d3-b8b6-9c1ef0ea3ccd&quot;,&quot;title&quot;:&quot;Improvement and Application of Blockchain Consensus Algorithm for Distributed Power Energy System&quot;,&quot;author&quot;:[{&quot;family&quot;:&quot;Liang&quot;,&quot;given&quot;:&quot;J&quot;,&quot;parse-names&quot;:false,&quot;dropping-particle&quot;:&quot;&quot;,&quot;non-dropping-particle&quot;:&quot;&quot;},{&quot;family&quot;:&quot;Liu&quot;,&quot;given&quot;:&quot;X&quot;,&quot;parse-names&quot;:false,&quot;dropping-particle&quot;:&quot;&quot;,&quot;non-dropping-particle&quot;:&quot;&quot;},{&quot;family&quot;:&quot;Wu&quot;,&quot;given&quot;:&quot;X&quot;,&quot;parse-names&quot;:false,&quot;dropping-particle&quot;:&quot;&quot;,&quot;non-dropping-particle&quot;:&quot;&quot;},{&quot;family&quot;:&quot;International&quot;,&quot;given&quot;:&quot;R Chen - 2023 IEEE 8th&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J Liang, X Liu, X Wu, R Chen2023 IEEE 8th International Conference on Big Data Analytics (ICBDA), 2023•ieeexplore.ieee.org&quot;,&quot;accessed&quot;:{&quot;date-parts&quot;:[[2025,1,3]]},&quot;URL&quot;:&quot;https://ieeexplore.ieee.org/abstract/document/10104765/&quot;,&quot;container-title-short&quot;:&quot;&quot;},&quot;isTemporary&quot;:false,&quot;suppress-author&quot;:false,&quot;composite&quot;:false,&quot;author-only&quot;:false}]},{&quot;citationID&quot;:&quot;MENDELEY_CITATION_705097e8-02cb-4069-a3db-374e268b0b90&quot;,&quot;properties&quot;:{&quot;noteIndex&quot;:0},&quot;isEdited&quot;:false,&quot;manualOverride&quot;:{&quot;isManuallyOverridden&quot;:false,&quot;citeprocText&quot;:&quot;[100]&quot;,&quot;manualOverrideText&quot;:&quot;&quot;},&quot;citationTag&quot;:&quot;MENDELEY_CITATION_v3_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&quot;,&quot;citationItems&quot;:[{&quot;id&quot;:&quot;e0f622c1-9ad4-3e9c-8571-59126805f8a1&quot;,&quot;itemData&quot;:{&quot;type&quot;:&quot;article-journal&quot;,&quot;id&quot;:&quot;e0f622c1-9ad4-3e9c-8571-59126805f8a1&quot;,&quot;title&quot;:&quot;Proof of Reputation&quot;,&quot;author&quot;:[{&quot;family&quot;:&quot;Grunspan&quot;,&quot;given&quot;:&quot;Cyril&quot;,&quot;parse-names&quot;:false,&quot;dropping-particle&quot;:&quot;&quot;,&quot;non-dropping-particle&quot;:&quot;&quot;},{&quot;family&quot;:&quot;Perez-Marco&quot;,&quot;given&quot;:&quot;Ricardo&quot;,&quot;parse-names&quot;:false,&quot;dropping-particle&quot;:&quot;&quot;,&quot;non-dropping-particle&quot;:&quot;&quot;}],&quot;accessed&quot;:{&quot;date-parts&quot;:[[2025,1,3]]},&quot;URL&quot;:&quot;http://arxiv.org/abs/2302.06966&quot;,&quot;issued&quot;:{&quot;date-parts&quot;:[[2023,2,14]]},&quot;abstract&quot;:&quot;We present the new mining protocol Proof-of-Reputation (PoR) for decentralized Proof-of-Work (PoW) blockchains, in particular for Bitcoin. PoR combines the classical PoW with the new ingredient of cryptographic reputation. The same level of security compared to pure PoW can be achieved with a significant energy consumption reduction (of the order of 30\\%) for the same security level. The proper implementation of a decentralized reputation protocol is suitable with an extra layer of mining security: Certified Mining.&quot;,&quot;container-title-short&quot;:&quot;&quot;},&quot;isTemporary&quot;:false,&quot;suppress-author&quot;:false,&quot;composite&quot;:false,&quot;author-only&quot;:false}]},{&quot;citationID&quot;:&quot;MENDELEY_CITATION_e2099111-93ff-4a14-a4f5-1ab7a9258636&quot;,&quot;properties&quot;:{&quot;noteIndex&quot;:0},&quot;isEdited&quot;:false,&quot;manualOverride&quot;:{&quot;isManuallyOverridden&quot;:false,&quot;citeprocText&quot;:&quot;[12]&quot;,&quot;manualOverrideText&quot;:&quot;&quot;},&quot;citationTag&quot;:&quot;MENDELEY_CITATION_v3_eyJjaXRhdGlvbklEIjoiTUVOREVMRVlfQ0lUQVRJT05fZTIwOTkxMTEtOTNmZi00YTE0LWE0ZjUtMWFiN2E5MjU4NjM2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a6c20081-2814-4ede-8f68-eeff05434fe1&quot;,&quot;properties&quot;:{&quot;noteIndex&quot;:0},&quot;isEdited&quot;:false,&quot;manualOverride&quot;:{&quot;isManuallyOverridden&quot;:false,&quot;citeprocText&quot;:&quot;[101]&quot;,&quot;manualOverrideText&quot;:&quot;&quot;},&quot;citationTag&quot;:&quot;MENDELEY_CITATION_v3_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&quot;,&quot;citationItems&quot;:[{&quot;id&quot;:&quot;e6deaef8-5a3e-3b25-aadd-badd9231e951&quot;,&quot;itemData&quot;:{&quot;type&quot;:&quot;article-journal&quot;,&quot;id&quot;:&quot;e6deaef8-5a3e-3b25-aadd-badd9231e951&quot;,&quot;title&quot;:&quot;Proof-of-Contribution-Based Design for Collaborative Machine Learning on Blockchain&quot;,&quot;author&quot;:[{&quot;family&quot;:&quot;Buyukates&quot;,&quot;given&quot;:&quot;Baturalp&quot;,&quot;parse-names&quot;:false,&quot;dropping-particle&quot;:&quot;&quot;,&quot;non-dropping-particle&quot;:&quot;&quot;},{&quot;family&quot;:&quot;He&quot;,&quot;given&quot;:&quot;Chaoyang&quot;,&quot;parse-names&quot;:false,&quot;dropping-particle&quot;:&quot;&quot;,&quot;non-dropping-particle&quot;:&quot;&quot;},{&quot;family&quot;:&quot;Han&quot;,&quot;given&quot;:&quot;Shanshan&quot;,&quot;parse-names&quot;:false,&quot;dropping-particle&quot;:&quot;&quot;,&quot;non-dropping-particle&quot;:&quot;&quot;},{&quot;family&quot;:&quot;Fang&quot;,&quot;given&quot;:&quot;Zhiyong&quot;,&quot;parse-names&quot;:false,&quot;dropping-particle&quot;:&quot;&quot;,&quot;non-dropping-particle&quot;:&quot;&quot;},{&quot;family&quot;:&quot;Zhang&quot;,&quot;given&quot;:&quot;Yupeng&quot;,&quot;parse-names&quot;:false,&quot;dropping-particle&quot;:&quot;&quot;,&quot;non-dropping-particle&quot;:&quot;&quot;},{&quot;family&quot;:&quot;Long&quot;,&quot;given&quot;:&quot;Jieyi&quot;,&quot;parse-names&quot;:false,&quot;dropping-particle&quot;:&quot;&quot;,&quot;non-dropping-particle&quot;:&quot;&quot;},{&quot;family&quot;:&quot;Farahanchi&quot;,&quot;given&quot;:&quot;Ali&quot;,&quot;parse-names&quot;:false,&quot;dropping-particle&quot;:&quot;&quot;,&quot;non-dropping-particle&quot;:&quot;&quot;},{&quot;family&quot;:&quot;Avestimehr&quot;,&quot;given&quot;:&quot;Salman&quot;,&quot;parse-names&quot;:false,&quot;dropping-particle&quot;:&quot;&quot;,&quot;non-dropping-particle&quot;:&quot;&quot;}],&quot;container-title&quot;:&quot;ieeexplore.ieee.orgB Buyukates, C He, S Han, Z Fang, Y Zhang, J Long, A Farahanchi, S Avestimehr2023 IEEE International Conference on Decentralized Applications, 2023•ieeexplore.ieee.org&quot;,&quot;accessed&quot;:{&quot;date-parts&quot;:[[2025,1,3]]},&quot;ISBN&quot;:&quot;2302.14031v1&quot;,&quot;URL&quot;:&quot;https://ieeexplore.ieee.org/abstract/document/10237023/&quot;,&quot;issued&quot;:{&quot;date-parts&quot;:[[2023]]},&quot;abstract&quot;:&quot;We consider a project (model) owner that would like to train a model by utilizing the local private data and compute power of interested data owners, i.e., trainers. Our goal is to design a data marketplace for such decentralized collaborative/federated learning applications that simultaneously provides i) proof-of-contribution based reward allocation so that the trainers are compensated based on their contributions to the trained model; ii) privacy-preserving decentralized model training by avoiding any data movement from data owners; iii) robustness against malicious parties (e.g., trainers aiming to poison the model); iv) verifiability in the sense that the integrity, i.e., correctness, of all computations in the data market protocol including contribution assessment and outlier detection are verifiable through zero-knowledge proofs; and v) efficient and universal design. We propose a blockchain-based marketplace design to achieve all five objectives mentioned above. In our design, we utilize a distributed storage infrastructure and an aggregator aside from the project owner and the trainers. The aggregator is a processing node that performs certain computations, including assessing trainer contributions, removing outliers, and updating hyper-parameters. We execute the proposed data market through a blockchain smart contract. The deployed smart contract ensures that the project owner cannot evade payment, and honest trainers are rewarded based on their contributions at the end of training. Finally, we implement the building blocks of the proposed data market and demonstrate their applicability in practical scenarios through extensive experiments.&quot;,&quot;container-title-short&quot;:&quot;&quot;},&quot;isTemporary&quot;:false,&quot;suppress-author&quot;:false,&quot;composite&quot;:false,&quot;author-only&quot;:false}]},{&quot;citationID&quot;:&quot;MENDELEY_CITATION_7c390a3d-8886-4d4d-8f08-28c363e0ed1a&quot;,&quot;properties&quot;:{&quot;noteIndex&quot;:0},&quot;isEdited&quot;:false,&quot;manualOverride&quot;:{&quot;isManuallyOverridden&quot;:false,&quot;citeprocText&quot;:&quot;[102]&quot;,&quot;manualOverrideText&quot;:&quot;&quot;},&quot;citationTag&quot;:&quot;MENDELEY_CITATION_v3_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&quot;,&quot;citationItems&quot;:[{&quot;id&quot;:&quot;c042e25e-d9bc-3401-a4f3-a4e9b8b5d5cb&quot;,&quot;itemData&quot;:{&quot;type&quot;:&quot;article-journal&quot;,&quot;id&quot;:&quot;c042e25e-d9bc-3401-a4f3-a4e9b8b5d5cb&quot;,&quot;title&quot;:&quot;A Microgrid Trading Framework Based on PoC Consensus&quot;,&quot;author&quot;:[{&quot;family&quot;:&quot;Zhou&quot;,&quot;given&quot;:&quot;Lianghaojie&quot;,&quot;parse-names&quot;:false,&quot;dropping-particle&quot;:&quot;&quot;,&quot;non-dropping-particle&quot;:&quot;&quot;},{&quot;family&quot;:&quot;Xian&quot;,&quot;given&quot;:&quot;Youquan&quot;,&quot;parse-names&quot;:false,&quot;dropping-particle&quot;:&quot;&quot;,&quot;non-dropping-particle&quot;:&quot;&quot;},{&quot;family&quot;:&quot;Yang&quot;,&quot;given&quot;:&quot;Yipeng&quot;,&quot;parse-names&quot;:false,&quot;dropping-particle&quot;:&quot;&quot;,&quot;non-dropping-particle&quot;:&quot;&quot;},{&quot;family&quot;:&quot;Jiang&quot;,&quot;given&quot;:&quot;Jianyong&quot;,&quot;parse-names&quot;:false,&quot;dropping-particle&quot;:&quot;&quot;,&quot;non-dropping-particle&quot;:&quot;&quot;},{&quot;family&quot;:&quot;Liu&quot;,&quot;given&quot;:&quot;Peng&quot;,&quot;parse-names&quot;:false,&quot;dropping-particle&quot;:&quot;&quot;,&quot;non-dropping-particle&quot;:&quot;&quot;},{&quot;family&quot;:&quot;Li&quot;,&quot;given&quot;:&quot;Xianxian&quot;,&quot;parse-names&quot;:false,&quot;dropping-particle&quot;:&quot;&quot;,&quot;non-dropping-particle&quot;:&quot;&quot;}],&quot;accessed&quot;:{&quot;date-parts&quot;:[[2025,1,3]]},&quot;URL&quot;:&quot;http://arxiv.org/abs/2310.07165&quot;,&quot;issued&quot;:{&quot;date-parts&quot;:[[2023,10,10]]},&quot;abstract&quot;:&quot;In the field of energy Internet, blockchain-based distributed energy trading mode is a promising way to replace the traditional centralized trading mode. However, the current power blockchain platform based on public chain has problems such as low consensus efficiency and waste of computing resources. The energy trading platform based on the consortium chain has problems such as inability to attract users to join and collusion between alliances. We propose a microgrid trading framework based on proof of contribution (PoC). According to the contribution value, we randomly select nodes based on weights through verifiable random functions (VRF) in each round of consensus to form the next round of consensus committee. The proposed electricity trading framework not only improves the consensus efficiency of the blockchain, but also is suitable as an incentive mechanism to attract users to participate in the power blockchain. Experiments show that our framework is effective and the contribution value we designed is reasonable. Through our framework, we can motivate users to participate and make energy transactions more fair.&quot;,&quot;container-title-short&quot;:&quot;&quot;},&quot;isTemporary&quot;:false,&quot;suppress-author&quot;:false,&quot;composite&quot;:false,&quot;author-only&quot;:false}]},{&quot;citationID&quot;:&quot;MENDELEY_CITATION_66377566-e9f4-4f8f-bf31-96a47a5ad8e1&quot;,&quot;properties&quot;:{&quot;noteIndex&quot;:0},&quot;isEdited&quot;:false,&quot;manualOverride&quot;:{&quot;isManuallyOverridden&quot;:false,&quot;citeprocText&quot;:&quot;[101]&quot;,&quot;manualOverrideText&quot;:&quot;&quot;},&quot;citationTag&quot;:&quot;MENDELEY_CITATION_v3_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&quot;,&quot;citationItems&quot;:[{&quot;id&quot;:&quot;e6deaef8-5a3e-3b25-aadd-badd9231e951&quot;,&quot;itemData&quot;:{&quot;type&quot;:&quot;article-journal&quot;,&quot;id&quot;:&quot;e6deaef8-5a3e-3b25-aadd-badd9231e951&quot;,&quot;title&quot;:&quot;Proof-of-Contribution-Based Design for Collaborative Machine Learning on Blockchain&quot;,&quot;author&quot;:[{&quot;family&quot;:&quot;Buyukates&quot;,&quot;given&quot;:&quot;Baturalp&quot;,&quot;parse-names&quot;:false,&quot;dropping-particle&quot;:&quot;&quot;,&quot;non-dropping-particle&quot;:&quot;&quot;},{&quot;family&quot;:&quot;He&quot;,&quot;given&quot;:&quot;Chaoyang&quot;,&quot;parse-names&quot;:false,&quot;dropping-particle&quot;:&quot;&quot;,&quot;non-dropping-particle&quot;:&quot;&quot;},{&quot;family&quot;:&quot;Han&quot;,&quot;given&quot;:&quot;Shanshan&quot;,&quot;parse-names&quot;:false,&quot;dropping-particle&quot;:&quot;&quot;,&quot;non-dropping-particle&quot;:&quot;&quot;},{&quot;family&quot;:&quot;Fang&quot;,&quot;given&quot;:&quot;Zhiyong&quot;,&quot;parse-names&quot;:false,&quot;dropping-particle&quot;:&quot;&quot;,&quot;non-dropping-particle&quot;:&quot;&quot;},{&quot;family&quot;:&quot;Zhang&quot;,&quot;given&quot;:&quot;Yupeng&quot;,&quot;parse-names&quot;:false,&quot;dropping-particle&quot;:&quot;&quot;,&quot;non-dropping-particle&quot;:&quot;&quot;},{&quot;family&quot;:&quot;Long&quot;,&quot;given&quot;:&quot;Jieyi&quot;,&quot;parse-names&quot;:false,&quot;dropping-particle&quot;:&quot;&quot;,&quot;non-dropping-particle&quot;:&quot;&quot;},{&quot;family&quot;:&quot;Farahanchi&quot;,&quot;given&quot;:&quot;Ali&quot;,&quot;parse-names&quot;:false,&quot;dropping-particle&quot;:&quot;&quot;,&quot;non-dropping-particle&quot;:&quot;&quot;},{&quot;family&quot;:&quot;Avestimehr&quot;,&quot;given&quot;:&quot;Salman&quot;,&quot;parse-names&quot;:false,&quot;dropping-particle&quot;:&quot;&quot;,&quot;non-dropping-particle&quot;:&quot;&quot;}],&quot;container-title&quot;:&quot;ieeexplore.ieee.orgB Buyukates, C He, S Han, Z Fang, Y Zhang, J Long, A Farahanchi, S Avestimehr2023 IEEE International Conference on Decentralized Applications, 2023•ieeexplore.ieee.org&quot;,&quot;accessed&quot;:{&quot;date-parts&quot;:[[2025,1,3]]},&quot;ISBN&quot;:&quot;2302.14031v1&quot;,&quot;URL&quot;:&quot;https://ieeexplore.ieee.org/abstract/document/10237023/&quot;,&quot;issued&quot;:{&quot;date-parts&quot;:[[2023]]},&quot;abstract&quot;:&quot;We consider a project (model) owner that would like to train a model by utilizing the local private data and compute power of interested data owners, i.e., trainers. Our goal is to design a data marketplace for such decentralized collaborative/federated learning applications that simultaneously provides i) proof-of-contribution based reward allocation so that the trainers are compensated based on their contributions to the trained model; ii) privacy-preserving decentralized model training by avoiding any data movement from data owners; iii) robustness against malicious parties (e.g., trainers aiming to poison the model); iv) verifiability in the sense that the integrity, i.e., correctness, of all computations in the data market protocol including contribution assessment and outlier detection are verifiable through zero-knowledge proofs; and v) efficient and universal design. We propose a blockchain-based marketplace design to achieve all five objectives mentioned above. In our design, we utilize a distributed storage infrastructure and an aggregator aside from the project owner and the trainers. The aggregator is a processing node that performs certain computations, including assessing trainer contributions, removing outliers, and updating hyper-parameters. We execute the proposed data market through a blockchain smart contract. The deployed smart contract ensures that the project owner cannot evade payment, and honest trainers are rewarded based on their contributions at the end of training. Finally, we implement the building blocks of the proposed data market and demonstrate their applicability in practical scenarios through extensive experiments.&quot;,&quot;container-title-short&quot;:&quot;&quot;},&quot;isTemporary&quot;:false,&quot;suppress-author&quot;:false,&quot;composite&quot;:false,&quot;author-only&quot;:false}]},{&quot;citationID&quot;:&quot;MENDELEY_CITATION_fb6bea8b-f6c6-4c56-9a6f-55f25cf4d9ae&quot;,&quot;properties&quot;:{&quot;noteIndex&quot;:0},&quot;isEdited&quot;:false,&quot;manualOverride&quot;:{&quot;isManuallyOverridden&quot;:false,&quot;citeprocText&quot;:&quot;[103]&quot;,&quot;manualOverrideText&quot;:&quot;&quot;},&quot;citationTag&quot;:&quot;MENDELEY_CITATION_v3_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&quot;,&quot;citationItems&quot;:[{&quot;id&quot;:&quot;97aaf4af-81bd-31e4-bb18-bfd9a806b909&quot;,&quot;itemData&quot;:{&quot;type&quot;:&quot;article-journal&quot;,&quot;id&quot;:&quot;97aaf4af-81bd-31e4-bb18-bfd9a806b909&quot;,&quot;title&quot;:&quot;Recent Developments in Blockchain Technology and their Impact on Energy Consumption&quot;,&quot;author&quot;:[{&quot;family&quot;:&quot;Sedlmeir&quot;,&quot;given&quot;:&quot;Johannes&quot;,&quot;parse-names&quot;:false,&quot;dropping-particle&quot;:&quot;&quot;,&quot;non-dropping-particle&quot;:&quot;&quot;},{&quot;family&quot;:&quot;Ulrich Buhl&quot;,&quot;given&quot;:&quot;Hans&quot;,&quot;parse-names&quot;:false,&quot;dropping-particle&quot;:&quot;&quot;,&quot;non-dropping-particle&quot;:&quot;&quot;},{&quot;family&quot;:&quot;Fridgen&quot;,&quot;given&quot;:&quot;Gilbert&quot;,&quot;parse-names&quot;:false,&quot;dropping-particle&quot;:&quot;&quot;,&quot;non-dropping-particle&quot;:&quot;&quot;},{&quot;family&quot;:&quot;Keller&quot;,&quot;given&quot;:&quot;Robert&quot;,&quot;parse-names&quot;:false,&quot;dropping-particle&quot;:&quot;&quot;,&quot;non-dropping-particle&quot;:&quot;&quot;},{&quot;family&quot;:&quot;Buhl&quot;,&quot;given&quot;:&quot;Hans Ulrich&quot;,&quot;parse-names&quot;:false,&quot;dropping-particle&quot;:&quot;&quot;,&quot;non-dropping-particle&quot;:&quot;&quot;}],&quot;accessed&quot;:{&quot;date-parts&quot;:[[2025,1,3]]},&quot;DOI&quot;:&quot;10.1007/s00287-020-01321-z&quot;,&quot;URL&quot;:&quot;http://arxiv.org/abs/2102.07886&quot;,&quot;issued&quot;:{&quot;date-parts&quot;:[[2021,2,15]]},&quot;abstract&quot;:&quot;The enormous power consumption of Bitcoin has led to undifferentiated discussions in science and practice about the sustainability of blockchain and distributed ledger technology in general. However, blockchain technology is far from homogeneous - not only with regard to its applications, which now go far beyond cryptocurrencies and have reached businesses and the public sector, but also with regard to its technical characteristics and, in particular, its power consumption. This paper summarizes the status quo of the power consumption of various implementations of blockchain technology, with special emphasis on the recent 'Bitcoin Halving' and so-called 'zk-rollups'. We argue that although Bitcoin and other proof-of-work blockchains do indeed consume a lot of power, alternative blockchain solutions with significantly lower power consumption are already available today, and new promising concepts are being tested that could further reduce in particular the power consumption of large blockchain networks in the near future. From this we conclude that although the criticism of Bitcoin's power consumption is legitimate, it should not be used to derive an energy problem of blockchain technology in general. In many cases in which processes can be digitised or improved with the help of more energy-efficient blockchain variants, one can even expect net energy savings.&quot;,&quot;container-title-short&quot;:&quot;&quot;},&quot;isTemporary&quot;:false,&quot;suppress-author&quot;:false,&quot;composite&quot;:false,&quot;author-only&quot;:false}]},{&quot;citationID&quot;:&quot;MENDELEY_CITATION_cb2b26cc-77e0-47c5-b42b-f86850c3cc3c&quot;,&quot;properties&quot;:{&quot;noteIndex&quot;:0},&quot;isEdited&quot;:false,&quot;manualOverride&quot;:{&quot;isManuallyOverridden&quot;:false,&quot;citeprocText&quot;:&quot;[38]&quot;,&quot;manualOverrideText&quot;:&quot;&quot;},&quot;citationTag&quot;:&quot;MENDELEY_CITATION_v3_eyJjaXRhdGlvbklEIjoiTUVOREVMRVlfQ0lUQVRJT05fY2IyYjI2Y2MtNzdlMC00N2M1LWI0MmItZjg2ODUwYzNjYzNj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3d27de73-051e-430d-93ef-0e33584808d9&quot;,&quot;properties&quot;:{&quot;noteIndex&quot;:0},&quot;isEdited&quot;:false,&quot;manualOverride&quot;:{&quot;isManuallyOverridden&quot;:false,&quot;citeprocText&quot;:&quot;[6]&quot;,&quot;manualOverrideText&quot;:&quot;&quot;},&quot;citationTag&quot;:&quot;MENDELEY_CITATION_v3_eyJjaXRhdGlvbklEIjoiTUVOREVMRVlfQ0lUQVRJT05fM2QyN2RlNzMtMDUxZS00MzBkLTkzZWYtMGUzMzU4NDgwOGQ5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4d77b32a-f67c-4705-b55f-35a6e37d0ad0&quot;,&quot;properties&quot;:{&quot;noteIndex&quot;:0},&quot;isEdited&quot;:false,&quot;manualOverride&quot;:{&quot;isManuallyOverridden&quot;:false,&quot;citeprocText&quot;:&quot;[2]&quot;,&quot;manualOverrideText&quot;:&quot;&quot;},&quot;citationTag&quot;:&quot;MENDELEY_CITATION_v3_eyJjaXRhdGlvbklEIjoiTUVOREVMRVlfQ0lUQVRJT05fNGQ3N2IzMmEtZjY3Yy00NzA1LWI1NWYtMzVhNmUzN2QwYWQw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05bc9419-b1c1-4b13-ad0b-9a998d943d5e&quot;,&quot;properties&quot;:{&quot;noteIndex&quot;:0},&quot;isEdited&quot;:false,&quot;manualOverride&quot;:{&quot;isManuallyOverridden&quot;:false,&quot;citeprocText&quot;:&quot;[12]&quot;,&quot;manualOverrideText&quot;:&quot;&quot;},&quot;citationTag&quot;:&quot;MENDELEY_CITATION_v3_eyJjaXRhdGlvbklEIjoiTUVOREVMRVlfQ0lUQVRJT05fMDViYzk0MTktYjFjMS00YjEzLWFkMGItOWE5OThkOTQzZDVl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034a3d33-1972-46d0-af30-a332f9d534fa&quot;,&quot;properties&quot;:{&quot;noteIndex&quot;:0},&quot;isEdited&quot;:false,&quot;manualOverride&quot;:{&quot;isManuallyOverridden&quot;:false,&quot;citeprocText&quot;:&quot;[5]&quot;,&quot;manualOverrideText&quot;:&quot;&quot;},&quot;citationTag&quot;:&quot;MENDELEY_CITATION_v3_eyJjaXRhdGlvbklEIjoiTUVOREVMRVlfQ0lUQVRJT05fMDM0YTNkMzMtMTk3Mi00NmQwLWFmMzAtYTMzMmY5ZDUzNGZh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d3109e6-da74-4d72-9a6c-61bf6fa4a6b7&quot;,&quot;properties&quot;:{&quot;noteIndex&quot;:0},&quot;isEdited&quot;:false,&quot;manualOverride&quot;:{&quot;isManuallyOverridden&quot;:false,&quot;citeprocText&quot;:&quot;[7]&quot;,&quot;manualOverrideText&quot;:&quot;&quot;},&quot;citationTag&quot;:&quot;MENDELEY_CITATION_v3_eyJjaXRhdGlvbklEIjoiTUVOREVMRVlfQ0lUQVRJT05fMmQzMTA5ZTYtZGE3NC00ZDcyLTlhNmMtNjFiZjZmYTRhNmI3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7698423b-fd15-4ccf-82a7-ed4d6e77ed08&quot;,&quot;properties&quot;:{&quot;noteIndex&quot;:0},&quot;isEdited&quot;:false,&quot;manualOverride&quot;:{&quot;isManuallyOverridden&quot;:false,&quot;citeprocText&quot;:&quot;[12]&quot;,&quot;manualOverrideText&quot;:&quot;&quot;},&quot;citationTag&quot;:&quot;MENDELEY_CITATION_v3_eyJjaXRhdGlvbklEIjoiTUVOREVMRVlfQ0lUQVRJT05fNzY5ODQyM2ItZmQxNS00Y2NmLTgyYTctZWQ0ZDZlNzdlZDA4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ca405c4c-8337-4ade-9716-15e29dfc6ff6&quot;,&quot;properties&quot;:{&quot;noteIndex&quot;:0},&quot;isEdited&quot;:false,&quot;manualOverride&quot;:{&quot;isManuallyOverridden&quot;:false,&quot;citeprocText&quot;:&quot;[5]&quot;,&quot;manualOverrideText&quot;:&quot;&quot;},&quot;citationTag&quot;:&quot;MENDELEY_CITATION_v3_eyJjaXRhdGlvbklEIjoiTUVOREVMRVlfQ0lUQVRJT05fY2E0MDVjNGMtODMzNy00YWRlLTk3MTYtMTVlMjlkZmM2ZmY2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c41da74-b0b4-4b70-bc30-a2f3ef53a367&quot;,&quot;properties&quot;:{&quot;noteIndex&quot;:0},&quot;isEdited&quot;:false,&quot;manualOverride&quot;:{&quot;isManuallyOverridden&quot;:false,&quot;citeprocText&quot;:&quot;[13]&quot;,&quot;manualOverrideText&quot;:&quot;&quot;},&quot;citationTag&quot;:&quot;MENDELEY_CITATION_v3_eyJjaXRhdGlvbklEIjoiTUVOREVMRVlfQ0lUQVRJT05fMmM0MWRhNzQtYjBiNC00YjcwLWJjMzAtYTJmM2VmNTNhMzY3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1bd2f820-f5ce-47b9-ad4a-9c71a79405a7&quot;,&quot;properties&quot;:{&quot;noteIndex&quot;:0},&quot;isEdited&quot;:false,&quot;manualOverride&quot;:{&quot;isManuallyOverridden&quot;:false,&quot;citeprocText&quot;:&quot;[104]&quot;,&quot;manualOverrideText&quot;:&quot;&quot;},&quot;citationTag&quot;:&quot;MENDELEY_CITATION_v3_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&quot;,&quot;citationItems&quot;:[{&quot;id&quot;:&quot;1fabd37a-378f-3d7d-bc1d-f99a261fd66d&quot;,&quot;itemData&quot;:{&quot;type&quot;:&quot;article-journal&quot;,&quot;id&quot;:&quot;1fabd37a-378f-3d7d-bc1d-f99a261fd66d&quot;,&quot;title&quot;:&quot;Self-Optimizing the Environmental Sustainability of Blockchain-Based Systems&quot;,&quot;author&quot;:[{&quot;family&quot;:&quot;Alofi&quot;,&quot;given&quot;:&quot;A&quot;,&quot;parse-names&quot;:false,&quot;dropping-particle&quot;:&quot;&quot;,&quot;non-dropping-particle&quot;:&quot;&quot;},{&quot;family&quot;:&quot;Bokhari&quot;,&quot;given&quot;:&quot;MA&quot;,&quot;parse-names&quot;:false,&quot;dropping-particle&quot;:&quot;&quot;,&quot;non-dropping-particle&quot;:&quot;&quot;},{&quot;family&quot;:&quot;…&quot;,&quot;given&quot;:&quot;R Bahsoon - IEEE Transactions on&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A Alofi, MA Bokhari, R Bahsoon, R HendleyIEEE Transactions on Sustainable Computing, 2023•ieeexplore.ieee.org&quot;,&quot;accessed&quot;:{&quot;date-parts&quot;:[[2025,1,3]]},&quot;URL&quot;:&quot;https://ieeexplore.ieee.org/abstract/document/10288096/&quot;,&quot;container-title-short&quot;:&quot;&quot;},&quot;isTemporary&quot;:false,&quot;suppress-author&quot;:false,&quot;composite&quot;:false,&quot;author-only&quot;:false}]},{&quot;citationID&quot;:&quot;MENDELEY_CITATION_57421ddd-0d65-48f0-a976-2ee8f5fbd230&quot;,&quot;properties&quot;:{&quot;noteIndex&quot;:0},&quot;isEdited&quot;:false,&quot;manualOverride&quot;:{&quot;isManuallyOverridden&quot;:false,&quot;citeprocText&quot;:&quot;[33]&quot;,&quot;manualOverrideText&quot;:&quot;&quot;},&quot;citationTag&quot;:&quot;MENDELEY_CITATION_v3_eyJjaXRhdGlvbklEIjoiTUVOREVMRVlfQ0lUQVRJT05fNTc0MjFkZGQtMGQ2NS00OGYwLWE5NzYtMmVlOGY1ZmJkMjMw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932f9aa8-0adb-4fcc-8502-9d89fbdc2bc8&quot;,&quot;properties&quot;:{&quot;noteIndex&quot;:0},&quot;isEdited&quot;:false,&quot;manualOverride&quot;:{&quot;isManuallyOverridden&quot;:false,&quot;citeprocText&quot;:&quot;[31]&quot;,&quot;manualOverrideText&quot;:&quot;&quot;},&quot;citationTag&quot;:&quot;MENDELEY_CITATION_v3_eyJjaXRhdGlvbklEIjoiTUVOREVMRVlfQ0lUQVRJT05fOTMyZjlhYTgtMGFkYi00ZmNjLTg1MDItOWQ4OWZiZGMyYmM4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c3daa808-d580-4e7c-90d5-d5a1db77e4d3&quot;,&quot;properties&quot;:{&quot;noteIndex&quot;:0},&quot;isEdited&quot;:false,&quot;manualOverride&quot;:{&quot;isManuallyOverridden&quot;:false,&quot;citeprocText&quot;:&quot;[31]&quot;,&quot;manualOverrideText&quot;:&quot;&quot;},&quot;citationTag&quot;:&quot;MENDELEY_CITATION_v3_eyJjaXRhdGlvbklEIjoiTUVOREVMRVlfQ0lUQVRJT05fYzNkYWE4MDgtZDU4MC00ZTdjLTkwZDUtZDVhMWRiNzdlNGQz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0872f914-ff31-49da-ad5d-9170b60893af&quot;,&quot;properties&quot;:{&quot;noteIndex&quot;:0},&quot;isEdited&quot;:false,&quot;manualOverride&quot;:{&quot;isManuallyOverridden&quot;:false,&quot;citeprocText&quot;:&quot;[46]&quot;,&quot;manualOverrideText&quot;:&quot;&quot;},&quot;citationTag&quot;:&quot;MENDELEY_CITATION_v3_eyJjaXRhdGlvbklEIjoiTUVOREVMRVlfQ0lUQVRJT05fMDg3MmY5MTQtZmYzMS00OWRhLWFkNWQtOTE3MGI2MDg5M2Fm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3526824a-b014-4c1f-a2c1-30c2bece53f9&quot;,&quot;properties&quot;:{&quot;noteIndex&quot;:0},&quot;isEdited&quot;:false,&quot;manualOverride&quot;:{&quot;isManuallyOverridden&quot;:false,&quot;citeprocText&quot;:&quot;[46]&quot;,&quot;manualOverrideText&quot;:&quot;&quot;},&quot;citationTag&quot;:&quot;MENDELEY_CITATION_v3_eyJjaXRhdGlvbklEIjoiTUVOREVMRVlfQ0lUQVRJT05fMzUyNjgyNGEtYjAxNC00YzFmLWEyYzEtMzBjMmJlY2U1M2Y5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bc3100c6-7b6a-4819-b4f8-f3f5b1898a1d&quot;,&quot;properties&quot;:{&quot;noteIndex&quot;:0},&quot;isEdited&quot;:false,&quot;manualOverride&quot;:{&quot;isManuallyOverridden&quot;:false,&quot;citeprocText&quot;:&quot;[46]&quot;,&quot;manualOverrideText&quot;:&quot;&quot;},&quot;citationTag&quot;:&quot;MENDELEY_CITATION_v3_eyJjaXRhdGlvbklEIjoiTUVOREVMRVlfQ0lUQVRJT05fYmMzMTAwYzYtN2I2YS00ODE5LWI0ZjgtZjNmNWIxODk4YTFk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07a4d6ec-947d-4f5f-aadc-ac246ee3169f&quot;,&quot;properties&quot;:{&quot;noteIndex&quot;:0},&quot;isEdited&quot;:false,&quot;manualOverride&quot;:{&quot;isManuallyOverridden&quot;:false,&quot;citeprocText&quot;:&quot;[74]&quot;,&quot;manualOverrideText&quot;:&quot;&quot;},&quot;citationTag&quot;:&quot;MENDELEY_CITATION_v3_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&quot;,&quot;citationItems&quot;:[{&quot;id&quot;:&quot;25f00e0e-bacc-342b-96fe-fb947b2a1508&quot;,&quot;itemData&quot;:{&quot;type&quot;:&quot;article-journal&quot;,&quot;id&quot;:&quot;25f00e0e-bacc-342b-96fe-fb947b2a1508&quot;,&quot;title&quot;:&quot;Secured insurance framework using blockchain and smart contract&quot;,&quot;author&quot;:[{&quot;family&quot;:&quot;Hassan&quot;,&quot;given&quot;:&quot;Abid&quot;,&quot;parse-names&quot;:false,&quot;dropping-particle&quot;:&quot;&quot;,&quot;non-dropping-particle&quot;:&quot;&quot;},{&quot;family&quot;:&quot;Ali&quot;,&quot;given&quot;:&quot;Md Iftekhar&quot;,&quot;parse-names&quot;:false,&quot;dropping-particle&quot;:&quot;&quot;,&quot;non-dropping-particle&quot;:&quot;&quot;},{&quot;family&quot;:&quot;Ahammed&quot;,&quot;given&quot;:&quot;Rifat&quot;,&quot;parse-names&quot;:false,&quot;dropping-particle&quot;:&quot;&quot;,&quot;non-dropping-particle&quot;:&quot;&quot;},{&quot;family&quot;:&quot;Khan&quot;,&quot;given&quot;:&quot;Mohammad Monirujjaman&quot;,&quot;parse-names&quot;:false,&quot;dropping-particle&quot;:&quot;&quot;,&quot;non-dropping-particle&quot;:&quot;&quot;},{&quot;family&quot;:&quot;Alsufyani&quot;,&quot;given&quot;:&quot;Nawal&quot;,&quot;parse-names&quot;:false,&quot;dropping-particle&quot;:&quot;&quot;,&quot;non-dropping-particle&quot;:&quot;&quot;},{&quot;family&quot;:&quot;Alsufyani&quot;,&quot;given&quot;:&quot;Abdulmajeed&quot;,&quot;parse-names&quot;:false,&quot;dropping-particle&quot;:&quot;&quot;,&quot;non-dropping-particle&quot;:&quot;&quot;}],&quot;container-title&quot;:&quot;Wiley Online LibraryA Hassan, MDI Ali, R Ahammed, MM Khan, N Alsufyani, A AlsufyaniScientific Programming, 2021•Wiley Online Library&quot;,&quot;accessed&quot;:{&quot;date-parts&quot;:[[2025,1,3]]},&quot;DOI&quot;:&quot;10.1155/2021/6787406&quot;,&quot;URL&quot;:&quot;https://onlinelibrary.wiley.com/doi/abs/10.1155/2021/6787406&quot;,&quot;issued&quot;:{&quot;date-parts&quot;:[[2021]]},&quot;abstract&quot;:&quot;Traditional insurance policy settlement is a manual process that is never hassle-free. There are many issues, such as hidden conditions from the insurer or fraud claims by the insured, making the settlement process rough. This process also consumes a significant amount of time that makes the process very inefficient. This whole scenario can be disrupted by the implementation of blockchain and smart contracts in insurance. Blockchain and innovative contract technology can provide immutable data storage, security, transparency, authenticity, and security while any transaction process is triggered. With the implementation of blockchain, the whole insurance process, from authentication to claim settlement, can be done with more transparency and security. A blockchain is a virtual chain of data blocks that is a decentralized technology. Any transaction or change in the blocks is done after the decentralized validator entity, not a single person. The smart contract is a unique facility stored on the blockchain that gets executed when the predetermined conditions are met. This paper presents a framework where smart contracts are used for insurance contracts and stored on blockchain. In the case of a claim, if all the predetermined conditions are met, the transaction happens; otherwise, it is discarded. The conditions are immutable. That means there is scope for alteration from either side. This blockchain and intelligent contract-based framework are hosted on a private Ethereum network. The Solidity programming language is used to create smart contracts. The framework uses the Proof of Authority (PoA) consensus algorithm to validate the transactions. In the case of any faulty transaction request, the consensus algorithm acts according to and cancels the claim. With blockchain and smart contract implementation, this framework can solve all the trust and security issues that rely on a standard insurance policy.&quot;,&quot;publisher&quot;:&quot;Hindawi Limited&quot;,&quot;volume&quot;:&quot;202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B9B73D-7EB3-4D47-BF44-F0E9DC780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1</Pages>
  <Words>6774</Words>
  <Characters>38613</Characters>
  <Application>Microsoft Office Word</Application>
  <DocSecurity>0</DocSecurity>
  <Lines>321</Lines>
  <Paragraphs>90</Paragraphs>
  <ScaleCrop>false</ScaleCrop>
  <HeadingPairs>
    <vt:vector size="6" baseType="variant">
      <vt:variant>
        <vt:lpstr>Title</vt:lpstr>
      </vt:variant>
      <vt:variant>
        <vt:i4>1</vt:i4>
      </vt:variant>
      <vt:variant>
        <vt:lpstr>العنوان</vt:lpstr>
      </vt:variant>
      <vt:variant>
        <vt:i4>1</vt:i4>
      </vt:variant>
      <vt:variant>
        <vt:lpstr>Naslov</vt:lpstr>
      </vt:variant>
      <vt:variant>
        <vt:i4>1</vt:i4>
      </vt:variant>
    </vt:vector>
  </HeadingPairs>
  <TitlesOfParts>
    <vt:vector size="3" baseType="lpstr">
      <vt:lpstr/>
      <vt:lpstr/>
      <vt:lpstr/>
    </vt:vector>
  </TitlesOfParts>
  <Company/>
  <LinksUpToDate>false</LinksUpToDate>
  <CharactersWithSpaces>45297</CharactersWithSpaces>
  <SharedDoc>false</SharedDoc>
  <HLinks>
    <vt:vector size="24" baseType="variant">
      <vt:variant>
        <vt:i4>7274545</vt:i4>
      </vt:variant>
      <vt:variant>
        <vt:i4>9</vt:i4>
      </vt:variant>
      <vt:variant>
        <vt:i4>0</vt:i4>
      </vt:variant>
      <vt:variant>
        <vt:i4>5</vt:i4>
      </vt:variant>
      <vt:variant>
        <vt:lpwstr>http://cs.joensuu.fi/sipu/datasets/</vt:lpwstr>
      </vt:variant>
      <vt:variant>
        <vt:lpwstr/>
      </vt:variant>
      <vt:variant>
        <vt:i4>7077998</vt:i4>
      </vt:variant>
      <vt:variant>
        <vt:i4>6</vt:i4>
      </vt:variant>
      <vt:variant>
        <vt:i4>0</vt:i4>
      </vt:variant>
      <vt:variant>
        <vt:i4>5</vt:i4>
      </vt:variant>
      <vt:variant>
        <vt:lpwstr>I:\My Drive\IUG\ieee\Data Pre-Processing papers\ref\E6286018520.pdf</vt:lpwstr>
      </vt:variant>
      <vt:variant>
        <vt:lpwstr/>
      </vt:variant>
      <vt:variant>
        <vt:i4>4980852</vt:i4>
      </vt:variant>
      <vt:variant>
        <vt:i4>3</vt:i4>
      </vt:variant>
      <vt:variant>
        <vt:i4>0</vt:i4>
      </vt:variant>
      <vt:variant>
        <vt:i4>5</vt:i4>
      </vt:variant>
      <vt:variant>
        <vt:lpwstr>mailto:wisam97@yahoo.com</vt:lpwstr>
      </vt:variant>
      <vt:variant>
        <vt:lpwstr/>
      </vt:variant>
      <vt:variant>
        <vt:i4>6160425</vt:i4>
      </vt:variant>
      <vt:variant>
        <vt:i4>0</vt:i4>
      </vt:variant>
      <vt:variant>
        <vt:i4>0</vt:i4>
      </vt:variant>
      <vt:variant>
        <vt:i4>5</vt:i4>
      </vt:variant>
      <vt:variant>
        <vt:lpwstr>mailto:alrousan@just.edu.jo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 S. Rasheed</dc:creator>
  <cp:keywords/>
  <dc:description/>
  <cp:lastModifiedBy>Raed Rasheed</cp:lastModifiedBy>
  <cp:revision>15</cp:revision>
  <cp:lastPrinted>2026-02-05T12:06:00Z</cp:lastPrinted>
  <dcterms:created xsi:type="dcterms:W3CDTF">2026-02-02T11:58:00Z</dcterms:created>
  <dcterms:modified xsi:type="dcterms:W3CDTF">2026-07-22T07:21:00Z</dcterms:modified>
</cp:coreProperties>
</file>